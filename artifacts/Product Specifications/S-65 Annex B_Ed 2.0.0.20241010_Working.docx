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84D" w:rsidRPr="00EF7A5A" w:rsidRDefault="00FD051F" w:rsidP="0018384D">
      <w:pPr>
        <w:spacing w:line="259" w:lineRule="auto"/>
      </w:pPr>
      <w:r w:rsidRPr="00EF7A5A">
        <w:rPr>
          <w:noProof/>
          <w:lang w:val="fr-FR" w:eastAsia="fr-FR"/>
        </w:rPr>
        <mc:AlternateContent>
          <mc:Choice Requires="wpg">
            <w:drawing>
              <wp:anchor distT="0" distB="0" distL="114300" distR="114300" simplePos="0" relativeHeight="26" behindDoc="0" locked="0" layoutInCell="1" allowOverlap="1" wp14:anchorId="3EF69153" wp14:editId="06B7449A">
                <wp:simplePos x="0" y="0"/>
                <wp:positionH relativeFrom="margin">
                  <wp:posOffset>-372745</wp:posOffset>
                </wp:positionH>
                <wp:positionV relativeFrom="paragraph">
                  <wp:posOffset>-485775</wp:posOffset>
                </wp:positionV>
                <wp:extent cx="6530340" cy="9392285"/>
                <wp:effectExtent l="0" t="0" r="0" b="0"/>
                <wp:wrapNone/>
                <wp:docPr id="1468"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 y="0"/>
                          <a:chExt cx="65304" cy="93921"/>
                        </a:xfrm>
                      </wpg:grpSpPr>
                      <wps:wsp>
                        <wps:cNvPr id="1469"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F226D9" w:rsidRPr="00B94B05" w:rsidRDefault="00F226D9" w:rsidP="0018384D">
                              <w:pPr>
                                <w:rPr>
                                  <w:rFonts w:cs="Arial"/>
                                  <w:b/>
                                </w:rPr>
                              </w:pPr>
                              <w:r>
                                <w:rPr>
                                  <w:rFonts w:cs="Arial"/>
                                  <w:b/>
                                </w:rPr>
                                <w:t>S-65</w:t>
                              </w:r>
                            </w:p>
                          </w:txbxContent>
                        </wps:txbx>
                        <wps:bodyPr rot="0" vert="horz" wrap="square" lIns="180000" tIns="288000" rIns="180000" bIns="288000" anchor="ctr" anchorCtr="0" upright="1">
                          <a:noAutofit/>
                        </wps:bodyPr>
                      </wps:wsp>
                      <pic:pic xmlns:pic="http://schemas.openxmlformats.org/drawingml/2006/picture">
                        <pic:nvPicPr>
                          <pic:cNvPr id="1470"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1"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2"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1473"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Pr="0018384D" w:rsidRDefault="00F226D9" w:rsidP="0018384D">
                              <w:pPr>
                                <w:jc w:val="right"/>
                                <w:rPr>
                                  <w:rFonts w:cs="Arial"/>
                                  <w:color w:val="FFFFFF"/>
                                  <w:sz w:val="16"/>
                                  <w:szCs w:val="16"/>
                                </w:rPr>
                              </w:pPr>
                              <w:r w:rsidRPr="0018384D">
                                <w:rPr>
                                  <w:rFonts w:cs="Arial"/>
                                  <w:color w:val="FFFFFF"/>
                                  <w:sz w:val="16"/>
                                  <w:szCs w:val="16"/>
                                </w:rPr>
                                <w:t>Published by the</w:t>
                              </w:r>
                            </w:p>
                            <w:p w:rsidR="00F226D9" w:rsidRPr="0018384D" w:rsidRDefault="00F226D9" w:rsidP="0018384D">
                              <w:pPr>
                                <w:jc w:val="right"/>
                                <w:rPr>
                                  <w:rFonts w:cs="Arial"/>
                                  <w:color w:val="FFFFFF"/>
                                  <w:sz w:val="16"/>
                                  <w:szCs w:val="16"/>
                                </w:rPr>
                              </w:pPr>
                              <w:r w:rsidRPr="0018384D">
                                <w:rPr>
                                  <w:rFonts w:cs="Arial"/>
                                  <w:color w:val="FFFFFF"/>
                                  <w:sz w:val="16"/>
                                  <w:szCs w:val="16"/>
                                </w:rPr>
                                <w:t>International Hydrographic Organization</w:t>
                              </w:r>
                            </w:p>
                            <w:p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Principauté de Monaco</w:t>
                              </w:r>
                            </w:p>
                            <w:p w:rsidR="00F226D9" w:rsidRPr="0018384D" w:rsidRDefault="00F226D9" w:rsidP="0018384D">
                              <w:pPr>
                                <w:jc w:val="right"/>
                                <w:rPr>
                                  <w:rFonts w:cs="Arial"/>
                                  <w:color w:val="FFFFFF"/>
                                  <w:sz w:val="16"/>
                                  <w:szCs w:val="16"/>
                                </w:rPr>
                              </w:pPr>
                              <w:r w:rsidRPr="0018384D">
                                <w:rPr>
                                  <w:rFonts w:cs="Arial"/>
                                  <w:color w:val="FFFFFF"/>
                                  <w:sz w:val="16"/>
                                  <w:szCs w:val="16"/>
                                </w:rPr>
                                <w:t>Tel: (377) 93.10.81.00</w:t>
                              </w:r>
                            </w:p>
                            <w:p w:rsidR="00F226D9" w:rsidRPr="0018384D" w:rsidRDefault="00F226D9" w:rsidP="0018384D">
                              <w:pPr>
                                <w:jc w:val="right"/>
                                <w:rPr>
                                  <w:rFonts w:cs="Arial"/>
                                  <w:color w:val="FFFFFF"/>
                                  <w:sz w:val="16"/>
                                  <w:szCs w:val="16"/>
                                </w:rPr>
                              </w:pPr>
                              <w:r w:rsidRPr="0018384D">
                                <w:rPr>
                                  <w:rFonts w:cs="Arial"/>
                                  <w:color w:val="FFFFFF"/>
                                  <w:sz w:val="16"/>
                                  <w:szCs w:val="16"/>
                                </w:rPr>
                                <w:t>Fax: (377) 93.10.81.40</w:t>
                              </w:r>
                            </w:p>
                            <w:p w:rsidR="00F226D9" w:rsidRPr="0018384D" w:rsidRDefault="00F226D9" w:rsidP="0018384D">
                              <w:pPr>
                                <w:jc w:val="right"/>
                                <w:rPr>
                                  <w:rFonts w:cs="Arial"/>
                                  <w:color w:val="FFFFFF"/>
                                  <w:sz w:val="16"/>
                                  <w:szCs w:val="16"/>
                                </w:rPr>
                              </w:pPr>
                              <w:r w:rsidRPr="0018384D">
                                <w:rPr>
                                  <w:rFonts w:cs="Arial"/>
                                  <w:color w:val="FFFFFF"/>
                                  <w:sz w:val="16"/>
                                  <w:szCs w:val="16"/>
                                </w:rPr>
                                <w:t>info@iho.int</w:t>
                              </w:r>
                            </w:p>
                            <w:p w:rsidR="00F226D9" w:rsidRPr="0018384D" w:rsidRDefault="00F226D9" w:rsidP="0018384D">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474"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28"/>
                                  <w:szCs w:val="28"/>
                                  <w:lang w:val="en-GB"/>
                                </w:rPr>
                                <w:t>Annex B</w:t>
                              </w:r>
                            </w:p>
                            <w:p w:rsidR="00F226D9" w:rsidRPr="00CF2299" w:rsidRDefault="00F226D9" w:rsidP="007040DE">
                              <w:pPr>
                                <w:pStyle w:val="Basisalinea"/>
                                <w:spacing w:line="240" w:lineRule="auto"/>
                                <w:rPr>
                                  <w:rFonts w:ascii="Arial" w:hAnsi="Arial" w:cs="HelveticaNeueLT Std Med"/>
                                  <w:b/>
                                  <w:color w:val="00004C"/>
                                  <w:sz w:val="56"/>
                                  <w:szCs w:val="56"/>
                                  <w:lang w:val="en-GB"/>
                                </w:rPr>
                              </w:pPr>
                            </w:p>
                            <w:p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56"/>
                                  <w:szCs w:val="56"/>
                                  <w:lang w:val="en-GB"/>
                                </w:rPr>
                                <w:t>S-57 ENC to S-101 Conversion Guidance</w:t>
                              </w:r>
                            </w:p>
                            <w:p w:rsidR="00F226D9" w:rsidRPr="00CF2299" w:rsidRDefault="00F226D9" w:rsidP="007040DE">
                              <w:pPr>
                                <w:pStyle w:val="Basisalinea"/>
                                <w:spacing w:line="240" w:lineRule="auto"/>
                                <w:rPr>
                                  <w:rFonts w:ascii="Arial" w:hAnsi="Arial" w:cs="HelveticaNeueLT Std Med"/>
                                  <w:b/>
                                  <w:color w:val="00004C"/>
                                  <w:sz w:val="56"/>
                                  <w:szCs w:val="56"/>
                                  <w:lang w:val="en-GB"/>
                                </w:rPr>
                              </w:pPr>
                            </w:p>
                            <w:p w:rsidR="00F226D9" w:rsidRPr="00CF2299" w:rsidRDefault="00F226D9" w:rsidP="007040DE">
                              <w:pPr>
                                <w:pStyle w:val="Basisalinea"/>
                                <w:spacing w:line="240" w:lineRule="auto"/>
                                <w:rPr>
                                  <w:rFonts w:ascii="Arial" w:hAnsi="Arial" w:cs="HelveticaNeueLT Std Med"/>
                                  <w:b/>
                                  <w:color w:val="00004C"/>
                                  <w:sz w:val="56"/>
                                  <w:szCs w:val="56"/>
                                  <w:lang w:val="en-GB"/>
                                </w:rPr>
                              </w:pPr>
                            </w:p>
                            <w:p w:rsidR="00F226D9" w:rsidRPr="00FD27EE" w:rsidRDefault="00F226D9" w:rsidP="007040DE">
                              <w:pPr>
                                <w:pStyle w:val="Basisalinea"/>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del w:id="0" w:author="Jeff Wootton" w:date="2024-04-23T11:38:00Z">
                                <w:r w:rsidDel="00947CAC">
                                  <w:rPr>
                                    <w:rFonts w:ascii="Arial" w:hAnsi="Arial" w:cs="HelveticaNeueLT Std Med"/>
                                    <w:b/>
                                    <w:color w:val="00004C"/>
                                    <w:sz w:val="28"/>
                                    <w:szCs w:val="28"/>
                                  </w:rPr>
                                  <w:delText>1.2</w:delText>
                                </w:r>
                              </w:del>
                              <w:ins w:id="1" w:author="Jeff Wootton" w:date="2024-04-23T11:38:00Z">
                                <w:r w:rsidR="00947CAC">
                                  <w:rPr>
                                    <w:rFonts w:ascii="Arial" w:hAnsi="Arial" w:cs="HelveticaNeueLT Std Med"/>
                                    <w:b/>
                                    <w:color w:val="00004C"/>
                                    <w:sz w:val="28"/>
                                    <w:szCs w:val="28"/>
                                  </w:rPr>
                                  <w:t>2.0</w:t>
                                </w:r>
                              </w:ins>
                              <w:r>
                                <w:rPr>
                                  <w:rFonts w:ascii="Arial" w:hAnsi="Arial" w:cs="HelveticaNeueLT Std Med"/>
                                  <w:b/>
                                  <w:color w:val="00004C"/>
                                  <w:sz w:val="28"/>
                                  <w:szCs w:val="28"/>
                                </w:rPr>
                                <w:t>.0</w:t>
                              </w:r>
                              <w:ins w:id="2" w:author="Jeff Wootton" w:date="2024-07-25T14:02:00Z">
                                <w:r w:rsidR="00BE3519">
                                  <w:rPr>
                                    <w:rFonts w:ascii="Arial" w:hAnsi="Arial" w:cs="HelveticaNeueLT Std Med"/>
                                    <w:b/>
                                    <w:color w:val="00004C"/>
                                    <w:sz w:val="28"/>
                                    <w:szCs w:val="28"/>
                                  </w:rPr>
                                  <w:t>.2024</w:t>
                                </w:r>
                              </w:ins>
                              <w:ins w:id="3" w:author="Jeff Wootton" w:date="2024-10-10T06:18:00Z">
                                <w:r w:rsidR="00586DF0">
                                  <w:rPr>
                                    <w:rFonts w:ascii="Arial" w:hAnsi="Arial" w:cs="HelveticaNeueLT Std Med"/>
                                    <w:b/>
                                    <w:color w:val="00004C"/>
                                    <w:sz w:val="28"/>
                                    <w:szCs w:val="28"/>
                                  </w:rPr>
                                  <w:t>10</w:t>
                                </w:r>
                              </w:ins>
                              <w:ins w:id="4" w:author="Jeff Wootton" w:date="2024-10-10T06:22:00Z">
                                <w:r w:rsidR="00667233">
                                  <w:rPr>
                                    <w:rFonts w:ascii="Arial" w:hAnsi="Arial" w:cs="HelveticaNeueLT Std Med"/>
                                    <w:b/>
                                    <w:color w:val="00004C"/>
                                    <w:sz w:val="28"/>
                                    <w:szCs w:val="28"/>
                                  </w:rPr>
                                  <w:t>1</w:t>
                                </w:r>
                              </w:ins>
                              <w:ins w:id="5" w:author="Jeff Wootton" w:date="2024-10-14T09:04:00Z">
                                <w:r w:rsidR="00B827A8">
                                  <w:rPr>
                                    <w:rFonts w:ascii="Arial" w:hAnsi="Arial" w:cs="HelveticaNeueLT Std Med"/>
                                    <w:b/>
                                    <w:color w:val="00004C"/>
                                    <w:sz w:val="28"/>
                                    <w:szCs w:val="28"/>
                                  </w:rPr>
                                  <w:t>4</w:t>
                                </w:r>
                              </w:ins>
                              <w:r>
                                <w:rPr>
                                  <w:rFonts w:ascii="Arial" w:hAnsi="Arial" w:cs="HelveticaNeueLT Std Med"/>
                                  <w:b/>
                                  <w:color w:val="00004C"/>
                                  <w:sz w:val="28"/>
                                  <w:szCs w:val="28"/>
                                </w:rPr>
                                <w:t xml:space="preserve"> – </w:t>
                              </w:r>
                              <w:del w:id="6" w:author="Jeff Wootton" w:date="2024-04-23T11:39:00Z">
                                <w:r w:rsidR="00770A29" w:rsidDel="00947CAC">
                                  <w:rPr>
                                    <w:rFonts w:ascii="Arial" w:hAnsi="Arial" w:cs="HelveticaNeueLT Std Med"/>
                                    <w:b/>
                                    <w:color w:val="00004C"/>
                                    <w:sz w:val="28"/>
                                    <w:szCs w:val="28"/>
                                  </w:rPr>
                                  <w:delText>April</w:delText>
                                </w:r>
                                <w:r w:rsidDel="00947CAC">
                                  <w:rPr>
                                    <w:rFonts w:ascii="Arial" w:hAnsi="Arial" w:cs="HelveticaNeueLT Std Med"/>
                                    <w:b/>
                                    <w:color w:val="00004C"/>
                                    <w:sz w:val="28"/>
                                    <w:szCs w:val="28"/>
                                  </w:rPr>
                                  <w:delText xml:space="preserve"> </w:delText>
                                </w:r>
                              </w:del>
                              <w:ins w:id="7" w:author="Jeff Wootton" w:date="2024-04-23T11:39:00Z">
                                <w:r w:rsidR="00947CAC">
                                  <w:rPr>
                                    <w:rFonts w:ascii="Arial" w:hAnsi="Arial" w:cs="HelveticaNeueLT Std Med"/>
                                    <w:b/>
                                    <w:color w:val="00004C"/>
                                    <w:sz w:val="28"/>
                                    <w:szCs w:val="28"/>
                                  </w:rPr>
                                  <w:t xml:space="preserve">Xxxx </w:t>
                                </w:r>
                              </w:ins>
                              <w:r>
                                <w:rPr>
                                  <w:rFonts w:ascii="Arial" w:hAnsi="Arial" w:cs="HelveticaNeueLT Std Med"/>
                                  <w:b/>
                                  <w:color w:val="00004C"/>
                                  <w:sz w:val="28"/>
                                  <w:szCs w:val="28"/>
                                </w:rPr>
                                <w:t>2024</w:t>
                              </w:r>
                            </w:p>
                            <w:p w:rsidR="00F226D9" w:rsidRDefault="00F226D9" w:rsidP="007040DE">
                              <w:pPr>
                                <w:pStyle w:val="Basisalinea"/>
                                <w:spacing w:line="240" w:lineRule="auto"/>
                                <w:rPr>
                                  <w:rFonts w:ascii="Arial" w:hAnsi="Arial" w:cs="HelveticaNeueLT Std Med"/>
                                  <w:b/>
                                  <w:color w:val="00004C"/>
                                  <w:sz w:val="56"/>
                                  <w:szCs w:val="56"/>
                                </w:rPr>
                              </w:pPr>
                            </w:p>
                            <w:p w:rsidR="00F226D9" w:rsidRDefault="00F226D9" w:rsidP="007040DE">
                              <w:pPr>
                                <w:pStyle w:val="Basisalinea"/>
                                <w:spacing w:line="240" w:lineRule="auto"/>
                                <w:rPr>
                                  <w:rFonts w:ascii="Arial" w:hAnsi="Arial" w:cs="HelveticaNeueLT Std Med"/>
                                  <w:b/>
                                  <w:color w:val="00004C"/>
                                  <w:sz w:val="56"/>
                                  <w:szCs w:val="56"/>
                                </w:rPr>
                              </w:pPr>
                            </w:p>
                            <w:p w:rsidR="00F226D9" w:rsidRPr="00FD27EE" w:rsidRDefault="00F226D9" w:rsidP="007040DE">
                              <w:pPr>
                                <w:pStyle w:val="Basisalinea"/>
                                <w:spacing w:line="240" w:lineRule="auto"/>
                                <w:rPr>
                                  <w:rFonts w:ascii="Arial" w:hAnsi="Arial" w:cs="HelveticaNeueLT Std Med"/>
                                  <w:b/>
                                  <w:color w:val="00004C"/>
                                  <w:sz w:val="56"/>
                                  <w:szCs w:val="56"/>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3EF69153" id="Groep 11" o:spid="_x0000_s1026" style="position:absolute;margin-left:-29.35pt;margin-top:-38.25pt;width:514.2pt;height:739.55pt;z-index:2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OARtmoYKiIADSqCDzcsglAo2xUMFREABpVBB5u2QSgUTYqGCoiAI0qAg+3bALQ&#10;KBsVDBURgEYVgYdbNgFolI0KhooIQKOKwMMtmwA0ykYFQ0UEoFFF4OGWTQAaZaOCoSIC0Kgi8HDL&#10;JgCNslHBUBEBaFQ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" fillcolor="#f1eaca" stroked="f" strokeweight=".5pt">
                  <v:textbox inset="5mm,8mm,5mm,8mm">
                    <w:txbxContent>
                      <w:p w:rsidR="00F226D9" w:rsidRPr="00B94B05" w:rsidRDefault="00F226D9" w:rsidP="0018384D">
                        <w:pPr>
                          <w:rPr>
                            <w:rFonts w:cs="Arial"/>
                            <w:b/>
                          </w:rPr>
                        </w:pPr>
                        <w:r>
                          <w:rPr>
                            <w:rFonts w:cs="Arial"/>
                            <w:b/>
                          </w:rPr>
                          <w:t>S-65</w:t>
                        </w:r>
                      </w:p>
                    </w:txbxContent>
                  </v:textbox>
                </v:sha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" fillcolor="#00ac9e" stroked="f" strokeweight=".5pt">
                  <v:textbox inset="5mm,5mm,5mm,5mm">
                    <w:txbxContent>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Default="00F226D9" w:rsidP="0018384D">
                        <w:pPr>
                          <w:jc w:val="right"/>
                          <w:rPr>
                            <w:rFonts w:cs="Arial"/>
                            <w:color w:val="FFFFFF"/>
                            <w:sz w:val="16"/>
                            <w:szCs w:val="16"/>
                          </w:rPr>
                        </w:pPr>
                      </w:p>
                      <w:p w:rsidR="00F226D9" w:rsidRPr="0018384D" w:rsidRDefault="00F226D9" w:rsidP="0018384D">
                        <w:pPr>
                          <w:jc w:val="right"/>
                          <w:rPr>
                            <w:rFonts w:cs="Arial"/>
                            <w:color w:val="FFFFFF"/>
                            <w:sz w:val="16"/>
                            <w:szCs w:val="16"/>
                          </w:rPr>
                        </w:pPr>
                        <w:r w:rsidRPr="0018384D">
                          <w:rPr>
                            <w:rFonts w:cs="Arial"/>
                            <w:color w:val="FFFFFF"/>
                            <w:sz w:val="16"/>
                            <w:szCs w:val="16"/>
                          </w:rPr>
                          <w:t>Published by the</w:t>
                        </w:r>
                      </w:p>
                      <w:p w:rsidR="00F226D9" w:rsidRPr="0018384D" w:rsidRDefault="00F226D9" w:rsidP="0018384D">
                        <w:pPr>
                          <w:jc w:val="right"/>
                          <w:rPr>
                            <w:rFonts w:cs="Arial"/>
                            <w:color w:val="FFFFFF"/>
                            <w:sz w:val="16"/>
                            <w:szCs w:val="16"/>
                          </w:rPr>
                        </w:pPr>
                        <w:r w:rsidRPr="0018384D">
                          <w:rPr>
                            <w:rFonts w:cs="Arial"/>
                            <w:color w:val="FFFFFF"/>
                            <w:sz w:val="16"/>
                            <w:szCs w:val="16"/>
                          </w:rPr>
                          <w:t>International Hydrographic Organization</w:t>
                        </w:r>
                      </w:p>
                      <w:p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rsidR="00F226D9" w:rsidRPr="0018384D" w:rsidRDefault="00F226D9" w:rsidP="0018384D">
                        <w:pPr>
                          <w:jc w:val="right"/>
                          <w:rPr>
                            <w:rFonts w:cs="Arial"/>
                            <w:color w:val="FFFFFF"/>
                            <w:sz w:val="16"/>
                            <w:szCs w:val="16"/>
                            <w:lang w:val="fr-FR"/>
                          </w:rPr>
                        </w:pPr>
                        <w:r w:rsidRPr="0018384D">
                          <w:rPr>
                            <w:rFonts w:cs="Arial"/>
                            <w:color w:val="FFFFFF"/>
                            <w:sz w:val="16"/>
                            <w:szCs w:val="16"/>
                            <w:lang w:val="fr-FR"/>
                          </w:rPr>
                          <w:t>Principauté de Monaco</w:t>
                        </w:r>
                      </w:p>
                      <w:p w:rsidR="00F226D9" w:rsidRPr="0018384D" w:rsidRDefault="00F226D9" w:rsidP="0018384D">
                        <w:pPr>
                          <w:jc w:val="right"/>
                          <w:rPr>
                            <w:rFonts w:cs="Arial"/>
                            <w:color w:val="FFFFFF"/>
                            <w:sz w:val="16"/>
                            <w:szCs w:val="16"/>
                          </w:rPr>
                        </w:pPr>
                        <w:r w:rsidRPr="0018384D">
                          <w:rPr>
                            <w:rFonts w:cs="Arial"/>
                            <w:color w:val="FFFFFF"/>
                            <w:sz w:val="16"/>
                            <w:szCs w:val="16"/>
                          </w:rPr>
                          <w:t>Tel: (377) 93.10.81.00</w:t>
                        </w:r>
                      </w:p>
                      <w:p w:rsidR="00F226D9" w:rsidRPr="0018384D" w:rsidRDefault="00F226D9" w:rsidP="0018384D">
                        <w:pPr>
                          <w:jc w:val="right"/>
                          <w:rPr>
                            <w:rFonts w:cs="Arial"/>
                            <w:color w:val="FFFFFF"/>
                            <w:sz w:val="16"/>
                            <w:szCs w:val="16"/>
                          </w:rPr>
                        </w:pPr>
                        <w:r w:rsidRPr="0018384D">
                          <w:rPr>
                            <w:rFonts w:cs="Arial"/>
                            <w:color w:val="FFFFFF"/>
                            <w:sz w:val="16"/>
                            <w:szCs w:val="16"/>
                          </w:rPr>
                          <w:t>Fax: (377) 93.10.81.40</w:t>
                        </w:r>
                      </w:p>
                      <w:p w:rsidR="00F226D9" w:rsidRPr="0018384D" w:rsidRDefault="00F226D9" w:rsidP="0018384D">
                        <w:pPr>
                          <w:jc w:val="right"/>
                          <w:rPr>
                            <w:rFonts w:cs="Arial"/>
                            <w:color w:val="FFFFFF"/>
                            <w:sz w:val="16"/>
                            <w:szCs w:val="16"/>
                          </w:rPr>
                        </w:pPr>
                        <w:r w:rsidRPr="0018384D">
                          <w:rPr>
                            <w:rFonts w:cs="Arial"/>
                            <w:color w:val="FFFFFF"/>
                            <w:sz w:val="16"/>
                            <w:szCs w:val="16"/>
                          </w:rPr>
                          <w:t>info@iho.int</w:t>
                        </w:r>
                      </w:p>
                      <w:p w:rsidR="00F226D9" w:rsidRPr="0018384D" w:rsidRDefault="00F226D9" w:rsidP="0018384D">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" strokecolor="#001532" strokeweight=".5pt">
                  <v:textbox inset="10mm,10mm,10mm,10mm">
                    <w:txbxContent>
                      <w:p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28"/>
                            <w:szCs w:val="28"/>
                            <w:lang w:val="en-GB"/>
                          </w:rPr>
                          <w:t>Annex B</w:t>
                        </w:r>
                      </w:p>
                      <w:p w:rsidR="00F226D9" w:rsidRPr="00CF2299" w:rsidRDefault="00F226D9" w:rsidP="007040DE">
                        <w:pPr>
                          <w:pStyle w:val="Basisalinea"/>
                          <w:spacing w:line="240" w:lineRule="auto"/>
                          <w:rPr>
                            <w:rFonts w:ascii="Arial" w:hAnsi="Arial" w:cs="HelveticaNeueLT Std Med"/>
                            <w:b/>
                            <w:color w:val="00004C"/>
                            <w:sz w:val="56"/>
                            <w:szCs w:val="56"/>
                            <w:lang w:val="en-GB"/>
                          </w:rPr>
                        </w:pPr>
                      </w:p>
                      <w:p w:rsidR="00F226D9" w:rsidRPr="00CF2299" w:rsidRDefault="00F226D9" w:rsidP="007040DE">
                        <w:pPr>
                          <w:pStyle w:val="Basisalinea"/>
                          <w:spacing w:line="240" w:lineRule="auto"/>
                          <w:rPr>
                            <w:rFonts w:ascii="Arial" w:hAnsi="Arial" w:cs="HelveticaNeueLT Std Med"/>
                            <w:b/>
                            <w:color w:val="00004C"/>
                            <w:sz w:val="56"/>
                            <w:szCs w:val="56"/>
                            <w:lang w:val="en-GB"/>
                          </w:rPr>
                        </w:pPr>
                        <w:r w:rsidRPr="00CF2299">
                          <w:rPr>
                            <w:rFonts w:ascii="Arial" w:hAnsi="Arial" w:cs="HelveticaNeueLT Std Med"/>
                            <w:b/>
                            <w:color w:val="00004C"/>
                            <w:sz w:val="56"/>
                            <w:szCs w:val="56"/>
                            <w:lang w:val="en-GB"/>
                          </w:rPr>
                          <w:t>S-57 ENC to S-101 Conversion Guidance</w:t>
                        </w:r>
                      </w:p>
                      <w:p w:rsidR="00F226D9" w:rsidRPr="00CF2299" w:rsidRDefault="00F226D9" w:rsidP="007040DE">
                        <w:pPr>
                          <w:pStyle w:val="Basisalinea"/>
                          <w:spacing w:line="240" w:lineRule="auto"/>
                          <w:rPr>
                            <w:rFonts w:ascii="Arial" w:hAnsi="Arial" w:cs="HelveticaNeueLT Std Med"/>
                            <w:b/>
                            <w:color w:val="00004C"/>
                            <w:sz w:val="56"/>
                            <w:szCs w:val="56"/>
                            <w:lang w:val="en-GB"/>
                          </w:rPr>
                        </w:pPr>
                      </w:p>
                      <w:p w:rsidR="00F226D9" w:rsidRPr="00CF2299" w:rsidRDefault="00F226D9" w:rsidP="007040DE">
                        <w:pPr>
                          <w:pStyle w:val="Basisalinea"/>
                          <w:spacing w:line="240" w:lineRule="auto"/>
                          <w:rPr>
                            <w:rFonts w:ascii="Arial" w:hAnsi="Arial" w:cs="HelveticaNeueLT Std Med"/>
                            <w:b/>
                            <w:color w:val="00004C"/>
                            <w:sz w:val="56"/>
                            <w:szCs w:val="56"/>
                            <w:lang w:val="en-GB"/>
                          </w:rPr>
                        </w:pPr>
                      </w:p>
                      <w:p w:rsidR="00F226D9" w:rsidRPr="00FD27EE" w:rsidRDefault="00F226D9" w:rsidP="007040DE">
                        <w:pPr>
                          <w:pStyle w:val="Basisalinea"/>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del w:id="8" w:author="Jeff Wootton" w:date="2024-04-23T11:38:00Z">
                          <w:r w:rsidDel="00947CAC">
                            <w:rPr>
                              <w:rFonts w:ascii="Arial" w:hAnsi="Arial" w:cs="HelveticaNeueLT Std Med"/>
                              <w:b/>
                              <w:color w:val="00004C"/>
                              <w:sz w:val="28"/>
                              <w:szCs w:val="28"/>
                            </w:rPr>
                            <w:delText>1.2</w:delText>
                          </w:r>
                        </w:del>
                        <w:ins w:id="9" w:author="Jeff Wootton" w:date="2024-04-23T11:38:00Z">
                          <w:r w:rsidR="00947CAC">
                            <w:rPr>
                              <w:rFonts w:ascii="Arial" w:hAnsi="Arial" w:cs="HelveticaNeueLT Std Med"/>
                              <w:b/>
                              <w:color w:val="00004C"/>
                              <w:sz w:val="28"/>
                              <w:szCs w:val="28"/>
                            </w:rPr>
                            <w:t>2.0</w:t>
                          </w:r>
                        </w:ins>
                        <w:r>
                          <w:rPr>
                            <w:rFonts w:ascii="Arial" w:hAnsi="Arial" w:cs="HelveticaNeueLT Std Med"/>
                            <w:b/>
                            <w:color w:val="00004C"/>
                            <w:sz w:val="28"/>
                            <w:szCs w:val="28"/>
                          </w:rPr>
                          <w:t>.0</w:t>
                        </w:r>
                        <w:ins w:id="10" w:author="Jeff Wootton" w:date="2024-07-25T14:02:00Z">
                          <w:r w:rsidR="00BE3519">
                            <w:rPr>
                              <w:rFonts w:ascii="Arial" w:hAnsi="Arial" w:cs="HelveticaNeueLT Std Med"/>
                              <w:b/>
                              <w:color w:val="00004C"/>
                              <w:sz w:val="28"/>
                              <w:szCs w:val="28"/>
                            </w:rPr>
                            <w:t>.2024</w:t>
                          </w:r>
                        </w:ins>
                        <w:ins w:id="11" w:author="Jeff Wootton" w:date="2024-10-10T06:18:00Z">
                          <w:r w:rsidR="00586DF0">
                            <w:rPr>
                              <w:rFonts w:ascii="Arial" w:hAnsi="Arial" w:cs="HelveticaNeueLT Std Med"/>
                              <w:b/>
                              <w:color w:val="00004C"/>
                              <w:sz w:val="28"/>
                              <w:szCs w:val="28"/>
                            </w:rPr>
                            <w:t>10</w:t>
                          </w:r>
                        </w:ins>
                        <w:ins w:id="12" w:author="Jeff Wootton" w:date="2024-10-10T06:22:00Z">
                          <w:r w:rsidR="00667233">
                            <w:rPr>
                              <w:rFonts w:ascii="Arial" w:hAnsi="Arial" w:cs="HelveticaNeueLT Std Med"/>
                              <w:b/>
                              <w:color w:val="00004C"/>
                              <w:sz w:val="28"/>
                              <w:szCs w:val="28"/>
                            </w:rPr>
                            <w:t>1</w:t>
                          </w:r>
                        </w:ins>
                        <w:ins w:id="13" w:author="Jeff Wootton" w:date="2024-10-14T09:04:00Z">
                          <w:r w:rsidR="00B827A8">
                            <w:rPr>
                              <w:rFonts w:ascii="Arial" w:hAnsi="Arial" w:cs="HelveticaNeueLT Std Med"/>
                              <w:b/>
                              <w:color w:val="00004C"/>
                              <w:sz w:val="28"/>
                              <w:szCs w:val="28"/>
                            </w:rPr>
                            <w:t>4</w:t>
                          </w:r>
                        </w:ins>
                        <w:r>
                          <w:rPr>
                            <w:rFonts w:ascii="Arial" w:hAnsi="Arial" w:cs="HelveticaNeueLT Std Med"/>
                            <w:b/>
                            <w:color w:val="00004C"/>
                            <w:sz w:val="28"/>
                            <w:szCs w:val="28"/>
                          </w:rPr>
                          <w:t xml:space="preserve"> – </w:t>
                        </w:r>
                        <w:del w:id="14" w:author="Jeff Wootton" w:date="2024-04-23T11:39:00Z">
                          <w:r w:rsidR="00770A29" w:rsidDel="00947CAC">
                            <w:rPr>
                              <w:rFonts w:ascii="Arial" w:hAnsi="Arial" w:cs="HelveticaNeueLT Std Med"/>
                              <w:b/>
                              <w:color w:val="00004C"/>
                              <w:sz w:val="28"/>
                              <w:szCs w:val="28"/>
                            </w:rPr>
                            <w:delText>April</w:delText>
                          </w:r>
                          <w:r w:rsidDel="00947CAC">
                            <w:rPr>
                              <w:rFonts w:ascii="Arial" w:hAnsi="Arial" w:cs="HelveticaNeueLT Std Med"/>
                              <w:b/>
                              <w:color w:val="00004C"/>
                              <w:sz w:val="28"/>
                              <w:szCs w:val="28"/>
                            </w:rPr>
                            <w:delText xml:space="preserve"> </w:delText>
                          </w:r>
                        </w:del>
                        <w:ins w:id="15" w:author="Jeff Wootton" w:date="2024-04-23T11:39:00Z">
                          <w:r w:rsidR="00947CAC">
                            <w:rPr>
                              <w:rFonts w:ascii="Arial" w:hAnsi="Arial" w:cs="HelveticaNeueLT Std Med"/>
                              <w:b/>
                              <w:color w:val="00004C"/>
                              <w:sz w:val="28"/>
                              <w:szCs w:val="28"/>
                            </w:rPr>
                            <w:t xml:space="preserve">Xxxx </w:t>
                          </w:r>
                        </w:ins>
                        <w:r>
                          <w:rPr>
                            <w:rFonts w:ascii="Arial" w:hAnsi="Arial" w:cs="HelveticaNeueLT Std Med"/>
                            <w:b/>
                            <w:color w:val="00004C"/>
                            <w:sz w:val="28"/>
                            <w:szCs w:val="28"/>
                          </w:rPr>
                          <w:t>2024</w:t>
                        </w:r>
                      </w:p>
                      <w:p w:rsidR="00F226D9" w:rsidRDefault="00F226D9" w:rsidP="007040DE">
                        <w:pPr>
                          <w:pStyle w:val="Basisalinea"/>
                          <w:spacing w:line="240" w:lineRule="auto"/>
                          <w:rPr>
                            <w:rFonts w:ascii="Arial" w:hAnsi="Arial" w:cs="HelveticaNeueLT Std Med"/>
                            <w:b/>
                            <w:color w:val="00004C"/>
                            <w:sz w:val="56"/>
                            <w:szCs w:val="56"/>
                          </w:rPr>
                        </w:pPr>
                      </w:p>
                      <w:p w:rsidR="00F226D9" w:rsidRDefault="00F226D9" w:rsidP="007040DE">
                        <w:pPr>
                          <w:pStyle w:val="Basisalinea"/>
                          <w:spacing w:line="240" w:lineRule="auto"/>
                          <w:rPr>
                            <w:rFonts w:ascii="Arial" w:hAnsi="Arial" w:cs="HelveticaNeueLT Std Med"/>
                            <w:b/>
                            <w:color w:val="00004C"/>
                            <w:sz w:val="56"/>
                            <w:szCs w:val="56"/>
                          </w:rPr>
                        </w:pPr>
                      </w:p>
                      <w:p w:rsidR="00F226D9" w:rsidRPr="00FD27EE" w:rsidRDefault="00F226D9" w:rsidP="007040DE">
                        <w:pPr>
                          <w:pStyle w:val="Basisalinea"/>
                          <w:spacing w:line="240" w:lineRule="auto"/>
                          <w:rPr>
                            <w:rFonts w:ascii="Arial" w:hAnsi="Arial" w:cs="HelveticaNeueLT Std Med"/>
                            <w:b/>
                            <w:color w:val="00004C"/>
                            <w:sz w:val="56"/>
                            <w:szCs w:val="56"/>
                          </w:rPr>
                        </w:pPr>
                      </w:p>
                    </w:txbxContent>
                  </v:textbox>
                </v:shape>
                <w10:wrap anchorx="margin"/>
              </v:group>
            </w:pict>
          </mc:Fallback>
        </mc:AlternateContent>
      </w:r>
      <w:r w:rsidR="0018384D" w:rsidRPr="00EF7A5A">
        <w:tab/>
        <w:t xml:space="preserve"> </w:t>
      </w:r>
    </w:p>
    <w:p w:rsidR="006B2826" w:rsidRPr="00EF7A5A" w:rsidRDefault="00B955A9">
      <w:r w:rsidRPr="00EF7A5A">
        <w:rPr>
          <w:rFonts w:cs="Arial"/>
        </w:rPr>
        <w:br w:type="page"/>
      </w:r>
    </w:p>
    <w:p w:rsidR="006B2826" w:rsidRPr="00EF7A5A" w:rsidRDefault="006B2826"/>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636"/>
      </w:tblGrid>
      <w:tr w:rsidR="006B2826" w:rsidRPr="00EF7A5A" w:rsidTr="00AF6753">
        <w:tc>
          <w:tcPr>
            <w:tcW w:w="8862" w:type="dxa"/>
            <w:tcBorders>
              <w:top w:val="single" w:sz="4" w:space="0" w:color="000000"/>
            </w:tcBorders>
          </w:tcPr>
          <w:p w:rsidR="006B2826" w:rsidRPr="00EF7A5A" w:rsidRDefault="006B2826" w:rsidP="00FB4AC6">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EF7A5A">
              <w:rPr>
                <w:rFonts w:ascii="Helvetica" w:hAnsi="Helvetica" w:cs="Helvetica"/>
                <w:sz w:val="22"/>
                <w:szCs w:val="22"/>
              </w:rPr>
              <w:t xml:space="preserve">© </w:t>
            </w:r>
            <w:r w:rsidRPr="00EF7A5A">
              <w:rPr>
                <w:rFonts w:ascii="Helvetica" w:hAnsi="Helvetica"/>
                <w:sz w:val="22"/>
                <w:szCs w:val="22"/>
              </w:rPr>
              <w:t xml:space="preserve">Copyright International Hydrographic Organization </w:t>
            </w:r>
            <w:r w:rsidR="00FB4AC6" w:rsidRPr="00EF7A5A">
              <w:rPr>
                <w:rFonts w:ascii="Helvetica" w:hAnsi="Helvetica"/>
                <w:sz w:val="22"/>
                <w:szCs w:val="22"/>
              </w:rPr>
              <w:t>202</w:t>
            </w:r>
            <w:r w:rsidR="00FB4AC6">
              <w:rPr>
                <w:rFonts w:ascii="Helvetica" w:hAnsi="Helvetica"/>
                <w:sz w:val="22"/>
                <w:szCs w:val="22"/>
              </w:rPr>
              <w:t>4</w:t>
            </w:r>
          </w:p>
        </w:tc>
      </w:tr>
      <w:tr w:rsidR="006B2826" w:rsidRPr="00EF7A5A" w:rsidTr="00AF6753">
        <w:tc>
          <w:tcPr>
            <w:tcW w:w="8862" w:type="dxa"/>
          </w:tcPr>
          <w:p w:rsidR="006B2826" w:rsidRPr="00EF7A5A" w:rsidRDefault="006B2826" w:rsidP="000B3EDD">
            <w:pPr>
              <w:pStyle w:val="Default"/>
              <w:spacing w:before="120" w:after="120"/>
              <w:ind w:left="317" w:right="390"/>
              <w:jc w:val="both"/>
              <w:rPr>
                <w:rFonts w:ascii="Arial" w:hAnsi="Arial" w:cs="Arial"/>
                <w:color w:val="auto"/>
                <w:sz w:val="20"/>
                <w:szCs w:val="20"/>
              </w:rPr>
            </w:pPr>
            <w:r w:rsidRPr="00EF7A5A">
              <w:rPr>
                <w:rFonts w:ascii="Arial" w:hAnsi="Arial" w:cs="Arial"/>
                <w:color w:val="auto"/>
                <w:sz w:val="20"/>
                <w:szCs w:val="20"/>
              </w:rPr>
              <w:t xml:space="preserve">This work is copyright. Apart from any use permitted in accordance with the </w:t>
            </w:r>
            <w:hyperlink r:id="rId14" w:history="1">
              <w:r w:rsidRPr="00EF7A5A">
                <w:rPr>
                  <w:rFonts w:ascii="Arial" w:hAnsi="Arial" w:cs="Arial"/>
                  <w:color w:val="auto"/>
                  <w:sz w:val="20"/>
                  <w:szCs w:val="20"/>
                </w:rPr>
                <w:t>Berne Convention for the Protection of Literary and Artistic Works</w:t>
              </w:r>
            </w:hyperlink>
            <w:r w:rsidRPr="00EF7A5A">
              <w:rPr>
                <w:rFonts w:ascii="Arial" w:hAnsi="Arial" w:cs="Arial"/>
                <w:color w:val="auto"/>
                <w:sz w:val="20"/>
                <w:szCs w:val="20"/>
              </w:rPr>
              <w:t xml:space="preserve"> (1886), and except in the circumstances described below, no part may be translated, reproduced by any process, adapted, communicated or commercially exploited without prior written permission from the International Hydrographic </w:t>
            </w:r>
            <w:r w:rsidR="00342D60" w:rsidRPr="00EF7A5A">
              <w:rPr>
                <w:rFonts w:ascii="Arial" w:hAnsi="Arial" w:cs="Arial"/>
                <w:color w:val="auto"/>
                <w:sz w:val="20"/>
                <w:szCs w:val="20"/>
              </w:rPr>
              <w:t>Organization</w:t>
            </w:r>
            <w:r w:rsidRPr="00EF7A5A">
              <w:rPr>
                <w:rFonts w:ascii="Arial" w:hAnsi="Arial" w:cs="Arial"/>
                <w:color w:val="auto"/>
                <w:sz w:val="20"/>
                <w:szCs w:val="20"/>
              </w:rPr>
              <w:t xml:space="preserve"> (IH</w:t>
            </w:r>
            <w:r w:rsidR="00342D60" w:rsidRPr="00EF7A5A">
              <w:rPr>
                <w:rFonts w:ascii="Arial" w:hAnsi="Arial" w:cs="Arial"/>
                <w:color w:val="auto"/>
                <w:sz w:val="20"/>
                <w:szCs w:val="20"/>
              </w:rPr>
              <w:t>O</w:t>
            </w:r>
            <w:r w:rsidRPr="00EF7A5A">
              <w:rPr>
                <w:rFonts w:ascii="Arial" w:hAnsi="Arial" w:cs="Arial"/>
                <w:color w:val="auto"/>
                <w:sz w:val="20"/>
                <w:szCs w:val="20"/>
              </w:rPr>
              <w:t>). Copyright in some of the material in this publication may be owned by another party and permission for the translation and/or reproduction of that material must be obtained from the owner.</w:t>
            </w:r>
          </w:p>
        </w:tc>
      </w:tr>
      <w:tr w:rsidR="006B2826" w:rsidRPr="00EF7A5A" w:rsidTr="00AF6753">
        <w:tc>
          <w:tcPr>
            <w:tcW w:w="8862" w:type="dxa"/>
          </w:tcPr>
          <w:p w:rsidR="006B2826" w:rsidRPr="00EF7A5A" w:rsidRDefault="006B2826" w:rsidP="000B3EDD">
            <w:pPr>
              <w:pStyle w:val="Default"/>
              <w:spacing w:before="120" w:after="120"/>
              <w:ind w:left="317" w:right="390"/>
              <w:jc w:val="both"/>
              <w:rPr>
                <w:rFonts w:ascii="Arial" w:hAnsi="Arial" w:cs="Arial"/>
                <w:color w:val="auto"/>
                <w:sz w:val="20"/>
                <w:szCs w:val="20"/>
              </w:rPr>
            </w:pPr>
            <w:r w:rsidRPr="00EF7A5A">
              <w:rPr>
                <w:rFonts w:ascii="Arial" w:hAnsi="Arial" w:cs="Arial"/>
                <w:color w:val="auto"/>
                <w:sz w:val="20"/>
                <w:szCs w:val="20"/>
              </w:rPr>
              <w:t xml:space="preserve">This document or partial material from this document may be translated, reproduced or distributed for general information, on no more than a cost recovery basis. Copies may not be sold or distributed for profit or gain without prior written agreement of the </w:t>
            </w:r>
            <w:r w:rsidR="00342D60" w:rsidRPr="00EF7A5A">
              <w:rPr>
                <w:rFonts w:ascii="Arial" w:hAnsi="Arial" w:cs="Arial"/>
                <w:color w:val="auto"/>
                <w:sz w:val="20"/>
                <w:szCs w:val="20"/>
              </w:rPr>
              <w:t>IHO Secretariat</w:t>
            </w:r>
            <w:r w:rsidRPr="00EF7A5A">
              <w:rPr>
                <w:rFonts w:ascii="Arial" w:hAnsi="Arial" w:cs="Arial"/>
                <w:color w:val="auto"/>
                <w:sz w:val="20"/>
                <w:szCs w:val="20"/>
              </w:rPr>
              <w:t xml:space="preserve"> and any other copyright holders.</w:t>
            </w:r>
          </w:p>
        </w:tc>
      </w:tr>
      <w:tr w:rsidR="006B2826" w:rsidRPr="00EF7A5A" w:rsidTr="00AF6753">
        <w:tc>
          <w:tcPr>
            <w:tcW w:w="8862" w:type="dxa"/>
          </w:tcPr>
          <w:p w:rsidR="006B2826" w:rsidRPr="00EF7A5A" w:rsidRDefault="006B2826" w:rsidP="000B3EDD">
            <w:pPr>
              <w:autoSpaceDE w:val="0"/>
              <w:autoSpaceDN w:val="0"/>
              <w:adjustRightInd w:val="0"/>
              <w:spacing w:before="120" w:after="120"/>
              <w:ind w:left="317" w:right="390"/>
              <w:jc w:val="both"/>
              <w:rPr>
                <w:rFonts w:cs="Arial"/>
              </w:rPr>
            </w:pPr>
            <w:r w:rsidRPr="00EF7A5A">
              <w:rPr>
                <w:rFonts w:cs="Arial"/>
              </w:rPr>
              <w:t>In the event that this document or partial material from this document is reproduced, translated or distributed under the terms described above, the following statements are to be included:</w:t>
            </w:r>
          </w:p>
        </w:tc>
      </w:tr>
      <w:tr w:rsidR="006B2826" w:rsidRPr="00EF7A5A" w:rsidTr="00AF6753">
        <w:tc>
          <w:tcPr>
            <w:tcW w:w="8862" w:type="dxa"/>
          </w:tcPr>
          <w:p w:rsidR="006B2826" w:rsidRPr="00EF7A5A" w:rsidRDefault="006B2826" w:rsidP="000B3EDD">
            <w:pPr>
              <w:autoSpaceDE w:val="0"/>
              <w:autoSpaceDN w:val="0"/>
              <w:adjustRightInd w:val="0"/>
              <w:spacing w:before="120" w:after="120"/>
              <w:ind w:left="600" w:right="924"/>
              <w:jc w:val="both"/>
              <w:rPr>
                <w:rFonts w:ascii="Calibri" w:hAnsi="Calibri" w:cs="Arial"/>
                <w:i/>
              </w:rPr>
            </w:pPr>
            <w:r w:rsidRPr="00EF7A5A">
              <w:rPr>
                <w:rFonts w:ascii="Calibri" w:hAnsi="Calibri" w:cs="Arial"/>
                <w:i/>
              </w:rPr>
              <w:t xml:space="preserve">“Material from IHO publication [reference to extract: Title, Edition] is reproduced with the permission of the </w:t>
            </w:r>
            <w:r w:rsidR="00342D60" w:rsidRPr="00EF7A5A">
              <w:rPr>
                <w:rFonts w:ascii="Calibri" w:hAnsi="Calibri" w:cs="Arial"/>
                <w:i/>
              </w:rPr>
              <w:t>IHO Secretariat</w:t>
            </w:r>
            <w:r w:rsidRPr="00EF7A5A">
              <w:rPr>
                <w:rFonts w:ascii="Calibri" w:hAnsi="Calibri" w:cs="Arial"/>
                <w:i/>
              </w:rPr>
              <w:t xml:space="preserve"> (Permission No ……./…) acting for the International Hydrographic Organization (IHO), which does not accept responsibility for the correctness of the material as reproduced: in case of doubt, the IHO’s a</w:t>
            </w:r>
            <w:r w:rsidR="0077193A" w:rsidRPr="00EF7A5A">
              <w:rPr>
                <w:rFonts w:ascii="Calibri" w:hAnsi="Calibri" w:cs="Arial"/>
                <w:i/>
              </w:rPr>
              <w:t xml:space="preserve">uthentic text shall prevail. </w:t>
            </w:r>
            <w:r w:rsidRPr="00EF7A5A">
              <w:rPr>
                <w:rFonts w:ascii="Calibri" w:hAnsi="Calibri" w:cs="Arial"/>
                <w:i/>
              </w:rPr>
              <w:t xml:space="preserve">The incorporation of material sourced from IHO shall not be construed as constituting an endorsement by IHO of this product.” </w:t>
            </w:r>
          </w:p>
        </w:tc>
      </w:tr>
      <w:tr w:rsidR="006B2826" w:rsidRPr="00EF7A5A" w:rsidTr="00AF6753">
        <w:trPr>
          <w:trHeight w:val="2312"/>
        </w:trPr>
        <w:tc>
          <w:tcPr>
            <w:tcW w:w="8862" w:type="dxa"/>
            <w:tcBorders>
              <w:bottom w:val="single" w:sz="4" w:space="0" w:color="000000"/>
            </w:tcBorders>
          </w:tcPr>
          <w:p w:rsidR="006B2826" w:rsidRPr="00EF7A5A" w:rsidRDefault="006B2826" w:rsidP="00EB372B">
            <w:pPr>
              <w:autoSpaceDE w:val="0"/>
              <w:autoSpaceDN w:val="0"/>
              <w:adjustRightInd w:val="0"/>
              <w:spacing w:before="120" w:after="120"/>
              <w:ind w:left="600" w:right="924"/>
              <w:jc w:val="both"/>
              <w:rPr>
                <w:rFonts w:ascii="Calibri" w:hAnsi="Calibri" w:cs="Arial"/>
                <w:i/>
              </w:rPr>
            </w:pPr>
            <w:r w:rsidRPr="00EF7A5A">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rsidR="006B2826" w:rsidRPr="00EF7A5A" w:rsidRDefault="006B2826" w:rsidP="000B3EDD">
            <w:pPr>
              <w:autoSpaceDE w:val="0"/>
              <w:autoSpaceDN w:val="0"/>
              <w:adjustRightInd w:val="0"/>
              <w:spacing w:before="120" w:after="120"/>
              <w:ind w:left="366" w:right="924"/>
              <w:jc w:val="both"/>
              <w:rPr>
                <w:rFonts w:cs="Arial"/>
              </w:rPr>
            </w:pPr>
            <w:r w:rsidRPr="00EF7A5A">
              <w:rPr>
                <w:rFonts w:cs="Arial"/>
              </w:rPr>
              <w:t xml:space="preserve">The IHO Logo or other identifiers shall not be used in any derived product without prior written permission from the </w:t>
            </w:r>
            <w:r w:rsidR="00342D60" w:rsidRPr="00EF7A5A">
              <w:rPr>
                <w:rFonts w:cs="Arial"/>
              </w:rPr>
              <w:t>IHO Secretariat</w:t>
            </w:r>
            <w:r w:rsidRPr="00EF7A5A">
              <w:rPr>
                <w:rFonts w:cs="Arial"/>
              </w:rPr>
              <w:t>.</w:t>
            </w:r>
          </w:p>
          <w:p w:rsidR="006B2826" w:rsidRPr="00EF7A5A" w:rsidRDefault="006B2826" w:rsidP="000B3EDD">
            <w:pPr>
              <w:autoSpaceDE w:val="0"/>
              <w:autoSpaceDN w:val="0"/>
              <w:adjustRightInd w:val="0"/>
              <w:spacing w:before="120" w:after="120"/>
              <w:ind w:left="600" w:right="924"/>
              <w:jc w:val="both"/>
              <w:rPr>
                <w:rFonts w:cs="Arial"/>
              </w:rPr>
            </w:pPr>
          </w:p>
        </w:tc>
      </w:tr>
    </w:tbl>
    <w:p w:rsidR="006B2826" w:rsidRPr="00EF7A5A" w:rsidRDefault="006B2826"/>
    <w:p w:rsidR="006B2826" w:rsidRPr="00EF7A5A" w:rsidRDefault="006B2826"/>
    <w:p w:rsidR="006B2826" w:rsidRPr="00EF7A5A" w:rsidRDefault="006B2826"/>
    <w:p w:rsidR="006B2826" w:rsidRPr="00EF7A5A" w:rsidRDefault="006B2826"/>
    <w:p w:rsidR="006B2826" w:rsidRPr="00EF7A5A" w:rsidRDefault="006B2826"/>
    <w:p w:rsidR="006B2826" w:rsidRPr="00EF7A5A" w:rsidRDefault="006B2826">
      <w:pPr>
        <w:sectPr w:rsidR="006B2826" w:rsidRPr="00EF7A5A" w:rsidSect="005B6E98">
          <w:headerReference w:type="even" r:id="rId15"/>
          <w:footerReference w:type="even" r:id="rId16"/>
          <w:pgSz w:w="11905" w:h="16837"/>
          <w:pgMar w:top="1440" w:right="1285" w:bottom="1440" w:left="1440" w:header="709" w:footer="709" w:gutter="0"/>
          <w:pgNumType w:fmt="lowerRoman"/>
          <w:cols w:space="720"/>
          <w:noEndnote/>
          <w:titlePg/>
          <w:docGrid w:linePitch="272"/>
        </w:sectPr>
      </w:pPr>
    </w:p>
    <w:p w:rsidR="006B2826" w:rsidRPr="00EF7A5A" w:rsidRDefault="006B2826">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jc w:val="center"/>
        <w:outlineLvl w:val="0"/>
      </w:pPr>
      <w:r w:rsidRPr="00EF7A5A">
        <w:rPr>
          <w:b/>
          <w:sz w:val="28"/>
        </w:rPr>
        <w:t>CONTENTS</w:t>
      </w:r>
    </w:p>
    <w:p w:rsidR="006B2826" w:rsidRPr="00EF7A5A" w:rsidRDefault="006B2826">
      <w:pPr>
        <w:pStyle w:val="TOC9"/>
        <w:tabs>
          <w:tab w:val="right" w:leader="dot" w:pos="9182"/>
        </w:tabs>
        <w:rPr>
          <w:rFonts w:ascii="Arial" w:hAnsi="Arial"/>
          <w:sz w:val="20"/>
        </w:rPr>
      </w:pPr>
    </w:p>
    <w:bookmarkStart w:id="16" w:name="_Toc465753686"/>
    <w:bookmarkStart w:id="17" w:name="_Toc466699646"/>
    <w:bookmarkStart w:id="18" w:name="_Toc466703679"/>
    <w:bookmarkStart w:id="19" w:name="_Toc8629827"/>
    <w:bookmarkStart w:id="20" w:name="_Toc8629959"/>
    <w:p w:rsidR="00843A4C" w:rsidRDefault="00843A4C">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"2-9" \t "Heading 1,1" </w:instrText>
      </w:r>
      <w:r>
        <w:fldChar w:fldCharType="separate"/>
      </w:r>
      <w:r>
        <w:t>1</w:t>
      </w:r>
      <w:r>
        <w:rPr>
          <w:rFonts w:asciiTheme="minorHAnsi" w:eastAsiaTheme="minorEastAsia" w:hAnsiTheme="minorHAnsi" w:cstheme="minorBidi"/>
          <w:kern w:val="2"/>
          <w:sz w:val="24"/>
          <w:szCs w:val="24"/>
          <w14:ligatures w14:val="standardContextual"/>
        </w:rPr>
        <w:tab/>
      </w:r>
      <w:r>
        <w:t>Introduction</w:t>
      </w:r>
      <w:r>
        <w:tab/>
      </w:r>
      <w:r>
        <w:fldChar w:fldCharType="begin"/>
      </w:r>
      <w:r>
        <w:instrText xml:space="preserve"> PAGEREF _Toc173416221 \h </w:instrText>
      </w:r>
      <w:r>
        <w:fldChar w:fldCharType="separate"/>
      </w:r>
      <w:r w:rsidR="00C14D18">
        <w:t>1</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1.1</w:t>
      </w:r>
      <w:r>
        <w:rPr>
          <w:rFonts w:asciiTheme="minorHAnsi" w:eastAsiaTheme="minorEastAsia" w:hAnsiTheme="minorHAnsi" w:cstheme="minorBidi"/>
          <w:kern w:val="2"/>
          <w:sz w:val="24"/>
          <w:szCs w:val="24"/>
          <w14:ligatures w14:val="standardContextual"/>
        </w:rPr>
        <w:tab/>
      </w:r>
      <w:r>
        <w:t>General</w:t>
      </w:r>
      <w:r>
        <w:tab/>
      </w:r>
      <w:r>
        <w:fldChar w:fldCharType="begin"/>
      </w:r>
      <w:r>
        <w:instrText xml:space="preserve"> PAGEREF _Toc173416222 \h </w:instrText>
      </w:r>
      <w:r>
        <w:fldChar w:fldCharType="separate"/>
      </w:r>
      <w:r w:rsidR="00C14D18">
        <w:t>1</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1.2</w:t>
      </w:r>
      <w:r>
        <w:rPr>
          <w:rFonts w:asciiTheme="minorHAnsi" w:eastAsiaTheme="minorEastAsia" w:hAnsiTheme="minorHAnsi" w:cstheme="minorBidi"/>
          <w:kern w:val="2"/>
          <w:sz w:val="24"/>
          <w:szCs w:val="24"/>
          <w14:ligatures w14:val="standardContextual"/>
        </w:rPr>
        <w:tab/>
      </w:r>
      <w:r>
        <w:t>Presentation of the document</w:t>
      </w:r>
      <w:r>
        <w:tab/>
      </w:r>
      <w:r>
        <w:fldChar w:fldCharType="begin"/>
      </w:r>
      <w:r>
        <w:instrText xml:space="preserve"> PAGEREF _Toc173416223 \h </w:instrText>
      </w:r>
      <w:r>
        <w:fldChar w:fldCharType="separate"/>
      </w:r>
      <w:r w:rsidR="00C14D18">
        <w:t>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1.3</w:t>
      </w:r>
      <w:r>
        <w:rPr>
          <w:rFonts w:asciiTheme="minorHAnsi" w:eastAsiaTheme="minorEastAsia" w:hAnsiTheme="minorHAnsi" w:cstheme="minorBidi"/>
          <w:kern w:val="2"/>
          <w:sz w:val="24"/>
          <w:szCs w:val="24"/>
          <w14:ligatures w14:val="standardContextual"/>
        </w:rPr>
        <w:tab/>
      </w:r>
      <w:r>
        <w:t>Use of language</w:t>
      </w:r>
      <w:r>
        <w:tab/>
      </w:r>
      <w:r>
        <w:fldChar w:fldCharType="begin"/>
      </w:r>
      <w:r>
        <w:instrText xml:space="preserve"> PAGEREF _Toc173416224 \h </w:instrText>
      </w:r>
      <w:r>
        <w:fldChar w:fldCharType="separate"/>
      </w:r>
      <w:r w:rsidR="00C14D18">
        <w:t>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1.4</w:t>
      </w:r>
      <w:r>
        <w:rPr>
          <w:rFonts w:asciiTheme="minorHAnsi" w:eastAsiaTheme="minorEastAsia" w:hAnsiTheme="minorHAnsi" w:cstheme="minorBidi"/>
          <w:kern w:val="2"/>
          <w:sz w:val="24"/>
          <w:szCs w:val="24"/>
          <w14:ligatures w14:val="standardContextual"/>
        </w:rPr>
        <w:tab/>
      </w:r>
      <w:r>
        <w:t>Maintenance</w:t>
      </w:r>
      <w:r>
        <w:tab/>
      </w:r>
      <w:r>
        <w:fldChar w:fldCharType="begin"/>
      </w:r>
      <w:r>
        <w:instrText xml:space="preserve"> PAGEREF _Toc173416225 \h </w:instrText>
      </w:r>
      <w:r>
        <w:fldChar w:fldCharType="separate"/>
      </w:r>
      <w:r w:rsidR="00C14D18">
        <w:t>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1.4.1</w:t>
      </w:r>
      <w:r>
        <w:rPr>
          <w:rFonts w:asciiTheme="minorHAnsi" w:eastAsiaTheme="minorEastAsia" w:hAnsiTheme="minorHAnsi" w:cstheme="minorBidi"/>
          <w:kern w:val="2"/>
          <w:sz w:val="24"/>
          <w:szCs w:val="24"/>
          <w14:ligatures w14:val="standardContextual"/>
        </w:rPr>
        <w:tab/>
      </w:r>
      <w:r w:rsidRPr="0005474E">
        <w:rPr>
          <w:bCs/>
        </w:rPr>
        <w:t>Clarification</w:t>
      </w:r>
      <w:r>
        <w:tab/>
      </w:r>
      <w:r>
        <w:fldChar w:fldCharType="begin"/>
      </w:r>
      <w:r>
        <w:instrText xml:space="preserve"> PAGEREF _Toc173416226 \h </w:instrText>
      </w:r>
      <w:r>
        <w:fldChar w:fldCharType="separate"/>
      </w:r>
      <w:r w:rsidR="00C14D18">
        <w:t>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1.4.2</w:t>
      </w:r>
      <w:r>
        <w:rPr>
          <w:rFonts w:asciiTheme="minorHAnsi" w:eastAsiaTheme="minorEastAsia" w:hAnsiTheme="minorHAnsi" w:cstheme="minorBidi"/>
          <w:kern w:val="2"/>
          <w:sz w:val="24"/>
          <w:szCs w:val="24"/>
          <w14:ligatures w14:val="standardContextual"/>
        </w:rPr>
        <w:tab/>
      </w:r>
      <w:r w:rsidRPr="0005474E">
        <w:rPr>
          <w:bCs/>
        </w:rPr>
        <w:t>Revision</w:t>
      </w:r>
      <w:r>
        <w:tab/>
      </w:r>
      <w:r>
        <w:fldChar w:fldCharType="begin"/>
      </w:r>
      <w:r>
        <w:instrText xml:space="preserve"> PAGEREF _Toc173416227 \h </w:instrText>
      </w:r>
      <w:r>
        <w:fldChar w:fldCharType="separate"/>
      </w:r>
      <w:r w:rsidR="00C14D18">
        <w:t>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1.4.3</w:t>
      </w:r>
      <w:r>
        <w:rPr>
          <w:rFonts w:asciiTheme="minorHAnsi" w:eastAsiaTheme="minorEastAsia" w:hAnsiTheme="minorHAnsi" w:cstheme="minorBidi"/>
          <w:kern w:val="2"/>
          <w:sz w:val="24"/>
          <w:szCs w:val="24"/>
          <w14:ligatures w14:val="standardContextual"/>
        </w:rPr>
        <w:tab/>
      </w:r>
      <w:r w:rsidRPr="0005474E">
        <w:rPr>
          <w:bCs/>
        </w:rPr>
        <w:t>New Edition</w:t>
      </w:r>
      <w:r>
        <w:tab/>
      </w:r>
      <w:r>
        <w:fldChar w:fldCharType="begin"/>
      </w:r>
      <w:r>
        <w:instrText xml:space="preserve"> PAGEREF _Toc173416228 \h </w:instrText>
      </w:r>
      <w:r>
        <w:fldChar w:fldCharType="separate"/>
      </w:r>
      <w:r w:rsidR="00C14D18">
        <w:t>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1.4.4</w:t>
      </w:r>
      <w:r>
        <w:rPr>
          <w:rFonts w:asciiTheme="minorHAnsi" w:eastAsiaTheme="minorEastAsia" w:hAnsiTheme="minorHAnsi" w:cstheme="minorBidi"/>
          <w:kern w:val="2"/>
          <w:sz w:val="24"/>
          <w:szCs w:val="24"/>
          <w14:ligatures w14:val="standardContextual"/>
        </w:rPr>
        <w:tab/>
      </w:r>
      <w:r w:rsidRPr="0005474E">
        <w:rPr>
          <w:rFonts w:cs="Arial"/>
          <w:bCs/>
        </w:rPr>
        <w:t>Version control</w:t>
      </w:r>
      <w:r>
        <w:tab/>
      </w:r>
      <w:r>
        <w:fldChar w:fldCharType="begin"/>
      </w:r>
      <w:r>
        <w:instrText xml:space="preserve"> PAGEREF _Toc173416229 \h </w:instrText>
      </w:r>
      <w:r>
        <w:fldChar w:fldCharType="separate"/>
      </w:r>
      <w:r w:rsidR="00C14D18">
        <w:t>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1.4.4.1</w:t>
      </w:r>
      <w:r>
        <w:rPr>
          <w:rFonts w:asciiTheme="minorHAnsi" w:eastAsiaTheme="minorEastAsia" w:hAnsiTheme="minorHAnsi" w:cstheme="minorBidi"/>
          <w:kern w:val="2"/>
          <w:sz w:val="24"/>
          <w:szCs w:val="24"/>
          <w14:ligatures w14:val="standardContextual"/>
        </w:rPr>
        <w:tab/>
      </w:r>
      <w:r w:rsidRPr="0005474E">
        <w:rPr>
          <w:bCs/>
        </w:rPr>
        <w:t>Clarification version control</w:t>
      </w:r>
      <w:r>
        <w:tab/>
      </w:r>
      <w:r>
        <w:fldChar w:fldCharType="begin"/>
      </w:r>
      <w:r>
        <w:instrText xml:space="preserve"> PAGEREF _Toc173416230 \h </w:instrText>
      </w:r>
      <w:r>
        <w:fldChar w:fldCharType="separate"/>
      </w:r>
      <w:r w:rsidR="00C14D18">
        <w:t>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1.4.4.2</w:t>
      </w:r>
      <w:r>
        <w:rPr>
          <w:rFonts w:asciiTheme="minorHAnsi" w:eastAsiaTheme="minorEastAsia" w:hAnsiTheme="minorHAnsi" w:cstheme="minorBidi"/>
          <w:kern w:val="2"/>
          <w:sz w:val="24"/>
          <w:szCs w:val="24"/>
          <w14:ligatures w14:val="standardContextual"/>
        </w:rPr>
        <w:tab/>
      </w:r>
      <w:r w:rsidRPr="0005474E">
        <w:rPr>
          <w:bCs/>
        </w:rPr>
        <w:t>Revision version control</w:t>
      </w:r>
      <w:r>
        <w:tab/>
      </w:r>
      <w:r>
        <w:fldChar w:fldCharType="begin"/>
      </w:r>
      <w:r>
        <w:instrText xml:space="preserve"> PAGEREF _Toc173416231 \h </w:instrText>
      </w:r>
      <w:r>
        <w:fldChar w:fldCharType="separate"/>
      </w:r>
      <w:r w:rsidR="00C14D18">
        <w:t>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1.4.4.3</w:t>
      </w:r>
      <w:r>
        <w:rPr>
          <w:rFonts w:asciiTheme="minorHAnsi" w:eastAsiaTheme="minorEastAsia" w:hAnsiTheme="minorHAnsi" w:cstheme="minorBidi"/>
          <w:kern w:val="2"/>
          <w:sz w:val="24"/>
          <w:szCs w:val="24"/>
          <w14:ligatures w14:val="standardContextual"/>
        </w:rPr>
        <w:tab/>
      </w:r>
      <w:r w:rsidRPr="0005474E">
        <w:rPr>
          <w:bCs/>
        </w:rPr>
        <w:t>New Edition version control</w:t>
      </w:r>
      <w:r>
        <w:tab/>
      </w:r>
      <w:r>
        <w:fldChar w:fldCharType="begin"/>
      </w:r>
      <w:r>
        <w:instrText xml:space="preserve"> PAGEREF _Toc173416232 \h </w:instrText>
      </w:r>
      <w:r>
        <w:fldChar w:fldCharType="separate"/>
      </w:r>
      <w:r w:rsidR="00C14D18">
        <w:t>3</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t>2</w:t>
      </w:r>
      <w:r>
        <w:rPr>
          <w:rFonts w:asciiTheme="minorHAnsi" w:eastAsiaTheme="minorEastAsia" w:hAnsiTheme="minorHAnsi" w:cstheme="minorBidi"/>
          <w:kern w:val="2"/>
          <w:sz w:val="24"/>
          <w:szCs w:val="24"/>
          <w14:ligatures w14:val="standardContextual"/>
        </w:rPr>
        <w:tab/>
      </w:r>
      <w:r>
        <w:t>General rules</w:t>
      </w:r>
      <w:r>
        <w:tab/>
      </w:r>
      <w:r>
        <w:fldChar w:fldCharType="begin"/>
      </w:r>
      <w:r>
        <w:instrText xml:space="preserve"> PAGEREF _Toc173416233 \h </w:instrText>
      </w:r>
      <w:r>
        <w:fldChar w:fldCharType="separate"/>
      </w:r>
      <w:r w:rsidR="00C14D18">
        <w:t>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Cartographic framework</w:t>
      </w:r>
      <w:r>
        <w:tab/>
      </w:r>
      <w:r>
        <w:fldChar w:fldCharType="begin"/>
      </w:r>
      <w:r>
        <w:instrText xml:space="preserve"> PAGEREF _Toc173416234 \h </w:instrText>
      </w:r>
      <w:r>
        <w:fldChar w:fldCharType="separate"/>
      </w:r>
      <w:r w:rsidR="00C14D18">
        <w:t>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Horizontal datum</w:t>
      </w:r>
      <w:r>
        <w:tab/>
      </w:r>
      <w:r>
        <w:fldChar w:fldCharType="begin"/>
      </w:r>
      <w:r>
        <w:instrText xml:space="preserve"> PAGEREF _Toc173416235 \h </w:instrText>
      </w:r>
      <w:r>
        <w:fldChar w:fldCharType="separate"/>
      </w:r>
      <w:r w:rsidR="00C14D18">
        <w:t>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Vertical datum</w:t>
      </w:r>
      <w:r>
        <w:tab/>
      </w:r>
      <w:r>
        <w:fldChar w:fldCharType="begin"/>
      </w:r>
      <w:r>
        <w:instrText xml:space="preserve"> PAGEREF _Toc173416236 \h </w:instrText>
      </w:r>
      <w:r>
        <w:fldChar w:fldCharType="separate"/>
      </w:r>
      <w:r w:rsidR="00C14D18">
        <w:t>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Sounding datum</w:t>
      </w:r>
      <w:r>
        <w:tab/>
      </w:r>
      <w:r>
        <w:fldChar w:fldCharType="begin"/>
      </w:r>
      <w:r>
        <w:instrText xml:space="preserve"> PAGEREF _Toc173416237 \h </w:instrText>
      </w:r>
      <w:r>
        <w:fldChar w:fldCharType="separate"/>
      </w:r>
      <w:r w:rsidR="00C14D18">
        <w:t>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Units</w:t>
      </w:r>
      <w:r>
        <w:tab/>
      </w:r>
      <w:r>
        <w:fldChar w:fldCharType="begin"/>
      </w:r>
      <w:r>
        <w:instrText xml:space="preserve"> PAGEREF _Toc173416238 \h </w:instrText>
      </w:r>
      <w:r>
        <w:fldChar w:fldCharType="separate"/>
      </w:r>
      <w:r w:rsidR="00C14D18">
        <w:t>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2.1.5</w:t>
      </w:r>
      <w:r>
        <w:rPr>
          <w:rFonts w:asciiTheme="minorHAnsi" w:eastAsiaTheme="minorEastAsia" w:hAnsiTheme="minorHAnsi" w:cstheme="minorBidi"/>
          <w:kern w:val="2"/>
          <w:sz w:val="24"/>
          <w:szCs w:val="24"/>
          <w14:ligatures w14:val="standardContextual"/>
        </w:rPr>
        <w:tab/>
      </w:r>
      <w:r>
        <w:t>Dates</w:t>
      </w:r>
      <w:r>
        <w:tab/>
      </w:r>
      <w:r>
        <w:fldChar w:fldCharType="begin"/>
      </w:r>
      <w:r>
        <w:instrText xml:space="preserve"> PAGEREF _Toc173416239 \h </w:instrText>
      </w:r>
      <w:r>
        <w:fldChar w:fldCharType="separate"/>
      </w:r>
      <w:r w:rsidR="00C14D18">
        <w:t>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2.1.5.1</w:t>
      </w:r>
      <w:r>
        <w:rPr>
          <w:rFonts w:asciiTheme="minorHAnsi" w:eastAsiaTheme="minorEastAsia" w:hAnsiTheme="minorHAnsi" w:cstheme="minorBidi"/>
          <w:kern w:val="2"/>
          <w:sz w:val="24"/>
          <w:szCs w:val="24"/>
          <w14:ligatures w14:val="standardContextual"/>
        </w:rPr>
        <w:tab/>
      </w:r>
      <w:r>
        <w:t>Seasonal Objects</w:t>
      </w:r>
      <w:r>
        <w:tab/>
      </w:r>
      <w:r>
        <w:fldChar w:fldCharType="begin"/>
      </w:r>
      <w:r>
        <w:instrText xml:space="preserve"> PAGEREF _Toc173416240 \h </w:instrText>
      </w:r>
      <w:r>
        <w:fldChar w:fldCharType="separate"/>
      </w:r>
      <w:r w:rsidR="00C14D18">
        <w:t>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2.1.6</w:t>
      </w:r>
      <w:r>
        <w:rPr>
          <w:rFonts w:asciiTheme="minorHAnsi" w:eastAsiaTheme="minorEastAsia" w:hAnsiTheme="minorHAnsi" w:cstheme="minorBidi"/>
          <w:kern w:val="2"/>
          <w:sz w:val="24"/>
          <w:szCs w:val="24"/>
          <w14:ligatures w14:val="standardContextual"/>
        </w:rPr>
        <w:tab/>
      </w:r>
      <w:r>
        <w:t>Times</w:t>
      </w:r>
      <w:r>
        <w:tab/>
      </w:r>
      <w:r>
        <w:fldChar w:fldCharType="begin"/>
      </w:r>
      <w:r>
        <w:instrText xml:space="preserve"> PAGEREF _Toc173416241 \h </w:instrText>
      </w:r>
      <w:r>
        <w:fldChar w:fldCharType="separate"/>
      </w:r>
      <w:r w:rsidR="00C14D18">
        <w:t>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2.1.7</w:t>
      </w:r>
      <w:r>
        <w:rPr>
          <w:rFonts w:asciiTheme="minorHAnsi" w:eastAsiaTheme="minorEastAsia" w:hAnsiTheme="minorHAnsi" w:cstheme="minorBidi"/>
          <w:kern w:val="2"/>
          <w:sz w:val="24"/>
          <w:szCs w:val="24"/>
          <w14:ligatures w14:val="standardContextual"/>
        </w:rPr>
        <w:tab/>
      </w:r>
      <w:r>
        <w:t>Cells</w:t>
      </w:r>
      <w:r>
        <w:tab/>
      </w:r>
      <w:r>
        <w:fldChar w:fldCharType="begin"/>
      </w:r>
      <w:r>
        <w:instrText xml:space="preserve"> PAGEREF _Toc173416242 \h </w:instrText>
      </w:r>
      <w:r>
        <w:fldChar w:fldCharType="separate"/>
      </w:r>
      <w:r w:rsidR="00C14D18">
        <w:t>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2.1.8</w:t>
      </w:r>
      <w:r>
        <w:rPr>
          <w:rFonts w:asciiTheme="minorHAnsi" w:eastAsiaTheme="minorEastAsia" w:hAnsiTheme="minorHAnsi" w:cstheme="minorBidi"/>
          <w:kern w:val="2"/>
          <w:sz w:val="24"/>
          <w:szCs w:val="24"/>
          <w14:ligatures w14:val="standardContextual"/>
        </w:rPr>
        <w:tab/>
      </w:r>
      <w:r w:rsidRPr="0005474E">
        <w:rPr>
          <w:bCs/>
        </w:rPr>
        <w:t>Seamless ENC coverage</w:t>
      </w:r>
      <w:r>
        <w:tab/>
      </w:r>
      <w:r>
        <w:fldChar w:fldCharType="begin"/>
      </w:r>
      <w:r>
        <w:instrText xml:space="preserve"> PAGEREF _Toc173416243 \h </w:instrText>
      </w:r>
      <w:r>
        <w:fldChar w:fldCharType="separate"/>
      </w:r>
      <w:r w:rsidR="00C14D18">
        <w:t>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2.1.8.1</w:t>
      </w:r>
      <w:r>
        <w:rPr>
          <w:rFonts w:asciiTheme="minorHAnsi" w:eastAsiaTheme="minorEastAsia" w:hAnsiTheme="minorHAnsi" w:cstheme="minorBidi"/>
          <w:kern w:val="2"/>
          <w:sz w:val="24"/>
          <w:szCs w:val="24"/>
          <w14:ligatures w14:val="standardContextual"/>
        </w:rPr>
        <w:tab/>
      </w:r>
      <w:r w:rsidRPr="0005474E">
        <w:rPr>
          <w:bCs/>
        </w:rPr>
        <w:t>Feature Object Identifiers</w:t>
      </w:r>
      <w:r>
        <w:tab/>
      </w:r>
      <w:r>
        <w:fldChar w:fldCharType="begin"/>
      </w:r>
      <w:r>
        <w:instrText xml:space="preserve"> PAGEREF _Toc173416244 \h </w:instrText>
      </w:r>
      <w:r>
        <w:fldChar w:fldCharType="separate"/>
      </w:r>
      <w:r w:rsidR="00C14D18">
        <w:t>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2.1.8.2</w:t>
      </w:r>
      <w:r>
        <w:rPr>
          <w:rFonts w:asciiTheme="minorHAnsi" w:eastAsiaTheme="minorEastAsia" w:hAnsiTheme="minorHAnsi" w:cstheme="minorBidi"/>
          <w:kern w:val="2"/>
          <w:sz w:val="24"/>
          <w:szCs w:val="24"/>
          <w14:ligatures w14:val="standardContextual"/>
        </w:rPr>
        <w:tab/>
      </w:r>
      <w:r>
        <w:t>180</w:t>
      </w:r>
      <w:r w:rsidRPr="0005474E">
        <w:rPr>
          <w:rFonts w:cs="Arial"/>
        </w:rPr>
        <w:t>°</w:t>
      </w:r>
      <w:r>
        <w:t xml:space="preserve"> Meridian of Longitude</w:t>
      </w:r>
      <w:r>
        <w:tab/>
      </w:r>
      <w:r>
        <w:fldChar w:fldCharType="begin"/>
      </w:r>
      <w:r>
        <w:instrText xml:space="preserve"> PAGEREF _Toc173416245 \h </w:instrText>
      </w:r>
      <w:r>
        <w:fldChar w:fldCharType="separate"/>
      </w:r>
      <w:r w:rsidR="00C14D18">
        <w:t>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2.2</w:t>
      </w:r>
      <w:r>
        <w:rPr>
          <w:rFonts w:asciiTheme="minorHAnsi" w:eastAsiaTheme="minorEastAsia" w:hAnsiTheme="minorHAnsi" w:cstheme="minorBidi"/>
          <w:kern w:val="2"/>
          <w:sz w:val="24"/>
          <w:szCs w:val="24"/>
          <w14:ligatures w14:val="standardContextual"/>
        </w:rPr>
        <w:tab/>
      </w:r>
      <w:r>
        <w:t>Data quality description</w:t>
      </w:r>
      <w:r>
        <w:tab/>
      </w:r>
      <w:r>
        <w:fldChar w:fldCharType="begin"/>
      </w:r>
      <w:r>
        <w:instrText xml:space="preserve"> PAGEREF _Toc173416246 \h </w:instrText>
      </w:r>
      <w:r>
        <w:fldChar w:fldCharType="separate"/>
      </w:r>
      <w:r w:rsidR="00C14D18">
        <w:t>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2.2.1</w:t>
      </w:r>
      <w:r>
        <w:rPr>
          <w:rFonts w:asciiTheme="minorHAnsi" w:eastAsiaTheme="minorEastAsia" w:hAnsiTheme="minorHAnsi" w:cstheme="minorBidi"/>
          <w:kern w:val="2"/>
          <w:sz w:val="24"/>
          <w:szCs w:val="24"/>
          <w14:ligatures w14:val="standardContextual"/>
        </w:rPr>
        <w:tab/>
      </w:r>
      <w:r>
        <w:t>Production information</w:t>
      </w:r>
      <w:r>
        <w:tab/>
      </w:r>
      <w:r>
        <w:fldChar w:fldCharType="begin"/>
      </w:r>
      <w:r>
        <w:instrText xml:space="preserve"> PAGEREF _Toc173416247 \h </w:instrText>
      </w:r>
      <w:r>
        <w:fldChar w:fldCharType="separate"/>
      </w:r>
      <w:r w:rsidR="00C14D18">
        <w:t>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2.2.2</w:t>
      </w:r>
      <w:r>
        <w:rPr>
          <w:rFonts w:asciiTheme="minorHAnsi" w:eastAsiaTheme="minorEastAsia" w:hAnsiTheme="minorHAnsi" w:cstheme="minorBidi"/>
          <w:kern w:val="2"/>
          <w:sz w:val="24"/>
          <w:szCs w:val="24"/>
          <w14:ligatures w14:val="standardContextual"/>
        </w:rPr>
        <w:tab/>
      </w:r>
      <w:r>
        <w:t>Up-to-datedness information</w:t>
      </w:r>
      <w:r>
        <w:tab/>
      </w:r>
      <w:r>
        <w:fldChar w:fldCharType="begin"/>
      </w:r>
      <w:r>
        <w:instrText xml:space="preserve"> PAGEREF _Toc173416248 \h </w:instrText>
      </w:r>
      <w:r>
        <w:fldChar w:fldCharType="separate"/>
      </w:r>
      <w:r w:rsidR="00C14D18">
        <w:t>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2.2.3</w:t>
      </w:r>
      <w:r>
        <w:rPr>
          <w:rFonts w:asciiTheme="minorHAnsi" w:eastAsiaTheme="minorEastAsia" w:hAnsiTheme="minorHAnsi" w:cstheme="minorBidi"/>
          <w:kern w:val="2"/>
          <w:sz w:val="24"/>
          <w:szCs w:val="24"/>
          <w14:ligatures w14:val="standardContextual"/>
        </w:rPr>
        <w:tab/>
      </w:r>
      <w:r>
        <w:t>Quality, reliability and accuracy of bathymetric data</w:t>
      </w:r>
      <w:r>
        <w:tab/>
      </w:r>
      <w:r>
        <w:fldChar w:fldCharType="begin"/>
      </w:r>
      <w:r>
        <w:instrText xml:space="preserve"> PAGEREF _Toc173416249 \h </w:instrText>
      </w:r>
      <w:r>
        <w:fldChar w:fldCharType="separate"/>
      </w:r>
      <w:r w:rsidR="00C14D18">
        <w:t>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2.2.3.1</w:t>
      </w:r>
      <w:r>
        <w:rPr>
          <w:rFonts w:asciiTheme="minorHAnsi" w:eastAsiaTheme="minorEastAsia" w:hAnsiTheme="minorHAnsi" w:cstheme="minorBidi"/>
          <w:kern w:val="2"/>
          <w:sz w:val="24"/>
          <w:szCs w:val="24"/>
          <w14:ligatures w14:val="standardContextual"/>
        </w:rPr>
        <w:tab/>
      </w:r>
      <w:r>
        <w:t>Quality of bathymetric data</w:t>
      </w:r>
      <w:r>
        <w:tab/>
      </w:r>
      <w:r>
        <w:fldChar w:fldCharType="begin"/>
      </w:r>
      <w:r>
        <w:instrText xml:space="preserve"> PAGEREF _Toc173416250 \h </w:instrText>
      </w:r>
      <w:r>
        <w:fldChar w:fldCharType="separate"/>
      </w:r>
      <w:r w:rsidR="00C14D18">
        <w:t>8</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2.2.3.2</w:t>
      </w:r>
      <w:r>
        <w:rPr>
          <w:rFonts w:asciiTheme="minorHAnsi" w:eastAsiaTheme="minorEastAsia" w:hAnsiTheme="minorHAnsi" w:cstheme="minorBidi"/>
          <w:kern w:val="2"/>
          <w:sz w:val="24"/>
          <w:szCs w:val="24"/>
          <w14:ligatures w14:val="standardContextual"/>
        </w:rPr>
        <w:tab/>
      </w:r>
      <w:r>
        <w:t>Survey reliability</w:t>
      </w:r>
      <w:r>
        <w:tab/>
      </w:r>
      <w:r>
        <w:fldChar w:fldCharType="begin"/>
      </w:r>
      <w:r>
        <w:instrText xml:space="preserve"> PAGEREF _Toc173416251 \h </w:instrText>
      </w:r>
      <w:r>
        <w:fldChar w:fldCharType="separate"/>
      </w:r>
      <w:r w:rsidR="00C14D18">
        <w:t>9</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2.2.3.3</w:t>
      </w:r>
      <w:r>
        <w:rPr>
          <w:rFonts w:asciiTheme="minorHAnsi" w:eastAsiaTheme="minorEastAsia" w:hAnsiTheme="minorHAnsi" w:cstheme="minorBidi"/>
          <w:kern w:val="2"/>
          <w:sz w:val="24"/>
          <w:szCs w:val="24"/>
          <w14:ligatures w14:val="standardContextual"/>
        </w:rPr>
        <w:tab/>
      </w:r>
      <w:r>
        <w:t>Quality of sounding</w:t>
      </w:r>
      <w:r>
        <w:tab/>
      </w:r>
      <w:r>
        <w:fldChar w:fldCharType="begin"/>
      </w:r>
      <w:r>
        <w:instrText xml:space="preserve"> PAGEREF _Toc173416252 \h </w:instrText>
      </w:r>
      <w:r>
        <w:fldChar w:fldCharType="separate"/>
      </w:r>
      <w:r w:rsidR="00C14D18">
        <w:t>10</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2.2.3.4</w:t>
      </w:r>
      <w:r>
        <w:rPr>
          <w:rFonts w:asciiTheme="minorHAnsi" w:eastAsiaTheme="minorEastAsia" w:hAnsiTheme="minorHAnsi" w:cstheme="minorBidi"/>
          <w:kern w:val="2"/>
          <w:sz w:val="24"/>
          <w:szCs w:val="24"/>
          <w14:ligatures w14:val="standardContextual"/>
        </w:rPr>
        <w:tab/>
      </w:r>
      <w:r>
        <w:t>Sounding accuracy</w:t>
      </w:r>
      <w:r>
        <w:tab/>
      </w:r>
      <w:r>
        <w:fldChar w:fldCharType="begin"/>
      </w:r>
      <w:r>
        <w:instrText xml:space="preserve"> PAGEREF _Toc173416253 \h </w:instrText>
      </w:r>
      <w:r>
        <w:fldChar w:fldCharType="separate"/>
      </w:r>
      <w:r w:rsidR="00C14D18">
        <w:t>10</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2.2.3.5</w:t>
      </w:r>
      <w:r>
        <w:rPr>
          <w:rFonts w:asciiTheme="minorHAnsi" w:eastAsiaTheme="minorEastAsia" w:hAnsiTheme="minorHAnsi" w:cstheme="minorBidi"/>
          <w:kern w:val="2"/>
          <w:sz w:val="24"/>
          <w:szCs w:val="24"/>
          <w14:ligatures w14:val="standardContextual"/>
        </w:rPr>
        <w:tab/>
      </w:r>
      <w:r>
        <w:t>Technique of sounding measurement</w:t>
      </w:r>
      <w:r>
        <w:tab/>
      </w:r>
      <w:r>
        <w:fldChar w:fldCharType="begin"/>
      </w:r>
      <w:r>
        <w:instrText xml:space="preserve"> PAGEREF _Toc173416254 \h </w:instrText>
      </w:r>
      <w:r>
        <w:fldChar w:fldCharType="separate"/>
      </w:r>
      <w:r w:rsidR="00C14D18">
        <w:t>10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2.2.4</w:t>
      </w:r>
      <w:r>
        <w:rPr>
          <w:rFonts w:asciiTheme="minorHAnsi" w:eastAsiaTheme="minorEastAsia" w:hAnsiTheme="minorHAnsi" w:cstheme="minorBidi"/>
          <w:kern w:val="2"/>
          <w:sz w:val="24"/>
          <w:szCs w:val="24"/>
          <w14:ligatures w14:val="standardContextual"/>
        </w:rPr>
        <w:tab/>
      </w:r>
      <w:r>
        <w:t>Accuracy of non-bathymetric data</w:t>
      </w:r>
      <w:r>
        <w:tab/>
      </w:r>
      <w:r>
        <w:fldChar w:fldCharType="begin"/>
      </w:r>
      <w:r>
        <w:instrText xml:space="preserve"> PAGEREF _Toc173416255 \h </w:instrText>
      </w:r>
      <w:r>
        <w:fldChar w:fldCharType="separate"/>
      </w:r>
      <w:r w:rsidR="00C14D18">
        <w:t>10</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2.2.4.1</w:t>
      </w:r>
      <w:r>
        <w:rPr>
          <w:rFonts w:asciiTheme="minorHAnsi" w:eastAsiaTheme="minorEastAsia" w:hAnsiTheme="minorHAnsi" w:cstheme="minorBidi"/>
          <w:kern w:val="2"/>
          <w:sz w:val="24"/>
          <w:szCs w:val="24"/>
          <w14:ligatures w14:val="standardContextual"/>
        </w:rPr>
        <w:tab/>
      </w:r>
      <w:r>
        <w:t>Quality of positions</w:t>
      </w:r>
      <w:r>
        <w:tab/>
      </w:r>
      <w:r>
        <w:fldChar w:fldCharType="begin"/>
      </w:r>
      <w:r>
        <w:instrText xml:space="preserve"> PAGEREF _Toc173416256 \h </w:instrText>
      </w:r>
      <w:r>
        <w:fldChar w:fldCharType="separate"/>
      </w:r>
      <w:r w:rsidR="00C14D18">
        <w:t>10</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2.2.4.2</w:t>
      </w:r>
      <w:r>
        <w:rPr>
          <w:rFonts w:asciiTheme="minorHAnsi" w:eastAsiaTheme="minorEastAsia" w:hAnsiTheme="minorHAnsi" w:cstheme="minorBidi"/>
          <w:kern w:val="2"/>
          <w:sz w:val="24"/>
          <w:szCs w:val="24"/>
          <w14:ligatures w14:val="standardContextual"/>
        </w:rPr>
        <w:tab/>
      </w:r>
      <w:r>
        <w:t>Horizontal accuracy</w:t>
      </w:r>
      <w:r>
        <w:tab/>
      </w:r>
      <w:r>
        <w:fldChar w:fldCharType="begin"/>
      </w:r>
      <w:r>
        <w:instrText xml:space="preserve"> PAGEREF _Toc173416257 \h </w:instrText>
      </w:r>
      <w:r>
        <w:fldChar w:fldCharType="separate"/>
      </w:r>
      <w:r w:rsidR="00C14D18">
        <w:t>11</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2.2.4.3</w:t>
      </w:r>
      <w:r>
        <w:rPr>
          <w:rFonts w:asciiTheme="minorHAnsi" w:eastAsiaTheme="minorEastAsia" w:hAnsiTheme="minorHAnsi" w:cstheme="minorBidi"/>
          <w:kern w:val="2"/>
          <w:sz w:val="24"/>
          <w:szCs w:val="24"/>
          <w14:ligatures w14:val="standardContextual"/>
        </w:rPr>
        <w:tab/>
      </w:r>
      <w:r>
        <w:t>Vertical accuracy</w:t>
      </w:r>
      <w:r>
        <w:tab/>
      </w:r>
      <w:r>
        <w:fldChar w:fldCharType="begin"/>
      </w:r>
      <w:r>
        <w:instrText xml:space="preserve"> PAGEREF _Toc173416258 \h </w:instrText>
      </w:r>
      <w:r>
        <w:fldChar w:fldCharType="separate"/>
      </w:r>
      <w:r w:rsidR="00C14D18">
        <w:t>11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2.2.5</w:t>
      </w:r>
      <w:r>
        <w:rPr>
          <w:rFonts w:asciiTheme="minorHAnsi" w:eastAsiaTheme="minorEastAsia" w:hAnsiTheme="minorHAnsi" w:cstheme="minorBidi"/>
          <w:kern w:val="2"/>
          <w:sz w:val="24"/>
          <w:szCs w:val="24"/>
          <w14:ligatures w14:val="standardContextual"/>
        </w:rPr>
        <w:tab/>
      </w:r>
      <w:r>
        <w:t>Source of data</w:t>
      </w:r>
      <w:r>
        <w:tab/>
      </w:r>
      <w:r>
        <w:fldChar w:fldCharType="begin"/>
      </w:r>
      <w:r>
        <w:instrText xml:space="preserve"> PAGEREF _Toc173416259 \h </w:instrText>
      </w:r>
      <w:r>
        <w:fldChar w:fldCharType="separate"/>
      </w:r>
      <w:r w:rsidR="00C14D18">
        <w:t>11</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2.2.5.1</w:t>
      </w:r>
      <w:r>
        <w:rPr>
          <w:rFonts w:asciiTheme="minorHAnsi" w:eastAsiaTheme="minorEastAsia" w:hAnsiTheme="minorHAnsi" w:cstheme="minorBidi"/>
          <w:kern w:val="2"/>
          <w:sz w:val="24"/>
          <w:szCs w:val="24"/>
          <w14:ligatures w14:val="standardContextual"/>
        </w:rPr>
        <w:tab/>
      </w:r>
      <w:r>
        <w:t>Source of bathymetric data</w:t>
      </w:r>
      <w:r>
        <w:tab/>
      </w:r>
      <w:r>
        <w:fldChar w:fldCharType="begin"/>
      </w:r>
      <w:r>
        <w:instrText xml:space="preserve"> PAGEREF _Toc173416260 \h </w:instrText>
      </w:r>
      <w:r>
        <w:fldChar w:fldCharType="separate"/>
      </w:r>
      <w:r w:rsidR="00C14D18">
        <w:t>11</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2.2.5.2</w:t>
      </w:r>
      <w:r>
        <w:rPr>
          <w:rFonts w:asciiTheme="minorHAnsi" w:eastAsiaTheme="minorEastAsia" w:hAnsiTheme="minorHAnsi" w:cstheme="minorBidi"/>
          <w:kern w:val="2"/>
          <w:sz w:val="24"/>
          <w:szCs w:val="24"/>
          <w14:ligatures w14:val="standardContextual"/>
        </w:rPr>
        <w:tab/>
      </w:r>
      <w:r>
        <w:t>Source of other data</w:t>
      </w:r>
      <w:r>
        <w:tab/>
      </w:r>
      <w:r>
        <w:fldChar w:fldCharType="begin"/>
      </w:r>
      <w:r>
        <w:instrText xml:space="preserve"> PAGEREF _Toc173416261 \h </w:instrText>
      </w:r>
      <w:r>
        <w:fldChar w:fldCharType="separate"/>
      </w:r>
      <w:r w:rsidR="00C14D18">
        <w:t>11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2.2.6</w:t>
      </w:r>
      <w:r>
        <w:rPr>
          <w:rFonts w:asciiTheme="minorHAnsi" w:eastAsiaTheme="minorEastAsia" w:hAnsiTheme="minorHAnsi" w:cstheme="minorBidi"/>
          <w:kern w:val="2"/>
          <w:sz w:val="24"/>
          <w:szCs w:val="24"/>
          <w14:ligatures w14:val="standardContextual"/>
        </w:rPr>
        <w:tab/>
      </w:r>
      <w:r>
        <w:t>Compilation scale</w:t>
      </w:r>
      <w:r>
        <w:tab/>
      </w:r>
      <w:r>
        <w:fldChar w:fldCharType="begin"/>
      </w:r>
      <w:r>
        <w:instrText xml:space="preserve"> PAGEREF _Toc173416262 \h </w:instrText>
      </w:r>
      <w:r>
        <w:fldChar w:fldCharType="separate"/>
      </w:r>
      <w:r w:rsidR="00C14D18">
        <w:t>11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2.2.7</w:t>
      </w:r>
      <w:r>
        <w:rPr>
          <w:rFonts w:asciiTheme="minorHAnsi" w:eastAsiaTheme="minorEastAsia" w:hAnsiTheme="minorHAnsi" w:cstheme="minorBidi"/>
          <w:kern w:val="2"/>
          <w:sz w:val="24"/>
          <w:szCs w:val="24"/>
          <w14:ligatures w14:val="standardContextual"/>
        </w:rPr>
        <w:tab/>
      </w:r>
      <w:r>
        <w:t>Use of the attribute SCAMIN</w:t>
      </w:r>
      <w:r>
        <w:tab/>
      </w:r>
      <w:r>
        <w:fldChar w:fldCharType="begin"/>
      </w:r>
      <w:r>
        <w:instrText xml:space="preserve"> PAGEREF _Toc173416263 \h </w:instrText>
      </w:r>
      <w:r>
        <w:fldChar w:fldCharType="separate"/>
      </w:r>
      <w:r w:rsidR="00C14D18">
        <w:t>13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2.2.7.1</w:t>
      </w:r>
      <w:r>
        <w:rPr>
          <w:rFonts w:asciiTheme="minorHAnsi" w:eastAsiaTheme="minorEastAsia" w:hAnsiTheme="minorHAnsi" w:cstheme="minorBidi"/>
          <w:kern w:val="2"/>
          <w:sz w:val="24"/>
          <w:szCs w:val="24"/>
          <w14:ligatures w14:val="standardContextual"/>
        </w:rPr>
        <w:tab/>
      </w:r>
      <w:r>
        <w:t>Sample SCAMIN policy</w:t>
      </w:r>
      <w:r>
        <w:tab/>
      </w:r>
      <w:r>
        <w:fldChar w:fldCharType="begin"/>
      </w:r>
      <w:r>
        <w:instrText xml:space="preserve"> PAGEREF _Toc173416264 \h </w:instrText>
      </w:r>
      <w:r>
        <w:fldChar w:fldCharType="separate"/>
      </w:r>
      <w:r w:rsidR="00C14D18">
        <w:t>14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2.3</w:t>
      </w:r>
      <w:r>
        <w:rPr>
          <w:rFonts w:asciiTheme="minorHAnsi" w:eastAsiaTheme="minorEastAsia" w:hAnsiTheme="minorHAnsi" w:cstheme="minorBidi"/>
          <w:kern w:val="2"/>
          <w:sz w:val="24"/>
          <w:szCs w:val="24"/>
          <w14:ligatures w14:val="standardContextual"/>
        </w:rPr>
        <w:tab/>
      </w:r>
      <w:r>
        <w:t>Textual information</w:t>
      </w:r>
      <w:r>
        <w:tab/>
      </w:r>
      <w:r>
        <w:fldChar w:fldCharType="begin"/>
      </w:r>
      <w:r>
        <w:instrText xml:space="preserve"> PAGEREF _Toc173416265 \h </w:instrText>
      </w:r>
      <w:r>
        <w:fldChar w:fldCharType="separate"/>
      </w:r>
      <w:r w:rsidR="00C14D18">
        <w:t>14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2.4</w:t>
      </w:r>
      <w:r>
        <w:rPr>
          <w:rFonts w:asciiTheme="minorHAnsi" w:eastAsiaTheme="minorEastAsia" w:hAnsiTheme="minorHAnsi" w:cstheme="minorBidi"/>
          <w:kern w:val="2"/>
          <w:sz w:val="24"/>
          <w:szCs w:val="24"/>
          <w14:ligatures w14:val="standardContextual"/>
        </w:rPr>
        <w:tab/>
      </w:r>
      <w:r>
        <w:t>Colours and colour patterns</w:t>
      </w:r>
      <w:r>
        <w:tab/>
      </w:r>
      <w:r>
        <w:fldChar w:fldCharType="begin"/>
      </w:r>
      <w:r>
        <w:instrText xml:space="preserve"> PAGEREF _Toc173416266 \h </w:instrText>
      </w:r>
      <w:r>
        <w:fldChar w:fldCharType="separate"/>
      </w:r>
      <w:r w:rsidR="00C14D18">
        <w:t>15</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2.5</w:t>
      </w:r>
      <w:r>
        <w:rPr>
          <w:rFonts w:asciiTheme="minorHAnsi" w:eastAsiaTheme="minorEastAsia" w:hAnsiTheme="minorHAnsi" w:cstheme="minorBidi"/>
          <w:kern w:val="2"/>
          <w:sz w:val="24"/>
          <w:szCs w:val="24"/>
          <w14:ligatures w14:val="standardContextual"/>
        </w:rPr>
        <w:tab/>
      </w:r>
      <w:r>
        <w:t>Reference to other publications</w:t>
      </w:r>
      <w:r>
        <w:tab/>
      </w:r>
      <w:r>
        <w:fldChar w:fldCharType="begin"/>
      </w:r>
      <w:r>
        <w:instrText xml:space="preserve"> PAGEREF _Toc173416267 \h </w:instrText>
      </w:r>
      <w:r>
        <w:fldChar w:fldCharType="separate"/>
      </w:r>
      <w:r w:rsidR="00C14D18">
        <w:t>15</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2.6</w:t>
      </w:r>
      <w:r>
        <w:rPr>
          <w:rFonts w:asciiTheme="minorHAnsi" w:eastAsiaTheme="minorEastAsia" w:hAnsiTheme="minorHAnsi" w:cstheme="minorBidi"/>
          <w:kern w:val="2"/>
          <w:sz w:val="24"/>
          <w:szCs w:val="24"/>
          <w14:ligatures w14:val="standardContextual"/>
        </w:rPr>
        <w:tab/>
      </w:r>
      <w:r>
        <w:t>Updating</w:t>
      </w:r>
      <w:r>
        <w:tab/>
      </w:r>
      <w:r>
        <w:fldChar w:fldCharType="begin"/>
      </w:r>
      <w:r>
        <w:instrText xml:space="preserve"> PAGEREF _Toc173416268 \h </w:instrText>
      </w:r>
      <w:r>
        <w:fldChar w:fldCharType="separate"/>
      </w:r>
      <w:r w:rsidR="00C14D18">
        <w:t>16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2.6.1</w:t>
      </w:r>
      <w:r>
        <w:rPr>
          <w:rFonts w:asciiTheme="minorHAnsi" w:eastAsiaTheme="minorEastAsia" w:hAnsiTheme="minorHAnsi" w:cstheme="minorBidi"/>
          <w:kern w:val="2"/>
          <w:sz w:val="24"/>
          <w:szCs w:val="24"/>
          <w14:ligatures w14:val="standardContextual"/>
        </w:rPr>
        <w:tab/>
      </w:r>
      <w:r>
        <w:t>Issuing Updates in advance</w:t>
      </w:r>
      <w:r>
        <w:tab/>
      </w:r>
      <w:r>
        <w:fldChar w:fldCharType="begin"/>
      </w:r>
      <w:r>
        <w:instrText xml:space="preserve"> PAGEREF _Toc173416269 \h </w:instrText>
      </w:r>
      <w:r>
        <w:fldChar w:fldCharType="separate"/>
      </w:r>
      <w:r w:rsidR="00C14D18">
        <w:t>16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2.6.1.1</w:t>
      </w:r>
      <w:r>
        <w:rPr>
          <w:rFonts w:asciiTheme="minorHAnsi" w:eastAsiaTheme="minorEastAsia" w:hAnsiTheme="minorHAnsi" w:cstheme="minorBidi"/>
          <w:kern w:val="2"/>
          <w:sz w:val="24"/>
          <w:szCs w:val="24"/>
          <w14:ligatures w14:val="standardContextual"/>
        </w:rPr>
        <w:tab/>
      </w:r>
      <w:r w:rsidRPr="0005474E">
        <w:rPr>
          <w:bCs/>
        </w:rPr>
        <w:t>Advance notification of changes to traffic separation schemes</w:t>
      </w:r>
      <w:r>
        <w:tab/>
      </w:r>
      <w:r>
        <w:fldChar w:fldCharType="begin"/>
      </w:r>
      <w:r>
        <w:instrText xml:space="preserve"> PAGEREF _Toc173416270 \h </w:instrText>
      </w:r>
      <w:r>
        <w:fldChar w:fldCharType="separate"/>
      </w:r>
      <w:r w:rsidR="00C14D18">
        <w:t>16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2.6.2</w:t>
      </w:r>
      <w:r>
        <w:rPr>
          <w:rFonts w:asciiTheme="minorHAnsi" w:eastAsiaTheme="minorEastAsia" w:hAnsiTheme="minorHAnsi" w:cstheme="minorBidi"/>
          <w:kern w:val="2"/>
          <w:sz w:val="24"/>
          <w:szCs w:val="24"/>
          <w14:ligatures w14:val="standardContextual"/>
        </w:rPr>
        <w:tab/>
      </w:r>
      <w:r>
        <w:t>Guidelines for encoding Temporary and Preliminary ENC Updates</w:t>
      </w:r>
      <w:r>
        <w:tab/>
      </w:r>
      <w:r>
        <w:fldChar w:fldCharType="begin"/>
      </w:r>
      <w:r>
        <w:instrText xml:space="preserve"> PAGEREF _Toc173416271 \h </w:instrText>
      </w:r>
      <w:r>
        <w:fldChar w:fldCharType="separate"/>
      </w:r>
      <w:r w:rsidR="00C14D18">
        <w:t>16</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2.7</w:t>
      </w:r>
      <w:r>
        <w:rPr>
          <w:rFonts w:asciiTheme="minorHAnsi" w:eastAsiaTheme="minorEastAsia" w:hAnsiTheme="minorHAnsi" w:cstheme="minorBidi"/>
          <w:kern w:val="2"/>
          <w:sz w:val="24"/>
          <w:szCs w:val="24"/>
          <w14:ligatures w14:val="standardContextual"/>
        </w:rPr>
        <w:tab/>
      </w:r>
      <w:r>
        <w:t>Multiple objects and objects shown out of position on paper charts</w:t>
      </w:r>
      <w:r>
        <w:tab/>
      </w:r>
      <w:r>
        <w:fldChar w:fldCharType="begin"/>
      </w:r>
      <w:r>
        <w:instrText xml:space="preserve"> PAGEREF _Toc173416272 \h </w:instrText>
      </w:r>
      <w:r>
        <w:fldChar w:fldCharType="separate"/>
      </w:r>
      <w:r w:rsidR="00C14D18">
        <w:t>16</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2.8</w:t>
      </w:r>
      <w:r>
        <w:rPr>
          <w:rFonts w:asciiTheme="minorHAnsi" w:eastAsiaTheme="minorEastAsia" w:hAnsiTheme="minorHAnsi" w:cstheme="minorBidi"/>
          <w:kern w:val="2"/>
          <w:sz w:val="24"/>
          <w:szCs w:val="24"/>
          <w14:ligatures w14:val="standardContextual"/>
        </w:rPr>
        <w:tab/>
      </w:r>
      <w:r w:rsidRPr="0005474E">
        <w:rPr>
          <w:bCs/>
        </w:rPr>
        <w:t>Minimal depiction areas</w:t>
      </w:r>
      <w:r>
        <w:tab/>
      </w:r>
      <w:r>
        <w:fldChar w:fldCharType="begin"/>
      </w:r>
      <w:r>
        <w:instrText xml:space="preserve"> PAGEREF _Toc173416273 \h </w:instrText>
      </w:r>
      <w:r>
        <w:fldChar w:fldCharType="separate"/>
      </w:r>
      <w:r w:rsidR="00C14D18">
        <w:t>16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2.8.1</w:t>
      </w:r>
      <w:r>
        <w:rPr>
          <w:rFonts w:asciiTheme="minorHAnsi" w:eastAsiaTheme="minorEastAsia" w:hAnsiTheme="minorHAnsi" w:cstheme="minorBidi"/>
          <w:kern w:val="2"/>
          <w:sz w:val="24"/>
          <w:szCs w:val="24"/>
          <w14:ligatures w14:val="standardContextual"/>
        </w:rPr>
        <w:tab/>
      </w:r>
      <w:r w:rsidRPr="0005474E">
        <w:rPr>
          <w:bCs/>
        </w:rPr>
        <w:t>Wide blank areas</w:t>
      </w:r>
      <w:r>
        <w:tab/>
      </w:r>
      <w:r>
        <w:fldChar w:fldCharType="begin"/>
      </w:r>
      <w:r>
        <w:instrText xml:space="preserve"> PAGEREF _Toc173416274 \h </w:instrText>
      </w:r>
      <w:r>
        <w:fldChar w:fldCharType="separate"/>
      </w:r>
      <w:r w:rsidR="00C14D18">
        <w:t>16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2.8.2</w:t>
      </w:r>
      <w:r>
        <w:rPr>
          <w:rFonts w:asciiTheme="minorHAnsi" w:eastAsiaTheme="minorEastAsia" w:hAnsiTheme="minorHAnsi" w:cstheme="minorBidi"/>
          <w:kern w:val="2"/>
          <w:sz w:val="24"/>
          <w:szCs w:val="24"/>
          <w14:ligatures w14:val="standardContextual"/>
        </w:rPr>
        <w:tab/>
      </w:r>
      <w:r w:rsidRPr="0005474E">
        <w:rPr>
          <w:bCs/>
        </w:rPr>
        <w:t>Simplified or minimal depiction areas</w:t>
      </w:r>
      <w:r>
        <w:tab/>
      </w:r>
      <w:r>
        <w:fldChar w:fldCharType="begin"/>
      </w:r>
      <w:r>
        <w:instrText xml:space="preserve"> PAGEREF _Toc173416275 \h </w:instrText>
      </w:r>
      <w:r>
        <w:fldChar w:fldCharType="separate"/>
      </w:r>
      <w:r w:rsidR="00C14D18">
        <w:t>16</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t>3</w:t>
      </w:r>
      <w:r>
        <w:rPr>
          <w:rFonts w:asciiTheme="minorHAnsi" w:eastAsiaTheme="minorEastAsia" w:hAnsiTheme="minorHAnsi" w:cstheme="minorBidi"/>
          <w:kern w:val="2"/>
          <w:sz w:val="24"/>
          <w:szCs w:val="24"/>
          <w14:ligatures w14:val="standardContextual"/>
        </w:rPr>
        <w:tab/>
      </w:r>
      <w:r>
        <w:t>Time Varying Objects</w:t>
      </w:r>
      <w:r>
        <w:tab/>
      </w:r>
      <w:r>
        <w:fldChar w:fldCharType="begin"/>
      </w:r>
      <w:r>
        <w:instrText xml:space="preserve"> PAGEREF _Toc173416276 \h </w:instrText>
      </w:r>
      <w:r>
        <w:fldChar w:fldCharType="separate"/>
      </w:r>
      <w:r w:rsidR="00C14D18">
        <w:t>17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Magnetic data</w:t>
      </w:r>
      <w:r>
        <w:tab/>
      </w:r>
      <w:r>
        <w:fldChar w:fldCharType="begin"/>
      </w:r>
      <w:r>
        <w:instrText xml:space="preserve"> PAGEREF _Toc173416277 \h </w:instrText>
      </w:r>
      <w:r>
        <w:fldChar w:fldCharType="separate"/>
      </w:r>
      <w:r w:rsidR="00C14D18">
        <w:t>17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3.1.1</w:t>
      </w:r>
      <w:r>
        <w:rPr>
          <w:rFonts w:asciiTheme="minorHAnsi" w:eastAsiaTheme="minorEastAsia" w:hAnsiTheme="minorHAnsi" w:cstheme="minorBidi"/>
          <w:kern w:val="2"/>
          <w:sz w:val="24"/>
          <w:szCs w:val="24"/>
          <w14:ligatures w14:val="standardContextual"/>
        </w:rPr>
        <w:tab/>
      </w:r>
      <w:r>
        <w:t>Magnetic variation</w:t>
      </w:r>
      <w:r>
        <w:tab/>
      </w:r>
      <w:r>
        <w:fldChar w:fldCharType="begin"/>
      </w:r>
      <w:r>
        <w:instrText xml:space="preserve"> PAGEREF _Toc173416278 \h </w:instrText>
      </w:r>
      <w:r>
        <w:fldChar w:fldCharType="separate"/>
      </w:r>
      <w:r w:rsidR="00C14D18">
        <w:t>17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3.1.2</w:t>
      </w:r>
      <w:r>
        <w:rPr>
          <w:rFonts w:asciiTheme="minorHAnsi" w:eastAsiaTheme="minorEastAsia" w:hAnsiTheme="minorHAnsi" w:cstheme="minorBidi"/>
          <w:kern w:val="2"/>
          <w:sz w:val="24"/>
          <w:szCs w:val="24"/>
          <w14:ligatures w14:val="standardContextual"/>
        </w:rPr>
        <w:tab/>
      </w:r>
      <w:r>
        <w:t>Abnormal magnetic variation</w:t>
      </w:r>
      <w:r>
        <w:tab/>
      </w:r>
      <w:r>
        <w:fldChar w:fldCharType="begin"/>
      </w:r>
      <w:r>
        <w:instrText xml:space="preserve"> PAGEREF _Toc173416279 \h </w:instrText>
      </w:r>
      <w:r>
        <w:fldChar w:fldCharType="separate"/>
      </w:r>
      <w:r w:rsidR="00C14D18">
        <w:t>17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Tidal data</w:t>
      </w:r>
      <w:r>
        <w:tab/>
      </w:r>
      <w:r>
        <w:fldChar w:fldCharType="begin"/>
      </w:r>
      <w:r>
        <w:instrText xml:space="preserve"> PAGEREF _Toc173416280 \h </w:instrText>
      </w:r>
      <w:r>
        <w:fldChar w:fldCharType="separate"/>
      </w:r>
      <w:r w:rsidR="00C14D18">
        <w:t>17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3.3</w:t>
      </w:r>
      <w:r>
        <w:rPr>
          <w:rFonts w:asciiTheme="minorHAnsi" w:eastAsiaTheme="minorEastAsia" w:hAnsiTheme="minorHAnsi" w:cstheme="minorBidi"/>
          <w:kern w:val="2"/>
          <w:sz w:val="24"/>
          <w:szCs w:val="24"/>
          <w14:ligatures w14:val="standardContextual"/>
        </w:rPr>
        <w:tab/>
      </w:r>
      <w:r w:rsidRPr="0005474E">
        <w:rPr>
          <w:bCs/>
        </w:rPr>
        <w:t>Tidal stream data</w:t>
      </w:r>
      <w:r>
        <w:tab/>
      </w:r>
      <w:r>
        <w:fldChar w:fldCharType="begin"/>
      </w:r>
      <w:r>
        <w:instrText xml:space="preserve"> PAGEREF _Toc173416281 \h </w:instrText>
      </w:r>
      <w:r>
        <w:fldChar w:fldCharType="separate"/>
      </w:r>
      <w:r w:rsidR="00C14D18">
        <w:t>17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Tidal stream (flood/ebb)</w:t>
      </w:r>
      <w:r>
        <w:tab/>
      </w:r>
      <w:r>
        <w:fldChar w:fldCharType="begin"/>
      </w:r>
      <w:r>
        <w:instrText xml:space="preserve"> PAGEREF _Toc173416282 \h </w:instrText>
      </w:r>
      <w:r>
        <w:fldChar w:fldCharType="separate"/>
      </w:r>
      <w:r w:rsidR="00C14D18">
        <w:t>17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Tidal stream time series</w:t>
      </w:r>
      <w:r>
        <w:tab/>
      </w:r>
      <w:r>
        <w:fldChar w:fldCharType="begin"/>
      </w:r>
      <w:r>
        <w:instrText xml:space="preserve"> PAGEREF _Toc173416283 \h </w:instrText>
      </w:r>
      <w:r>
        <w:fldChar w:fldCharType="separate"/>
      </w:r>
      <w:r w:rsidR="00C14D18">
        <w:t>18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Prediction by harmonic methods</w:t>
      </w:r>
      <w:r>
        <w:tab/>
      </w:r>
      <w:r>
        <w:fldChar w:fldCharType="begin"/>
      </w:r>
      <w:r>
        <w:instrText xml:space="preserve"> PAGEREF _Toc173416284 \h </w:instrText>
      </w:r>
      <w:r>
        <w:fldChar w:fldCharType="separate"/>
      </w:r>
      <w:r w:rsidR="00C14D18">
        <w:t>18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Prediction by non-harmonic methods</w:t>
      </w:r>
      <w:r>
        <w:tab/>
      </w:r>
      <w:r>
        <w:fldChar w:fldCharType="begin"/>
      </w:r>
      <w:r>
        <w:instrText xml:space="preserve"> PAGEREF _Toc173416285 \h </w:instrText>
      </w:r>
      <w:r>
        <w:fldChar w:fldCharType="separate"/>
      </w:r>
      <w:r w:rsidR="00C14D18">
        <w:t>18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t>Tidal stream panels</w:t>
      </w:r>
      <w:r>
        <w:tab/>
      </w:r>
      <w:r>
        <w:fldChar w:fldCharType="begin"/>
      </w:r>
      <w:r>
        <w:instrText xml:space="preserve"> PAGEREF _Toc173416286 \h </w:instrText>
      </w:r>
      <w:r>
        <w:fldChar w:fldCharType="separate"/>
      </w:r>
      <w:r w:rsidR="00C14D18">
        <w:t>18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3.4</w:t>
      </w:r>
      <w:r>
        <w:rPr>
          <w:rFonts w:asciiTheme="minorHAnsi" w:eastAsiaTheme="minorEastAsia" w:hAnsiTheme="minorHAnsi" w:cstheme="minorBidi"/>
          <w:kern w:val="2"/>
          <w:sz w:val="24"/>
          <w:szCs w:val="24"/>
          <w14:ligatures w14:val="standardContextual"/>
        </w:rPr>
        <w:tab/>
      </w:r>
      <w:r>
        <w:t>Current data</w:t>
      </w:r>
      <w:r>
        <w:tab/>
      </w:r>
      <w:r>
        <w:fldChar w:fldCharType="begin"/>
      </w:r>
      <w:r>
        <w:instrText xml:space="preserve"> PAGEREF _Toc173416287 \h </w:instrText>
      </w:r>
      <w:r>
        <w:fldChar w:fldCharType="separate"/>
      </w:r>
      <w:r w:rsidR="00C14D18">
        <w:t>18</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4</w:t>
      </w:r>
      <w:r>
        <w:rPr>
          <w:rFonts w:asciiTheme="minorHAnsi" w:eastAsiaTheme="minorEastAsia" w:hAnsiTheme="minorHAnsi" w:cstheme="minorBidi"/>
          <w:kern w:val="2"/>
          <w:sz w:val="24"/>
          <w:szCs w:val="24"/>
          <w14:ligatures w14:val="standardContextual"/>
        </w:rPr>
        <w:tab/>
      </w:r>
      <w:r w:rsidRPr="0005474E">
        <w:rPr>
          <w:bCs/>
        </w:rPr>
        <w:t>Topography</w:t>
      </w:r>
      <w:r>
        <w:tab/>
      </w:r>
      <w:r>
        <w:fldChar w:fldCharType="begin"/>
      </w:r>
      <w:r>
        <w:instrText xml:space="preserve"> PAGEREF _Toc173416288 \h </w:instrText>
      </w:r>
      <w:r>
        <w:fldChar w:fldCharType="separate"/>
      </w:r>
      <w:r w:rsidR="00C14D18">
        <w:t>19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Land area</w:t>
      </w:r>
      <w:r>
        <w:tab/>
      </w:r>
      <w:r>
        <w:fldChar w:fldCharType="begin"/>
      </w:r>
      <w:r>
        <w:instrText xml:space="preserve"> PAGEREF _Toc173416289 \h </w:instrText>
      </w:r>
      <w:r>
        <w:fldChar w:fldCharType="separate"/>
      </w:r>
      <w:r w:rsidR="00C14D18">
        <w:t>19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Vertical measurements</w:t>
      </w:r>
      <w:r>
        <w:tab/>
      </w:r>
      <w:r>
        <w:fldChar w:fldCharType="begin"/>
      </w:r>
      <w:r>
        <w:instrText xml:space="preserve"> PAGEREF _Toc173416290 \h </w:instrText>
      </w:r>
      <w:r>
        <w:fldChar w:fldCharType="separate"/>
      </w:r>
      <w:r w:rsidR="00C14D18">
        <w:t>19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4.2.1</w:t>
      </w:r>
      <w:r>
        <w:rPr>
          <w:rFonts w:asciiTheme="minorHAnsi" w:eastAsiaTheme="minorEastAsia" w:hAnsiTheme="minorHAnsi" w:cstheme="minorBidi"/>
          <w:kern w:val="2"/>
          <w:sz w:val="24"/>
          <w:szCs w:val="24"/>
          <w14:ligatures w14:val="standardContextual"/>
        </w:rPr>
        <w:tab/>
      </w:r>
      <w:r>
        <w:t>Vertical datum</w:t>
      </w:r>
      <w:r>
        <w:tab/>
      </w:r>
      <w:r>
        <w:fldChar w:fldCharType="begin"/>
      </w:r>
      <w:r>
        <w:instrText xml:space="preserve"> PAGEREF _Toc173416291 \h </w:instrText>
      </w:r>
      <w:r>
        <w:fldChar w:fldCharType="separate"/>
      </w:r>
      <w:r w:rsidR="00C14D18">
        <w:t>19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4.2.2</w:t>
      </w:r>
      <w:r>
        <w:rPr>
          <w:rFonts w:asciiTheme="minorHAnsi" w:eastAsiaTheme="minorEastAsia" w:hAnsiTheme="minorHAnsi" w:cstheme="minorBidi"/>
          <w:kern w:val="2"/>
          <w:sz w:val="24"/>
          <w:szCs w:val="24"/>
          <w14:ligatures w14:val="standardContextual"/>
        </w:rPr>
        <w:tab/>
      </w:r>
      <w:r>
        <w:t>Heights and elevations</w:t>
      </w:r>
      <w:r>
        <w:tab/>
      </w:r>
      <w:r>
        <w:fldChar w:fldCharType="begin"/>
      </w:r>
      <w:r>
        <w:instrText xml:space="preserve"> PAGEREF _Toc173416292 \h </w:instrText>
      </w:r>
      <w:r>
        <w:fldChar w:fldCharType="separate"/>
      </w:r>
      <w:r w:rsidR="00C14D18">
        <w:t>19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4.3</w:t>
      </w:r>
      <w:r>
        <w:rPr>
          <w:rFonts w:asciiTheme="minorHAnsi" w:eastAsiaTheme="minorEastAsia" w:hAnsiTheme="minorHAnsi" w:cstheme="minorBidi"/>
          <w:kern w:val="2"/>
          <w:sz w:val="24"/>
          <w:szCs w:val="24"/>
          <w14:ligatures w14:val="standardContextual"/>
        </w:rPr>
        <w:tab/>
      </w:r>
      <w:r>
        <w:t>Control points</w:t>
      </w:r>
      <w:r>
        <w:tab/>
      </w:r>
      <w:r>
        <w:fldChar w:fldCharType="begin"/>
      </w:r>
      <w:r>
        <w:instrText xml:space="preserve"> PAGEREF _Toc173416293 \h </w:instrText>
      </w:r>
      <w:r>
        <w:fldChar w:fldCharType="separate"/>
      </w:r>
      <w:r w:rsidR="00C14D18">
        <w:t>19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4.4</w:t>
      </w:r>
      <w:r>
        <w:rPr>
          <w:rFonts w:asciiTheme="minorHAnsi" w:eastAsiaTheme="minorEastAsia" w:hAnsiTheme="minorHAnsi" w:cstheme="minorBidi"/>
          <w:kern w:val="2"/>
          <w:sz w:val="24"/>
          <w:szCs w:val="24"/>
          <w14:ligatures w14:val="standardContextual"/>
        </w:rPr>
        <w:tab/>
      </w:r>
      <w:r>
        <w:t>Distance marks</w:t>
      </w:r>
      <w:r>
        <w:tab/>
      </w:r>
      <w:r>
        <w:fldChar w:fldCharType="begin"/>
      </w:r>
      <w:r>
        <w:instrText xml:space="preserve"> PAGEREF _Toc173416294 \h </w:instrText>
      </w:r>
      <w:r>
        <w:fldChar w:fldCharType="separate"/>
      </w:r>
      <w:r w:rsidR="00C14D18">
        <w:t>20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4.5</w:t>
      </w:r>
      <w:r>
        <w:rPr>
          <w:rFonts w:asciiTheme="minorHAnsi" w:eastAsiaTheme="minorEastAsia" w:hAnsiTheme="minorHAnsi" w:cstheme="minorBidi"/>
          <w:kern w:val="2"/>
          <w:sz w:val="24"/>
          <w:szCs w:val="24"/>
          <w14:ligatures w14:val="standardContextual"/>
        </w:rPr>
        <w:tab/>
      </w:r>
      <w:r>
        <w:t>Coastline</w:t>
      </w:r>
      <w:r>
        <w:tab/>
      </w:r>
      <w:r>
        <w:fldChar w:fldCharType="begin"/>
      </w:r>
      <w:r>
        <w:instrText xml:space="preserve"> PAGEREF _Toc173416295 \h </w:instrText>
      </w:r>
      <w:r>
        <w:fldChar w:fldCharType="separate"/>
      </w:r>
      <w:r w:rsidR="00C14D18">
        <w:t>20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4.5.1</w:t>
      </w:r>
      <w:r>
        <w:rPr>
          <w:rFonts w:asciiTheme="minorHAnsi" w:eastAsiaTheme="minorEastAsia" w:hAnsiTheme="minorHAnsi" w:cstheme="minorBidi"/>
          <w:kern w:val="2"/>
          <w:sz w:val="24"/>
          <w:szCs w:val="24"/>
          <w14:ligatures w14:val="standardContextual"/>
        </w:rPr>
        <w:tab/>
      </w:r>
      <w:r>
        <w:t>Natural coastline</w:t>
      </w:r>
      <w:r>
        <w:tab/>
      </w:r>
      <w:r>
        <w:fldChar w:fldCharType="begin"/>
      </w:r>
      <w:r>
        <w:instrText xml:space="preserve"> PAGEREF _Toc173416296 \h </w:instrText>
      </w:r>
      <w:r>
        <w:fldChar w:fldCharType="separate"/>
      </w:r>
      <w:r w:rsidR="00C14D18">
        <w:t>20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4.5.2</w:t>
      </w:r>
      <w:r>
        <w:rPr>
          <w:rFonts w:asciiTheme="minorHAnsi" w:eastAsiaTheme="minorEastAsia" w:hAnsiTheme="minorHAnsi" w:cstheme="minorBidi"/>
          <w:kern w:val="2"/>
          <w:sz w:val="24"/>
          <w:szCs w:val="24"/>
          <w14:ligatures w14:val="standardContextual"/>
        </w:rPr>
        <w:tab/>
      </w:r>
      <w:r>
        <w:t>Artificial coastline</w:t>
      </w:r>
      <w:r>
        <w:tab/>
      </w:r>
      <w:r>
        <w:fldChar w:fldCharType="begin"/>
      </w:r>
      <w:r>
        <w:instrText xml:space="preserve"> PAGEREF _Toc173416297 \h </w:instrText>
      </w:r>
      <w:r>
        <w:fldChar w:fldCharType="separate"/>
      </w:r>
      <w:r w:rsidR="00C14D18">
        <w:t>20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4.6</w:t>
      </w:r>
      <w:r>
        <w:rPr>
          <w:rFonts w:asciiTheme="minorHAnsi" w:eastAsiaTheme="minorEastAsia" w:hAnsiTheme="minorHAnsi" w:cstheme="minorBidi"/>
          <w:kern w:val="2"/>
          <w:sz w:val="24"/>
          <w:szCs w:val="24"/>
          <w14:ligatures w14:val="standardContextual"/>
        </w:rPr>
        <w:tab/>
      </w:r>
      <w:r>
        <w:t>Harbour installations</w:t>
      </w:r>
      <w:r>
        <w:tab/>
      </w:r>
      <w:r>
        <w:fldChar w:fldCharType="begin"/>
      </w:r>
      <w:r>
        <w:instrText xml:space="preserve"> PAGEREF _Toc173416298 \h </w:instrText>
      </w:r>
      <w:r>
        <w:fldChar w:fldCharType="separate"/>
      </w:r>
      <w:r w:rsidR="00C14D18">
        <w:t>21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4.6.1</w:t>
      </w:r>
      <w:r>
        <w:rPr>
          <w:rFonts w:asciiTheme="minorHAnsi" w:eastAsiaTheme="minorEastAsia" w:hAnsiTheme="minorHAnsi" w:cstheme="minorBidi"/>
          <w:kern w:val="2"/>
          <w:sz w:val="24"/>
          <w:szCs w:val="24"/>
          <w14:ligatures w14:val="standardContextual"/>
        </w:rPr>
        <w:tab/>
      </w:r>
      <w:r>
        <w:t>Harbour facilities</w:t>
      </w:r>
      <w:r>
        <w:tab/>
      </w:r>
      <w:r>
        <w:fldChar w:fldCharType="begin"/>
      </w:r>
      <w:r>
        <w:instrText xml:space="preserve"> PAGEREF _Toc173416299 \h </w:instrText>
      </w:r>
      <w:r>
        <w:fldChar w:fldCharType="separate"/>
      </w:r>
      <w:r w:rsidR="00C14D18">
        <w:t>21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4.6.2</w:t>
      </w:r>
      <w:r>
        <w:rPr>
          <w:rFonts w:asciiTheme="minorHAnsi" w:eastAsiaTheme="minorEastAsia" w:hAnsiTheme="minorHAnsi" w:cstheme="minorBidi"/>
          <w:kern w:val="2"/>
          <w:sz w:val="24"/>
          <w:szCs w:val="24"/>
          <w14:ligatures w14:val="standardContextual"/>
        </w:rPr>
        <w:tab/>
      </w:r>
      <w:r>
        <w:t>Berths</w:t>
      </w:r>
      <w:r>
        <w:tab/>
      </w:r>
      <w:r>
        <w:fldChar w:fldCharType="begin"/>
      </w:r>
      <w:r>
        <w:instrText xml:space="preserve"> PAGEREF _Toc173416300 \h </w:instrText>
      </w:r>
      <w:r>
        <w:fldChar w:fldCharType="separate"/>
      </w:r>
      <w:r w:rsidR="00C14D18">
        <w:t>22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4.6.3</w:t>
      </w:r>
      <w:r>
        <w:rPr>
          <w:rFonts w:asciiTheme="minorHAnsi" w:eastAsiaTheme="minorEastAsia" w:hAnsiTheme="minorHAnsi" w:cstheme="minorBidi"/>
          <w:kern w:val="2"/>
          <w:sz w:val="24"/>
          <w:szCs w:val="24"/>
          <w14:ligatures w14:val="standardContextual"/>
        </w:rPr>
        <w:tab/>
      </w:r>
      <w:r>
        <w:t>Harbour offices</w:t>
      </w:r>
      <w:r>
        <w:tab/>
      </w:r>
      <w:r>
        <w:fldChar w:fldCharType="begin"/>
      </w:r>
      <w:r>
        <w:instrText xml:space="preserve"> PAGEREF _Toc173416301 \h </w:instrText>
      </w:r>
      <w:r>
        <w:fldChar w:fldCharType="separate"/>
      </w:r>
      <w:r w:rsidR="00C14D18">
        <w:t>22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4.6.4</w:t>
      </w:r>
      <w:r>
        <w:rPr>
          <w:rFonts w:asciiTheme="minorHAnsi" w:eastAsiaTheme="minorEastAsia" w:hAnsiTheme="minorHAnsi" w:cstheme="minorBidi"/>
          <w:kern w:val="2"/>
          <w:sz w:val="24"/>
          <w:szCs w:val="24"/>
          <w14:ligatures w14:val="standardContextual"/>
        </w:rPr>
        <w:tab/>
      </w:r>
      <w:r>
        <w:t>Checkpoints</w:t>
      </w:r>
      <w:r>
        <w:tab/>
      </w:r>
      <w:r>
        <w:fldChar w:fldCharType="begin"/>
      </w:r>
      <w:r>
        <w:instrText xml:space="preserve"> PAGEREF _Toc173416302 \h </w:instrText>
      </w:r>
      <w:r>
        <w:fldChar w:fldCharType="separate"/>
      </w:r>
      <w:r w:rsidR="00C14D18">
        <w:t>22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4.6.5</w:t>
      </w:r>
      <w:r>
        <w:rPr>
          <w:rFonts w:asciiTheme="minorHAnsi" w:eastAsiaTheme="minorEastAsia" w:hAnsiTheme="minorHAnsi" w:cstheme="minorBidi"/>
          <w:kern w:val="2"/>
          <w:sz w:val="24"/>
          <w:szCs w:val="24"/>
          <w14:ligatures w14:val="standardContextual"/>
        </w:rPr>
        <w:tab/>
      </w:r>
      <w:r>
        <w:t>Small craft facilities</w:t>
      </w:r>
      <w:r>
        <w:tab/>
      </w:r>
      <w:r>
        <w:fldChar w:fldCharType="begin"/>
      </w:r>
      <w:r>
        <w:instrText xml:space="preserve"> PAGEREF _Toc173416303 \h </w:instrText>
      </w:r>
      <w:r>
        <w:fldChar w:fldCharType="separate"/>
      </w:r>
      <w:r w:rsidR="00C14D18">
        <w:t>22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4.6.6</w:t>
      </w:r>
      <w:r>
        <w:rPr>
          <w:rFonts w:asciiTheme="minorHAnsi" w:eastAsiaTheme="minorEastAsia" w:hAnsiTheme="minorHAnsi" w:cstheme="minorBidi"/>
          <w:kern w:val="2"/>
          <w:sz w:val="24"/>
          <w:szCs w:val="24"/>
          <w14:ligatures w14:val="standardContextual"/>
        </w:rPr>
        <w:tab/>
      </w:r>
      <w:r>
        <w:t>Docks</w:t>
      </w:r>
      <w:r>
        <w:tab/>
      </w:r>
      <w:r>
        <w:fldChar w:fldCharType="begin"/>
      </w:r>
      <w:r>
        <w:instrText xml:space="preserve"> PAGEREF _Toc173416304 \h </w:instrText>
      </w:r>
      <w:r>
        <w:fldChar w:fldCharType="separate"/>
      </w:r>
      <w:r w:rsidR="00C14D18">
        <w:t>23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4.6.6.1</w:t>
      </w:r>
      <w:r>
        <w:rPr>
          <w:rFonts w:asciiTheme="minorHAnsi" w:eastAsiaTheme="minorEastAsia" w:hAnsiTheme="minorHAnsi" w:cstheme="minorBidi"/>
          <w:kern w:val="2"/>
          <w:sz w:val="24"/>
          <w:szCs w:val="24"/>
          <w14:ligatures w14:val="standardContextual"/>
        </w:rPr>
        <w:tab/>
      </w:r>
      <w:r>
        <w:t>Dry docks</w:t>
      </w:r>
      <w:r>
        <w:tab/>
      </w:r>
      <w:r>
        <w:fldChar w:fldCharType="begin"/>
      </w:r>
      <w:r>
        <w:instrText xml:space="preserve"> PAGEREF _Toc173416305 \h </w:instrText>
      </w:r>
      <w:r>
        <w:fldChar w:fldCharType="separate"/>
      </w:r>
      <w:r w:rsidR="00C14D18">
        <w:t>23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4.6.6.2</w:t>
      </w:r>
      <w:r>
        <w:rPr>
          <w:rFonts w:asciiTheme="minorHAnsi" w:eastAsiaTheme="minorEastAsia" w:hAnsiTheme="minorHAnsi" w:cstheme="minorBidi"/>
          <w:kern w:val="2"/>
          <w:sz w:val="24"/>
          <w:szCs w:val="24"/>
          <w14:ligatures w14:val="standardContextual"/>
        </w:rPr>
        <w:tab/>
      </w:r>
      <w:r>
        <w:t>Floating docks</w:t>
      </w:r>
      <w:r>
        <w:tab/>
      </w:r>
      <w:r>
        <w:fldChar w:fldCharType="begin"/>
      </w:r>
      <w:r>
        <w:instrText xml:space="preserve"> PAGEREF _Toc173416306 \h </w:instrText>
      </w:r>
      <w:r>
        <w:fldChar w:fldCharType="separate"/>
      </w:r>
      <w:r w:rsidR="00C14D18">
        <w:t>23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4.6.6.3</w:t>
      </w:r>
      <w:r>
        <w:rPr>
          <w:rFonts w:asciiTheme="minorHAnsi" w:eastAsiaTheme="minorEastAsia" w:hAnsiTheme="minorHAnsi" w:cstheme="minorBidi"/>
          <w:kern w:val="2"/>
          <w:sz w:val="24"/>
          <w:szCs w:val="24"/>
          <w14:ligatures w14:val="standardContextual"/>
        </w:rPr>
        <w:tab/>
      </w:r>
      <w:r>
        <w:t>Tidal and non-tidal basins</w:t>
      </w:r>
      <w:r>
        <w:tab/>
      </w:r>
      <w:r>
        <w:fldChar w:fldCharType="begin"/>
      </w:r>
      <w:r>
        <w:instrText xml:space="preserve"> PAGEREF _Toc173416307 \h </w:instrText>
      </w:r>
      <w:r>
        <w:fldChar w:fldCharType="separate"/>
      </w:r>
      <w:r w:rsidR="00C14D18">
        <w:t>24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4.6.6.4</w:t>
      </w:r>
      <w:r>
        <w:rPr>
          <w:rFonts w:asciiTheme="minorHAnsi" w:eastAsiaTheme="minorEastAsia" w:hAnsiTheme="minorHAnsi" w:cstheme="minorBidi"/>
          <w:kern w:val="2"/>
          <w:sz w:val="24"/>
          <w:szCs w:val="24"/>
          <w14:ligatures w14:val="standardContextual"/>
        </w:rPr>
        <w:tab/>
      </w:r>
      <w:r w:rsidRPr="0005474E">
        <w:rPr>
          <w:bCs/>
        </w:rPr>
        <w:t>Gates</w:t>
      </w:r>
      <w:r>
        <w:tab/>
      </w:r>
      <w:r>
        <w:fldChar w:fldCharType="begin"/>
      </w:r>
      <w:r>
        <w:instrText xml:space="preserve"> PAGEREF _Toc173416308 \h </w:instrText>
      </w:r>
      <w:r>
        <w:fldChar w:fldCharType="separate"/>
      </w:r>
      <w:r w:rsidR="00C14D18">
        <w:t>24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4.6.6.5</w:t>
      </w:r>
      <w:r>
        <w:rPr>
          <w:rFonts w:asciiTheme="minorHAnsi" w:eastAsiaTheme="minorEastAsia" w:hAnsiTheme="minorHAnsi" w:cstheme="minorBidi"/>
          <w:kern w:val="2"/>
          <w:sz w:val="24"/>
          <w:szCs w:val="24"/>
          <w14:ligatures w14:val="standardContextual"/>
        </w:rPr>
        <w:tab/>
      </w:r>
      <w:r w:rsidRPr="0005474E">
        <w:rPr>
          <w:bCs/>
        </w:rPr>
        <w:t>Locks</w:t>
      </w:r>
      <w:r>
        <w:tab/>
      </w:r>
      <w:r>
        <w:fldChar w:fldCharType="begin"/>
      </w:r>
      <w:r>
        <w:instrText xml:space="preserve"> PAGEREF _Toc173416309 \h </w:instrText>
      </w:r>
      <w:r>
        <w:fldChar w:fldCharType="separate"/>
      </w:r>
      <w:r w:rsidR="00C14D18">
        <w:t>24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4.6.6.6</w:t>
      </w:r>
      <w:r>
        <w:rPr>
          <w:rFonts w:asciiTheme="minorHAnsi" w:eastAsiaTheme="minorEastAsia" w:hAnsiTheme="minorHAnsi" w:cstheme="minorBidi"/>
          <w:kern w:val="2"/>
          <w:sz w:val="24"/>
          <w:szCs w:val="24"/>
          <w14:ligatures w14:val="standardContextual"/>
        </w:rPr>
        <w:tab/>
      </w:r>
      <w:r>
        <w:t>Gridirons</w:t>
      </w:r>
      <w:r>
        <w:tab/>
      </w:r>
      <w:r>
        <w:fldChar w:fldCharType="begin"/>
      </w:r>
      <w:r>
        <w:instrText xml:space="preserve"> PAGEREF _Toc173416310 \h </w:instrText>
      </w:r>
      <w:r>
        <w:fldChar w:fldCharType="separate"/>
      </w:r>
      <w:r w:rsidR="00C14D18">
        <w:t>24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4.6.7</w:t>
      </w:r>
      <w:r>
        <w:rPr>
          <w:rFonts w:asciiTheme="minorHAnsi" w:eastAsiaTheme="minorEastAsia" w:hAnsiTheme="minorHAnsi" w:cstheme="minorBidi"/>
          <w:kern w:val="2"/>
          <w:sz w:val="24"/>
          <w:szCs w:val="24"/>
          <w14:ligatures w14:val="standardContextual"/>
        </w:rPr>
        <w:tab/>
      </w:r>
      <w:r>
        <w:t>Mooring / warping facilities and pontoons</w:t>
      </w:r>
      <w:r>
        <w:tab/>
      </w:r>
      <w:r>
        <w:fldChar w:fldCharType="begin"/>
      </w:r>
      <w:r>
        <w:instrText xml:space="preserve"> PAGEREF _Toc173416311 \h </w:instrText>
      </w:r>
      <w:r>
        <w:fldChar w:fldCharType="separate"/>
      </w:r>
      <w:r w:rsidR="00C14D18">
        <w:t>25</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4.6.7.1</w:t>
      </w:r>
      <w:r>
        <w:rPr>
          <w:rFonts w:asciiTheme="minorHAnsi" w:eastAsiaTheme="minorEastAsia" w:hAnsiTheme="minorHAnsi" w:cstheme="minorBidi"/>
          <w:kern w:val="2"/>
          <w:sz w:val="24"/>
          <w:szCs w:val="24"/>
          <w14:ligatures w14:val="standardContextual"/>
        </w:rPr>
        <w:tab/>
      </w:r>
      <w:r>
        <w:t>Mooring / warping facilities</w:t>
      </w:r>
      <w:r>
        <w:tab/>
      </w:r>
      <w:r>
        <w:fldChar w:fldCharType="begin"/>
      </w:r>
      <w:r>
        <w:instrText xml:space="preserve"> PAGEREF _Toc173416312 \h </w:instrText>
      </w:r>
      <w:r>
        <w:fldChar w:fldCharType="separate"/>
      </w:r>
      <w:r w:rsidR="00C14D18">
        <w:t>25</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4.6.7.2</w:t>
      </w:r>
      <w:r>
        <w:rPr>
          <w:rFonts w:asciiTheme="minorHAnsi" w:eastAsiaTheme="minorEastAsia" w:hAnsiTheme="minorHAnsi" w:cstheme="minorBidi"/>
          <w:kern w:val="2"/>
          <w:sz w:val="24"/>
          <w:szCs w:val="24"/>
          <w14:ligatures w14:val="standardContextual"/>
        </w:rPr>
        <w:tab/>
      </w:r>
      <w:r>
        <w:t>Piles</w:t>
      </w:r>
      <w:r>
        <w:tab/>
      </w:r>
      <w:r>
        <w:fldChar w:fldCharType="begin"/>
      </w:r>
      <w:r>
        <w:instrText xml:space="preserve"> PAGEREF _Toc173416313 \h </w:instrText>
      </w:r>
      <w:r>
        <w:fldChar w:fldCharType="separate"/>
      </w:r>
      <w:r w:rsidR="00C14D18">
        <w:t>26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4.6.7.3</w:t>
      </w:r>
      <w:r>
        <w:rPr>
          <w:rFonts w:asciiTheme="minorHAnsi" w:eastAsiaTheme="minorEastAsia" w:hAnsiTheme="minorHAnsi" w:cstheme="minorBidi"/>
          <w:kern w:val="2"/>
          <w:sz w:val="24"/>
          <w:szCs w:val="24"/>
          <w14:ligatures w14:val="standardContextual"/>
        </w:rPr>
        <w:tab/>
      </w:r>
      <w:r>
        <w:t>Pontoons</w:t>
      </w:r>
      <w:r>
        <w:tab/>
      </w:r>
      <w:r>
        <w:fldChar w:fldCharType="begin"/>
      </w:r>
      <w:r>
        <w:instrText xml:space="preserve"> PAGEREF _Toc173416314 \h </w:instrText>
      </w:r>
      <w:r>
        <w:fldChar w:fldCharType="separate"/>
      </w:r>
      <w:r w:rsidR="00C14D18">
        <w:t>26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4.6.8</w:t>
      </w:r>
      <w:r>
        <w:rPr>
          <w:rFonts w:asciiTheme="minorHAnsi" w:eastAsiaTheme="minorEastAsia" w:hAnsiTheme="minorHAnsi" w:cstheme="minorBidi"/>
          <w:kern w:val="2"/>
          <w:sz w:val="24"/>
          <w:szCs w:val="24"/>
          <w14:ligatures w14:val="standardContextual"/>
        </w:rPr>
        <w:tab/>
      </w:r>
      <w:r>
        <w:t>Hulks</w:t>
      </w:r>
      <w:r>
        <w:tab/>
      </w:r>
      <w:r>
        <w:fldChar w:fldCharType="begin"/>
      </w:r>
      <w:r>
        <w:instrText xml:space="preserve"> PAGEREF _Toc173416315 \h </w:instrText>
      </w:r>
      <w:r>
        <w:fldChar w:fldCharType="separate"/>
      </w:r>
      <w:r w:rsidR="00C14D18">
        <w:t>26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4.6.9</w:t>
      </w:r>
      <w:r>
        <w:rPr>
          <w:rFonts w:asciiTheme="minorHAnsi" w:eastAsiaTheme="minorEastAsia" w:hAnsiTheme="minorHAnsi" w:cstheme="minorBidi"/>
          <w:kern w:val="2"/>
          <w:sz w:val="24"/>
          <w:szCs w:val="24"/>
          <w14:ligatures w14:val="standardContextual"/>
        </w:rPr>
        <w:tab/>
      </w:r>
      <w:r>
        <w:t>Dockside buildings and structures</w:t>
      </w:r>
      <w:r>
        <w:tab/>
      </w:r>
      <w:r>
        <w:fldChar w:fldCharType="begin"/>
      </w:r>
      <w:r>
        <w:instrText xml:space="preserve"> PAGEREF _Toc173416316 \h </w:instrText>
      </w:r>
      <w:r>
        <w:fldChar w:fldCharType="separate"/>
      </w:r>
      <w:r w:rsidR="00C14D18">
        <w:t>26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4.6.9.1</w:t>
      </w:r>
      <w:r>
        <w:rPr>
          <w:rFonts w:asciiTheme="minorHAnsi" w:eastAsiaTheme="minorEastAsia" w:hAnsiTheme="minorHAnsi" w:cstheme="minorBidi"/>
          <w:kern w:val="2"/>
          <w:sz w:val="24"/>
          <w:szCs w:val="24"/>
          <w14:ligatures w14:val="standardContextual"/>
        </w:rPr>
        <w:tab/>
      </w:r>
      <w:r>
        <w:t>Transit sheds and warehouses</w:t>
      </w:r>
      <w:r>
        <w:tab/>
      </w:r>
      <w:r>
        <w:fldChar w:fldCharType="begin"/>
      </w:r>
      <w:r>
        <w:instrText xml:space="preserve"> PAGEREF _Toc173416317 \h </w:instrText>
      </w:r>
      <w:r>
        <w:fldChar w:fldCharType="separate"/>
      </w:r>
      <w:r w:rsidR="00C14D18">
        <w:t>26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4.6.9.2</w:t>
      </w:r>
      <w:r>
        <w:rPr>
          <w:rFonts w:asciiTheme="minorHAnsi" w:eastAsiaTheme="minorEastAsia" w:hAnsiTheme="minorHAnsi" w:cstheme="minorBidi"/>
          <w:kern w:val="2"/>
          <w:sz w:val="24"/>
          <w:szCs w:val="24"/>
          <w14:ligatures w14:val="standardContextual"/>
        </w:rPr>
        <w:tab/>
      </w:r>
      <w:r>
        <w:t>Timber yards</w:t>
      </w:r>
      <w:r>
        <w:tab/>
      </w:r>
      <w:r>
        <w:fldChar w:fldCharType="begin"/>
      </w:r>
      <w:r>
        <w:instrText xml:space="preserve"> PAGEREF _Toc173416318 \h </w:instrText>
      </w:r>
      <w:r>
        <w:fldChar w:fldCharType="separate"/>
      </w:r>
      <w:r w:rsidR="00C14D18">
        <w:t>27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4.6.9.3</w:t>
      </w:r>
      <w:r>
        <w:rPr>
          <w:rFonts w:asciiTheme="minorHAnsi" w:eastAsiaTheme="minorEastAsia" w:hAnsiTheme="minorHAnsi" w:cstheme="minorBidi"/>
          <w:kern w:val="2"/>
          <w:sz w:val="24"/>
          <w:szCs w:val="24"/>
          <w14:ligatures w14:val="standardContextual"/>
        </w:rPr>
        <w:tab/>
      </w:r>
      <w:r>
        <w:t>Cranes</w:t>
      </w:r>
      <w:r>
        <w:tab/>
      </w:r>
      <w:r>
        <w:fldChar w:fldCharType="begin"/>
      </w:r>
      <w:r>
        <w:instrText xml:space="preserve"> PAGEREF _Toc173416319 \h </w:instrText>
      </w:r>
      <w:r>
        <w:fldChar w:fldCharType="separate"/>
      </w:r>
      <w:r w:rsidR="00C14D18">
        <w:t>27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4.6.10</w:t>
      </w:r>
      <w:r>
        <w:rPr>
          <w:rFonts w:asciiTheme="minorHAnsi" w:eastAsiaTheme="minorEastAsia" w:hAnsiTheme="minorHAnsi" w:cstheme="minorBidi"/>
          <w:kern w:val="2"/>
          <w:sz w:val="24"/>
          <w:szCs w:val="24"/>
          <w14:ligatures w14:val="standardContextual"/>
        </w:rPr>
        <w:tab/>
      </w:r>
      <w:r>
        <w:t>Works in progress and projected</w:t>
      </w:r>
      <w:r>
        <w:tab/>
      </w:r>
      <w:r>
        <w:fldChar w:fldCharType="begin"/>
      </w:r>
      <w:r>
        <w:instrText xml:space="preserve"> PAGEREF _Toc173416320 \h </w:instrText>
      </w:r>
      <w:r>
        <w:fldChar w:fldCharType="separate"/>
      </w:r>
      <w:r w:rsidR="00C14D18">
        <w:t>27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4.7</w:t>
      </w:r>
      <w:r>
        <w:rPr>
          <w:rFonts w:asciiTheme="minorHAnsi" w:eastAsiaTheme="minorEastAsia" w:hAnsiTheme="minorHAnsi" w:cstheme="minorBidi"/>
          <w:kern w:val="2"/>
          <w:sz w:val="24"/>
          <w:szCs w:val="24"/>
          <w14:ligatures w14:val="standardContextual"/>
        </w:rPr>
        <w:tab/>
      </w:r>
      <w:r>
        <w:t>Natural features</w:t>
      </w:r>
      <w:r>
        <w:tab/>
      </w:r>
      <w:r>
        <w:fldChar w:fldCharType="begin"/>
      </w:r>
      <w:r>
        <w:instrText xml:space="preserve"> PAGEREF _Toc173416321 \h </w:instrText>
      </w:r>
      <w:r>
        <w:fldChar w:fldCharType="separate"/>
      </w:r>
      <w:r w:rsidR="00C14D18">
        <w:t>27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4.7.1</w:t>
      </w:r>
      <w:r>
        <w:rPr>
          <w:rFonts w:asciiTheme="minorHAnsi" w:eastAsiaTheme="minorEastAsia" w:hAnsiTheme="minorHAnsi" w:cstheme="minorBidi"/>
          <w:kern w:val="2"/>
          <w:sz w:val="24"/>
          <w:szCs w:val="24"/>
          <w14:ligatures w14:val="standardContextual"/>
        </w:rPr>
        <w:tab/>
      </w:r>
      <w:r>
        <w:t>Natural sceneries</w:t>
      </w:r>
      <w:r>
        <w:tab/>
      </w:r>
      <w:r>
        <w:fldChar w:fldCharType="begin"/>
      </w:r>
      <w:r>
        <w:instrText xml:space="preserve"> PAGEREF _Toc173416322 \h </w:instrText>
      </w:r>
      <w:r>
        <w:fldChar w:fldCharType="separate"/>
      </w:r>
      <w:r w:rsidR="00C14D18">
        <w:t>27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4.7.2</w:t>
      </w:r>
      <w:r>
        <w:rPr>
          <w:rFonts w:asciiTheme="minorHAnsi" w:eastAsiaTheme="minorEastAsia" w:hAnsiTheme="minorHAnsi" w:cstheme="minorBidi"/>
          <w:kern w:val="2"/>
          <w:sz w:val="24"/>
          <w:szCs w:val="24"/>
          <w14:ligatures w14:val="standardContextual"/>
        </w:rPr>
        <w:tab/>
      </w:r>
      <w:r>
        <w:t>Height contours, spot heights</w:t>
      </w:r>
      <w:r>
        <w:tab/>
      </w:r>
      <w:r>
        <w:fldChar w:fldCharType="begin"/>
      </w:r>
      <w:r>
        <w:instrText xml:space="preserve"> PAGEREF _Toc173416323 \h </w:instrText>
      </w:r>
      <w:r>
        <w:fldChar w:fldCharType="separate"/>
      </w:r>
      <w:r w:rsidR="00C14D18">
        <w:t>27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4.7.3</w:t>
      </w:r>
      <w:r>
        <w:rPr>
          <w:rFonts w:asciiTheme="minorHAnsi" w:eastAsiaTheme="minorEastAsia" w:hAnsiTheme="minorHAnsi" w:cstheme="minorBidi"/>
          <w:kern w:val="2"/>
          <w:sz w:val="24"/>
          <w:szCs w:val="24"/>
          <w14:ligatures w14:val="standardContextual"/>
        </w:rPr>
        <w:tab/>
      </w:r>
      <w:r>
        <w:t>Marsh</w:t>
      </w:r>
      <w:r>
        <w:tab/>
      </w:r>
      <w:r>
        <w:fldChar w:fldCharType="begin"/>
      </w:r>
      <w:r>
        <w:instrText xml:space="preserve"> PAGEREF _Toc173416324 \h </w:instrText>
      </w:r>
      <w:r>
        <w:fldChar w:fldCharType="separate"/>
      </w:r>
      <w:r w:rsidR="00C14D18">
        <w:t>28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4.7.4</w:t>
      </w:r>
      <w:r>
        <w:rPr>
          <w:rFonts w:asciiTheme="minorHAnsi" w:eastAsiaTheme="minorEastAsia" w:hAnsiTheme="minorHAnsi" w:cstheme="minorBidi"/>
          <w:kern w:val="2"/>
          <w:sz w:val="24"/>
          <w:szCs w:val="24"/>
          <w14:ligatures w14:val="standardContextual"/>
        </w:rPr>
        <w:tab/>
      </w:r>
      <w:r>
        <w:t>Dunes, sand hills</w:t>
      </w:r>
      <w:r>
        <w:tab/>
      </w:r>
      <w:r>
        <w:fldChar w:fldCharType="begin"/>
      </w:r>
      <w:r>
        <w:instrText xml:space="preserve"> PAGEREF _Toc173416325 \h </w:instrText>
      </w:r>
      <w:r>
        <w:fldChar w:fldCharType="separate"/>
      </w:r>
      <w:r w:rsidR="00C14D18">
        <w:t>28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4.7.5</w:t>
      </w:r>
      <w:r>
        <w:rPr>
          <w:rFonts w:asciiTheme="minorHAnsi" w:eastAsiaTheme="minorEastAsia" w:hAnsiTheme="minorHAnsi" w:cstheme="minorBidi"/>
          <w:kern w:val="2"/>
          <w:sz w:val="24"/>
          <w:szCs w:val="24"/>
          <w14:ligatures w14:val="standardContextual"/>
        </w:rPr>
        <w:tab/>
      </w:r>
      <w:r>
        <w:t>Cliffs</w:t>
      </w:r>
      <w:r>
        <w:tab/>
      </w:r>
      <w:r>
        <w:fldChar w:fldCharType="begin"/>
      </w:r>
      <w:r>
        <w:instrText xml:space="preserve"> PAGEREF _Toc173416326 \h </w:instrText>
      </w:r>
      <w:r>
        <w:fldChar w:fldCharType="separate"/>
      </w:r>
      <w:r w:rsidR="00C14D18">
        <w:t>28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4.7.6</w:t>
      </w:r>
      <w:r>
        <w:rPr>
          <w:rFonts w:asciiTheme="minorHAnsi" w:eastAsiaTheme="minorEastAsia" w:hAnsiTheme="minorHAnsi" w:cstheme="minorBidi"/>
          <w:kern w:val="2"/>
          <w:sz w:val="24"/>
          <w:szCs w:val="24"/>
          <w14:ligatures w14:val="standardContextual"/>
        </w:rPr>
        <w:tab/>
      </w:r>
      <w:r>
        <w:t>Rivers</w:t>
      </w:r>
      <w:r>
        <w:tab/>
      </w:r>
      <w:r>
        <w:fldChar w:fldCharType="begin"/>
      </w:r>
      <w:r>
        <w:instrText xml:space="preserve"> PAGEREF _Toc173416327 \h </w:instrText>
      </w:r>
      <w:r>
        <w:fldChar w:fldCharType="separate"/>
      </w:r>
      <w:r w:rsidR="00C14D18">
        <w:t>28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4.7.7</w:t>
      </w:r>
      <w:r>
        <w:rPr>
          <w:rFonts w:asciiTheme="minorHAnsi" w:eastAsiaTheme="minorEastAsia" w:hAnsiTheme="minorHAnsi" w:cstheme="minorBidi"/>
          <w:kern w:val="2"/>
          <w:sz w:val="24"/>
          <w:szCs w:val="24"/>
          <w14:ligatures w14:val="standardContextual"/>
        </w:rPr>
        <w:tab/>
      </w:r>
      <w:r>
        <w:t>Rapids, waterfalls</w:t>
      </w:r>
      <w:r>
        <w:tab/>
      </w:r>
      <w:r>
        <w:fldChar w:fldCharType="begin"/>
      </w:r>
      <w:r>
        <w:instrText xml:space="preserve"> PAGEREF _Toc173416328 \h </w:instrText>
      </w:r>
      <w:r>
        <w:fldChar w:fldCharType="separate"/>
      </w:r>
      <w:r w:rsidR="00C14D18">
        <w:t>29</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4.7.7.1</w:t>
      </w:r>
      <w:r>
        <w:rPr>
          <w:rFonts w:asciiTheme="minorHAnsi" w:eastAsiaTheme="minorEastAsia" w:hAnsiTheme="minorHAnsi" w:cstheme="minorBidi"/>
          <w:kern w:val="2"/>
          <w:sz w:val="24"/>
          <w:szCs w:val="24"/>
          <w14:ligatures w14:val="standardContextual"/>
        </w:rPr>
        <w:tab/>
      </w:r>
      <w:r>
        <w:t>Rapids</w:t>
      </w:r>
      <w:r>
        <w:tab/>
      </w:r>
      <w:r>
        <w:fldChar w:fldCharType="begin"/>
      </w:r>
      <w:r>
        <w:instrText xml:space="preserve"> PAGEREF _Toc173416329 \h </w:instrText>
      </w:r>
      <w:r>
        <w:fldChar w:fldCharType="separate"/>
      </w:r>
      <w:r w:rsidR="00C14D18">
        <w:t>29</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t>4.7.7.2</w:t>
      </w:r>
      <w:r>
        <w:rPr>
          <w:rFonts w:asciiTheme="minorHAnsi" w:eastAsiaTheme="minorEastAsia" w:hAnsiTheme="minorHAnsi" w:cstheme="minorBidi"/>
          <w:kern w:val="2"/>
          <w:sz w:val="24"/>
          <w:szCs w:val="24"/>
          <w14:ligatures w14:val="standardContextual"/>
        </w:rPr>
        <w:tab/>
      </w:r>
      <w:r>
        <w:t>Waterfalls</w:t>
      </w:r>
      <w:r>
        <w:tab/>
      </w:r>
      <w:r>
        <w:fldChar w:fldCharType="begin"/>
      </w:r>
      <w:r>
        <w:instrText xml:space="preserve"> PAGEREF _Toc173416330 \h </w:instrText>
      </w:r>
      <w:r>
        <w:fldChar w:fldCharType="separate"/>
      </w:r>
      <w:r w:rsidR="00C14D18">
        <w:t>29</w:t>
      </w:r>
      <w:r>
        <w:fldChar w:fldCharType="end"/>
      </w:r>
    </w:p>
    <w:p w:rsidR="00843A4C" w:rsidRPr="00F2599F" w:rsidRDefault="00843A4C">
      <w:pPr>
        <w:pStyle w:val="TOC3"/>
        <w:rPr>
          <w:rFonts w:asciiTheme="minorHAnsi" w:eastAsiaTheme="minorEastAsia" w:hAnsiTheme="minorHAnsi" w:cstheme="minorBidi"/>
          <w:kern w:val="2"/>
          <w:sz w:val="24"/>
          <w:szCs w:val="24"/>
          <w:lang w:val="da-DK"/>
          <w14:ligatures w14:val="standardContextual"/>
          <w:rPrChange w:id="21" w:author="Nigel Kieth Robinson" w:date="2025-12-16T11:40:00Z">
            <w:rPr>
              <w:rFonts w:asciiTheme="minorHAnsi" w:eastAsiaTheme="minorEastAsia" w:hAnsiTheme="minorHAnsi" w:cstheme="minorBidi"/>
              <w:kern w:val="2"/>
              <w:sz w:val="24"/>
              <w:szCs w:val="24"/>
              <w14:ligatures w14:val="standardContextual"/>
            </w:rPr>
          </w:rPrChange>
        </w:rPr>
      </w:pPr>
      <w:r w:rsidRPr="00F2599F">
        <w:rPr>
          <w:lang w:val="da-DK"/>
          <w:rPrChange w:id="22" w:author="Nigel Kieth Robinson" w:date="2025-12-16T11:40:00Z">
            <w:rPr/>
          </w:rPrChange>
        </w:rPr>
        <w:t>4.7.8</w:t>
      </w:r>
      <w:r w:rsidRPr="00F2599F">
        <w:rPr>
          <w:rFonts w:asciiTheme="minorHAnsi" w:eastAsiaTheme="minorEastAsia" w:hAnsiTheme="minorHAnsi" w:cstheme="minorBidi"/>
          <w:kern w:val="2"/>
          <w:sz w:val="24"/>
          <w:szCs w:val="24"/>
          <w:lang w:val="da-DK"/>
          <w14:ligatures w14:val="standardContextual"/>
          <w:rPrChange w:id="23" w:author="Nigel Kieth Robinson" w:date="2025-12-16T11:40:00Z">
            <w:rPr>
              <w:rFonts w:asciiTheme="minorHAnsi" w:eastAsiaTheme="minorEastAsia" w:hAnsiTheme="minorHAnsi" w:cstheme="minorBidi"/>
              <w:kern w:val="2"/>
              <w:sz w:val="24"/>
              <w:szCs w:val="24"/>
              <w14:ligatures w14:val="standardContextual"/>
            </w:rPr>
          </w:rPrChange>
        </w:rPr>
        <w:tab/>
      </w:r>
      <w:r w:rsidRPr="00F2599F">
        <w:rPr>
          <w:lang w:val="da-DK"/>
          <w:rPrChange w:id="24" w:author="Nigel Kieth Robinson" w:date="2025-12-16T11:40:00Z">
            <w:rPr/>
          </w:rPrChange>
        </w:rPr>
        <w:t>Lakes</w:t>
      </w:r>
      <w:r w:rsidRPr="00F2599F">
        <w:rPr>
          <w:lang w:val="da-DK"/>
          <w:rPrChange w:id="25" w:author="Nigel Kieth Robinson" w:date="2025-12-16T11:40:00Z">
            <w:rPr/>
          </w:rPrChange>
        </w:rPr>
        <w:tab/>
      </w:r>
      <w:r>
        <w:fldChar w:fldCharType="begin"/>
      </w:r>
      <w:r w:rsidRPr="00F2599F">
        <w:rPr>
          <w:lang w:val="da-DK"/>
          <w:rPrChange w:id="26" w:author="Nigel Kieth Robinson" w:date="2025-12-16T11:40:00Z">
            <w:rPr/>
          </w:rPrChange>
        </w:rPr>
        <w:instrText xml:space="preserve"> PAGEREF _Toc173416331 \h </w:instrText>
      </w:r>
      <w:r>
        <w:fldChar w:fldCharType="separate"/>
      </w:r>
      <w:r w:rsidR="00C14D18" w:rsidRPr="00F2599F">
        <w:rPr>
          <w:lang w:val="da-DK"/>
          <w:rPrChange w:id="27" w:author="Nigel Kieth Robinson" w:date="2025-12-16T11:40:00Z">
            <w:rPr/>
          </w:rPrChange>
        </w:rPr>
        <w:t>29</w:t>
      </w:r>
      <w:r>
        <w:fldChar w:fldCharType="end"/>
      </w:r>
    </w:p>
    <w:p w:rsidR="00843A4C" w:rsidRPr="00F2599F" w:rsidRDefault="00843A4C">
      <w:pPr>
        <w:pStyle w:val="TOC3"/>
        <w:rPr>
          <w:rFonts w:asciiTheme="minorHAnsi" w:eastAsiaTheme="minorEastAsia" w:hAnsiTheme="minorHAnsi" w:cstheme="minorBidi"/>
          <w:kern w:val="2"/>
          <w:sz w:val="24"/>
          <w:szCs w:val="24"/>
          <w:lang w:val="da-DK"/>
          <w14:ligatures w14:val="standardContextual"/>
          <w:rPrChange w:id="28" w:author="Nigel Kieth Robinson" w:date="2025-12-16T11:40:00Z">
            <w:rPr>
              <w:rFonts w:asciiTheme="minorHAnsi" w:eastAsiaTheme="minorEastAsia" w:hAnsiTheme="minorHAnsi" w:cstheme="minorBidi"/>
              <w:kern w:val="2"/>
              <w:sz w:val="24"/>
              <w:szCs w:val="24"/>
              <w14:ligatures w14:val="standardContextual"/>
            </w:rPr>
          </w:rPrChange>
        </w:rPr>
      </w:pPr>
      <w:r w:rsidRPr="00F2599F">
        <w:rPr>
          <w:lang w:val="da-DK"/>
          <w:rPrChange w:id="29" w:author="Nigel Kieth Robinson" w:date="2025-12-16T11:40:00Z">
            <w:rPr/>
          </w:rPrChange>
        </w:rPr>
        <w:t>4.7.9</w:t>
      </w:r>
      <w:r w:rsidRPr="00F2599F">
        <w:rPr>
          <w:rFonts w:asciiTheme="minorHAnsi" w:eastAsiaTheme="minorEastAsia" w:hAnsiTheme="minorHAnsi" w:cstheme="minorBidi"/>
          <w:kern w:val="2"/>
          <w:sz w:val="24"/>
          <w:szCs w:val="24"/>
          <w:lang w:val="da-DK"/>
          <w14:ligatures w14:val="standardContextual"/>
          <w:rPrChange w:id="30" w:author="Nigel Kieth Robinson" w:date="2025-12-16T11:40:00Z">
            <w:rPr>
              <w:rFonts w:asciiTheme="minorHAnsi" w:eastAsiaTheme="minorEastAsia" w:hAnsiTheme="minorHAnsi" w:cstheme="minorBidi"/>
              <w:kern w:val="2"/>
              <w:sz w:val="24"/>
              <w:szCs w:val="24"/>
              <w14:ligatures w14:val="standardContextual"/>
            </w:rPr>
          </w:rPrChange>
        </w:rPr>
        <w:tab/>
      </w:r>
      <w:r w:rsidRPr="00F2599F">
        <w:rPr>
          <w:lang w:val="da-DK"/>
          <w:rPrChange w:id="31" w:author="Nigel Kieth Robinson" w:date="2025-12-16T11:40:00Z">
            <w:rPr/>
          </w:rPrChange>
        </w:rPr>
        <w:t>Salt pans</w:t>
      </w:r>
      <w:r w:rsidRPr="00F2599F">
        <w:rPr>
          <w:lang w:val="da-DK"/>
          <w:rPrChange w:id="32" w:author="Nigel Kieth Robinson" w:date="2025-12-16T11:40:00Z">
            <w:rPr/>
          </w:rPrChange>
        </w:rPr>
        <w:tab/>
      </w:r>
      <w:r>
        <w:fldChar w:fldCharType="begin"/>
      </w:r>
      <w:r w:rsidRPr="00F2599F">
        <w:rPr>
          <w:lang w:val="da-DK"/>
          <w:rPrChange w:id="33" w:author="Nigel Kieth Robinson" w:date="2025-12-16T11:40:00Z">
            <w:rPr/>
          </w:rPrChange>
        </w:rPr>
        <w:instrText xml:space="preserve"> PAGEREF _Toc173416332 \h </w:instrText>
      </w:r>
      <w:r>
        <w:fldChar w:fldCharType="separate"/>
      </w:r>
      <w:r w:rsidR="00C14D18" w:rsidRPr="00F2599F">
        <w:rPr>
          <w:lang w:val="da-DK"/>
          <w:rPrChange w:id="34" w:author="Nigel Kieth Robinson" w:date="2025-12-16T11:40:00Z">
            <w:rPr/>
          </w:rPrChange>
        </w:rPr>
        <w:t>29</w:t>
      </w:r>
      <w:r>
        <w:fldChar w:fldCharType="end"/>
      </w:r>
    </w:p>
    <w:p w:rsidR="00843A4C" w:rsidRPr="00F2599F" w:rsidRDefault="00843A4C">
      <w:pPr>
        <w:pStyle w:val="TOC3"/>
        <w:rPr>
          <w:rFonts w:asciiTheme="minorHAnsi" w:eastAsiaTheme="minorEastAsia" w:hAnsiTheme="minorHAnsi" w:cstheme="minorBidi"/>
          <w:kern w:val="2"/>
          <w:sz w:val="24"/>
          <w:szCs w:val="24"/>
          <w:lang w:val="da-DK"/>
          <w14:ligatures w14:val="standardContextual"/>
          <w:rPrChange w:id="35" w:author="Nigel Kieth Robinson" w:date="2025-12-16T11:40:00Z">
            <w:rPr>
              <w:rFonts w:asciiTheme="minorHAnsi" w:eastAsiaTheme="minorEastAsia" w:hAnsiTheme="minorHAnsi" w:cstheme="minorBidi"/>
              <w:kern w:val="2"/>
              <w:sz w:val="24"/>
              <w:szCs w:val="24"/>
              <w14:ligatures w14:val="standardContextual"/>
            </w:rPr>
          </w:rPrChange>
        </w:rPr>
      </w:pPr>
      <w:r w:rsidRPr="00F2599F">
        <w:rPr>
          <w:lang w:val="da-DK"/>
          <w:rPrChange w:id="36" w:author="Nigel Kieth Robinson" w:date="2025-12-16T11:40:00Z">
            <w:rPr/>
          </w:rPrChange>
        </w:rPr>
        <w:t>4.7.10</w:t>
      </w:r>
      <w:r w:rsidRPr="00F2599F">
        <w:rPr>
          <w:rFonts w:asciiTheme="minorHAnsi" w:eastAsiaTheme="minorEastAsia" w:hAnsiTheme="minorHAnsi" w:cstheme="minorBidi"/>
          <w:kern w:val="2"/>
          <w:sz w:val="24"/>
          <w:szCs w:val="24"/>
          <w:lang w:val="da-DK"/>
          <w14:ligatures w14:val="standardContextual"/>
          <w:rPrChange w:id="37" w:author="Nigel Kieth Robinson" w:date="2025-12-16T11:40:00Z">
            <w:rPr>
              <w:rFonts w:asciiTheme="minorHAnsi" w:eastAsiaTheme="minorEastAsia" w:hAnsiTheme="minorHAnsi" w:cstheme="minorBidi"/>
              <w:kern w:val="2"/>
              <w:sz w:val="24"/>
              <w:szCs w:val="24"/>
              <w14:ligatures w14:val="standardContextual"/>
            </w:rPr>
          </w:rPrChange>
        </w:rPr>
        <w:tab/>
      </w:r>
      <w:r w:rsidRPr="00F2599F">
        <w:rPr>
          <w:lang w:val="da-DK"/>
          <w:rPrChange w:id="38" w:author="Nigel Kieth Robinson" w:date="2025-12-16T11:40:00Z">
            <w:rPr/>
          </w:rPrChange>
        </w:rPr>
        <w:t>Glaciers</w:t>
      </w:r>
      <w:r w:rsidRPr="00F2599F">
        <w:rPr>
          <w:lang w:val="da-DK"/>
          <w:rPrChange w:id="39" w:author="Nigel Kieth Robinson" w:date="2025-12-16T11:40:00Z">
            <w:rPr/>
          </w:rPrChange>
        </w:rPr>
        <w:tab/>
      </w:r>
      <w:r>
        <w:fldChar w:fldCharType="begin"/>
      </w:r>
      <w:r w:rsidRPr="00F2599F">
        <w:rPr>
          <w:lang w:val="da-DK"/>
          <w:rPrChange w:id="40" w:author="Nigel Kieth Robinson" w:date="2025-12-16T11:40:00Z">
            <w:rPr/>
          </w:rPrChange>
        </w:rPr>
        <w:instrText xml:space="preserve"> PAGEREF _Toc173416333 \h </w:instrText>
      </w:r>
      <w:r>
        <w:fldChar w:fldCharType="separate"/>
      </w:r>
      <w:r w:rsidR="00C14D18" w:rsidRPr="00F2599F">
        <w:rPr>
          <w:lang w:val="da-DK"/>
          <w:rPrChange w:id="41" w:author="Nigel Kieth Robinson" w:date="2025-12-16T11:40:00Z">
            <w:rPr/>
          </w:rPrChange>
        </w:rPr>
        <w:t>30</w:t>
      </w:r>
      <w:r>
        <w:fldChar w:fldCharType="end"/>
      </w:r>
    </w:p>
    <w:p w:rsidR="00843A4C" w:rsidRPr="00F2599F" w:rsidRDefault="00843A4C">
      <w:pPr>
        <w:pStyle w:val="TOC3"/>
        <w:rPr>
          <w:rFonts w:asciiTheme="minorHAnsi" w:eastAsiaTheme="minorEastAsia" w:hAnsiTheme="minorHAnsi" w:cstheme="minorBidi"/>
          <w:kern w:val="2"/>
          <w:sz w:val="24"/>
          <w:szCs w:val="24"/>
          <w:lang w:val="da-DK"/>
          <w14:ligatures w14:val="standardContextual"/>
          <w:rPrChange w:id="42" w:author="Nigel Kieth Robinson" w:date="2025-12-16T11:40:00Z">
            <w:rPr>
              <w:rFonts w:asciiTheme="minorHAnsi" w:eastAsiaTheme="minorEastAsia" w:hAnsiTheme="minorHAnsi" w:cstheme="minorBidi"/>
              <w:kern w:val="2"/>
              <w:sz w:val="24"/>
              <w:szCs w:val="24"/>
              <w14:ligatures w14:val="standardContextual"/>
            </w:rPr>
          </w:rPrChange>
        </w:rPr>
      </w:pPr>
      <w:r w:rsidRPr="00F2599F">
        <w:rPr>
          <w:lang w:val="da-DK"/>
          <w:rPrChange w:id="43" w:author="Nigel Kieth Robinson" w:date="2025-12-16T11:40:00Z">
            <w:rPr/>
          </w:rPrChange>
        </w:rPr>
        <w:t>4.7.11</w:t>
      </w:r>
      <w:r w:rsidRPr="00F2599F">
        <w:rPr>
          <w:rFonts w:asciiTheme="minorHAnsi" w:eastAsiaTheme="minorEastAsia" w:hAnsiTheme="minorHAnsi" w:cstheme="minorBidi"/>
          <w:kern w:val="2"/>
          <w:sz w:val="24"/>
          <w:szCs w:val="24"/>
          <w:lang w:val="da-DK"/>
          <w14:ligatures w14:val="standardContextual"/>
          <w:rPrChange w:id="44" w:author="Nigel Kieth Robinson" w:date="2025-12-16T11:40:00Z">
            <w:rPr>
              <w:rFonts w:asciiTheme="minorHAnsi" w:eastAsiaTheme="minorEastAsia" w:hAnsiTheme="minorHAnsi" w:cstheme="minorBidi"/>
              <w:kern w:val="2"/>
              <w:sz w:val="24"/>
              <w:szCs w:val="24"/>
              <w14:ligatures w14:val="standardContextual"/>
            </w:rPr>
          </w:rPrChange>
        </w:rPr>
        <w:tab/>
      </w:r>
      <w:r w:rsidRPr="00F2599F">
        <w:rPr>
          <w:lang w:val="da-DK"/>
          <w:rPrChange w:id="45" w:author="Nigel Kieth Robinson" w:date="2025-12-16T11:40:00Z">
            <w:rPr/>
          </w:rPrChange>
        </w:rPr>
        <w:t>Vegetation</w:t>
      </w:r>
      <w:r w:rsidRPr="00F2599F">
        <w:rPr>
          <w:lang w:val="da-DK"/>
          <w:rPrChange w:id="46" w:author="Nigel Kieth Robinson" w:date="2025-12-16T11:40:00Z">
            <w:rPr/>
          </w:rPrChange>
        </w:rPr>
        <w:tab/>
      </w:r>
      <w:r>
        <w:fldChar w:fldCharType="begin"/>
      </w:r>
      <w:r w:rsidRPr="00F2599F">
        <w:rPr>
          <w:lang w:val="da-DK"/>
          <w:rPrChange w:id="47" w:author="Nigel Kieth Robinson" w:date="2025-12-16T11:40:00Z">
            <w:rPr/>
          </w:rPrChange>
        </w:rPr>
        <w:instrText xml:space="preserve"> PAGEREF _Toc173416334 \h </w:instrText>
      </w:r>
      <w:r>
        <w:fldChar w:fldCharType="separate"/>
      </w:r>
      <w:r w:rsidR="00C14D18" w:rsidRPr="00F2599F">
        <w:rPr>
          <w:lang w:val="da-DK"/>
          <w:rPrChange w:id="48" w:author="Nigel Kieth Robinson" w:date="2025-12-16T11:40:00Z">
            <w:rPr/>
          </w:rPrChange>
        </w:rPr>
        <w:t>30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4.7.12</w:t>
      </w:r>
      <w:r>
        <w:rPr>
          <w:rFonts w:asciiTheme="minorHAnsi" w:eastAsiaTheme="minorEastAsia" w:hAnsiTheme="minorHAnsi" w:cstheme="minorBidi"/>
          <w:kern w:val="2"/>
          <w:sz w:val="24"/>
          <w:szCs w:val="24"/>
          <w14:ligatures w14:val="standardContextual"/>
        </w:rPr>
        <w:tab/>
      </w:r>
      <w:r>
        <w:t>Lava flow</w:t>
      </w:r>
      <w:r>
        <w:tab/>
      </w:r>
      <w:r>
        <w:fldChar w:fldCharType="begin"/>
      </w:r>
      <w:r>
        <w:instrText xml:space="preserve"> PAGEREF _Toc173416335 \h </w:instrText>
      </w:r>
      <w:r>
        <w:fldChar w:fldCharType="separate"/>
      </w:r>
      <w:r w:rsidR="00C14D18">
        <w:t>30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4.8</w:t>
      </w:r>
      <w:r>
        <w:rPr>
          <w:rFonts w:asciiTheme="minorHAnsi" w:eastAsiaTheme="minorEastAsia" w:hAnsiTheme="minorHAnsi" w:cstheme="minorBidi"/>
          <w:kern w:val="2"/>
          <w:sz w:val="24"/>
          <w:szCs w:val="24"/>
          <w14:ligatures w14:val="standardContextual"/>
        </w:rPr>
        <w:tab/>
      </w:r>
      <w:r>
        <w:t>Artificial features</w:t>
      </w:r>
      <w:r>
        <w:tab/>
      </w:r>
      <w:r>
        <w:fldChar w:fldCharType="begin"/>
      </w:r>
      <w:r>
        <w:instrText xml:space="preserve"> PAGEREF _Toc173416336 \h </w:instrText>
      </w:r>
      <w:r>
        <w:fldChar w:fldCharType="separate"/>
      </w:r>
      <w:r w:rsidR="00C14D18">
        <w:t>30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w:t>
      </w:r>
      <w:r>
        <w:rPr>
          <w:rFonts w:asciiTheme="minorHAnsi" w:eastAsiaTheme="minorEastAsia" w:hAnsiTheme="minorHAnsi" w:cstheme="minorBidi"/>
          <w:kern w:val="2"/>
          <w:sz w:val="24"/>
          <w:szCs w:val="24"/>
          <w14:ligatures w14:val="standardContextual"/>
        </w:rPr>
        <w:tab/>
      </w:r>
      <w:r>
        <w:t>Canals</w:t>
      </w:r>
      <w:r>
        <w:tab/>
      </w:r>
      <w:r>
        <w:fldChar w:fldCharType="begin"/>
      </w:r>
      <w:r>
        <w:instrText xml:space="preserve"> PAGEREF _Toc173416337 \h </w:instrText>
      </w:r>
      <w:r>
        <w:fldChar w:fldCharType="separate"/>
      </w:r>
      <w:r w:rsidR="00C14D18">
        <w:t>30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4.8.2</w:t>
      </w:r>
      <w:r>
        <w:rPr>
          <w:rFonts w:asciiTheme="minorHAnsi" w:eastAsiaTheme="minorEastAsia" w:hAnsiTheme="minorHAnsi" w:cstheme="minorBidi"/>
          <w:kern w:val="2"/>
          <w:sz w:val="24"/>
          <w:szCs w:val="24"/>
          <w14:ligatures w14:val="standardContextual"/>
        </w:rPr>
        <w:tab/>
      </w:r>
      <w:r>
        <w:t>Railways</w:t>
      </w:r>
      <w:r>
        <w:tab/>
      </w:r>
      <w:r>
        <w:fldChar w:fldCharType="begin"/>
      </w:r>
      <w:r>
        <w:instrText xml:space="preserve"> PAGEREF _Toc173416338 \h </w:instrText>
      </w:r>
      <w:r>
        <w:fldChar w:fldCharType="separate"/>
      </w:r>
      <w:r w:rsidR="00C14D18">
        <w:t>31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4.8.3</w:t>
      </w:r>
      <w:r>
        <w:rPr>
          <w:rFonts w:asciiTheme="minorHAnsi" w:eastAsiaTheme="minorEastAsia" w:hAnsiTheme="minorHAnsi" w:cstheme="minorBidi"/>
          <w:kern w:val="2"/>
          <w:sz w:val="24"/>
          <w:szCs w:val="24"/>
          <w14:ligatures w14:val="standardContextual"/>
        </w:rPr>
        <w:tab/>
      </w:r>
      <w:r>
        <w:t>Tunnels</w:t>
      </w:r>
      <w:r>
        <w:tab/>
      </w:r>
      <w:r>
        <w:fldChar w:fldCharType="begin"/>
      </w:r>
      <w:r>
        <w:instrText xml:space="preserve"> PAGEREF _Toc173416339 \h </w:instrText>
      </w:r>
      <w:r>
        <w:fldChar w:fldCharType="separate"/>
      </w:r>
      <w:r w:rsidR="00C14D18">
        <w:t>31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4.8.4</w:t>
      </w:r>
      <w:r>
        <w:rPr>
          <w:rFonts w:asciiTheme="minorHAnsi" w:eastAsiaTheme="minorEastAsia" w:hAnsiTheme="minorHAnsi" w:cstheme="minorBidi"/>
          <w:kern w:val="2"/>
          <w:sz w:val="24"/>
          <w:szCs w:val="24"/>
          <w14:ligatures w14:val="standardContextual"/>
        </w:rPr>
        <w:tab/>
      </w:r>
      <w:r>
        <w:t>Cuttings and embankments</w:t>
      </w:r>
      <w:r>
        <w:tab/>
      </w:r>
      <w:r>
        <w:fldChar w:fldCharType="begin"/>
      </w:r>
      <w:r>
        <w:instrText xml:space="preserve"> PAGEREF _Toc173416340 \h </w:instrText>
      </w:r>
      <w:r>
        <w:fldChar w:fldCharType="separate"/>
      </w:r>
      <w:r w:rsidR="00C14D18">
        <w:t>31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4.8.5</w:t>
      </w:r>
      <w:r>
        <w:rPr>
          <w:rFonts w:asciiTheme="minorHAnsi" w:eastAsiaTheme="minorEastAsia" w:hAnsiTheme="minorHAnsi" w:cstheme="minorBidi"/>
          <w:kern w:val="2"/>
          <w:sz w:val="24"/>
          <w:szCs w:val="24"/>
          <w14:ligatures w14:val="standardContextual"/>
        </w:rPr>
        <w:tab/>
      </w:r>
      <w:r>
        <w:t>Dams</w:t>
      </w:r>
      <w:r>
        <w:tab/>
      </w:r>
      <w:r>
        <w:fldChar w:fldCharType="begin"/>
      </w:r>
      <w:r>
        <w:instrText xml:space="preserve"> PAGEREF _Toc173416341 \h </w:instrText>
      </w:r>
      <w:r>
        <w:fldChar w:fldCharType="separate"/>
      </w:r>
      <w:r w:rsidR="00C14D18">
        <w:t>31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4.8.6</w:t>
      </w:r>
      <w:r>
        <w:rPr>
          <w:rFonts w:asciiTheme="minorHAnsi" w:eastAsiaTheme="minorEastAsia" w:hAnsiTheme="minorHAnsi" w:cstheme="minorBidi"/>
          <w:kern w:val="2"/>
          <w:sz w:val="24"/>
          <w:szCs w:val="24"/>
          <w14:ligatures w14:val="standardContextual"/>
        </w:rPr>
        <w:tab/>
      </w:r>
      <w:r>
        <w:t>Flood barrages</w:t>
      </w:r>
      <w:r>
        <w:tab/>
      </w:r>
      <w:r>
        <w:fldChar w:fldCharType="begin"/>
      </w:r>
      <w:r>
        <w:instrText xml:space="preserve"> PAGEREF _Toc173416342 \h </w:instrText>
      </w:r>
      <w:r>
        <w:fldChar w:fldCharType="separate"/>
      </w:r>
      <w:r w:rsidR="00C14D18">
        <w:t>32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4.8.7</w:t>
      </w:r>
      <w:r>
        <w:rPr>
          <w:rFonts w:asciiTheme="minorHAnsi" w:eastAsiaTheme="minorEastAsia" w:hAnsiTheme="minorHAnsi" w:cstheme="minorBidi"/>
          <w:kern w:val="2"/>
          <w:sz w:val="24"/>
          <w:szCs w:val="24"/>
          <w14:ligatures w14:val="standardContextual"/>
        </w:rPr>
        <w:tab/>
      </w:r>
      <w:r>
        <w:t>Dykes</w:t>
      </w:r>
      <w:r>
        <w:tab/>
      </w:r>
      <w:r>
        <w:fldChar w:fldCharType="begin"/>
      </w:r>
      <w:r>
        <w:instrText xml:space="preserve"> PAGEREF _Toc173416343 \h </w:instrText>
      </w:r>
      <w:r>
        <w:fldChar w:fldCharType="separate"/>
      </w:r>
      <w:r w:rsidR="00C14D18">
        <w:t>32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4.8.8</w:t>
      </w:r>
      <w:r>
        <w:rPr>
          <w:rFonts w:asciiTheme="minorHAnsi" w:eastAsiaTheme="minorEastAsia" w:hAnsiTheme="minorHAnsi" w:cstheme="minorBidi"/>
          <w:kern w:val="2"/>
          <w:sz w:val="24"/>
          <w:szCs w:val="24"/>
          <w14:ligatures w14:val="standardContextual"/>
        </w:rPr>
        <w:tab/>
      </w:r>
      <w:r>
        <w:t>Roads and tracks</w:t>
      </w:r>
      <w:r>
        <w:tab/>
      </w:r>
      <w:r>
        <w:fldChar w:fldCharType="begin"/>
      </w:r>
      <w:r>
        <w:instrText xml:space="preserve"> PAGEREF _Toc173416344 \h </w:instrText>
      </w:r>
      <w:r>
        <w:fldChar w:fldCharType="separate"/>
      </w:r>
      <w:r w:rsidR="00C14D18">
        <w:t>32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4.8.9</w:t>
      </w:r>
      <w:r>
        <w:rPr>
          <w:rFonts w:asciiTheme="minorHAnsi" w:eastAsiaTheme="minorEastAsia" w:hAnsiTheme="minorHAnsi" w:cstheme="minorBidi"/>
          <w:kern w:val="2"/>
          <w:sz w:val="24"/>
          <w:szCs w:val="24"/>
          <w14:ligatures w14:val="standardContextual"/>
        </w:rPr>
        <w:tab/>
      </w:r>
      <w:r>
        <w:t>Causeways</w:t>
      </w:r>
      <w:r>
        <w:tab/>
      </w:r>
      <w:r>
        <w:fldChar w:fldCharType="begin"/>
      </w:r>
      <w:r>
        <w:instrText xml:space="preserve"> PAGEREF _Toc173416345 \h </w:instrText>
      </w:r>
      <w:r>
        <w:fldChar w:fldCharType="separate"/>
      </w:r>
      <w:r w:rsidR="00C14D18">
        <w:t>32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4.8.10</w:t>
      </w:r>
      <w:r>
        <w:rPr>
          <w:rFonts w:asciiTheme="minorHAnsi" w:eastAsiaTheme="minorEastAsia" w:hAnsiTheme="minorHAnsi" w:cstheme="minorBidi"/>
          <w:kern w:val="2"/>
          <w:sz w:val="24"/>
          <w:szCs w:val="24"/>
          <w14:ligatures w14:val="standardContextual"/>
        </w:rPr>
        <w:tab/>
      </w:r>
      <w:r>
        <w:t>Bridges</w:t>
      </w:r>
      <w:r>
        <w:tab/>
      </w:r>
      <w:r>
        <w:fldChar w:fldCharType="begin"/>
      </w:r>
      <w:r>
        <w:instrText xml:space="preserve"> PAGEREF _Toc173416346 \h </w:instrText>
      </w:r>
      <w:r>
        <w:fldChar w:fldCharType="separate"/>
      </w:r>
      <w:r w:rsidR="00C14D18">
        <w:t>32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4.8.11</w:t>
      </w:r>
      <w:r>
        <w:rPr>
          <w:rFonts w:asciiTheme="minorHAnsi" w:eastAsiaTheme="minorEastAsia" w:hAnsiTheme="minorHAnsi" w:cstheme="minorBidi"/>
          <w:kern w:val="2"/>
          <w:sz w:val="24"/>
          <w:szCs w:val="24"/>
          <w14:ligatures w14:val="standardContextual"/>
        </w:rPr>
        <w:tab/>
      </w:r>
      <w:r>
        <w:t>Conveyors</w:t>
      </w:r>
      <w:r>
        <w:tab/>
      </w:r>
      <w:r>
        <w:fldChar w:fldCharType="begin"/>
      </w:r>
      <w:r>
        <w:instrText xml:space="preserve"> PAGEREF _Toc173416347 \h </w:instrText>
      </w:r>
      <w:r>
        <w:fldChar w:fldCharType="separate"/>
      </w:r>
      <w:r w:rsidR="00C14D18">
        <w:t>34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4.8.12</w:t>
      </w:r>
      <w:r>
        <w:rPr>
          <w:rFonts w:asciiTheme="minorHAnsi" w:eastAsiaTheme="minorEastAsia" w:hAnsiTheme="minorHAnsi" w:cstheme="minorBidi"/>
          <w:kern w:val="2"/>
          <w:sz w:val="24"/>
          <w:szCs w:val="24"/>
          <w14:ligatures w14:val="standardContextual"/>
        </w:rPr>
        <w:tab/>
      </w:r>
      <w:r>
        <w:t>Airfields</w:t>
      </w:r>
      <w:r>
        <w:tab/>
      </w:r>
      <w:r>
        <w:fldChar w:fldCharType="begin"/>
      </w:r>
      <w:r>
        <w:instrText xml:space="preserve"> PAGEREF _Toc173416348 \h </w:instrText>
      </w:r>
      <w:r>
        <w:fldChar w:fldCharType="separate"/>
      </w:r>
      <w:r w:rsidR="00C14D18">
        <w:t>34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4.8.13</w:t>
      </w:r>
      <w:r>
        <w:rPr>
          <w:rFonts w:asciiTheme="minorHAnsi" w:eastAsiaTheme="minorEastAsia" w:hAnsiTheme="minorHAnsi" w:cstheme="minorBidi"/>
          <w:kern w:val="2"/>
          <w:sz w:val="24"/>
          <w:szCs w:val="24"/>
          <w14:ligatures w14:val="standardContextual"/>
        </w:rPr>
        <w:tab/>
      </w:r>
      <w:r>
        <w:t>Production and storage areas</w:t>
      </w:r>
      <w:r>
        <w:tab/>
      </w:r>
      <w:r>
        <w:fldChar w:fldCharType="begin"/>
      </w:r>
      <w:r>
        <w:instrText xml:space="preserve"> PAGEREF _Toc173416349 \h </w:instrText>
      </w:r>
      <w:r>
        <w:fldChar w:fldCharType="separate"/>
      </w:r>
      <w:r w:rsidR="00C14D18">
        <w:t>35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4.8.14</w:t>
      </w:r>
      <w:r>
        <w:rPr>
          <w:rFonts w:asciiTheme="minorHAnsi" w:eastAsiaTheme="minorEastAsia" w:hAnsiTheme="minorHAnsi" w:cstheme="minorBidi"/>
          <w:kern w:val="2"/>
          <w:sz w:val="24"/>
          <w:szCs w:val="24"/>
          <w14:ligatures w14:val="standardContextual"/>
        </w:rPr>
        <w:tab/>
      </w:r>
      <w:r>
        <w:t>Built-up areas</w:t>
      </w:r>
      <w:r>
        <w:tab/>
      </w:r>
      <w:r>
        <w:fldChar w:fldCharType="begin"/>
      </w:r>
      <w:r>
        <w:instrText xml:space="preserve"> PAGEREF _Toc173416350 \h </w:instrText>
      </w:r>
      <w:r>
        <w:fldChar w:fldCharType="separate"/>
      </w:r>
      <w:r w:rsidR="00C14D18">
        <w:t>35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4.8.15</w:t>
      </w:r>
      <w:r>
        <w:rPr>
          <w:rFonts w:asciiTheme="minorHAnsi" w:eastAsiaTheme="minorEastAsia" w:hAnsiTheme="minorHAnsi" w:cstheme="minorBidi"/>
          <w:kern w:val="2"/>
          <w:sz w:val="24"/>
          <w:szCs w:val="24"/>
          <w14:ligatures w14:val="standardContextual"/>
        </w:rPr>
        <w:tab/>
      </w:r>
      <w:r>
        <w:t>Buildings, landmarks, tanks, silos</w:t>
      </w:r>
      <w:r>
        <w:tab/>
      </w:r>
      <w:r>
        <w:fldChar w:fldCharType="begin"/>
      </w:r>
      <w:r>
        <w:instrText xml:space="preserve"> PAGEREF _Toc173416351 \h </w:instrText>
      </w:r>
      <w:r>
        <w:fldChar w:fldCharType="separate"/>
      </w:r>
      <w:r w:rsidR="00C14D18">
        <w:t>36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4.8.16</w:t>
      </w:r>
      <w:r>
        <w:rPr>
          <w:rFonts w:asciiTheme="minorHAnsi" w:eastAsiaTheme="minorEastAsia" w:hAnsiTheme="minorHAnsi" w:cstheme="minorBidi"/>
          <w:kern w:val="2"/>
          <w:sz w:val="24"/>
          <w:szCs w:val="24"/>
          <w14:ligatures w14:val="standardContextual"/>
        </w:rPr>
        <w:tab/>
      </w:r>
      <w:r>
        <w:t>Fences and walls</w:t>
      </w:r>
      <w:r>
        <w:tab/>
      </w:r>
      <w:r>
        <w:fldChar w:fldCharType="begin"/>
      </w:r>
      <w:r>
        <w:instrText xml:space="preserve"> PAGEREF _Toc173416352 \h </w:instrText>
      </w:r>
      <w:r>
        <w:fldChar w:fldCharType="separate"/>
      </w:r>
      <w:r w:rsidR="00C14D18">
        <w:t>37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4.8.17</w:t>
      </w:r>
      <w:r>
        <w:rPr>
          <w:rFonts w:asciiTheme="minorHAnsi" w:eastAsiaTheme="minorEastAsia" w:hAnsiTheme="minorHAnsi" w:cstheme="minorBidi"/>
          <w:kern w:val="2"/>
          <w:sz w:val="24"/>
          <w:szCs w:val="24"/>
          <w14:ligatures w14:val="standardContextual"/>
        </w:rPr>
        <w:tab/>
      </w:r>
      <w:r>
        <w:t>Fortified structures</w:t>
      </w:r>
      <w:r>
        <w:tab/>
      </w:r>
      <w:r>
        <w:fldChar w:fldCharType="begin"/>
      </w:r>
      <w:r>
        <w:instrText xml:space="preserve"> PAGEREF _Toc173416353 \h </w:instrText>
      </w:r>
      <w:r>
        <w:fldChar w:fldCharType="separate"/>
      </w:r>
      <w:r w:rsidR="00C14D18">
        <w:t>38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4.8.18</w:t>
      </w:r>
      <w:r>
        <w:rPr>
          <w:rFonts w:asciiTheme="minorHAnsi" w:eastAsiaTheme="minorEastAsia" w:hAnsiTheme="minorHAnsi" w:cstheme="minorBidi"/>
          <w:kern w:val="2"/>
          <w:sz w:val="24"/>
          <w:szCs w:val="24"/>
          <w14:ligatures w14:val="standardContextual"/>
        </w:rPr>
        <w:tab/>
      </w:r>
      <w:r>
        <w:t>Pylons and bridge supports</w:t>
      </w:r>
      <w:r>
        <w:tab/>
      </w:r>
      <w:r>
        <w:fldChar w:fldCharType="begin"/>
      </w:r>
      <w:r>
        <w:instrText xml:space="preserve"> PAGEREF _Toc173416354 \h </w:instrText>
      </w:r>
      <w:r>
        <w:fldChar w:fldCharType="separate"/>
      </w:r>
      <w:r w:rsidR="00C14D18">
        <w:t>38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4.8.19</w:t>
      </w:r>
      <w:r>
        <w:rPr>
          <w:rFonts w:asciiTheme="minorHAnsi" w:eastAsiaTheme="minorEastAsia" w:hAnsiTheme="minorHAnsi" w:cstheme="minorBidi"/>
          <w:kern w:val="2"/>
          <w:sz w:val="24"/>
          <w:szCs w:val="24"/>
          <w14:ligatures w14:val="standardContextual"/>
        </w:rPr>
        <w:tab/>
      </w:r>
      <w:r>
        <w:t>Oil barriers</w:t>
      </w:r>
      <w:r>
        <w:tab/>
      </w:r>
      <w:r>
        <w:fldChar w:fldCharType="begin"/>
      </w:r>
      <w:r>
        <w:instrText xml:space="preserve"> PAGEREF _Toc173416355 \h </w:instrText>
      </w:r>
      <w:r>
        <w:fldChar w:fldCharType="separate"/>
      </w:r>
      <w:r w:rsidR="00C14D18">
        <w:t>38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4.8.20</w:t>
      </w:r>
      <w:r>
        <w:rPr>
          <w:rFonts w:asciiTheme="minorHAnsi" w:eastAsiaTheme="minorEastAsia" w:hAnsiTheme="minorHAnsi" w:cstheme="minorBidi"/>
          <w:kern w:val="2"/>
          <w:sz w:val="24"/>
          <w:szCs w:val="24"/>
          <w14:ligatures w14:val="standardContextual"/>
        </w:rPr>
        <w:tab/>
      </w:r>
      <w:r>
        <w:t>Views and sketches, viewpoints</w:t>
      </w:r>
      <w:r>
        <w:tab/>
      </w:r>
      <w:r>
        <w:fldChar w:fldCharType="begin"/>
      </w:r>
      <w:r>
        <w:instrText xml:space="preserve"> PAGEREF _Toc173416356 \h </w:instrText>
      </w:r>
      <w:r>
        <w:fldChar w:fldCharType="separate"/>
      </w:r>
      <w:r w:rsidR="00C14D18">
        <w:t>38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t>4.8.21</w:t>
      </w:r>
      <w:r>
        <w:rPr>
          <w:rFonts w:asciiTheme="minorHAnsi" w:eastAsiaTheme="minorEastAsia" w:hAnsiTheme="minorHAnsi" w:cstheme="minorBidi"/>
          <w:kern w:val="2"/>
          <w:sz w:val="24"/>
          <w:szCs w:val="24"/>
          <w14:ligatures w14:val="standardContextual"/>
        </w:rPr>
        <w:tab/>
      </w:r>
      <w:r>
        <w:t>Signs and Notice boards</w:t>
      </w:r>
      <w:r>
        <w:tab/>
      </w:r>
      <w:r>
        <w:fldChar w:fldCharType="begin"/>
      </w:r>
      <w:r>
        <w:instrText xml:space="preserve"> PAGEREF _Toc173416357 \h </w:instrText>
      </w:r>
      <w:r>
        <w:fldChar w:fldCharType="separate"/>
      </w:r>
      <w:r w:rsidR="00C14D18">
        <w:t>39</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t>5</w:t>
      </w:r>
      <w:r>
        <w:rPr>
          <w:rFonts w:asciiTheme="minorHAnsi" w:eastAsiaTheme="minorEastAsia" w:hAnsiTheme="minorHAnsi" w:cstheme="minorBidi"/>
          <w:kern w:val="2"/>
          <w:sz w:val="24"/>
          <w:szCs w:val="24"/>
          <w14:ligatures w14:val="standardContextual"/>
        </w:rPr>
        <w:tab/>
      </w:r>
      <w:r>
        <w:t>Depth</w:t>
      </w:r>
      <w:r>
        <w:tab/>
      </w:r>
      <w:r>
        <w:fldChar w:fldCharType="begin"/>
      </w:r>
      <w:r>
        <w:instrText xml:space="preserve"> PAGEREF _Toc173416358 \h </w:instrText>
      </w:r>
      <w:r>
        <w:fldChar w:fldCharType="separate"/>
      </w:r>
      <w:r w:rsidR="00C14D18">
        <w:t>40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5.1</w:t>
      </w:r>
      <w:r>
        <w:rPr>
          <w:rFonts w:asciiTheme="minorHAnsi" w:eastAsiaTheme="minorEastAsia" w:hAnsiTheme="minorHAnsi" w:cstheme="minorBidi"/>
          <w:kern w:val="2"/>
          <w:sz w:val="24"/>
          <w:szCs w:val="24"/>
          <w14:ligatures w14:val="standardContextual"/>
        </w:rPr>
        <w:tab/>
      </w:r>
      <w:r>
        <w:t>Sounding datum</w:t>
      </w:r>
      <w:r>
        <w:tab/>
      </w:r>
      <w:r>
        <w:fldChar w:fldCharType="begin"/>
      </w:r>
      <w:r>
        <w:instrText xml:space="preserve"> PAGEREF _Toc173416359 \h </w:instrText>
      </w:r>
      <w:r>
        <w:fldChar w:fldCharType="separate"/>
      </w:r>
      <w:r w:rsidR="00C14D18">
        <w:t>40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5.2</w:t>
      </w:r>
      <w:r>
        <w:rPr>
          <w:rFonts w:asciiTheme="minorHAnsi" w:eastAsiaTheme="minorEastAsia" w:hAnsiTheme="minorHAnsi" w:cstheme="minorBidi"/>
          <w:kern w:val="2"/>
          <w:sz w:val="24"/>
          <w:szCs w:val="24"/>
          <w14:ligatures w14:val="standardContextual"/>
        </w:rPr>
        <w:tab/>
      </w:r>
      <w:r>
        <w:t>Depth contours</w:t>
      </w:r>
      <w:r>
        <w:tab/>
      </w:r>
      <w:r>
        <w:fldChar w:fldCharType="begin"/>
      </w:r>
      <w:r>
        <w:instrText xml:space="preserve"> PAGEREF _Toc173416360 \h </w:instrText>
      </w:r>
      <w:r>
        <w:fldChar w:fldCharType="separate"/>
      </w:r>
      <w:r w:rsidR="00C14D18">
        <w:t>40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5.3</w:t>
      </w:r>
      <w:r>
        <w:rPr>
          <w:rFonts w:asciiTheme="minorHAnsi" w:eastAsiaTheme="minorEastAsia" w:hAnsiTheme="minorHAnsi" w:cstheme="minorBidi"/>
          <w:kern w:val="2"/>
          <w:sz w:val="24"/>
          <w:szCs w:val="24"/>
          <w14:ligatures w14:val="standardContextual"/>
        </w:rPr>
        <w:tab/>
      </w:r>
      <w:r w:rsidRPr="0005474E">
        <w:rPr>
          <w:bCs/>
        </w:rPr>
        <w:t>Soundings</w:t>
      </w:r>
      <w:r>
        <w:tab/>
      </w:r>
      <w:r>
        <w:fldChar w:fldCharType="begin"/>
      </w:r>
      <w:r>
        <w:instrText xml:space="preserve"> PAGEREF _Toc173416361 \h </w:instrText>
      </w:r>
      <w:r>
        <w:fldChar w:fldCharType="separate"/>
      </w:r>
      <w:r w:rsidR="00C14D18">
        <w:t>40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5.4</w:t>
      </w:r>
      <w:r>
        <w:rPr>
          <w:rFonts w:asciiTheme="minorHAnsi" w:eastAsiaTheme="minorEastAsia" w:hAnsiTheme="minorHAnsi" w:cstheme="minorBidi"/>
          <w:kern w:val="2"/>
          <w:sz w:val="24"/>
          <w:szCs w:val="24"/>
          <w14:ligatures w14:val="standardContextual"/>
        </w:rPr>
        <w:tab/>
      </w:r>
      <w:r w:rsidRPr="0005474E">
        <w:rPr>
          <w:bCs/>
        </w:rPr>
        <w:t>Depth areas</w:t>
      </w:r>
      <w:r>
        <w:tab/>
      </w:r>
      <w:r>
        <w:fldChar w:fldCharType="begin"/>
      </w:r>
      <w:r>
        <w:instrText xml:space="preserve"> PAGEREF _Toc173416363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5.4.1</w:t>
      </w:r>
      <w:r>
        <w:rPr>
          <w:rFonts w:asciiTheme="minorHAnsi" w:eastAsiaTheme="minorEastAsia" w:hAnsiTheme="minorHAnsi" w:cstheme="minorBidi"/>
          <w:kern w:val="2"/>
          <w:sz w:val="24"/>
          <w:szCs w:val="24"/>
          <w14:ligatures w14:val="standardContextual"/>
        </w:rPr>
        <w:tab/>
      </w:r>
      <w:r w:rsidRPr="0005474E">
        <w:rPr>
          <w:bCs/>
        </w:rPr>
        <w:t>Geo object depth areas</w:t>
      </w:r>
      <w:r>
        <w:tab/>
      </w:r>
      <w:r>
        <w:fldChar w:fldCharType="begin"/>
      </w:r>
      <w:r>
        <w:instrText xml:space="preserve"> PAGEREF _Toc173416364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5.4.2</w:t>
      </w:r>
      <w:r>
        <w:rPr>
          <w:rFonts w:asciiTheme="minorHAnsi" w:eastAsiaTheme="minorEastAsia" w:hAnsiTheme="minorHAnsi" w:cstheme="minorBidi"/>
          <w:kern w:val="2"/>
          <w:sz w:val="24"/>
          <w:szCs w:val="24"/>
          <w14:ligatures w14:val="standardContextual"/>
        </w:rPr>
        <w:tab/>
      </w:r>
      <w:r w:rsidRPr="0005474E">
        <w:rPr>
          <w:bCs/>
        </w:rPr>
        <w:t>Geometry of depth areas</w:t>
      </w:r>
      <w:r>
        <w:tab/>
      </w:r>
      <w:r>
        <w:fldChar w:fldCharType="begin"/>
      </w:r>
      <w:r>
        <w:instrText xml:space="preserve"> PAGEREF _Toc173416365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5.4.3</w:t>
      </w:r>
      <w:r>
        <w:rPr>
          <w:rFonts w:asciiTheme="minorHAnsi" w:eastAsiaTheme="minorEastAsia" w:hAnsiTheme="minorHAnsi" w:cstheme="minorBidi"/>
          <w:kern w:val="2"/>
          <w:sz w:val="24"/>
          <w:szCs w:val="24"/>
          <w14:ligatures w14:val="standardContextual"/>
        </w:rPr>
        <w:tab/>
      </w:r>
      <w:r w:rsidRPr="0005474E">
        <w:rPr>
          <w:bCs/>
        </w:rPr>
        <w:t>Use of attributes DRVAL1 and DRVAL2 for depth areas in general</w:t>
      </w:r>
      <w:r>
        <w:tab/>
      </w:r>
      <w:r>
        <w:fldChar w:fldCharType="begin"/>
      </w:r>
      <w:r>
        <w:instrText xml:space="preserve"> PAGEREF _Toc173416366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5.4.4</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_Toc173416367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5.4.5</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_Toc173416368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5.4.6</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_Toc173416369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5.4.7</w:t>
      </w:r>
      <w:r>
        <w:rPr>
          <w:rFonts w:asciiTheme="minorHAnsi" w:eastAsiaTheme="minorEastAsia" w:hAnsiTheme="minorHAnsi" w:cstheme="minorBidi"/>
          <w:kern w:val="2"/>
          <w:sz w:val="24"/>
          <w:szCs w:val="24"/>
          <w14:ligatures w14:val="standardContextual"/>
        </w:rPr>
        <w:tab/>
      </w:r>
      <w:r w:rsidRPr="0005474E">
        <w:rPr>
          <w:bCs/>
        </w:rPr>
        <w:t>Not applicable.</w:t>
      </w:r>
      <w:r>
        <w:tab/>
      </w:r>
      <w:r>
        <w:fldChar w:fldCharType="begin"/>
      </w:r>
      <w:r>
        <w:instrText xml:space="preserve"> PAGEREF _Toc173416370 \h </w:instrText>
      </w:r>
      <w:r>
        <w:fldChar w:fldCharType="separate"/>
      </w:r>
      <w:r w:rsidR="00C14D18">
        <w:t>41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5.4.8</w:t>
      </w:r>
      <w:r>
        <w:rPr>
          <w:rFonts w:asciiTheme="minorHAnsi" w:eastAsiaTheme="minorEastAsia" w:hAnsiTheme="minorHAnsi" w:cstheme="minorBidi"/>
          <w:kern w:val="2"/>
          <w:sz w:val="24"/>
          <w:szCs w:val="24"/>
          <w14:ligatures w14:val="standardContextual"/>
        </w:rPr>
        <w:tab/>
      </w:r>
      <w:r w:rsidRPr="0005474E">
        <w:rPr>
          <w:bCs/>
        </w:rPr>
        <w:t>Rivers, canals, lakes, basins, locks</w:t>
      </w:r>
      <w:r>
        <w:tab/>
      </w:r>
      <w:r>
        <w:fldChar w:fldCharType="begin"/>
      </w:r>
      <w:r>
        <w:instrText xml:space="preserve"> PAGEREF _Toc173416371 \h </w:instrText>
      </w:r>
      <w:r>
        <w:fldChar w:fldCharType="separate"/>
      </w:r>
      <w:r w:rsidR="00C14D18">
        <w:t>41</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5.5</w:t>
      </w:r>
      <w:r>
        <w:rPr>
          <w:rFonts w:asciiTheme="minorHAnsi" w:eastAsiaTheme="minorEastAsia" w:hAnsiTheme="minorHAnsi" w:cstheme="minorBidi"/>
          <w:kern w:val="2"/>
          <w:sz w:val="24"/>
          <w:szCs w:val="24"/>
          <w14:ligatures w14:val="standardContextual"/>
        </w:rPr>
        <w:tab/>
      </w:r>
      <w:r w:rsidRPr="0005474E">
        <w:rPr>
          <w:bCs/>
        </w:rPr>
        <w:t>Dredged areas</w:t>
      </w:r>
      <w:r>
        <w:tab/>
      </w:r>
      <w:r>
        <w:fldChar w:fldCharType="begin"/>
      </w:r>
      <w:r>
        <w:instrText xml:space="preserve"> PAGEREF _Toc173416372 \h </w:instrText>
      </w:r>
      <w:r>
        <w:fldChar w:fldCharType="separate"/>
      </w:r>
      <w:r w:rsidR="00C14D18">
        <w:t>41</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5.6</w:t>
      </w:r>
      <w:r>
        <w:rPr>
          <w:rFonts w:asciiTheme="minorHAnsi" w:eastAsiaTheme="minorEastAsia" w:hAnsiTheme="minorHAnsi" w:cstheme="minorBidi"/>
          <w:kern w:val="2"/>
          <w:sz w:val="24"/>
          <w:szCs w:val="24"/>
          <w14:ligatures w14:val="standardContextual"/>
        </w:rPr>
        <w:tab/>
      </w:r>
      <w:r w:rsidRPr="0005474E">
        <w:rPr>
          <w:bCs/>
        </w:rPr>
        <w:t>Swept areas</w:t>
      </w:r>
      <w:r>
        <w:tab/>
      </w:r>
      <w:r>
        <w:fldChar w:fldCharType="begin"/>
      </w:r>
      <w:r>
        <w:instrText xml:space="preserve"> PAGEREF _Toc173416373 \h </w:instrText>
      </w:r>
      <w:r>
        <w:fldChar w:fldCharType="separate"/>
      </w:r>
      <w:r w:rsidR="00C14D18">
        <w:t>42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5.7</w:t>
      </w:r>
      <w:r>
        <w:rPr>
          <w:rFonts w:asciiTheme="minorHAnsi" w:eastAsiaTheme="minorEastAsia" w:hAnsiTheme="minorHAnsi" w:cstheme="minorBidi"/>
          <w:kern w:val="2"/>
          <w:sz w:val="24"/>
          <w:szCs w:val="24"/>
          <w14:ligatures w14:val="standardContextual"/>
        </w:rPr>
        <w:tab/>
      </w:r>
      <w:r w:rsidRPr="0005474E">
        <w:rPr>
          <w:bCs/>
        </w:rPr>
        <w:t>Areas of continual change</w:t>
      </w:r>
      <w:r>
        <w:tab/>
      </w:r>
      <w:r>
        <w:fldChar w:fldCharType="begin"/>
      </w:r>
      <w:r>
        <w:instrText xml:space="preserve"> PAGEREF _Toc173416374 \h </w:instrText>
      </w:r>
      <w:r>
        <w:fldChar w:fldCharType="separate"/>
      </w:r>
      <w:r w:rsidR="00C14D18">
        <w:t>42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5.8</w:t>
      </w:r>
      <w:r>
        <w:rPr>
          <w:rFonts w:asciiTheme="minorHAnsi" w:eastAsiaTheme="minorEastAsia" w:hAnsiTheme="minorHAnsi" w:cstheme="minorBidi"/>
          <w:kern w:val="2"/>
          <w:sz w:val="24"/>
          <w:szCs w:val="24"/>
          <w14:ligatures w14:val="standardContextual"/>
        </w:rPr>
        <w:tab/>
      </w:r>
      <w:r w:rsidRPr="0005474E">
        <w:rPr>
          <w:bCs/>
        </w:rPr>
        <w:t>Areas with inadequate depth information</w:t>
      </w:r>
      <w:r>
        <w:tab/>
      </w:r>
      <w:r>
        <w:fldChar w:fldCharType="begin"/>
      </w:r>
      <w:r>
        <w:instrText xml:space="preserve"> PAGEREF _Toc173416375 \h </w:instrText>
      </w:r>
      <w:r>
        <w:fldChar w:fldCharType="separate"/>
      </w:r>
      <w:r w:rsidR="00C14D18">
        <w:t>42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5.8.1</w:t>
      </w:r>
      <w:r>
        <w:rPr>
          <w:rFonts w:asciiTheme="minorHAnsi" w:eastAsiaTheme="minorEastAsia" w:hAnsiTheme="minorHAnsi" w:cstheme="minorBidi"/>
          <w:kern w:val="2"/>
          <w:sz w:val="24"/>
          <w:szCs w:val="24"/>
          <w14:ligatures w14:val="standardContextual"/>
        </w:rPr>
        <w:tab/>
      </w:r>
      <w:r w:rsidRPr="0005474E">
        <w:rPr>
          <w:bCs/>
        </w:rPr>
        <w:t>Unsurveyed areas</w:t>
      </w:r>
      <w:r>
        <w:tab/>
      </w:r>
      <w:r>
        <w:fldChar w:fldCharType="begin"/>
      </w:r>
      <w:r>
        <w:instrText xml:space="preserve"> PAGEREF _Toc173416376 \h </w:instrText>
      </w:r>
      <w:r>
        <w:fldChar w:fldCharType="separate"/>
      </w:r>
      <w:r w:rsidR="00C14D18">
        <w:t>42</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5.8.1.1</w:t>
      </w:r>
      <w:r>
        <w:rPr>
          <w:rFonts w:asciiTheme="minorHAnsi" w:eastAsiaTheme="minorEastAsia" w:hAnsiTheme="minorHAnsi" w:cstheme="minorBidi"/>
          <w:kern w:val="2"/>
          <w:sz w:val="24"/>
          <w:szCs w:val="24"/>
          <w14:ligatures w14:val="standardContextual"/>
        </w:rPr>
        <w:tab/>
      </w:r>
      <w:r w:rsidRPr="0005474E">
        <w:rPr>
          <w:bCs/>
        </w:rPr>
        <w:t>Satellite imagery as source information</w:t>
      </w:r>
      <w:r>
        <w:tab/>
      </w:r>
      <w:r>
        <w:fldChar w:fldCharType="begin"/>
      </w:r>
      <w:r>
        <w:instrText xml:space="preserve"> PAGEREF _Toc173416377 \h </w:instrText>
      </w:r>
      <w:r>
        <w:fldChar w:fldCharType="separate"/>
      </w:r>
      <w:r w:rsidR="00C14D18">
        <w:t>43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5.8.2</w:t>
      </w:r>
      <w:r>
        <w:rPr>
          <w:rFonts w:asciiTheme="minorHAnsi" w:eastAsiaTheme="minorEastAsia" w:hAnsiTheme="minorHAnsi" w:cstheme="minorBidi"/>
          <w:kern w:val="2"/>
          <w:sz w:val="24"/>
          <w:szCs w:val="24"/>
          <w14:ligatures w14:val="standardContextual"/>
        </w:rPr>
        <w:tab/>
      </w:r>
      <w:r w:rsidRPr="0005474E">
        <w:rPr>
          <w:bCs/>
        </w:rPr>
        <w:t>Incompletely surveyed areas</w:t>
      </w:r>
      <w:r>
        <w:tab/>
      </w:r>
      <w:r>
        <w:fldChar w:fldCharType="begin"/>
      </w:r>
      <w:r>
        <w:instrText xml:space="preserve"> PAGEREF _Toc173416378 \h </w:instrText>
      </w:r>
      <w:r>
        <w:fldChar w:fldCharType="separate"/>
      </w:r>
      <w:r w:rsidR="00C14D18">
        <w:t>43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5.8.3</w:t>
      </w:r>
      <w:r>
        <w:rPr>
          <w:rFonts w:asciiTheme="minorHAnsi" w:eastAsiaTheme="minorEastAsia" w:hAnsiTheme="minorHAnsi" w:cstheme="minorBidi"/>
          <w:kern w:val="2"/>
          <w:sz w:val="24"/>
          <w:szCs w:val="24"/>
          <w14:ligatures w14:val="standardContextual"/>
        </w:rPr>
        <w:tab/>
      </w:r>
      <w:r w:rsidRPr="0005474E">
        <w:rPr>
          <w:bCs/>
        </w:rPr>
        <w:t>Bathymetry in areas of minimal depiction of detail on paper charts</w:t>
      </w:r>
      <w:r>
        <w:tab/>
      </w:r>
      <w:r>
        <w:fldChar w:fldCharType="begin"/>
      </w:r>
      <w:r>
        <w:instrText xml:space="preserve"> PAGEREF _Toc173416379 \h </w:instrText>
      </w:r>
      <w:r>
        <w:fldChar w:fldCharType="separate"/>
      </w:r>
      <w:r w:rsidR="00C14D18">
        <w:t>43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5.8.3.1</w:t>
      </w:r>
      <w:r>
        <w:rPr>
          <w:rFonts w:asciiTheme="minorHAnsi" w:eastAsiaTheme="minorEastAsia" w:hAnsiTheme="minorHAnsi" w:cstheme="minorBidi"/>
          <w:kern w:val="2"/>
          <w:sz w:val="24"/>
          <w:szCs w:val="24"/>
          <w14:ligatures w14:val="standardContextual"/>
        </w:rPr>
        <w:tab/>
      </w:r>
      <w:r w:rsidRPr="0005474E">
        <w:rPr>
          <w:bCs/>
        </w:rPr>
        <w:t>Areas of omitted bathymetry</w:t>
      </w:r>
      <w:r>
        <w:tab/>
      </w:r>
      <w:r>
        <w:fldChar w:fldCharType="begin"/>
      </w:r>
      <w:r>
        <w:instrText xml:space="preserve"> PAGEREF _Toc173416380 \h </w:instrText>
      </w:r>
      <w:r>
        <w:fldChar w:fldCharType="separate"/>
      </w:r>
      <w:r w:rsidR="00C14D18">
        <w:t>43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5.8.3.2</w:t>
      </w:r>
      <w:r>
        <w:rPr>
          <w:rFonts w:asciiTheme="minorHAnsi" w:eastAsiaTheme="minorEastAsia" w:hAnsiTheme="minorHAnsi" w:cstheme="minorBidi"/>
          <w:kern w:val="2"/>
          <w:sz w:val="24"/>
          <w:szCs w:val="24"/>
          <w14:ligatures w14:val="standardContextual"/>
        </w:rPr>
        <w:tab/>
      </w:r>
      <w:r w:rsidRPr="0005474E">
        <w:rPr>
          <w:bCs/>
        </w:rPr>
        <w:t>Areas of very simplified bathymetry</w:t>
      </w:r>
      <w:r>
        <w:tab/>
      </w:r>
      <w:r>
        <w:fldChar w:fldCharType="begin"/>
      </w:r>
      <w:r>
        <w:instrText xml:space="preserve"> PAGEREF _Toc173416381 \h </w:instrText>
      </w:r>
      <w:r>
        <w:fldChar w:fldCharType="separate"/>
      </w:r>
      <w:r w:rsidR="00C14D18">
        <w:t>43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5.8.4</w:t>
      </w:r>
      <w:r>
        <w:rPr>
          <w:rFonts w:asciiTheme="minorHAnsi" w:eastAsiaTheme="minorEastAsia" w:hAnsiTheme="minorHAnsi" w:cstheme="minorBidi"/>
          <w:kern w:val="2"/>
          <w:sz w:val="24"/>
          <w:szCs w:val="24"/>
          <w14:ligatures w14:val="standardContextual"/>
        </w:rPr>
        <w:tab/>
      </w:r>
      <w:r w:rsidRPr="0005474E">
        <w:rPr>
          <w:bCs/>
        </w:rPr>
        <w:t>Depth discontinuities between surveys</w:t>
      </w:r>
      <w:r>
        <w:tab/>
      </w:r>
      <w:r>
        <w:fldChar w:fldCharType="begin"/>
      </w:r>
      <w:r>
        <w:instrText xml:space="preserve"> PAGEREF _Toc173416382 \h </w:instrText>
      </w:r>
      <w:r>
        <w:fldChar w:fldCharType="separate"/>
      </w:r>
      <w:r w:rsidR="00C14D18">
        <w:t>43</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t>6</w:t>
      </w:r>
      <w:r>
        <w:rPr>
          <w:rFonts w:asciiTheme="minorHAnsi" w:eastAsiaTheme="minorEastAsia" w:hAnsiTheme="minorHAnsi" w:cstheme="minorBidi"/>
          <w:kern w:val="2"/>
          <w:sz w:val="24"/>
          <w:szCs w:val="24"/>
          <w14:ligatures w14:val="standardContextual"/>
        </w:rPr>
        <w:tab/>
      </w:r>
      <w:r>
        <w:t>Dangers</w:t>
      </w:r>
      <w:r>
        <w:tab/>
      </w:r>
      <w:r>
        <w:fldChar w:fldCharType="begin"/>
      </w:r>
      <w:r>
        <w:instrText xml:space="preserve"> PAGEREF _Toc173416383 \h </w:instrText>
      </w:r>
      <w:r>
        <w:fldChar w:fldCharType="separate"/>
      </w:r>
      <w:r w:rsidR="00C14D18">
        <w:t>44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6.1</w:t>
      </w:r>
      <w:r>
        <w:rPr>
          <w:rFonts w:asciiTheme="minorHAnsi" w:eastAsiaTheme="minorEastAsia" w:hAnsiTheme="minorHAnsi" w:cstheme="minorBidi"/>
          <w:kern w:val="2"/>
          <w:sz w:val="24"/>
          <w:szCs w:val="24"/>
          <w14:ligatures w14:val="standardContextual"/>
        </w:rPr>
        <w:tab/>
      </w:r>
      <w:r w:rsidRPr="0005474E">
        <w:rPr>
          <w:bCs/>
        </w:rPr>
        <w:t>Rocks and coral reefs</w:t>
      </w:r>
      <w:r>
        <w:tab/>
      </w:r>
      <w:r>
        <w:fldChar w:fldCharType="begin"/>
      </w:r>
      <w:r>
        <w:instrText xml:space="preserve"> PAGEREF _Toc173416384 \h </w:instrText>
      </w:r>
      <w:r>
        <w:fldChar w:fldCharType="separate"/>
      </w:r>
      <w:r w:rsidR="00C14D18">
        <w:t>44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6.1.1</w:t>
      </w:r>
      <w:r>
        <w:rPr>
          <w:rFonts w:asciiTheme="minorHAnsi" w:eastAsiaTheme="minorEastAsia" w:hAnsiTheme="minorHAnsi" w:cstheme="minorBidi"/>
          <w:kern w:val="2"/>
          <w:sz w:val="24"/>
          <w:szCs w:val="24"/>
          <w14:ligatures w14:val="standardContextual"/>
        </w:rPr>
        <w:tab/>
      </w:r>
      <w:r w:rsidRPr="0005474E">
        <w:rPr>
          <w:bCs/>
        </w:rPr>
        <w:t>Rocks which do not cover (islets)</w:t>
      </w:r>
      <w:r>
        <w:tab/>
      </w:r>
      <w:r>
        <w:fldChar w:fldCharType="begin"/>
      </w:r>
      <w:r>
        <w:instrText xml:space="preserve"> PAGEREF _Toc173416385 \h </w:instrText>
      </w:r>
      <w:r>
        <w:fldChar w:fldCharType="separate"/>
      </w:r>
      <w:r w:rsidR="00C14D18">
        <w:t>44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6.1.2</w:t>
      </w:r>
      <w:r>
        <w:rPr>
          <w:rFonts w:asciiTheme="minorHAnsi" w:eastAsiaTheme="minorEastAsia" w:hAnsiTheme="minorHAnsi" w:cstheme="minorBidi"/>
          <w:kern w:val="2"/>
          <w:sz w:val="24"/>
          <w:szCs w:val="24"/>
          <w14:ligatures w14:val="standardContextual"/>
        </w:rPr>
        <w:tab/>
      </w:r>
      <w:r w:rsidRPr="0005474E">
        <w:rPr>
          <w:bCs/>
        </w:rPr>
        <w:t>Rocks which may cover</w:t>
      </w:r>
      <w:r>
        <w:tab/>
      </w:r>
      <w:r>
        <w:fldChar w:fldCharType="begin"/>
      </w:r>
      <w:r>
        <w:instrText xml:space="preserve"> PAGEREF _Toc173416386 \h </w:instrText>
      </w:r>
      <w:r>
        <w:fldChar w:fldCharType="separate"/>
      </w:r>
      <w:r w:rsidR="00C14D18">
        <w:t>44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6.2</w:t>
      </w:r>
      <w:r>
        <w:rPr>
          <w:rFonts w:asciiTheme="minorHAnsi" w:eastAsiaTheme="minorEastAsia" w:hAnsiTheme="minorHAnsi" w:cstheme="minorBidi"/>
          <w:kern w:val="2"/>
          <w:sz w:val="24"/>
          <w:szCs w:val="24"/>
          <w14:ligatures w14:val="standardContextual"/>
        </w:rPr>
        <w:tab/>
      </w:r>
      <w:r w:rsidRPr="0005474E">
        <w:rPr>
          <w:bCs/>
        </w:rPr>
        <w:t>Wrecks, foul ground and obstructions</w:t>
      </w:r>
      <w:r>
        <w:tab/>
      </w:r>
      <w:r>
        <w:fldChar w:fldCharType="begin"/>
      </w:r>
      <w:r>
        <w:instrText xml:space="preserve"> PAGEREF _Toc173416388 \h </w:instrText>
      </w:r>
      <w:r>
        <w:fldChar w:fldCharType="separate"/>
      </w:r>
      <w:r w:rsidR="00C14D18">
        <w:t>45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6.2.1</w:t>
      </w:r>
      <w:r>
        <w:rPr>
          <w:rFonts w:asciiTheme="minorHAnsi" w:eastAsiaTheme="minorEastAsia" w:hAnsiTheme="minorHAnsi" w:cstheme="minorBidi"/>
          <w:kern w:val="2"/>
          <w:sz w:val="24"/>
          <w:szCs w:val="24"/>
          <w14:ligatures w14:val="standardContextual"/>
        </w:rPr>
        <w:tab/>
      </w:r>
      <w:r w:rsidRPr="0005474E">
        <w:rPr>
          <w:bCs/>
        </w:rPr>
        <w:t>Wrecks</w:t>
      </w:r>
      <w:r>
        <w:tab/>
      </w:r>
      <w:r>
        <w:fldChar w:fldCharType="begin"/>
      </w:r>
      <w:r>
        <w:instrText xml:space="preserve"> PAGEREF _Toc173416389 \h </w:instrText>
      </w:r>
      <w:r>
        <w:fldChar w:fldCharType="separate"/>
      </w:r>
      <w:r w:rsidR="00C14D18">
        <w:t>45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6.2.2</w:t>
      </w:r>
      <w:r>
        <w:rPr>
          <w:rFonts w:asciiTheme="minorHAnsi" w:eastAsiaTheme="minorEastAsia" w:hAnsiTheme="minorHAnsi" w:cstheme="minorBidi"/>
          <w:kern w:val="2"/>
          <w:sz w:val="24"/>
          <w:szCs w:val="24"/>
          <w14:ligatures w14:val="standardContextual"/>
        </w:rPr>
        <w:tab/>
      </w:r>
      <w:r w:rsidRPr="0005474E">
        <w:rPr>
          <w:bCs/>
        </w:rPr>
        <w:t>Obstructions, foul areas and foul ground</w:t>
      </w:r>
      <w:r>
        <w:tab/>
      </w:r>
      <w:r>
        <w:fldChar w:fldCharType="begin"/>
      </w:r>
      <w:r>
        <w:instrText xml:space="preserve"> PAGEREF _Toc173416390 \h </w:instrText>
      </w:r>
      <w:r>
        <w:fldChar w:fldCharType="separate"/>
      </w:r>
      <w:r w:rsidR="00C14D18">
        <w:t>45</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6.3</w:t>
      </w:r>
      <w:r>
        <w:rPr>
          <w:rFonts w:asciiTheme="minorHAnsi" w:eastAsiaTheme="minorEastAsia" w:hAnsiTheme="minorHAnsi" w:cstheme="minorBidi"/>
          <w:kern w:val="2"/>
          <w:sz w:val="24"/>
          <w:szCs w:val="24"/>
          <w14:ligatures w14:val="standardContextual"/>
        </w:rPr>
        <w:tab/>
      </w:r>
      <w:r w:rsidRPr="0005474E">
        <w:rPr>
          <w:bCs/>
        </w:rPr>
        <w:t>Danger lines</w:t>
      </w:r>
      <w:r>
        <w:tab/>
      </w:r>
      <w:r>
        <w:fldChar w:fldCharType="begin"/>
      </w:r>
      <w:r>
        <w:instrText xml:space="preserve"> PAGEREF _Toc173416392 \h </w:instrText>
      </w:r>
      <w:r>
        <w:fldChar w:fldCharType="separate"/>
      </w:r>
      <w:r w:rsidR="00C14D18">
        <w:t>47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6.3.1</w:t>
      </w:r>
      <w:r>
        <w:rPr>
          <w:rFonts w:asciiTheme="minorHAnsi" w:eastAsiaTheme="minorEastAsia" w:hAnsiTheme="minorHAnsi" w:cstheme="minorBidi"/>
          <w:kern w:val="2"/>
          <w:sz w:val="24"/>
          <w:szCs w:val="24"/>
          <w14:ligatures w14:val="standardContextual"/>
        </w:rPr>
        <w:tab/>
      </w:r>
      <w:r w:rsidRPr="0005474E">
        <w:rPr>
          <w:bCs/>
        </w:rPr>
        <w:t>Danger line around a point danger or an isolated sounding</w:t>
      </w:r>
      <w:r>
        <w:tab/>
      </w:r>
      <w:r>
        <w:fldChar w:fldCharType="begin"/>
      </w:r>
      <w:r>
        <w:instrText xml:space="preserve"> PAGEREF _Toc173416393 \h </w:instrText>
      </w:r>
      <w:r>
        <w:fldChar w:fldCharType="separate"/>
      </w:r>
      <w:r w:rsidR="00C14D18">
        <w:t>47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6.3.2</w:t>
      </w:r>
      <w:r>
        <w:rPr>
          <w:rFonts w:asciiTheme="minorHAnsi" w:eastAsiaTheme="minorEastAsia" w:hAnsiTheme="minorHAnsi" w:cstheme="minorBidi"/>
          <w:kern w:val="2"/>
          <w:sz w:val="24"/>
          <w:szCs w:val="24"/>
          <w14:ligatures w14:val="standardContextual"/>
        </w:rPr>
        <w:tab/>
      </w:r>
      <w:r w:rsidRPr="0005474E">
        <w:rPr>
          <w:bCs/>
        </w:rPr>
        <w:t>Danger line limiting an area of wrecks or obstructions</w:t>
      </w:r>
      <w:r>
        <w:tab/>
      </w:r>
      <w:r>
        <w:fldChar w:fldCharType="begin"/>
      </w:r>
      <w:r>
        <w:instrText xml:space="preserve"> PAGEREF _Toc173416394 \h </w:instrText>
      </w:r>
      <w:r>
        <w:fldChar w:fldCharType="separate"/>
      </w:r>
      <w:r w:rsidR="00C14D18">
        <w:t>47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6.3.3</w:t>
      </w:r>
      <w:r>
        <w:rPr>
          <w:rFonts w:asciiTheme="minorHAnsi" w:eastAsiaTheme="minorEastAsia" w:hAnsiTheme="minorHAnsi" w:cstheme="minorBidi"/>
          <w:kern w:val="2"/>
          <w:sz w:val="24"/>
          <w:szCs w:val="24"/>
          <w14:ligatures w14:val="standardContextual"/>
        </w:rPr>
        <w:tab/>
      </w:r>
      <w:r w:rsidRPr="0005474E">
        <w:rPr>
          <w:bCs/>
        </w:rPr>
        <w:t>Danger line bordering an area through which navigation is not safe</w:t>
      </w:r>
      <w:r>
        <w:tab/>
      </w:r>
      <w:r>
        <w:fldChar w:fldCharType="begin"/>
      </w:r>
      <w:r>
        <w:instrText xml:space="preserve"> PAGEREF _Toc173416395 \h </w:instrText>
      </w:r>
      <w:r>
        <w:fldChar w:fldCharType="separate"/>
      </w:r>
      <w:r w:rsidR="00C14D18">
        <w:t>47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6.4</w:t>
      </w:r>
      <w:r>
        <w:rPr>
          <w:rFonts w:asciiTheme="minorHAnsi" w:eastAsiaTheme="minorEastAsia" w:hAnsiTheme="minorHAnsi" w:cstheme="minorBidi"/>
          <w:kern w:val="2"/>
          <w:sz w:val="24"/>
          <w:szCs w:val="24"/>
          <w14:ligatures w14:val="standardContextual"/>
        </w:rPr>
        <w:tab/>
      </w:r>
      <w:r w:rsidRPr="0005474E">
        <w:rPr>
          <w:bCs/>
        </w:rPr>
        <w:t>Overfalls, races, breakers, eddies</w:t>
      </w:r>
      <w:r>
        <w:tab/>
      </w:r>
      <w:r>
        <w:fldChar w:fldCharType="begin"/>
      </w:r>
      <w:r>
        <w:instrText xml:space="preserve"> PAGEREF _Toc173416396 \h </w:instrText>
      </w:r>
      <w:r>
        <w:fldChar w:fldCharType="separate"/>
      </w:r>
      <w:r w:rsidR="00C14D18">
        <w:t>47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6.5</w:t>
      </w:r>
      <w:r>
        <w:rPr>
          <w:rFonts w:asciiTheme="minorHAnsi" w:eastAsiaTheme="minorEastAsia" w:hAnsiTheme="minorHAnsi" w:cstheme="minorBidi"/>
          <w:kern w:val="2"/>
          <w:sz w:val="24"/>
          <w:szCs w:val="24"/>
          <w14:ligatures w14:val="standardContextual"/>
        </w:rPr>
        <w:tab/>
      </w:r>
      <w:r w:rsidRPr="0005474E">
        <w:rPr>
          <w:bCs/>
        </w:rPr>
        <w:t>Doubtful dangers</w:t>
      </w:r>
      <w:r>
        <w:tab/>
      </w:r>
      <w:r>
        <w:fldChar w:fldCharType="begin"/>
      </w:r>
      <w:r>
        <w:instrText xml:space="preserve"> PAGEREF _Toc173416397 \h </w:instrText>
      </w:r>
      <w:r>
        <w:fldChar w:fldCharType="separate"/>
      </w:r>
      <w:r w:rsidR="00C14D18">
        <w:t>47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6.6</w:t>
      </w:r>
      <w:r>
        <w:rPr>
          <w:rFonts w:asciiTheme="minorHAnsi" w:eastAsiaTheme="minorEastAsia" w:hAnsiTheme="minorHAnsi" w:cstheme="minorBidi"/>
          <w:kern w:val="2"/>
          <w:sz w:val="24"/>
          <w:szCs w:val="24"/>
          <w14:ligatures w14:val="standardContextual"/>
        </w:rPr>
        <w:tab/>
      </w:r>
      <w:r w:rsidRPr="0005474E">
        <w:rPr>
          <w:bCs/>
        </w:rPr>
        <w:t>Caution areas</w:t>
      </w:r>
      <w:r>
        <w:tab/>
      </w:r>
      <w:r>
        <w:fldChar w:fldCharType="begin"/>
      </w:r>
      <w:r>
        <w:instrText xml:space="preserve"> PAGEREF _Toc173416398 \h </w:instrText>
      </w:r>
      <w:r>
        <w:fldChar w:fldCharType="separate"/>
      </w:r>
      <w:r w:rsidR="00C14D18">
        <w:t>47</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7</w:t>
      </w:r>
      <w:r>
        <w:rPr>
          <w:rFonts w:asciiTheme="minorHAnsi" w:eastAsiaTheme="minorEastAsia" w:hAnsiTheme="minorHAnsi" w:cstheme="minorBidi"/>
          <w:kern w:val="2"/>
          <w:sz w:val="24"/>
          <w:szCs w:val="24"/>
          <w14:ligatures w14:val="standardContextual"/>
        </w:rPr>
        <w:tab/>
      </w:r>
      <w:r w:rsidRPr="0005474E">
        <w:rPr>
          <w:bCs/>
        </w:rPr>
        <w:t>Nature of the seabed</w:t>
      </w:r>
      <w:r>
        <w:tab/>
      </w:r>
      <w:r>
        <w:fldChar w:fldCharType="begin"/>
      </w:r>
      <w:r>
        <w:instrText xml:space="preserve"> PAGEREF _Toc173416401 \h </w:instrText>
      </w:r>
      <w:r>
        <w:fldChar w:fldCharType="separate"/>
      </w:r>
      <w:r w:rsidR="00C14D18">
        <w:t>48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7.1</w:t>
      </w:r>
      <w:r>
        <w:rPr>
          <w:rFonts w:asciiTheme="minorHAnsi" w:eastAsiaTheme="minorEastAsia" w:hAnsiTheme="minorHAnsi" w:cstheme="minorBidi"/>
          <w:kern w:val="2"/>
          <w:sz w:val="24"/>
          <w:szCs w:val="24"/>
          <w14:ligatures w14:val="standardContextual"/>
        </w:rPr>
        <w:tab/>
      </w:r>
      <w:r w:rsidRPr="0005474E">
        <w:rPr>
          <w:bCs/>
        </w:rPr>
        <w:t>Description of the bottom</w:t>
      </w:r>
      <w:r>
        <w:tab/>
      </w:r>
      <w:r>
        <w:fldChar w:fldCharType="begin"/>
      </w:r>
      <w:r>
        <w:instrText xml:space="preserve"> PAGEREF _Toc173416402 \h </w:instrText>
      </w:r>
      <w:r>
        <w:fldChar w:fldCharType="separate"/>
      </w:r>
      <w:r w:rsidR="00C14D18">
        <w:t>48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7.2</w:t>
      </w:r>
      <w:r>
        <w:rPr>
          <w:rFonts w:asciiTheme="minorHAnsi" w:eastAsiaTheme="minorEastAsia" w:hAnsiTheme="minorHAnsi" w:cstheme="minorBidi"/>
          <w:kern w:val="2"/>
          <w:sz w:val="24"/>
          <w:szCs w:val="24"/>
          <w14:ligatures w14:val="standardContextual"/>
        </w:rPr>
        <w:tab/>
      </w:r>
      <w:r w:rsidRPr="0005474E">
        <w:rPr>
          <w:bCs/>
        </w:rPr>
        <w:t>Special bottom types</w:t>
      </w:r>
      <w:r>
        <w:tab/>
      </w:r>
      <w:r>
        <w:fldChar w:fldCharType="begin"/>
      </w:r>
      <w:r>
        <w:instrText xml:space="preserve"> PAGEREF _Toc173416403 \h </w:instrText>
      </w:r>
      <w:r>
        <w:fldChar w:fldCharType="separate"/>
      </w:r>
      <w:r w:rsidR="00C14D18">
        <w:t>48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7.2.1</w:t>
      </w:r>
      <w:r>
        <w:rPr>
          <w:rFonts w:asciiTheme="minorHAnsi" w:eastAsiaTheme="minorEastAsia" w:hAnsiTheme="minorHAnsi" w:cstheme="minorBidi"/>
          <w:kern w:val="2"/>
          <w:sz w:val="24"/>
          <w:szCs w:val="24"/>
          <w14:ligatures w14:val="standardContextual"/>
        </w:rPr>
        <w:tab/>
      </w:r>
      <w:r w:rsidRPr="0005474E">
        <w:rPr>
          <w:bCs/>
        </w:rPr>
        <w:t>Sandwaves</w:t>
      </w:r>
      <w:r>
        <w:tab/>
      </w:r>
      <w:r>
        <w:fldChar w:fldCharType="begin"/>
      </w:r>
      <w:r>
        <w:instrText xml:space="preserve"> PAGEREF _Toc173416404 \h </w:instrText>
      </w:r>
      <w:r>
        <w:fldChar w:fldCharType="separate"/>
      </w:r>
      <w:r w:rsidR="00C14D18">
        <w:t>48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7.2.2</w:t>
      </w:r>
      <w:r>
        <w:rPr>
          <w:rFonts w:asciiTheme="minorHAnsi" w:eastAsiaTheme="minorEastAsia" w:hAnsiTheme="minorHAnsi" w:cstheme="minorBidi"/>
          <w:kern w:val="2"/>
          <w:sz w:val="24"/>
          <w:szCs w:val="24"/>
          <w14:ligatures w14:val="standardContextual"/>
        </w:rPr>
        <w:tab/>
      </w:r>
      <w:r w:rsidRPr="0005474E">
        <w:rPr>
          <w:bCs/>
        </w:rPr>
        <w:t>Weed - Kelp</w:t>
      </w:r>
      <w:r>
        <w:tab/>
      </w:r>
      <w:r>
        <w:fldChar w:fldCharType="begin"/>
      </w:r>
      <w:r>
        <w:instrText xml:space="preserve"> PAGEREF _Toc173416405 \h </w:instrText>
      </w:r>
      <w:r>
        <w:fldChar w:fldCharType="separate"/>
      </w:r>
      <w:r w:rsidR="00C14D18">
        <w:t>48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7.2.3</w:t>
      </w:r>
      <w:r>
        <w:rPr>
          <w:rFonts w:asciiTheme="minorHAnsi" w:eastAsiaTheme="minorEastAsia" w:hAnsiTheme="minorHAnsi" w:cstheme="minorBidi"/>
          <w:kern w:val="2"/>
          <w:sz w:val="24"/>
          <w:szCs w:val="24"/>
          <w14:ligatures w14:val="standardContextual"/>
        </w:rPr>
        <w:tab/>
      </w:r>
      <w:r w:rsidRPr="0005474E">
        <w:rPr>
          <w:bCs/>
        </w:rPr>
        <w:t>Springs in the seabed</w:t>
      </w:r>
      <w:r>
        <w:tab/>
      </w:r>
      <w:r>
        <w:fldChar w:fldCharType="begin"/>
      </w:r>
      <w:r>
        <w:instrText xml:space="preserve"> PAGEREF _Toc173416406 \h </w:instrText>
      </w:r>
      <w:r>
        <w:fldChar w:fldCharType="separate"/>
      </w:r>
      <w:r w:rsidR="00C14D18">
        <w:t>48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7.2.4</w:t>
      </w:r>
      <w:r>
        <w:rPr>
          <w:rFonts w:asciiTheme="minorHAnsi" w:eastAsiaTheme="minorEastAsia" w:hAnsiTheme="minorHAnsi" w:cstheme="minorBidi"/>
          <w:kern w:val="2"/>
          <w:sz w:val="24"/>
          <w:szCs w:val="24"/>
          <w14:ligatures w14:val="standardContextual"/>
        </w:rPr>
        <w:tab/>
      </w:r>
      <w:r w:rsidRPr="0005474E">
        <w:rPr>
          <w:bCs/>
        </w:rPr>
        <w:t>Tideways</w:t>
      </w:r>
      <w:r>
        <w:tab/>
      </w:r>
      <w:r>
        <w:fldChar w:fldCharType="begin"/>
      </w:r>
      <w:r>
        <w:instrText xml:space="preserve"> PAGEREF _Toc173416407 \h </w:instrText>
      </w:r>
      <w:r>
        <w:fldChar w:fldCharType="separate"/>
      </w:r>
      <w:r w:rsidR="00C14D18">
        <w:t>48</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8</w:t>
      </w:r>
      <w:r>
        <w:rPr>
          <w:rFonts w:asciiTheme="minorHAnsi" w:eastAsiaTheme="minorEastAsia" w:hAnsiTheme="minorHAnsi" w:cstheme="minorBidi"/>
          <w:kern w:val="2"/>
          <w:sz w:val="24"/>
          <w:szCs w:val="24"/>
          <w14:ligatures w14:val="standardContextual"/>
        </w:rPr>
        <w:tab/>
      </w:r>
      <w:r w:rsidRPr="0005474E">
        <w:rPr>
          <w:bCs/>
        </w:rPr>
        <w:t>Sea areas</w:t>
      </w:r>
      <w:r>
        <w:tab/>
      </w:r>
      <w:r>
        <w:fldChar w:fldCharType="begin"/>
      </w:r>
      <w:r>
        <w:instrText xml:space="preserve"> PAGEREF _Toc173416408 \h </w:instrText>
      </w:r>
      <w:r>
        <w:fldChar w:fldCharType="separate"/>
      </w:r>
      <w:r w:rsidR="00C14D18">
        <w:t>49</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9</w:t>
      </w:r>
      <w:r>
        <w:rPr>
          <w:rFonts w:asciiTheme="minorHAnsi" w:eastAsiaTheme="minorEastAsia" w:hAnsiTheme="minorHAnsi" w:cstheme="minorBidi"/>
          <w:kern w:val="2"/>
          <w:sz w:val="24"/>
          <w:szCs w:val="24"/>
          <w14:ligatures w14:val="standardContextual"/>
        </w:rPr>
        <w:tab/>
      </w:r>
      <w:r w:rsidRPr="0005474E">
        <w:rPr>
          <w:bCs/>
        </w:rPr>
        <w:t>Harbour regulations</w:t>
      </w:r>
      <w:r>
        <w:tab/>
      </w:r>
      <w:r>
        <w:fldChar w:fldCharType="begin"/>
      </w:r>
      <w:r>
        <w:instrText xml:space="preserve"> PAGEREF _Toc173416409 \h </w:instrText>
      </w:r>
      <w:r>
        <w:fldChar w:fldCharType="separate"/>
      </w:r>
      <w:r w:rsidR="00C14D18">
        <w:t>50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9.1</w:t>
      </w:r>
      <w:r>
        <w:rPr>
          <w:rFonts w:asciiTheme="minorHAnsi" w:eastAsiaTheme="minorEastAsia" w:hAnsiTheme="minorHAnsi" w:cstheme="minorBidi"/>
          <w:kern w:val="2"/>
          <w:sz w:val="24"/>
          <w:szCs w:val="24"/>
          <w14:ligatures w14:val="standardContextual"/>
        </w:rPr>
        <w:tab/>
      </w:r>
      <w:r w:rsidRPr="0005474E">
        <w:rPr>
          <w:bCs/>
        </w:rPr>
        <w:t>Regulations within harbour limits</w:t>
      </w:r>
      <w:r>
        <w:tab/>
      </w:r>
      <w:r>
        <w:fldChar w:fldCharType="begin"/>
      </w:r>
      <w:r>
        <w:instrText xml:space="preserve"> PAGEREF _Toc173416410 \h </w:instrText>
      </w:r>
      <w:r>
        <w:fldChar w:fldCharType="separate"/>
      </w:r>
      <w:r w:rsidR="00C14D18">
        <w:t>50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9.1.1</w:t>
      </w:r>
      <w:r>
        <w:rPr>
          <w:rFonts w:asciiTheme="minorHAnsi" w:eastAsiaTheme="minorEastAsia" w:hAnsiTheme="minorHAnsi" w:cstheme="minorBidi"/>
          <w:kern w:val="2"/>
          <w:sz w:val="24"/>
          <w:szCs w:val="24"/>
          <w14:ligatures w14:val="standardContextual"/>
        </w:rPr>
        <w:tab/>
      </w:r>
      <w:r w:rsidRPr="0005474E">
        <w:rPr>
          <w:bCs/>
        </w:rPr>
        <w:t>Administrative harbour areas</w:t>
      </w:r>
      <w:r>
        <w:tab/>
      </w:r>
      <w:r>
        <w:fldChar w:fldCharType="begin"/>
      </w:r>
      <w:r>
        <w:instrText xml:space="preserve"> PAGEREF _Toc173416411 \h </w:instrText>
      </w:r>
      <w:r>
        <w:fldChar w:fldCharType="separate"/>
      </w:r>
      <w:r w:rsidR="00C14D18">
        <w:t>50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9.1.2</w:t>
      </w:r>
      <w:r>
        <w:rPr>
          <w:rFonts w:asciiTheme="minorHAnsi" w:eastAsiaTheme="minorEastAsia" w:hAnsiTheme="minorHAnsi" w:cstheme="minorBidi"/>
          <w:kern w:val="2"/>
          <w:sz w:val="24"/>
          <w:szCs w:val="24"/>
          <w14:ligatures w14:val="standardContextual"/>
        </w:rPr>
        <w:tab/>
      </w:r>
      <w:r w:rsidRPr="0005474E">
        <w:rPr>
          <w:bCs/>
        </w:rPr>
        <w:t>Speed limits</w:t>
      </w:r>
      <w:r>
        <w:tab/>
      </w:r>
      <w:r>
        <w:fldChar w:fldCharType="begin"/>
      </w:r>
      <w:r>
        <w:instrText xml:space="preserve"> PAGEREF _Toc173416412 \h </w:instrText>
      </w:r>
      <w:r>
        <w:fldChar w:fldCharType="separate"/>
      </w:r>
      <w:r w:rsidR="00C14D18">
        <w:t>50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9.2</w:t>
      </w:r>
      <w:r>
        <w:rPr>
          <w:rFonts w:asciiTheme="minorHAnsi" w:eastAsiaTheme="minorEastAsia" w:hAnsiTheme="minorHAnsi" w:cstheme="minorBidi"/>
          <w:kern w:val="2"/>
          <w:sz w:val="24"/>
          <w:szCs w:val="24"/>
          <w14:ligatures w14:val="standardContextual"/>
        </w:rPr>
        <w:tab/>
      </w:r>
      <w:r w:rsidRPr="0005474E">
        <w:rPr>
          <w:bCs/>
        </w:rPr>
        <w:t>Anchorages and prohibited/restricted anchorages; moorings</w:t>
      </w:r>
      <w:r>
        <w:tab/>
      </w:r>
      <w:r>
        <w:fldChar w:fldCharType="begin"/>
      </w:r>
      <w:r>
        <w:instrText xml:space="preserve"> PAGEREF _Toc173416413 \h </w:instrText>
      </w:r>
      <w:r>
        <w:fldChar w:fldCharType="separate"/>
      </w:r>
      <w:r w:rsidR="00C14D18">
        <w:t>50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9.2.1</w:t>
      </w:r>
      <w:r>
        <w:rPr>
          <w:rFonts w:asciiTheme="minorHAnsi" w:eastAsiaTheme="minorEastAsia" w:hAnsiTheme="minorHAnsi" w:cstheme="minorBidi"/>
          <w:kern w:val="2"/>
          <w:sz w:val="24"/>
          <w:szCs w:val="24"/>
          <w14:ligatures w14:val="standardContextual"/>
        </w:rPr>
        <w:tab/>
      </w:r>
      <w:r w:rsidRPr="0005474E">
        <w:rPr>
          <w:bCs/>
        </w:rPr>
        <w:t>Anchorages</w:t>
      </w:r>
      <w:r>
        <w:tab/>
      </w:r>
      <w:r>
        <w:fldChar w:fldCharType="begin"/>
      </w:r>
      <w:r>
        <w:instrText xml:space="preserve"> PAGEREF _Toc173416414 \h </w:instrText>
      </w:r>
      <w:r>
        <w:fldChar w:fldCharType="separate"/>
      </w:r>
      <w:r w:rsidR="00C14D18">
        <w:t>50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9.2.2</w:t>
      </w:r>
      <w:r>
        <w:rPr>
          <w:rFonts w:asciiTheme="minorHAnsi" w:eastAsiaTheme="minorEastAsia" w:hAnsiTheme="minorHAnsi" w:cstheme="minorBidi"/>
          <w:kern w:val="2"/>
          <w:sz w:val="24"/>
          <w:szCs w:val="24"/>
          <w14:ligatures w14:val="standardContextual"/>
        </w:rPr>
        <w:tab/>
      </w:r>
      <w:r w:rsidRPr="0005474E">
        <w:rPr>
          <w:bCs/>
        </w:rPr>
        <w:t>Anchor berths</w:t>
      </w:r>
      <w:r>
        <w:tab/>
      </w:r>
      <w:r>
        <w:fldChar w:fldCharType="begin"/>
      </w:r>
      <w:r>
        <w:instrText xml:space="preserve"> PAGEREF _Toc173416415 \h </w:instrText>
      </w:r>
      <w:r>
        <w:fldChar w:fldCharType="separate"/>
      </w:r>
      <w:r w:rsidR="00C14D18">
        <w:t>51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9.2.3</w:t>
      </w:r>
      <w:r>
        <w:rPr>
          <w:rFonts w:asciiTheme="minorHAnsi" w:eastAsiaTheme="minorEastAsia" w:hAnsiTheme="minorHAnsi" w:cstheme="minorBidi"/>
          <w:kern w:val="2"/>
          <w:sz w:val="24"/>
          <w:szCs w:val="24"/>
          <w14:ligatures w14:val="standardContextual"/>
        </w:rPr>
        <w:tab/>
      </w:r>
      <w:r w:rsidRPr="0005474E">
        <w:rPr>
          <w:bCs/>
        </w:rPr>
        <w:t>Anchoring restricted</w:t>
      </w:r>
      <w:r>
        <w:tab/>
      </w:r>
      <w:r>
        <w:fldChar w:fldCharType="begin"/>
      </w:r>
      <w:r>
        <w:instrText xml:space="preserve"> PAGEREF _Toc173416416 \h </w:instrText>
      </w:r>
      <w:r>
        <w:fldChar w:fldCharType="separate"/>
      </w:r>
      <w:r w:rsidR="00C14D18">
        <w:t>51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9.2.4</w:t>
      </w:r>
      <w:r>
        <w:rPr>
          <w:rFonts w:asciiTheme="minorHAnsi" w:eastAsiaTheme="minorEastAsia" w:hAnsiTheme="minorHAnsi" w:cstheme="minorBidi"/>
          <w:kern w:val="2"/>
          <w:sz w:val="24"/>
          <w:szCs w:val="24"/>
          <w14:ligatures w14:val="standardContextual"/>
        </w:rPr>
        <w:tab/>
      </w:r>
      <w:r w:rsidRPr="0005474E">
        <w:rPr>
          <w:bCs/>
        </w:rPr>
        <w:t>Mooring buoys</w:t>
      </w:r>
      <w:r>
        <w:tab/>
      </w:r>
      <w:r>
        <w:fldChar w:fldCharType="begin"/>
      </w:r>
      <w:r>
        <w:instrText xml:space="preserve"> PAGEREF _Toc173416417 \h </w:instrText>
      </w:r>
      <w:r>
        <w:fldChar w:fldCharType="separate"/>
      </w:r>
      <w:r w:rsidR="00C14D18">
        <w:t>51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9.2.5</w:t>
      </w:r>
      <w:r>
        <w:rPr>
          <w:rFonts w:asciiTheme="minorHAnsi" w:eastAsiaTheme="minorEastAsia" w:hAnsiTheme="minorHAnsi" w:cstheme="minorBidi"/>
          <w:kern w:val="2"/>
          <w:sz w:val="24"/>
          <w:szCs w:val="24"/>
          <w14:ligatures w14:val="standardContextual"/>
        </w:rPr>
        <w:tab/>
      </w:r>
      <w:r w:rsidRPr="0005474E">
        <w:rPr>
          <w:bCs/>
        </w:rPr>
        <w:t>Mooring trots</w:t>
      </w:r>
      <w:r>
        <w:tab/>
      </w:r>
      <w:r>
        <w:fldChar w:fldCharType="begin"/>
      </w:r>
      <w:r>
        <w:instrText xml:space="preserve"> PAGEREF _Toc173416418 \h </w:instrText>
      </w:r>
      <w:r>
        <w:fldChar w:fldCharType="separate"/>
      </w:r>
      <w:r w:rsidR="00C14D18">
        <w:t>51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9.2.6</w:t>
      </w:r>
      <w:r>
        <w:rPr>
          <w:rFonts w:asciiTheme="minorHAnsi" w:eastAsiaTheme="minorEastAsia" w:hAnsiTheme="minorHAnsi" w:cstheme="minorBidi"/>
          <w:kern w:val="2"/>
          <w:sz w:val="24"/>
          <w:szCs w:val="24"/>
          <w14:ligatures w14:val="standardContextual"/>
        </w:rPr>
        <w:tab/>
      </w:r>
      <w:r w:rsidRPr="0005474E">
        <w:rPr>
          <w:bCs/>
        </w:rPr>
        <w:t>Anchorage - relationships</w:t>
      </w:r>
      <w:r>
        <w:tab/>
      </w:r>
      <w:r>
        <w:fldChar w:fldCharType="begin"/>
      </w:r>
      <w:r>
        <w:instrText xml:space="preserve"> PAGEREF _Toc173416419 \h </w:instrText>
      </w:r>
      <w:r>
        <w:fldChar w:fldCharType="separate"/>
      </w:r>
      <w:r w:rsidR="00C14D18">
        <w:t>51</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10</w:t>
      </w:r>
      <w:r>
        <w:rPr>
          <w:rFonts w:asciiTheme="minorHAnsi" w:eastAsiaTheme="minorEastAsia" w:hAnsiTheme="minorHAnsi" w:cstheme="minorBidi"/>
          <w:kern w:val="2"/>
          <w:sz w:val="24"/>
          <w:szCs w:val="24"/>
          <w14:ligatures w14:val="standardContextual"/>
        </w:rPr>
        <w:tab/>
      </w:r>
      <w:r w:rsidRPr="0005474E">
        <w:rPr>
          <w:bCs/>
        </w:rPr>
        <w:t>Recommended tracks and routes</w:t>
      </w:r>
      <w:r>
        <w:tab/>
      </w:r>
      <w:r>
        <w:fldChar w:fldCharType="begin"/>
      </w:r>
      <w:r>
        <w:instrText xml:space="preserve"> PAGEREF _Toc173416420 \h </w:instrText>
      </w:r>
      <w:r>
        <w:fldChar w:fldCharType="separate"/>
      </w:r>
      <w:r w:rsidR="00C14D18">
        <w:t>52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10.1</w:t>
      </w:r>
      <w:r>
        <w:rPr>
          <w:rFonts w:asciiTheme="minorHAnsi" w:eastAsiaTheme="minorEastAsia" w:hAnsiTheme="minorHAnsi" w:cstheme="minorBidi"/>
          <w:kern w:val="2"/>
          <w:sz w:val="24"/>
          <w:szCs w:val="24"/>
          <w14:ligatures w14:val="standardContextual"/>
        </w:rPr>
        <w:tab/>
      </w:r>
      <w:r w:rsidRPr="0005474E">
        <w:rPr>
          <w:bCs/>
        </w:rPr>
        <w:t>Leading, clearing and transit lines and recommended tracks</w:t>
      </w:r>
      <w:r>
        <w:tab/>
      </w:r>
      <w:r>
        <w:fldChar w:fldCharType="begin"/>
      </w:r>
      <w:r>
        <w:instrText xml:space="preserve"> PAGEREF _Toc173416421 \h </w:instrText>
      </w:r>
      <w:r>
        <w:fldChar w:fldCharType="separate"/>
      </w:r>
      <w:r w:rsidR="00C14D18">
        <w:t>52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10.1.1</w:t>
      </w:r>
      <w:r>
        <w:rPr>
          <w:rFonts w:asciiTheme="minorHAnsi" w:eastAsiaTheme="minorEastAsia" w:hAnsiTheme="minorHAnsi" w:cstheme="minorBidi"/>
          <w:kern w:val="2"/>
          <w:sz w:val="24"/>
          <w:szCs w:val="24"/>
          <w14:ligatures w14:val="standardContextual"/>
        </w:rPr>
        <w:tab/>
      </w:r>
      <w:r w:rsidRPr="0005474E">
        <w:rPr>
          <w:bCs/>
        </w:rPr>
        <w:t>Navigation lines and recommended tracks</w:t>
      </w:r>
      <w:r>
        <w:tab/>
      </w:r>
      <w:r>
        <w:fldChar w:fldCharType="begin"/>
      </w:r>
      <w:r>
        <w:instrText xml:space="preserve"> PAGEREF _Toc173416422 \h </w:instrText>
      </w:r>
      <w:r>
        <w:fldChar w:fldCharType="separate"/>
      </w:r>
      <w:r w:rsidR="00C14D18">
        <w:t>52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10.1.2</w:t>
      </w:r>
      <w:r>
        <w:rPr>
          <w:rFonts w:asciiTheme="minorHAnsi" w:eastAsiaTheme="minorEastAsia" w:hAnsiTheme="minorHAnsi" w:cstheme="minorBidi"/>
          <w:kern w:val="2"/>
          <w:sz w:val="24"/>
          <w:szCs w:val="24"/>
          <w14:ligatures w14:val="standardContextual"/>
        </w:rPr>
        <w:tab/>
      </w:r>
      <w:r w:rsidRPr="0005474E">
        <w:rPr>
          <w:bCs/>
        </w:rPr>
        <w:t>Range systems - relationship</w:t>
      </w:r>
      <w:r>
        <w:tab/>
      </w:r>
      <w:r>
        <w:fldChar w:fldCharType="begin"/>
      </w:r>
      <w:r>
        <w:instrText xml:space="preserve"> PAGEREF _Toc173416423 \h </w:instrText>
      </w:r>
      <w:r>
        <w:fldChar w:fldCharType="separate"/>
      </w:r>
      <w:r w:rsidR="00C14D18">
        <w:t>52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10.1.3</w:t>
      </w:r>
      <w:r>
        <w:rPr>
          <w:rFonts w:asciiTheme="minorHAnsi" w:eastAsiaTheme="minorEastAsia" w:hAnsiTheme="minorHAnsi" w:cstheme="minorBidi"/>
          <w:kern w:val="2"/>
          <w:sz w:val="24"/>
          <w:szCs w:val="24"/>
          <w14:ligatures w14:val="standardContextual"/>
        </w:rPr>
        <w:tab/>
      </w:r>
      <w:r w:rsidRPr="0005474E">
        <w:rPr>
          <w:bCs/>
        </w:rPr>
        <w:t>Measured distances</w:t>
      </w:r>
      <w:r>
        <w:tab/>
      </w:r>
      <w:r>
        <w:fldChar w:fldCharType="begin"/>
      </w:r>
      <w:r>
        <w:instrText xml:space="preserve"> PAGEREF _Toc173416424 \h </w:instrText>
      </w:r>
      <w:r>
        <w:fldChar w:fldCharType="separate"/>
      </w:r>
      <w:r w:rsidR="00C14D18">
        <w:t>53</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10.2</w:t>
      </w:r>
      <w:r>
        <w:rPr>
          <w:rFonts w:asciiTheme="minorHAnsi" w:eastAsiaTheme="minorEastAsia" w:hAnsiTheme="minorHAnsi" w:cstheme="minorBidi"/>
          <w:kern w:val="2"/>
          <w:sz w:val="24"/>
          <w:szCs w:val="24"/>
          <w14:ligatures w14:val="standardContextual"/>
        </w:rPr>
        <w:tab/>
      </w:r>
      <w:r w:rsidRPr="0005474E">
        <w:rPr>
          <w:bCs/>
        </w:rPr>
        <w:t>Routeing measures</w:t>
      </w:r>
      <w:r>
        <w:tab/>
      </w:r>
      <w:r>
        <w:fldChar w:fldCharType="begin"/>
      </w:r>
      <w:r>
        <w:instrText xml:space="preserve"> PAGEREF _Toc173416425 \h </w:instrText>
      </w:r>
      <w:r>
        <w:fldChar w:fldCharType="separate"/>
      </w:r>
      <w:r w:rsidR="00C14D18">
        <w:t>53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10.2.1</w:t>
      </w:r>
      <w:r>
        <w:rPr>
          <w:rFonts w:asciiTheme="minorHAnsi" w:eastAsiaTheme="minorEastAsia" w:hAnsiTheme="minorHAnsi" w:cstheme="minorBidi"/>
          <w:kern w:val="2"/>
          <w:sz w:val="24"/>
          <w:szCs w:val="24"/>
          <w14:ligatures w14:val="standardContextual"/>
        </w:rPr>
        <w:tab/>
      </w:r>
      <w:r w:rsidRPr="0005474E">
        <w:rPr>
          <w:bCs/>
        </w:rPr>
        <w:t>Traffic separation schemes</w:t>
      </w:r>
      <w:r>
        <w:tab/>
      </w:r>
      <w:r>
        <w:fldChar w:fldCharType="begin"/>
      </w:r>
      <w:r>
        <w:instrText xml:space="preserve"> PAGEREF _Toc173416426 \h </w:instrText>
      </w:r>
      <w:r>
        <w:fldChar w:fldCharType="separate"/>
      </w:r>
      <w:r w:rsidR="00C14D18">
        <w:t>53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10.2.1.1</w:t>
      </w:r>
      <w:r>
        <w:rPr>
          <w:rFonts w:asciiTheme="minorHAnsi" w:eastAsiaTheme="minorEastAsia" w:hAnsiTheme="minorHAnsi" w:cstheme="minorBidi"/>
          <w:kern w:val="2"/>
          <w:sz w:val="24"/>
          <w:szCs w:val="24"/>
          <w14:ligatures w14:val="standardContextual"/>
        </w:rPr>
        <w:tab/>
      </w:r>
      <w:r w:rsidRPr="0005474E">
        <w:rPr>
          <w:bCs/>
        </w:rPr>
        <w:t>Traffic separation scheme lanes</w:t>
      </w:r>
      <w:r>
        <w:tab/>
      </w:r>
      <w:r>
        <w:fldChar w:fldCharType="begin"/>
      </w:r>
      <w:r>
        <w:instrText xml:space="preserve"> PAGEREF _Toc173416427 \h </w:instrText>
      </w:r>
      <w:r>
        <w:fldChar w:fldCharType="separate"/>
      </w:r>
      <w:r w:rsidR="00C14D18">
        <w:t>53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10.2.1.2</w:t>
      </w:r>
      <w:r>
        <w:rPr>
          <w:rFonts w:asciiTheme="minorHAnsi" w:eastAsiaTheme="minorEastAsia" w:hAnsiTheme="minorHAnsi" w:cstheme="minorBidi"/>
          <w:kern w:val="2"/>
          <w:sz w:val="24"/>
          <w:szCs w:val="24"/>
          <w14:ligatures w14:val="standardContextual"/>
        </w:rPr>
        <w:tab/>
      </w:r>
      <w:r w:rsidRPr="0005474E">
        <w:rPr>
          <w:bCs/>
        </w:rPr>
        <w:t>Traffic separation scheme boundaries</w:t>
      </w:r>
      <w:r>
        <w:tab/>
      </w:r>
      <w:r>
        <w:fldChar w:fldCharType="begin"/>
      </w:r>
      <w:r>
        <w:instrText xml:space="preserve"> PAGEREF _Toc173416428 \h </w:instrText>
      </w:r>
      <w:r>
        <w:fldChar w:fldCharType="separate"/>
      </w:r>
      <w:r w:rsidR="00C14D18">
        <w:t>53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10.2.1.3</w:t>
      </w:r>
      <w:r>
        <w:rPr>
          <w:rFonts w:asciiTheme="minorHAnsi" w:eastAsiaTheme="minorEastAsia" w:hAnsiTheme="minorHAnsi" w:cstheme="minorBidi"/>
          <w:kern w:val="2"/>
          <w:sz w:val="24"/>
          <w:szCs w:val="24"/>
          <w14:ligatures w14:val="standardContextual"/>
        </w:rPr>
        <w:tab/>
      </w:r>
      <w:r w:rsidRPr="0005474E">
        <w:rPr>
          <w:bCs/>
        </w:rPr>
        <w:t>Traffic separation lines</w:t>
      </w:r>
      <w:r>
        <w:tab/>
      </w:r>
      <w:r>
        <w:fldChar w:fldCharType="begin"/>
      </w:r>
      <w:r>
        <w:instrText xml:space="preserve"> PAGEREF _Toc173416429 \h </w:instrText>
      </w:r>
      <w:r>
        <w:fldChar w:fldCharType="separate"/>
      </w:r>
      <w:r w:rsidR="00C14D18">
        <w:t>53</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10.2.1.4</w:t>
      </w:r>
      <w:r>
        <w:rPr>
          <w:rFonts w:asciiTheme="minorHAnsi" w:eastAsiaTheme="minorEastAsia" w:hAnsiTheme="minorHAnsi" w:cstheme="minorBidi"/>
          <w:kern w:val="2"/>
          <w:sz w:val="24"/>
          <w:szCs w:val="24"/>
          <w14:ligatures w14:val="standardContextual"/>
        </w:rPr>
        <w:tab/>
      </w:r>
      <w:r w:rsidRPr="0005474E">
        <w:rPr>
          <w:bCs/>
        </w:rPr>
        <w:t>Traffic separation zones</w:t>
      </w:r>
      <w:r>
        <w:tab/>
      </w:r>
      <w:r>
        <w:fldChar w:fldCharType="begin"/>
      </w:r>
      <w:r>
        <w:instrText xml:space="preserve"> PAGEREF _Toc173416430 \h </w:instrText>
      </w:r>
      <w:r>
        <w:fldChar w:fldCharType="separate"/>
      </w:r>
      <w:r w:rsidR="00C14D18">
        <w:t>54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10.2.1.5</w:t>
      </w:r>
      <w:r>
        <w:rPr>
          <w:rFonts w:asciiTheme="minorHAnsi" w:eastAsiaTheme="minorEastAsia" w:hAnsiTheme="minorHAnsi" w:cstheme="minorBidi"/>
          <w:kern w:val="2"/>
          <w:sz w:val="24"/>
          <w:szCs w:val="24"/>
          <w14:ligatures w14:val="standardContextual"/>
        </w:rPr>
        <w:tab/>
      </w:r>
      <w:r w:rsidRPr="0005474E">
        <w:rPr>
          <w:bCs/>
        </w:rPr>
        <w:t>Traffic separation scheme crossings</w:t>
      </w:r>
      <w:r>
        <w:tab/>
      </w:r>
      <w:r>
        <w:fldChar w:fldCharType="begin"/>
      </w:r>
      <w:r>
        <w:instrText xml:space="preserve"> PAGEREF _Toc173416431 \h </w:instrText>
      </w:r>
      <w:r>
        <w:fldChar w:fldCharType="separate"/>
      </w:r>
      <w:r w:rsidR="00C14D18">
        <w:t>54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10.2.1.6</w:t>
      </w:r>
      <w:r>
        <w:rPr>
          <w:rFonts w:asciiTheme="minorHAnsi" w:eastAsiaTheme="minorEastAsia" w:hAnsiTheme="minorHAnsi" w:cstheme="minorBidi"/>
          <w:kern w:val="2"/>
          <w:sz w:val="24"/>
          <w:szCs w:val="24"/>
          <w14:ligatures w14:val="standardContextual"/>
        </w:rPr>
        <w:tab/>
      </w:r>
      <w:r w:rsidRPr="0005474E">
        <w:rPr>
          <w:bCs/>
        </w:rPr>
        <w:t>Traffic separation scheme roundabouts</w:t>
      </w:r>
      <w:r>
        <w:tab/>
      </w:r>
      <w:r>
        <w:fldChar w:fldCharType="begin"/>
      </w:r>
      <w:r>
        <w:instrText xml:space="preserve"> PAGEREF _Toc173416432 \h </w:instrText>
      </w:r>
      <w:r>
        <w:fldChar w:fldCharType="separate"/>
      </w:r>
      <w:r w:rsidR="00C14D18">
        <w:t>54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10.2.1.7</w:t>
      </w:r>
      <w:r>
        <w:rPr>
          <w:rFonts w:asciiTheme="minorHAnsi" w:eastAsiaTheme="minorEastAsia" w:hAnsiTheme="minorHAnsi" w:cstheme="minorBidi"/>
          <w:kern w:val="2"/>
          <w:sz w:val="24"/>
          <w:szCs w:val="24"/>
          <w14:ligatures w14:val="standardContextual"/>
        </w:rPr>
        <w:tab/>
      </w:r>
      <w:r w:rsidRPr="0005474E">
        <w:rPr>
          <w:bCs/>
        </w:rPr>
        <w:t>Inshore traffic zones</w:t>
      </w:r>
      <w:r>
        <w:tab/>
      </w:r>
      <w:r>
        <w:fldChar w:fldCharType="begin"/>
      </w:r>
      <w:r>
        <w:instrText xml:space="preserve"> PAGEREF _Toc173416433 \h </w:instrText>
      </w:r>
      <w:r>
        <w:fldChar w:fldCharType="separate"/>
      </w:r>
      <w:r w:rsidR="00C14D18">
        <w:t>54</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10.2.1.8</w:t>
      </w:r>
      <w:r>
        <w:rPr>
          <w:rFonts w:asciiTheme="minorHAnsi" w:eastAsiaTheme="minorEastAsia" w:hAnsiTheme="minorHAnsi" w:cstheme="minorBidi"/>
          <w:kern w:val="2"/>
          <w:sz w:val="24"/>
          <w:szCs w:val="24"/>
          <w14:ligatures w14:val="standardContextual"/>
        </w:rPr>
        <w:tab/>
      </w:r>
      <w:r w:rsidRPr="0005474E">
        <w:rPr>
          <w:bCs/>
        </w:rPr>
        <w:t>Precautionary areas</w:t>
      </w:r>
      <w:r>
        <w:tab/>
      </w:r>
      <w:r>
        <w:fldChar w:fldCharType="begin"/>
      </w:r>
      <w:r>
        <w:instrText xml:space="preserve"> PAGEREF _Toc173416434 \h </w:instrText>
      </w:r>
      <w:r>
        <w:fldChar w:fldCharType="separate"/>
      </w:r>
      <w:r w:rsidR="00C14D18">
        <w:t>54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10.2.2</w:t>
      </w:r>
      <w:r>
        <w:rPr>
          <w:rFonts w:asciiTheme="minorHAnsi" w:eastAsiaTheme="minorEastAsia" w:hAnsiTheme="minorHAnsi" w:cstheme="minorBidi"/>
          <w:kern w:val="2"/>
          <w:sz w:val="24"/>
          <w:szCs w:val="24"/>
          <w14:ligatures w14:val="standardContextual"/>
        </w:rPr>
        <w:tab/>
      </w:r>
      <w:r w:rsidRPr="0005474E">
        <w:rPr>
          <w:bCs/>
        </w:rPr>
        <w:t>Deep water routes</w:t>
      </w:r>
      <w:r>
        <w:tab/>
      </w:r>
      <w:r>
        <w:fldChar w:fldCharType="begin"/>
      </w:r>
      <w:r>
        <w:instrText xml:space="preserve"> PAGEREF _Toc173416435 \h </w:instrText>
      </w:r>
      <w:r>
        <w:fldChar w:fldCharType="separate"/>
      </w:r>
      <w:r w:rsidR="00C14D18">
        <w:t>55</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10.2.2.1</w:t>
      </w:r>
      <w:r>
        <w:rPr>
          <w:rFonts w:asciiTheme="minorHAnsi" w:eastAsiaTheme="minorEastAsia" w:hAnsiTheme="minorHAnsi" w:cstheme="minorBidi"/>
          <w:kern w:val="2"/>
          <w:sz w:val="24"/>
          <w:szCs w:val="24"/>
          <w14:ligatures w14:val="standardContextual"/>
        </w:rPr>
        <w:tab/>
      </w:r>
      <w:r w:rsidRPr="0005474E">
        <w:rPr>
          <w:bCs/>
        </w:rPr>
        <w:t>Deep water route parts</w:t>
      </w:r>
      <w:r>
        <w:tab/>
      </w:r>
      <w:r>
        <w:fldChar w:fldCharType="begin"/>
      </w:r>
      <w:r>
        <w:instrText xml:space="preserve"> PAGEREF _Toc173416436 \h </w:instrText>
      </w:r>
      <w:r>
        <w:fldChar w:fldCharType="separate"/>
      </w:r>
      <w:r w:rsidR="00C14D18">
        <w:t>55</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10.2.2.2</w:t>
      </w:r>
      <w:r>
        <w:rPr>
          <w:rFonts w:asciiTheme="minorHAnsi" w:eastAsiaTheme="minorEastAsia" w:hAnsiTheme="minorHAnsi" w:cstheme="minorBidi"/>
          <w:kern w:val="2"/>
          <w:sz w:val="24"/>
          <w:szCs w:val="24"/>
          <w14:ligatures w14:val="standardContextual"/>
        </w:rPr>
        <w:tab/>
      </w:r>
      <w:r w:rsidRPr="0005474E">
        <w:rPr>
          <w:bCs/>
        </w:rPr>
        <w:t>Deep water route centrelines</w:t>
      </w:r>
      <w:r>
        <w:tab/>
      </w:r>
      <w:r>
        <w:fldChar w:fldCharType="begin"/>
      </w:r>
      <w:r>
        <w:instrText xml:space="preserve"> PAGEREF _Toc173416437 \h </w:instrText>
      </w:r>
      <w:r>
        <w:fldChar w:fldCharType="separate"/>
      </w:r>
      <w:r w:rsidR="00C14D18">
        <w:t>55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10.2.3</w:t>
      </w:r>
      <w:r>
        <w:rPr>
          <w:rFonts w:asciiTheme="minorHAnsi" w:eastAsiaTheme="minorEastAsia" w:hAnsiTheme="minorHAnsi" w:cstheme="minorBidi"/>
          <w:kern w:val="2"/>
          <w:sz w:val="24"/>
          <w:szCs w:val="24"/>
          <w14:ligatures w14:val="standardContextual"/>
        </w:rPr>
        <w:tab/>
      </w:r>
      <w:r w:rsidRPr="0005474E">
        <w:rPr>
          <w:bCs/>
        </w:rPr>
        <w:t>Traffic separation scheme systems</w:t>
      </w:r>
      <w:r>
        <w:tab/>
      </w:r>
      <w:r>
        <w:fldChar w:fldCharType="begin"/>
      </w:r>
      <w:r>
        <w:instrText xml:space="preserve"> PAGEREF _Toc173416438 \h </w:instrText>
      </w:r>
      <w:r>
        <w:fldChar w:fldCharType="separate"/>
      </w:r>
      <w:r w:rsidR="00C14D18">
        <w:t>55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10.2.4</w:t>
      </w:r>
      <w:r>
        <w:rPr>
          <w:rFonts w:asciiTheme="minorHAnsi" w:eastAsiaTheme="minorEastAsia" w:hAnsiTheme="minorHAnsi" w:cstheme="minorBidi"/>
          <w:kern w:val="2"/>
          <w:sz w:val="24"/>
          <w:szCs w:val="24"/>
          <w14:ligatures w14:val="standardContextual"/>
        </w:rPr>
        <w:tab/>
      </w:r>
      <w:r w:rsidRPr="0005474E">
        <w:rPr>
          <w:bCs/>
        </w:rPr>
        <w:t>Recommended routes</w:t>
      </w:r>
      <w:r>
        <w:tab/>
      </w:r>
      <w:r>
        <w:fldChar w:fldCharType="begin"/>
      </w:r>
      <w:r>
        <w:instrText xml:space="preserve"> PAGEREF _Toc173416439 \h </w:instrText>
      </w:r>
      <w:r>
        <w:fldChar w:fldCharType="separate"/>
      </w:r>
      <w:r w:rsidR="00C14D18">
        <w:t>56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10.2.5</w:t>
      </w:r>
      <w:r>
        <w:rPr>
          <w:rFonts w:asciiTheme="minorHAnsi" w:eastAsiaTheme="minorEastAsia" w:hAnsiTheme="minorHAnsi" w:cstheme="minorBidi"/>
          <w:kern w:val="2"/>
          <w:sz w:val="24"/>
          <w:szCs w:val="24"/>
          <w14:ligatures w14:val="standardContextual"/>
        </w:rPr>
        <w:tab/>
      </w:r>
      <w:r w:rsidRPr="0005474E">
        <w:rPr>
          <w:bCs/>
        </w:rPr>
        <w:t>Recommended direction of traffic flow</w:t>
      </w:r>
      <w:r>
        <w:tab/>
      </w:r>
      <w:r>
        <w:fldChar w:fldCharType="begin"/>
      </w:r>
      <w:r>
        <w:instrText xml:space="preserve"> PAGEREF _Toc173416440 \h </w:instrText>
      </w:r>
      <w:r>
        <w:fldChar w:fldCharType="separate"/>
      </w:r>
      <w:r w:rsidR="00C14D18">
        <w:t>56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10.2.6</w:t>
      </w:r>
      <w:r>
        <w:rPr>
          <w:rFonts w:asciiTheme="minorHAnsi" w:eastAsiaTheme="minorEastAsia" w:hAnsiTheme="minorHAnsi" w:cstheme="minorBidi"/>
          <w:kern w:val="2"/>
          <w:sz w:val="24"/>
          <w:szCs w:val="24"/>
          <w14:ligatures w14:val="standardContextual"/>
        </w:rPr>
        <w:tab/>
      </w:r>
      <w:r w:rsidRPr="0005474E">
        <w:rPr>
          <w:bCs/>
        </w:rPr>
        <w:t>Two-way routes</w:t>
      </w:r>
      <w:r>
        <w:tab/>
      </w:r>
      <w:r>
        <w:fldChar w:fldCharType="begin"/>
      </w:r>
      <w:r>
        <w:instrText xml:space="preserve"> PAGEREF _Toc173416441 \h </w:instrText>
      </w:r>
      <w:r>
        <w:fldChar w:fldCharType="separate"/>
      </w:r>
      <w:r w:rsidR="00C14D18">
        <w:t>56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10.2.7</w:t>
      </w:r>
      <w:r>
        <w:rPr>
          <w:rFonts w:asciiTheme="minorHAnsi" w:eastAsiaTheme="minorEastAsia" w:hAnsiTheme="minorHAnsi" w:cstheme="minorBidi"/>
          <w:kern w:val="2"/>
          <w:sz w:val="24"/>
          <w:szCs w:val="24"/>
          <w14:ligatures w14:val="standardContextual"/>
        </w:rPr>
        <w:tab/>
      </w:r>
      <w:r w:rsidRPr="0005474E">
        <w:rPr>
          <w:bCs/>
        </w:rPr>
        <w:t>Areas to be avoided</w:t>
      </w:r>
      <w:r>
        <w:tab/>
      </w:r>
      <w:r>
        <w:fldChar w:fldCharType="begin"/>
      </w:r>
      <w:r>
        <w:instrText xml:space="preserve"> PAGEREF _Toc173416442 \h </w:instrText>
      </w:r>
      <w:r>
        <w:fldChar w:fldCharType="separate"/>
      </w:r>
      <w:r w:rsidR="00C14D18">
        <w:t>57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10.3</w:t>
      </w:r>
      <w:r>
        <w:rPr>
          <w:rFonts w:asciiTheme="minorHAnsi" w:eastAsiaTheme="minorEastAsia" w:hAnsiTheme="minorHAnsi" w:cstheme="minorBidi"/>
          <w:kern w:val="2"/>
          <w:sz w:val="24"/>
          <w:szCs w:val="24"/>
          <w14:ligatures w14:val="standardContextual"/>
        </w:rPr>
        <w:tab/>
      </w:r>
      <w:r w:rsidRPr="0005474E">
        <w:rPr>
          <w:bCs/>
        </w:rPr>
        <w:t>Ferries</w:t>
      </w:r>
      <w:r>
        <w:tab/>
      </w:r>
      <w:r>
        <w:fldChar w:fldCharType="begin"/>
      </w:r>
      <w:r>
        <w:instrText xml:space="preserve"> PAGEREF _Toc173416443 \h </w:instrText>
      </w:r>
      <w:r>
        <w:fldChar w:fldCharType="separate"/>
      </w:r>
      <w:r w:rsidR="00C14D18">
        <w:t>57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10.4</w:t>
      </w:r>
      <w:r>
        <w:rPr>
          <w:rFonts w:asciiTheme="minorHAnsi" w:eastAsiaTheme="minorEastAsia" w:hAnsiTheme="minorHAnsi" w:cstheme="minorBidi"/>
          <w:kern w:val="2"/>
          <w:sz w:val="24"/>
          <w:szCs w:val="24"/>
          <w14:ligatures w14:val="standardContextual"/>
        </w:rPr>
        <w:tab/>
      </w:r>
      <w:r w:rsidRPr="0005474E">
        <w:rPr>
          <w:bCs/>
        </w:rPr>
        <w:t>Fairways</w:t>
      </w:r>
      <w:r>
        <w:tab/>
      </w:r>
      <w:r>
        <w:fldChar w:fldCharType="begin"/>
      </w:r>
      <w:r>
        <w:instrText xml:space="preserve"> PAGEREF _Toc173416444 \h </w:instrText>
      </w:r>
      <w:r>
        <w:fldChar w:fldCharType="separate"/>
      </w:r>
      <w:r w:rsidR="00C14D18">
        <w:t>57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10.5</w:t>
      </w:r>
      <w:r>
        <w:rPr>
          <w:rFonts w:asciiTheme="minorHAnsi" w:eastAsiaTheme="minorEastAsia" w:hAnsiTheme="minorHAnsi" w:cstheme="minorBidi"/>
          <w:kern w:val="2"/>
          <w:sz w:val="24"/>
          <w:szCs w:val="24"/>
          <w14:ligatures w14:val="standardContextual"/>
        </w:rPr>
        <w:tab/>
      </w:r>
      <w:r w:rsidRPr="0005474E">
        <w:rPr>
          <w:bCs/>
        </w:rPr>
        <w:t>Archipelagic Sea Lane</w:t>
      </w:r>
      <w:r>
        <w:tab/>
      </w:r>
      <w:r>
        <w:fldChar w:fldCharType="begin"/>
      </w:r>
      <w:r>
        <w:instrText xml:space="preserve"> PAGEREF _Toc173416445 \h </w:instrText>
      </w:r>
      <w:r>
        <w:fldChar w:fldCharType="separate"/>
      </w:r>
      <w:r w:rsidR="00C14D18">
        <w:t>58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10.5.1</w:t>
      </w:r>
      <w:r>
        <w:rPr>
          <w:rFonts w:asciiTheme="minorHAnsi" w:eastAsiaTheme="minorEastAsia" w:hAnsiTheme="minorHAnsi" w:cstheme="minorBidi"/>
          <w:kern w:val="2"/>
          <w:sz w:val="24"/>
          <w:szCs w:val="24"/>
          <w14:ligatures w14:val="standardContextual"/>
        </w:rPr>
        <w:tab/>
      </w:r>
      <w:r w:rsidRPr="0005474E">
        <w:rPr>
          <w:bCs/>
        </w:rPr>
        <w:t>Archipelagic Sea Lanes</w:t>
      </w:r>
      <w:r>
        <w:tab/>
      </w:r>
      <w:r>
        <w:fldChar w:fldCharType="begin"/>
      </w:r>
      <w:r>
        <w:instrText xml:space="preserve"> PAGEREF _Toc173416446 \h </w:instrText>
      </w:r>
      <w:r>
        <w:fldChar w:fldCharType="separate"/>
      </w:r>
      <w:r w:rsidR="00C14D18">
        <w:t>58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10.5.2</w:t>
      </w:r>
      <w:r>
        <w:rPr>
          <w:rFonts w:asciiTheme="minorHAnsi" w:eastAsiaTheme="minorEastAsia" w:hAnsiTheme="minorHAnsi" w:cstheme="minorBidi"/>
          <w:kern w:val="2"/>
          <w:sz w:val="24"/>
          <w:szCs w:val="24"/>
          <w14:ligatures w14:val="standardContextual"/>
        </w:rPr>
        <w:tab/>
      </w:r>
      <w:r w:rsidRPr="0005474E">
        <w:rPr>
          <w:bCs/>
        </w:rPr>
        <w:t>Archipelagic Sea Lane Axis</w:t>
      </w:r>
      <w:r>
        <w:tab/>
      </w:r>
      <w:r>
        <w:fldChar w:fldCharType="begin"/>
      </w:r>
      <w:r>
        <w:instrText xml:space="preserve"> PAGEREF _Toc173416447 \h </w:instrText>
      </w:r>
      <w:r>
        <w:fldChar w:fldCharType="separate"/>
      </w:r>
      <w:r w:rsidR="00C14D18">
        <w:t>58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10.5.3</w:t>
      </w:r>
      <w:r>
        <w:rPr>
          <w:rFonts w:asciiTheme="minorHAnsi" w:eastAsiaTheme="minorEastAsia" w:hAnsiTheme="minorHAnsi" w:cstheme="minorBidi"/>
          <w:kern w:val="2"/>
          <w:sz w:val="24"/>
          <w:szCs w:val="24"/>
          <w14:ligatures w14:val="standardContextual"/>
        </w:rPr>
        <w:tab/>
      </w:r>
      <w:r w:rsidRPr="0005474E">
        <w:rPr>
          <w:bCs/>
        </w:rPr>
        <w:t>Archipelagic Sea Lane systems</w:t>
      </w:r>
      <w:r>
        <w:tab/>
      </w:r>
      <w:r>
        <w:fldChar w:fldCharType="begin"/>
      </w:r>
      <w:r>
        <w:instrText xml:space="preserve"> PAGEREF _Toc173416448 \h </w:instrText>
      </w:r>
      <w:r>
        <w:fldChar w:fldCharType="separate"/>
      </w:r>
      <w:r w:rsidR="00C14D18">
        <w:t>58</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11</w:t>
      </w:r>
      <w:r>
        <w:rPr>
          <w:rFonts w:asciiTheme="minorHAnsi" w:eastAsiaTheme="minorEastAsia" w:hAnsiTheme="minorHAnsi" w:cstheme="minorBidi"/>
          <w:kern w:val="2"/>
          <w:sz w:val="24"/>
          <w:szCs w:val="24"/>
          <w14:ligatures w14:val="standardContextual"/>
        </w:rPr>
        <w:tab/>
      </w:r>
      <w:r w:rsidRPr="0005474E">
        <w:rPr>
          <w:bCs/>
        </w:rPr>
        <w:t>Regulated areas</w:t>
      </w:r>
      <w:r>
        <w:tab/>
      </w:r>
      <w:r>
        <w:fldChar w:fldCharType="begin"/>
      </w:r>
      <w:r>
        <w:instrText xml:space="preserve"> PAGEREF _Toc173416449 \h </w:instrText>
      </w:r>
      <w:r>
        <w:fldChar w:fldCharType="separate"/>
      </w:r>
      <w:r w:rsidR="00C14D18">
        <w:t>59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w:t>
      </w:r>
      <w:r>
        <w:rPr>
          <w:rFonts w:asciiTheme="minorHAnsi" w:eastAsiaTheme="minorEastAsia" w:hAnsiTheme="minorHAnsi" w:cstheme="minorBidi"/>
          <w:kern w:val="2"/>
          <w:sz w:val="24"/>
          <w:szCs w:val="24"/>
          <w14:ligatures w14:val="standardContextual"/>
        </w:rPr>
        <w:tab/>
      </w:r>
      <w:r w:rsidRPr="0005474E">
        <w:rPr>
          <w:bCs/>
        </w:rPr>
        <w:t>Restricted areas in general</w:t>
      </w:r>
      <w:r>
        <w:tab/>
      </w:r>
      <w:r>
        <w:fldChar w:fldCharType="begin"/>
      </w:r>
      <w:r>
        <w:instrText xml:space="preserve"> PAGEREF _Toc173416450 \h </w:instrText>
      </w:r>
      <w:r>
        <w:fldChar w:fldCharType="separate"/>
      </w:r>
      <w:r w:rsidR="00C14D18">
        <w:t>59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11.2</w:t>
      </w:r>
      <w:r>
        <w:rPr>
          <w:rFonts w:asciiTheme="minorHAnsi" w:eastAsiaTheme="minorEastAsia" w:hAnsiTheme="minorHAnsi" w:cstheme="minorBidi"/>
          <w:kern w:val="2"/>
          <w:sz w:val="24"/>
          <w:szCs w:val="24"/>
          <w14:ligatures w14:val="standardContextual"/>
        </w:rPr>
        <w:tab/>
      </w:r>
      <w:r w:rsidRPr="0005474E">
        <w:rPr>
          <w:bCs/>
        </w:rPr>
        <w:t>Maritime jurisdiction areas</w:t>
      </w:r>
      <w:r>
        <w:tab/>
      </w:r>
      <w:r>
        <w:fldChar w:fldCharType="begin"/>
      </w:r>
      <w:r>
        <w:instrText xml:space="preserve"> PAGEREF _Toc173416451 \h </w:instrText>
      </w:r>
      <w:r>
        <w:fldChar w:fldCharType="separate"/>
      </w:r>
      <w:r w:rsidR="00C14D18">
        <w:t>59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11.2.1</w:t>
      </w:r>
      <w:r>
        <w:rPr>
          <w:rFonts w:asciiTheme="minorHAnsi" w:eastAsiaTheme="minorEastAsia" w:hAnsiTheme="minorHAnsi" w:cstheme="minorBidi"/>
          <w:kern w:val="2"/>
          <w:sz w:val="24"/>
          <w:szCs w:val="24"/>
          <w14:ligatures w14:val="standardContextual"/>
        </w:rPr>
        <w:tab/>
      </w:r>
      <w:r w:rsidRPr="0005474E">
        <w:rPr>
          <w:bCs/>
        </w:rPr>
        <w:t>National territories</w:t>
      </w:r>
      <w:r>
        <w:tab/>
      </w:r>
      <w:r>
        <w:fldChar w:fldCharType="begin"/>
      </w:r>
      <w:r>
        <w:instrText xml:space="preserve"> PAGEREF _Toc173416452 \h </w:instrText>
      </w:r>
      <w:r>
        <w:fldChar w:fldCharType="separate"/>
      </w:r>
      <w:r w:rsidR="00C14D18">
        <w:t>59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11.2.2</w:t>
      </w:r>
      <w:r>
        <w:rPr>
          <w:rFonts w:asciiTheme="minorHAnsi" w:eastAsiaTheme="minorEastAsia" w:hAnsiTheme="minorHAnsi" w:cstheme="minorBidi"/>
          <w:kern w:val="2"/>
          <w:sz w:val="24"/>
          <w:szCs w:val="24"/>
          <w14:ligatures w14:val="standardContextual"/>
        </w:rPr>
        <w:tab/>
      </w:r>
      <w:r w:rsidRPr="0005474E">
        <w:rPr>
          <w:bCs/>
        </w:rPr>
        <w:t>Custom zones</w:t>
      </w:r>
      <w:r>
        <w:tab/>
      </w:r>
      <w:r>
        <w:fldChar w:fldCharType="begin"/>
      </w:r>
      <w:r>
        <w:instrText xml:space="preserve"> PAGEREF _Toc173416453 \h </w:instrText>
      </w:r>
      <w:r>
        <w:fldChar w:fldCharType="separate"/>
      </w:r>
      <w:r w:rsidR="00C14D18">
        <w:t>59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11.2.3</w:t>
      </w:r>
      <w:r>
        <w:rPr>
          <w:rFonts w:asciiTheme="minorHAnsi" w:eastAsiaTheme="minorEastAsia" w:hAnsiTheme="minorHAnsi" w:cstheme="minorBidi"/>
          <w:kern w:val="2"/>
          <w:sz w:val="24"/>
          <w:szCs w:val="24"/>
          <w14:ligatures w14:val="standardContextual"/>
        </w:rPr>
        <w:tab/>
      </w:r>
      <w:r w:rsidRPr="0005474E">
        <w:rPr>
          <w:bCs/>
        </w:rPr>
        <w:t>Free port areas</w:t>
      </w:r>
      <w:r>
        <w:tab/>
      </w:r>
      <w:r>
        <w:fldChar w:fldCharType="begin"/>
      </w:r>
      <w:r>
        <w:instrText xml:space="preserve"> PAGEREF _Toc173416454 \h </w:instrText>
      </w:r>
      <w:r>
        <w:fldChar w:fldCharType="separate"/>
      </w:r>
      <w:r w:rsidR="00C14D18">
        <w:t>60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11.2.4</w:t>
      </w:r>
      <w:r>
        <w:rPr>
          <w:rFonts w:asciiTheme="minorHAnsi" w:eastAsiaTheme="minorEastAsia" w:hAnsiTheme="minorHAnsi" w:cstheme="minorBidi"/>
          <w:kern w:val="2"/>
          <w:sz w:val="24"/>
          <w:szCs w:val="24"/>
          <w14:ligatures w14:val="standardContextual"/>
        </w:rPr>
        <w:tab/>
      </w:r>
      <w:r w:rsidRPr="0005474E">
        <w:rPr>
          <w:bCs/>
        </w:rPr>
        <w:t>Territorial Seas</w:t>
      </w:r>
      <w:r>
        <w:tab/>
      </w:r>
      <w:r>
        <w:fldChar w:fldCharType="begin"/>
      </w:r>
      <w:r>
        <w:instrText xml:space="preserve"> PAGEREF _Toc173416455 \h </w:instrText>
      </w:r>
      <w:r>
        <w:fldChar w:fldCharType="separate"/>
      </w:r>
      <w:r w:rsidR="00C14D18">
        <w:t>60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11.2.5</w:t>
      </w:r>
      <w:r>
        <w:rPr>
          <w:rFonts w:asciiTheme="minorHAnsi" w:eastAsiaTheme="minorEastAsia" w:hAnsiTheme="minorHAnsi" w:cstheme="minorBidi"/>
          <w:kern w:val="2"/>
          <w:sz w:val="24"/>
          <w:szCs w:val="24"/>
          <w14:ligatures w14:val="standardContextual"/>
        </w:rPr>
        <w:tab/>
      </w:r>
      <w:r w:rsidRPr="0005474E">
        <w:rPr>
          <w:bCs/>
        </w:rPr>
        <w:t>Contiguous Zones</w:t>
      </w:r>
      <w:r>
        <w:tab/>
      </w:r>
      <w:r>
        <w:fldChar w:fldCharType="begin"/>
      </w:r>
      <w:r>
        <w:instrText xml:space="preserve"> PAGEREF _Toc173416456 \h </w:instrText>
      </w:r>
      <w:r>
        <w:fldChar w:fldCharType="separate"/>
      </w:r>
      <w:r w:rsidR="00C14D18">
        <w:t>60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11.2.6</w:t>
      </w:r>
      <w:r>
        <w:rPr>
          <w:rFonts w:asciiTheme="minorHAnsi" w:eastAsiaTheme="minorEastAsia" w:hAnsiTheme="minorHAnsi" w:cstheme="minorBidi"/>
          <w:kern w:val="2"/>
          <w:sz w:val="24"/>
          <w:szCs w:val="24"/>
          <w14:ligatures w14:val="standardContextual"/>
        </w:rPr>
        <w:tab/>
      </w:r>
      <w:r w:rsidRPr="0005474E">
        <w:rPr>
          <w:bCs/>
        </w:rPr>
        <w:t>Fishery zones</w:t>
      </w:r>
      <w:r>
        <w:tab/>
      </w:r>
      <w:r>
        <w:fldChar w:fldCharType="begin"/>
      </w:r>
      <w:r>
        <w:instrText xml:space="preserve"> PAGEREF _Toc173416457 \h </w:instrText>
      </w:r>
      <w:r>
        <w:fldChar w:fldCharType="separate"/>
      </w:r>
      <w:r w:rsidR="00C14D18">
        <w:t>61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11.2.7</w:t>
      </w:r>
      <w:r>
        <w:rPr>
          <w:rFonts w:asciiTheme="minorHAnsi" w:eastAsiaTheme="minorEastAsia" w:hAnsiTheme="minorHAnsi" w:cstheme="minorBidi"/>
          <w:kern w:val="2"/>
          <w:sz w:val="24"/>
          <w:szCs w:val="24"/>
          <w14:ligatures w14:val="standardContextual"/>
        </w:rPr>
        <w:tab/>
      </w:r>
      <w:r w:rsidRPr="0005474E">
        <w:rPr>
          <w:bCs/>
        </w:rPr>
        <w:t>Continental Shelves</w:t>
      </w:r>
      <w:r>
        <w:tab/>
      </w:r>
      <w:r>
        <w:fldChar w:fldCharType="begin"/>
      </w:r>
      <w:r>
        <w:instrText xml:space="preserve"> PAGEREF _Toc173416458 \h </w:instrText>
      </w:r>
      <w:r>
        <w:fldChar w:fldCharType="separate"/>
      </w:r>
      <w:r w:rsidR="00C14D18">
        <w:t>61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11.2.8</w:t>
      </w:r>
      <w:r>
        <w:rPr>
          <w:rFonts w:asciiTheme="minorHAnsi" w:eastAsiaTheme="minorEastAsia" w:hAnsiTheme="minorHAnsi" w:cstheme="minorBidi"/>
          <w:kern w:val="2"/>
          <w:sz w:val="24"/>
          <w:szCs w:val="24"/>
          <w14:ligatures w14:val="standardContextual"/>
        </w:rPr>
        <w:tab/>
      </w:r>
      <w:r w:rsidRPr="0005474E">
        <w:rPr>
          <w:bCs/>
        </w:rPr>
        <w:t>Exclusive Economic Zones</w:t>
      </w:r>
      <w:r>
        <w:tab/>
      </w:r>
      <w:r>
        <w:fldChar w:fldCharType="begin"/>
      </w:r>
      <w:r>
        <w:instrText xml:space="preserve"> PAGEREF _Toc173416459 \h </w:instrText>
      </w:r>
      <w:r>
        <w:fldChar w:fldCharType="separate"/>
      </w:r>
      <w:r w:rsidR="00C14D18">
        <w:t>61</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11.3</w:t>
      </w:r>
      <w:r>
        <w:rPr>
          <w:rFonts w:asciiTheme="minorHAnsi" w:eastAsiaTheme="minorEastAsia" w:hAnsiTheme="minorHAnsi" w:cstheme="minorBidi"/>
          <w:kern w:val="2"/>
          <w:sz w:val="24"/>
          <w:szCs w:val="24"/>
          <w14:ligatures w14:val="standardContextual"/>
        </w:rPr>
        <w:tab/>
      </w:r>
      <w:r w:rsidRPr="0005474E">
        <w:rPr>
          <w:bCs/>
        </w:rPr>
        <w:t>Military practice areas; submarine transit lanes; minefields</w:t>
      </w:r>
      <w:r>
        <w:tab/>
      </w:r>
      <w:r>
        <w:fldChar w:fldCharType="begin"/>
      </w:r>
      <w:r>
        <w:instrText xml:space="preserve"> PAGEREF _Toc173416460 \h </w:instrText>
      </w:r>
      <w:r>
        <w:fldChar w:fldCharType="separate"/>
      </w:r>
      <w:r w:rsidR="00C14D18">
        <w:t>62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11.3.1</w:t>
      </w:r>
      <w:r>
        <w:rPr>
          <w:rFonts w:asciiTheme="minorHAnsi" w:eastAsiaTheme="minorEastAsia" w:hAnsiTheme="minorHAnsi" w:cstheme="minorBidi"/>
          <w:kern w:val="2"/>
          <w:sz w:val="24"/>
          <w:szCs w:val="24"/>
          <w14:ligatures w14:val="standardContextual"/>
        </w:rPr>
        <w:tab/>
      </w:r>
      <w:r w:rsidRPr="0005474E">
        <w:rPr>
          <w:bCs/>
        </w:rPr>
        <w:t>Military practice areas</w:t>
      </w:r>
      <w:r>
        <w:tab/>
      </w:r>
      <w:r>
        <w:fldChar w:fldCharType="begin"/>
      </w:r>
      <w:r>
        <w:instrText xml:space="preserve"> PAGEREF _Toc173416461 \h </w:instrText>
      </w:r>
      <w:r>
        <w:fldChar w:fldCharType="separate"/>
      </w:r>
      <w:r w:rsidR="00C14D18">
        <w:t>62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11.3.2</w:t>
      </w:r>
      <w:r>
        <w:rPr>
          <w:rFonts w:asciiTheme="minorHAnsi" w:eastAsiaTheme="minorEastAsia" w:hAnsiTheme="minorHAnsi" w:cstheme="minorBidi"/>
          <w:kern w:val="2"/>
          <w:sz w:val="24"/>
          <w:szCs w:val="24"/>
          <w14:ligatures w14:val="standardContextual"/>
        </w:rPr>
        <w:tab/>
      </w:r>
      <w:r w:rsidRPr="0005474E">
        <w:rPr>
          <w:bCs/>
        </w:rPr>
        <w:t>Submarine transit lanes</w:t>
      </w:r>
      <w:r>
        <w:tab/>
      </w:r>
      <w:r>
        <w:fldChar w:fldCharType="begin"/>
      </w:r>
      <w:r>
        <w:instrText xml:space="preserve"> PAGEREF _Toc173416462 \h </w:instrText>
      </w:r>
      <w:r>
        <w:fldChar w:fldCharType="separate"/>
      </w:r>
      <w:r w:rsidR="00C14D18">
        <w:t>62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11.3.3</w:t>
      </w:r>
      <w:r>
        <w:rPr>
          <w:rFonts w:asciiTheme="minorHAnsi" w:eastAsiaTheme="minorEastAsia" w:hAnsiTheme="minorHAnsi" w:cstheme="minorBidi"/>
          <w:kern w:val="2"/>
          <w:sz w:val="24"/>
          <w:szCs w:val="24"/>
          <w14:ligatures w14:val="standardContextual"/>
        </w:rPr>
        <w:tab/>
      </w:r>
      <w:r w:rsidRPr="0005474E">
        <w:rPr>
          <w:bCs/>
        </w:rPr>
        <w:t>Minefields</w:t>
      </w:r>
      <w:r>
        <w:tab/>
      </w:r>
      <w:r>
        <w:fldChar w:fldCharType="begin"/>
      </w:r>
      <w:r>
        <w:instrText xml:space="preserve"> PAGEREF _Toc173416463 \h </w:instrText>
      </w:r>
      <w:r>
        <w:fldChar w:fldCharType="separate"/>
      </w:r>
      <w:r w:rsidR="00C14D18">
        <w:t>62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11.4</w:t>
      </w:r>
      <w:r>
        <w:rPr>
          <w:rFonts w:asciiTheme="minorHAnsi" w:eastAsiaTheme="minorEastAsia" w:hAnsiTheme="minorHAnsi" w:cstheme="minorBidi"/>
          <w:kern w:val="2"/>
          <w:sz w:val="24"/>
          <w:szCs w:val="24"/>
          <w14:ligatures w14:val="standardContextual"/>
        </w:rPr>
        <w:tab/>
      </w:r>
      <w:r w:rsidRPr="0005474E">
        <w:rPr>
          <w:bCs/>
        </w:rPr>
        <w:t>Dumping grounds</w:t>
      </w:r>
      <w:r>
        <w:tab/>
      </w:r>
      <w:r>
        <w:fldChar w:fldCharType="begin"/>
      </w:r>
      <w:r>
        <w:instrText xml:space="preserve"> PAGEREF _Toc173416464 \h </w:instrText>
      </w:r>
      <w:r>
        <w:fldChar w:fldCharType="separate"/>
      </w:r>
      <w:r w:rsidR="00C14D18">
        <w:t>62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11.5</w:t>
      </w:r>
      <w:r>
        <w:rPr>
          <w:rFonts w:asciiTheme="minorHAnsi" w:eastAsiaTheme="minorEastAsia" w:hAnsiTheme="minorHAnsi" w:cstheme="minorBidi"/>
          <w:kern w:val="2"/>
          <w:sz w:val="24"/>
          <w:szCs w:val="24"/>
          <w14:ligatures w14:val="standardContextual"/>
        </w:rPr>
        <w:tab/>
      </w:r>
      <w:r w:rsidRPr="0005474E">
        <w:rPr>
          <w:bCs/>
        </w:rPr>
        <w:t>Cables and cable areas</w:t>
      </w:r>
      <w:r>
        <w:tab/>
      </w:r>
      <w:r>
        <w:fldChar w:fldCharType="begin"/>
      </w:r>
      <w:r>
        <w:instrText xml:space="preserve"> PAGEREF _Toc173416465 \h </w:instrText>
      </w:r>
      <w:r>
        <w:fldChar w:fldCharType="separate"/>
      </w:r>
      <w:r w:rsidR="00C14D18">
        <w:t>63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11.5.1</w:t>
      </w:r>
      <w:r>
        <w:rPr>
          <w:rFonts w:asciiTheme="minorHAnsi" w:eastAsiaTheme="minorEastAsia" w:hAnsiTheme="minorHAnsi" w:cstheme="minorBidi"/>
          <w:kern w:val="2"/>
          <w:sz w:val="24"/>
          <w:szCs w:val="24"/>
          <w14:ligatures w14:val="standardContextual"/>
        </w:rPr>
        <w:tab/>
      </w:r>
      <w:r w:rsidRPr="0005474E">
        <w:rPr>
          <w:bCs/>
        </w:rPr>
        <w:t>Submarine cables</w:t>
      </w:r>
      <w:r>
        <w:tab/>
      </w:r>
      <w:r>
        <w:fldChar w:fldCharType="begin"/>
      </w:r>
      <w:r>
        <w:instrText xml:space="preserve"> PAGEREF _Toc173416466 \h </w:instrText>
      </w:r>
      <w:r>
        <w:fldChar w:fldCharType="separate"/>
      </w:r>
      <w:r w:rsidR="00C14D18">
        <w:t>63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11.5.2</w:t>
      </w:r>
      <w:r>
        <w:rPr>
          <w:rFonts w:asciiTheme="minorHAnsi" w:eastAsiaTheme="minorEastAsia" w:hAnsiTheme="minorHAnsi" w:cstheme="minorBidi"/>
          <w:kern w:val="2"/>
          <w:sz w:val="24"/>
          <w:szCs w:val="24"/>
          <w14:ligatures w14:val="standardContextual"/>
        </w:rPr>
        <w:tab/>
      </w:r>
      <w:r w:rsidRPr="0005474E">
        <w:rPr>
          <w:bCs/>
        </w:rPr>
        <w:t>Overhead cables</w:t>
      </w:r>
      <w:r>
        <w:tab/>
      </w:r>
      <w:r>
        <w:fldChar w:fldCharType="begin"/>
      </w:r>
      <w:r>
        <w:instrText xml:space="preserve"> PAGEREF _Toc173416467 \h </w:instrText>
      </w:r>
      <w:r>
        <w:fldChar w:fldCharType="separate"/>
      </w:r>
      <w:r w:rsidR="00C14D18">
        <w:t>63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11.5.3</w:t>
      </w:r>
      <w:r>
        <w:rPr>
          <w:rFonts w:asciiTheme="minorHAnsi" w:eastAsiaTheme="minorEastAsia" w:hAnsiTheme="minorHAnsi" w:cstheme="minorBidi"/>
          <w:kern w:val="2"/>
          <w:sz w:val="24"/>
          <w:szCs w:val="24"/>
          <w14:ligatures w14:val="standardContextual"/>
        </w:rPr>
        <w:tab/>
      </w:r>
      <w:r w:rsidRPr="0005474E">
        <w:rPr>
          <w:bCs/>
        </w:rPr>
        <w:t>Submarine cable areas</w:t>
      </w:r>
      <w:r>
        <w:tab/>
      </w:r>
      <w:r>
        <w:fldChar w:fldCharType="begin"/>
      </w:r>
      <w:r>
        <w:instrText xml:space="preserve"> PAGEREF _Toc173416468 \h </w:instrText>
      </w:r>
      <w:r>
        <w:fldChar w:fldCharType="separate"/>
      </w:r>
      <w:r w:rsidR="00C14D18">
        <w:t>63</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11.6</w:t>
      </w:r>
      <w:r>
        <w:rPr>
          <w:rFonts w:asciiTheme="minorHAnsi" w:eastAsiaTheme="minorEastAsia" w:hAnsiTheme="minorHAnsi" w:cstheme="minorBidi"/>
          <w:kern w:val="2"/>
          <w:sz w:val="24"/>
          <w:szCs w:val="24"/>
          <w14:ligatures w14:val="standardContextual"/>
        </w:rPr>
        <w:tab/>
      </w:r>
      <w:r w:rsidRPr="0005474E">
        <w:rPr>
          <w:bCs/>
        </w:rPr>
        <w:t>Pipelines and pipeline areas</w:t>
      </w:r>
      <w:r>
        <w:tab/>
      </w:r>
      <w:r>
        <w:fldChar w:fldCharType="begin"/>
      </w:r>
      <w:r>
        <w:instrText xml:space="preserve"> PAGEREF _Toc173416469 \h </w:instrText>
      </w:r>
      <w:r>
        <w:fldChar w:fldCharType="separate"/>
      </w:r>
      <w:r w:rsidR="00C14D18">
        <w:t>63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11.6.1</w:t>
      </w:r>
      <w:r>
        <w:rPr>
          <w:rFonts w:asciiTheme="minorHAnsi" w:eastAsiaTheme="minorEastAsia" w:hAnsiTheme="minorHAnsi" w:cstheme="minorBidi"/>
          <w:kern w:val="2"/>
          <w:sz w:val="24"/>
          <w:szCs w:val="24"/>
          <w14:ligatures w14:val="standardContextual"/>
        </w:rPr>
        <w:tab/>
      </w:r>
      <w:r w:rsidRPr="0005474E">
        <w:rPr>
          <w:bCs/>
        </w:rPr>
        <w:t>Pipelines, submarine or on land</w:t>
      </w:r>
      <w:r>
        <w:tab/>
      </w:r>
      <w:r>
        <w:fldChar w:fldCharType="begin"/>
      </w:r>
      <w:r>
        <w:instrText xml:space="preserve"> PAGEREF _Toc173416470 \h </w:instrText>
      </w:r>
      <w:r>
        <w:fldChar w:fldCharType="separate"/>
      </w:r>
      <w:r w:rsidR="00C14D18">
        <w:t>63</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11.6.2</w:t>
      </w:r>
      <w:r>
        <w:rPr>
          <w:rFonts w:asciiTheme="minorHAnsi" w:eastAsiaTheme="minorEastAsia" w:hAnsiTheme="minorHAnsi" w:cstheme="minorBidi"/>
          <w:kern w:val="2"/>
          <w:sz w:val="24"/>
          <w:szCs w:val="24"/>
          <w14:ligatures w14:val="standardContextual"/>
        </w:rPr>
        <w:tab/>
      </w:r>
      <w:r w:rsidRPr="0005474E">
        <w:rPr>
          <w:bCs/>
        </w:rPr>
        <w:t>Diffusers, cribs</w:t>
      </w:r>
      <w:r>
        <w:tab/>
      </w:r>
      <w:r>
        <w:fldChar w:fldCharType="begin"/>
      </w:r>
      <w:r>
        <w:instrText xml:space="preserve"> PAGEREF _Toc173416471 \h </w:instrText>
      </w:r>
      <w:r>
        <w:fldChar w:fldCharType="separate"/>
      </w:r>
      <w:r w:rsidR="00C14D18">
        <w:t>64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11.6.3</w:t>
      </w:r>
      <w:r>
        <w:rPr>
          <w:rFonts w:asciiTheme="minorHAnsi" w:eastAsiaTheme="minorEastAsia" w:hAnsiTheme="minorHAnsi" w:cstheme="minorBidi"/>
          <w:kern w:val="2"/>
          <w:sz w:val="24"/>
          <w:szCs w:val="24"/>
          <w14:ligatures w14:val="standardContextual"/>
        </w:rPr>
        <w:tab/>
      </w:r>
      <w:r w:rsidRPr="0005474E">
        <w:rPr>
          <w:bCs/>
        </w:rPr>
        <w:t>Overhead pipelines</w:t>
      </w:r>
      <w:r>
        <w:tab/>
      </w:r>
      <w:r>
        <w:fldChar w:fldCharType="begin"/>
      </w:r>
      <w:r>
        <w:instrText xml:space="preserve"> PAGEREF _Toc173416472 \h </w:instrText>
      </w:r>
      <w:r>
        <w:fldChar w:fldCharType="separate"/>
      </w:r>
      <w:r w:rsidR="00C14D18">
        <w:t>64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11.6.4</w:t>
      </w:r>
      <w:r>
        <w:rPr>
          <w:rFonts w:asciiTheme="minorHAnsi" w:eastAsiaTheme="minorEastAsia" w:hAnsiTheme="minorHAnsi" w:cstheme="minorBidi"/>
          <w:kern w:val="2"/>
          <w:sz w:val="24"/>
          <w:szCs w:val="24"/>
          <w14:ligatures w14:val="standardContextual"/>
        </w:rPr>
        <w:tab/>
      </w:r>
      <w:r w:rsidRPr="0005474E">
        <w:rPr>
          <w:bCs/>
        </w:rPr>
        <w:t>Pipeline areas</w:t>
      </w:r>
      <w:r>
        <w:tab/>
      </w:r>
      <w:r>
        <w:fldChar w:fldCharType="begin"/>
      </w:r>
      <w:r>
        <w:instrText xml:space="preserve"> PAGEREF _Toc173416473 \h </w:instrText>
      </w:r>
      <w:r>
        <w:fldChar w:fldCharType="separate"/>
      </w:r>
      <w:r w:rsidR="00C14D18">
        <w:t>64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11.7</w:t>
      </w:r>
      <w:r>
        <w:rPr>
          <w:rFonts w:asciiTheme="minorHAnsi" w:eastAsiaTheme="minorEastAsia" w:hAnsiTheme="minorHAnsi" w:cstheme="minorBidi"/>
          <w:kern w:val="2"/>
          <w:sz w:val="24"/>
          <w:szCs w:val="24"/>
          <w14:ligatures w14:val="standardContextual"/>
        </w:rPr>
        <w:tab/>
      </w:r>
      <w:r w:rsidRPr="0005474E">
        <w:rPr>
          <w:bCs/>
        </w:rPr>
        <w:t>Oil and Gas fields</w:t>
      </w:r>
      <w:r>
        <w:tab/>
      </w:r>
      <w:r>
        <w:fldChar w:fldCharType="begin"/>
      </w:r>
      <w:r>
        <w:instrText xml:space="preserve"> PAGEREF _Toc173416474 \h </w:instrText>
      </w:r>
      <w:r>
        <w:fldChar w:fldCharType="separate"/>
      </w:r>
      <w:r w:rsidR="00C14D18">
        <w:t>64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11.7.1</w:t>
      </w:r>
      <w:r>
        <w:rPr>
          <w:rFonts w:asciiTheme="minorHAnsi" w:eastAsiaTheme="minorEastAsia" w:hAnsiTheme="minorHAnsi" w:cstheme="minorBidi"/>
          <w:kern w:val="2"/>
          <w:sz w:val="24"/>
          <w:szCs w:val="24"/>
          <w14:ligatures w14:val="standardContextual"/>
        </w:rPr>
        <w:tab/>
      </w:r>
      <w:r w:rsidRPr="0005474E">
        <w:rPr>
          <w:bCs/>
        </w:rPr>
        <w:t>Wellheads</w:t>
      </w:r>
      <w:r>
        <w:tab/>
      </w:r>
      <w:r>
        <w:fldChar w:fldCharType="begin"/>
      </w:r>
      <w:r>
        <w:instrText xml:space="preserve"> PAGEREF _Toc173416475 \h </w:instrText>
      </w:r>
      <w:r>
        <w:fldChar w:fldCharType="separate"/>
      </w:r>
      <w:r w:rsidR="00C14D18">
        <w:t>64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11.7.2</w:t>
      </w:r>
      <w:r>
        <w:rPr>
          <w:rFonts w:asciiTheme="minorHAnsi" w:eastAsiaTheme="minorEastAsia" w:hAnsiTheme="minorHAnsi" w:cstheme="minorBidi"/>
          <w:kern w:val="2"/>
          <w:sz w:val="24"/>
          <w:szCs w:val="24"/>
          <w14:ligatures w14:val="standardContextual"/>
        </w:rPr>
        <w:tab/>
      </w:r>
      <w:r w:rsidRPr="0005474E">
        <w:rPr>
          <w:bCs/>
        </w:rPr>
        <w:t>Offshore platforms</w:t>
      </w:r>
      <w:r>
        <w:tab/>
      </w:r>
      <w:r>
        <w:fldChar w:fldCharType="begin"/>
      </w:r>
      <w:r>
        <w:instrText xml:space="preserve"> PAGEREF _Toc173416476 \h </w:instrText>
      </w:r>
      <w:r>
        <w:fldChar w:fldCharType="separate"/>
      </w:r>
      <w:r w:rsidR="00C14D18">
        <w:t>65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11.7.3</w:t>
      </w:r>
      <w:r>
        <w:rPr>
          <w:rFonts w:asciiTheme="minorHAnsi" w:eastAsiaTheme="minorEastAsia" w:hAnsiTheme="minorHAnsi" w:cstheme="minorBidi"/>
          <w:kern w:val="2"/>
          <w:sz w:val="24"/>
          <w:szCs w:val="24"/>
          <w14:ligatures w14:val="standardContextual"/>
        </w:rPr>
        <w:tab/>
      </w:r>
      <w:r w:rsidRPr="0005474E">
        <w:rPr>
          <w:bCs/>
        </w:rPr>
        <w:t>Offshore safety zones</w:t>
      </w:r>
      <w:r>
        <w:tab/>
      </w:r>
      <w:r>
        <w:fldChar w:fldCharType="begin"/>
      </w:r>
      <w:r>
        <w:instrText xml:space="preserve"> PAGEREF _Toc173416477 \h </w:instrText>
      </w:r>
      <w:r>
        <w:fldChar w:fldCharType="separate"/>
      </w:r>
      <w:r w:rsidR="00C14D18">
        <w:t>65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11.7.4</w:t>
      </w:r>
      <w:r>
        <w:rPr>
          <w:rFonts w:asciiTheme="minorHAnsi" w:eastAsiaTheme="minorEastAsia" w:hAnsiTheme="minorHAnsi" w:cstheme="minorBidi"/>
          <w:kern w:val="2"/>
          <w:sz w:val="24"/>
          <w:szCs w:val="24"/>
          <w14:ligatures w14:val="standardContextual"/>
        </w:rPr>
        <w:tab/>
      </w:r>
      <w:r w:rsidRPr="0005474E">
        <w:rPr>
          <w:bCs/>
        </w:rPr>
        <w:t>Offshore production areas</w:t>
      </w:r>
      <w:r>
        <w:tab/>
      </w:r>
      <w:r>
        <w:fldChar w:fldCharType="begin"/>
      </w:r>
      <w:r>
        <w:instrText xml:space="preserve"> PAGEREF _Toc173416478 \h </w:instrText>
      </w:r>
      <w:r>
        <w:fldChar w:fldCharType="separate"/>
      </w:r>
      <w:r w:rsidR="00C14D18">
        <w:t>65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11.7.5</w:t>
      </w:r>
      <w:r>
        <w:rPr>
          <w:rFonts w:asciiTheme="minorHAnsi" w:eastAsiaTheme="minorEastAsia" w:hAnsiTheme="minorHAnsi" w:cstheme="minorBidi"/>
          <w:kern w:val="2"/>
          <w:sz w:val="24"/>
          <w:szCs w:val="24"/>
          <w14:ligatures w14:val="standardContextual"/>
        </w:rPr>
        <w:tab/>
      </w:r>
      <w:r w:rsidRPr="0005474E">
        <w:rPr>
          <w:bCs/>
        </w:rPr>
        <w:t>Offshore tanker loading systems</w:t>
      </w:r>
      <w:r>
        <w:tab/>
      </w:r>
      <w:r>
        <w:fldChar w:fldCharType="begin"/>
      </w:r>
      <w:r>
        <w:instrText xml:space="preserve"> PAGEREF _Toc173416479 \h </w:instrText>
      </w:r>
      <w:r>
        <w:fldChar w:fldCharType="separate"/>
      </w:r>
      <w:r w:rsidR="00C14D18">
        <w:t>66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11.7.6</w:t>
      </w:r>
      <w:r>
        <w:rPr>
          <w:rFonts w:asciiTheme="minorHAnsi" w:eastAsiaTheme="minorEastAsia" w:hAnsiTheme="minorHAnsi" w:cstheme="minorBidi"/>
          <w:kern w:val="2"/>
          <w:sz w:val="24"/>
          <w:szCs w:val="24"/>
          <w14:ligatures w14:val="standardContextual"/>
        </w:rPr>
        <w:tab/>
      </w:r>
      <w:r w:rsidRPr="0005474E">
        <w:rPr>
          <w:bCs/>
        </w:rPr>
        <w:t>Flare stacks</w:t>
      </w:r>
      <w:r>
        <w:tab/>
      </w:r>
      <w:r>
        <w:fldChar w:fldCharType="begin"/>
      </w:r>
      <w:r>
        <w:instrText xml:space="preserve"> PAGEREF _Toc173416480 \h </w:instrText>
      </w:r>
      <w:r>
        <w:fldChar w:fldCharType="separate"/>
      </w:r>
      <w:r w:rsidR="00C14D18">
        <w:t>66</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11.8</w:t>
      </w:r>
      <w:r>
        <w:rPr>
          <w:rFonts w:asciiTheme="minorHAnsi" w:eastAsiaTheme="minorEastAsia" w:hAnsiTheme="minorHAnsi" w:cstheme="minorBidi"/>
          <w:kern w:val="2"/>
          <w:sz w:val="24"/>
          <w:szCs w:val="24"/>
          <w14:ligatures w14:val="standardContextual"/>
        </w:rPr>
        <w:tab/>
      </w:r>
      <w:r w:rsidRPr="0005474E">
        <w:rPr>
          <w:bCs/>
        </w:rPr>
        <w:t>Spoil grounds, dredging areas</w:t>
      </w:r>
      <w:r>
        <w:tab/>
      </w:r>
      <w:r>
        <w:fldChar w:fldCharType="begin"/>
      </w:r>
      <w:r>
        <w:instrText xml:space="preserve"> PAGEREF _Toc173416481 \h </w:instrText>
      </w:r>
      <w:r>
        <w:fldChar w:fldCharType="separate"/>
      </w:r>
      <w:r w:rsidR="00C14D18">
        <w:t>66</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11.9</w:t>
      </w:r>
      <w:r>
        <w:rPr>
          <w:rFonts w:asciiTheme="minorHAnsi" w:eastAsiaTheme="minorEastAsia" w:hAnsiTheme="minorHAnsi" w:cstheme="minorBidi"/>
          <w:kern w:val="2"/>
          <w:sz w:val="24"/>
          <w:szCs w:val="24"/>
          <w14:ligatures w14:val="standardContextual"/>
        </w:rPr>
        <w:tab/>
      </w:r>
      <w:r w:rsidRPr="0005474E">
        <w:rPr>
          <w:bCs/>
        </w:rPr>
        <w:t>Fishing equipment and aquaculture areas</w:t>
      </w:r>
      <w:r>
        <w:tab/>
      </w:r>
      <w:r>
        <w:fldChar w:fldCharType="begin"/>
      </w:r>
      <w:r>
        <w:instrText xml:space="preserve"> PAGEREF _Toc173416482 \h </w:instrText>
      </w:r>
      <w:r>
        <w:fldChar w:fldCharType="separate"/>
      </w:r>
      <w:r w:rsidR="00C14D18">
        <w:t>66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11.9.1</w:t>
      </w:r>
      <w:r>
        <w:rPr>
          <w:rFonts w:asciiTheme="minorHAnsi" w:eastAsiaTheme="minorEastAsia" w:hAnsiTheme="minorHAnsi" w:cstheme="minorBidi"/>
          <w:kern w:val="2"/>
          <w:sz w:val="24"/>
          <w:szCs w:val="24"/>
          <w14:ligatures w14:val="standardContextual"/>
        </w:rPr>
        <w:tab/>
      </w:r>
      <w:r w:rsidRPr="0005474E">
        <w:rPr>
          <w:bCs/>
        </w:rPr>
        <w:t>Fishing facilities</w:t>
      </w:r>
      <w:r>
        <w:tab/>
      </w:r>
      <w:r>
        <w:fldChar w:fldCharType="begin"/>
      </w:r>
      <w:r>
        <w:instrText xml:space="preserve"> PAGEREF _Toc173416483 \h </w:instrText>
      </w:r>
      <w:r>
        <w:fldChar w:fldCharType="separate"/>
      </w:r>
      <w:r w:rsidR="00C14D18">
        <w:t>66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11.9.2</w:t>
      </w:r>
      <w:r>
        <w:rPr>
          <w:rFonts w:asciiTheme="minorHAnsi" w:eastAsiaTheme="minorEastAsia" w:hAnsiTheme="minorHAnsi" w:cstheme="minorBidi"/>
          <w:kern w:val="2"/>
          <w:sz w:val="24"/>
          <w:szCs w:val="24"/>
          <w14:ligatures w14:val="standardContextual"/>
        </w:rPr>
        <w:tab/>
      </w:r>
      <w:r w:rsidRPr="0005474E">
        <w:rPr>
          <w:bCs/>
        </w:rPr>
        <w:t>Marine farms</w:t>
      </w:r>
      <w:r>
        <w:tab/>
      </w:r>
      <w:r>
        <w:fldChar w:fldCharType="begin"/>
      </w:r>
      <w:r>
        <w:instrText xml:space="preserve"> PAGEREF _Toc173416484 \h </w:instrText>
      </w:r>
      <w:r>
        <w:fldChar w:fldCharType="separate"/>
      </w:r>
      <w:r w:rsidR="00C14D18">
        <w:t>66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11.9.3</w:t>
      </w:r>
      <w:r>
        <w:rPr>
          <w:rFonts w:asciiTheme="minorHAnsi" w:eastAsiaTheme="minorEastAsia" w:hAnsiTheme="minorHAnsi" w:cstheme="minorBidi"/>
          <w:kern w:val="2"/>
          <w:sz w:val="24"/>
          <w:szCs w:val="24"/>
          <w14:ligatures w14:val="standardContextual"/>
        </w:rPr>
        <w:tab/>
      </w:r>
      <w:r w:rsidRPr="0005474E">
        <w:rPr>
          <w:bCs/>
        </w:rPr>
        <w:t>Fish havens</w:t>
      </w:r>
      <w:r>
        <w:tab/>
      </w:r>
      <w:r>
        <w:fldChar w:fldCharType="begin"/>
      </w:r>
      <w:r>
        <w:instrText xml:space="preserve"> PAGEREF _Toc173416485 \h </w:instrText>
      </w:r>
      <w:r>
        <w:fldChar w:fldCharType="separate"/>
      </w:r>
      <w:r w:rsidR="00C14D18">
        <w:t>66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11.9.4</w:t>
      </w:r>
      <w:r>
        <w:rPr>
          <w:rFonts w:asciiTheme="minorHAnsi" w:eastAsiaTheme="minorEastAsia" w:hAnsiTheme="minorHAnsi" w:cstheme="minorBidi"/>
          <w:kern w:val="2"/>
          <w:sz w:val="24"/>
          <w:szCs w:val="24"/>
          <w14:ligatures w14:val="standardContextual"/>
        </w:rPr>
        <w:tab/>
      </w:r>
      <w:r w:rsidRPr="0005474E">
        <w:rPr>
          <w:bCs/>
        </w:rPr>
        <w:t>Fishing grounds</w:t>
      </w:r>
      <w:r>
        <w:tab/>
      </w:r>
      <w:r>
        <w:fldChar w:fldCharType="begin"/>
      </w:r>
      <w:r>
        <w:instrText xml:space="preserve"> PAGEREF _Toc173416486 \h </w:instrText>
      </w:r>
      <w:r>
        <w:fldChar w:fldCharType="separate"/>
      </w:r>
      <w:r w:rsidR="00C14D18">
        <w:t>66</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11.10</w:t>
      </w:r>
      <w:r>
        <w:rPr>
          <w:rFonts w:asciiTheme="minorHAnsi" w:eastAsiaTheme="minorEastAsia" w:hAnsiTheme="minorHAnsi" w:cstheme="minorBidi"/>
          <w:kern w:val="2"/>
          <w:sz w:val="24"/>
          <w:szCs w:val="24"/>
          <w14:ligatures w14:val="standardContextual"/>
        </w:rPr>
        <w:tab/>
      </w:r>
      <w:r w:rsidRPr="0005474E">
        <w:rPr>
          <w:bCs/>
        </w:rPr>
        <w:t>Degaussing ranges</w:t>
      </w:r>
      <w:r>
        <w:tab/>
      </w:r>
      <w:r>
        <w:fldChar w:fldCharType="begin"/>
      </w:r>
      <w:r>
        <w:instrText xml:space="preserve"> PAGEREF _Toc173416487 \h </w:instrText>
      </w:r>
      <w:r>
        <w:fldChar w:fldCharType="separate"/>
      </w:r>
      <w:r w:rsidR="00C14D18">
        <w:t>67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11.11</w:t>
      </w:r>
      <w:r>
        <w:rPr>
          <w:rFonts w:asciiTheme="minorHAnsi" w:eastAsiaTheme="minorEastAsia" w:hAnsiTheme="minorHAnsi" w:cstheme="minorBidi"/>
          <w:kern w:val="2"/>
          <w:sz w:val="24"/>
          <w:szCs w:val="24"/>
          <w14:ligatures w14:val="standardContextual"/>
        </w:rPr>
        <w:tab/>
      </w:r>
      <w:r w:rsidRPr="0005474E">
        <w:rPr>
          <w:bCs/>
        </w:rPr>
        <w:t>Historic wrecks</w:t>
      </w:r>
      <w:r>
        <w:tab/>
      </w:r>
      <w:r>
        <w:fldChar w:fldCharType="begin"/>
      </w:r>
      <w:r>
        <w:instrText xml:space="preserve"> PAGEREF _Toc173416488 \h </w:instrText>
      </w:r>
      <w:r>
        <w:fldChar w:fldCharType="separate"/>
      </w:r>
      <w:r w:rsidR="00C14D18">
        <w:t>67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11.12</w:t>
      </w:r>
      <w:r>
        <w:rPr>
          <w:rFonts w:asciiTheme="minorHAnsi" w:eastAsiaTheme="minorEastAsia" w:hAnsiTheme="minorHAnsi" w:cstheme="minorBidi"/>
          <w:kern w:val="2"/>
          <w:sz w:val="24"/>
          <w:szCs w:val="24"/>
          <w14:ligatures w14:val="standardContextual"/>
        </w:rPr>
        <w:tab/>
      </w:r>
      <w:r w:rsidRPr="0005474E">
        <w:rPr>
          <w:bCs/>
        </w:rPr>
        <w:t>Seaplane landing areas</w:t>
      </w:r>
      <w:r>
        <w:tab/>
      </w:r>
      <w:r>
        <w:fldChar w:fldCharType="begin"/>
      </w:r>
      <w:r>
        <w:instrText xml:space="preserve"> PAGEREF _Toc173416489 \h </w:instrText>
      </w:r>
      <w:r>
        <w:fldChar w:fldCharType="separate"/>
      </w:r>
      <w:r w:rsidR="00C14D18">
        <w:t>67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11.13</w:t>
      </w:r>
      <w:r>
        <w:rPr>
          <w:rFonts w:asciiTheme="minorHAnsi" w:eastAsiaTheme="minorEastAsia" w:hAnsiTheme="minorHAnsi" w:cstheme="minorBidi"/>
          <w:kern w:val="2"/>
          <w:sz w:val="24"/>
          <w:szCs w:val="24"/>
          <w14:ligatures w14:val="standardContextual"/>
        </w:rPr>
        <w:tab/>
      </w:r>
      <w:r w:rsidRPr="0005474E">
        <w:rPr>
          <w:bCs/>
        </w:rPr>
        <w:t>Various maritime areas</w:t>
      </w:r>
      <w:r>
        <w:tab/>
      </w:r>
      <w:r>
        <w:fldChar w:fldCharType="begin"/>
      </w:r>
      <w:r>
        <w:instrText xml:space="preserve"> PAGEREF _Toc173416490 \h </w:instrText>
      </w:r>
      <w:r>
        <w:fldChar w:fldCharType="separate"/>
      </w:r>
      <w:r w:rsidR="00C14D18">
        <w:t>67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11.13.1</w:t>
      </w:r>
      <w:r>
        <w:rPr>
          <w:rFonts w:asciiTheme="minorHAnsi" w:eastAsiaTheme="minorEastAsia" w:hAnsiTheme="minorHAnsi" w:cstheme="minorBidi"/>
          <w:kern w:val="2"/>
          <w:sz w:val="24"/>
          <w:szCs w:val="24"/>
          <w14:ligatures w14:val="standardContextual"/>
        </w:rPr>
        <w:tab/>
      </w:r>
      <w:r w:rsidRPr="0005474E">
        <w:rPr>
          <w:bCs/>
        </w:rPr>
        <w:t>Ice areas</w:t>
      </w:r>
      <w:r>
        <w:tab/>
      </w:r>
      <w:r>
        <w:fldChar w:fldCharType="begin"/>
      </w:r>
      <w:r>
        <w:instrText xml:space="preserve"> PAGEREF _Toc173416491 \h </w:instrText>
      </w:r>
      <w:r>
        <w:fldChar w:fldCharType="separate"/>
      </w:r>
      <w:r w:rsidR="00C14D18">
        <w:t>67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11.13.2</w:t>
      </w:r>
      <w:r>
        <w:rPr>
          <w:rFonts w:asciiTheme="minorHAnsi" w:eastAsiaTheme="minorEastAsia" w:hAnsiTheme="minorHAnsi" w:cstheme="minorBidi"/>
          <w:kern w:val="2"/>
          <w:sz w:val="24"/>
          <w:szCs w:val="24"/>
          <w14:ligatures w14:val="standardContextual"/>
        </w:rPr>
        <w:tab/>
      </w:r>
      <w:r w:rsidRPr="0005474E">
        <w:rPr>
          <w:bCs/>
        </w:rPr>
        <w:t>Log ponds</w:t>
      </w:r>
      <w:r>
        <w:tab/>
      </w:r>
      <w:r>
        <w:fldChar w:fldCharType="begin"/>
      </w:r>
      <w:r>
        <w:instrText xml:space="preserve"> PAGEREF _Toc173416492 \h </w:instrText>
      </w:r>
      <w:r>
        <w:fldChar w:fldCharType="separate"/>
      </w:r>
      <w:r w:rsidR="00C14D18">
        <w:t>67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11.13.3</w:t>
      </w:r>
      <w:r>
        <w:rPr>
          <w:rFonts w:asciiTheme="minorHAnsi" w:eastAsiaTheme="minorEastAsia" w:hAnsiTheme="minorHAnsi" w:cstheme="minorBidi"/>
          <w:kern w:val="2"/>
          <w:sz w:val="24"/>
          <w:szCs w:val="24"/>
          <w14:ligatures w14:val="standardContextual"/>
        </w:rPr>
        <w:tab/>
      </w:r>
      <w:r w:rsidRPr="0005474E">
        <w:rPr>
          <w:bCs/>
        </w:rPr>
        <w:t>Incineration areas</w:t>
      </w:r>
      <w:r>
        <w:tab/>
      </w:r>
      <w:r>
        <w:fldChar w:fldCharType="begin"/>
      </w:r>
      <w:r>
        <w:instrText xml:space="preserve"> PAGEREF _Toc173416493 \h </w:instrText>
      </w:r>
      <w:r>
        <w:fldChar w:fldCharType="separate"/>
      </w:r>
      <w:r w:rsidR="00C14D18">
        <w:t>67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11.13.4</w:t>
      </w:r>
      <w:r>
        <w:rPr>
          <w:rFonts w:asciiTheme="minorHAnsi" w:eastAsiaTheme="minorEastAsia" w:hAnsiTheme="minorHAnsi" w:cstheme="minorBidi"/>
          <w:kern w:val="2"/>
          <w:sz w:val="24"/>
          <w:szCs w:val="24"/>
          <w14:ligatures w14:val="standardContextual"/>
        </w:rPr>
        <w:tab/>
      </w:r>
      <w:r w:rsidRPr="0005474E">
        <w:rPr>
          <w:bCs/>
        </w:rPr>
        <w:t>Cargo transhipment areas</w:t>
      </w:r>
      <w:r>
        <w:tab/>
      </w:r>
      <w:r>
        <w:fldChar w:fldCharType="begin"/>
      </w:r>
      <w:r>
        <w:instrText xml:space="preserve"> PAGEREF _Toc173416494 \h </w:instrText>
      </w:r>
      <w:r>
        <w:fldChar w:fldCharType="separate"/>
      </w:r>
      <w:r w:rsidR="00C14D18">
        <w:t>68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11.13.5</w:t>
      </w:r>
      <w:r>
        <w:rPr>
          <w:rFonts w:asciiTheme="minorHAnsi" w:eastAsiaTheme="minorEastAsia" w:hAnsiTheme="minorHAnsi" w:cstheme="minorBidi"/>
          <w:kern w:val="2"/>
          <w:sz w:val="24"/>
          <w:szCs w:val="24"/>
          <w14:ligatures w14:val="standardContextual"/>
        </w:rPr>
        <w:tab/>
      </w:r>
      <w:r w:rsidRPr="0005474E">
        <w:rPr>
          <w:bCs/>
        </w:rPr>
        <w:t>Collision regulations</w:t>
      </w:r>
      <w:r>
        <w:tab/>
      </w:r>
      <w:r>
        <w:fldChar w:fldCharType="begin"/>
      </w:r>
      <w:r>
        <w:instrText xml:space="preserve"> PAGEREF _Toc173416495 \h </w:instrText>
      </w:r>
      <w:r>
        <w:fldChar w:fldCharType="separate"/>
      </w:r>
      <w:r w:rsidR="00C14D18">
        <w:t>68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11.14</w:t>
      </w:r>
      <w:r>
        <w:rPr>
          <w:rFonts w:asciiTheme="minorHAnsi" w:eastAsiaTheme="minorEastAsia" w:hAnsiTheme="minorHAnsi" w:cstheme="minorBidi"/>
          <w:kern w:val="2"/>
          <w:sz w:val="24"/>
          <w:szCs w:val="24"/>
          <w14:ligatures w14:val="standardContextual"/>
        </w:rPr>
        <w:tab/>
      </w:r>
      <w:r w:rsidRPr="0005474E">
        <w:rPr>
          <w:bCs/>
        </w:rPr>
        <w:t>Nature reserves</w:t>
      </w:r>
      <w:r>
        <w:tab/>
      </w:r>
      <w:r>
        <w:fldChar w:fldCharType="begin"/>
      </w:r>
      <w:r>
        <w:instrText xml:space="preserve"> PAGEREF _Toc173416496 \h </w:instrText>
      </w:r>
      <w:r>
        <w:fldChar w:fldCharType="separate"/>
      </w:r>
      <w:r w:rsidR="00C14D18">
        <w:t>68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11.15</w:t>
      </w:r>
      <w:r>
        <w:rPr>
          <w:rFonts w:asciiTheme="minorHAnsi" w:eastAsiaTheme="minorEastAsia" w:hAnsiTheme="minorHAnsi" w:cstheme="minorBidi"/>
          <w:kern w:val="2"/>
          <w:sz w:val="24"/>
          <w:szCs w:val="24"/>
          <w14:ligatures w14:val="standardContextual"/>
        </w:rPr>
        <w:tab/>
      </w:r>
      <w:r w:rsidRPr="0005474E">
        <w:rPr>
          <w:bCs/>
        </w:rPr>
        <w:t>Environmentally Sensitive Sea Areas</w:t>
      </w:r>
      <w:r>
        <w:tab/>
      </w:r>
      <w:r>
        <w:fldChar w:fldCharType="begin"/>
      </w:r>
      <w:r>
        <w:instrText xml:space="preserve"> PAGEREF _Toc173416497 \h </w:instrText>
      </w:r>
      <w:r>
        <w:fldChar w:fldCharType="separate"/>
      </w:r>
      <w:r w:rsidR="00C14D18">
        <w:t>68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11.16</w:t>
      </w:r>
      <w:r>
        <w:rPr>
          <w:rFonts w:asciiTheme="minorHAnsi" w:eastAsiaTheme="minorEastAsia" w:hAnsiTheme="minorHAnsi" w:cstheme="minorBidi"/>
          <w:kern w:val="2"/>
          <w:sz w:val="24"/>
          <w:szCs w:val="24"/>
          <w14:ligatures w14:val="standardContextual"/>
        </w:rPr>
        <w:tab/>
      </w:r>
      <w:r w:rsidRPr="0005474E">
        <w:rPr>
          <w:bCs/>
        </w:rPr>
        <w:t>Marine pollution regulations</w:t>
      </w:r>
      <w:r>
        <w:tab/>
      </w:r>
      <w:r>
        <w:fldChar w:fldCharType="begin"/>
      </w:r>
      <w:r>
        <w:instrText xml:space="preserve"> PAGEREF _Toc173416498 \h </w:instrText>
      </w:r>
      <w:r>
        <w:fldChar w:fldCharType="separate"/>
      </w:r>
      <w:r w:rsidR="00C14D18">
        <w:t>68</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12</w:t>
      </w:r>
      <w:r>
        <w:rPr>
          <w:rFonts w:asciiTheme="minorHAnsi" w:eastAsiaTheme="minorEastAsia" w:hAnsiTheme="minorHAnsi" w:cstheme="minorBidi"/>
          <w:kern w:val="2"/>
          <w:sz w:val="24"/>
          <w:szCs w:val="24"/>
          <w14:ligatures w14:val="standardContextual"/>
        </w:rPr>
        <w:tab/>
      </w:r>
      <w:r w:rsidRPr="0005474E">
        <w:rPr>
          <w:bCs/>
        </w:rPr>
        <w:t>Aids to navigation</w:t>
      </w:r>
      <w:r>
        <w:tab/>
      </w:r>
      <w:r>
        <w:fldChar w:fldCharType="begin"/>
      </w:r>
      <w:r>
        <w:instrText xml:space="preserve"> PAGEREF _Toc173416499 \h </w:instrText>
      </w:r>
      <w:r>
        <w:fldChar w:fldCharType="separate"/>
      </w:r>
      <w:r w:rsidR="00C14D18">
        <w:t>69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w:t>
      </w:r>
      <w:r>
        <w:rPr>
          <w:rFonts w:asciiTheme="minorHAnsi" w:eastAsiaTheme="minorEastAsia" w:hAnsiTheme="minorHAnsi" w:cstheme="minorBidi"/>
          <w:kern w:val="2"/>
          <w:sz w:val="24"/>
          <w:szCs w:val="24"/>
          <w14:ligatures w14:val="standardContextual"/>
        </w:rPr>
        <w:tab/>
      </w:r>
      <w:r w:rsidRPr="0005474E">
        <w:rPr>
          <w:bCs/>
        </w:rPr>
        <w:t>Lighthouses, navigational marks - relationships</w:t>
      </w:r>
      <w:r>
        <w:tab/>
      </w:r>
      <w:r>
        <w:fldChar w:fldCharType="begin"/>
      </w:r>
      <w:r>
        <w:instrText xml:space="preserve"> PAGEREF _Toc173416500 \h </w:instrText>
      </w:r>
      <w:r>
        <w:fldChar w:fldCharType="separate"/>
      </w:r>
      <w:r w:rsidR="00C14D18">
        <w:t>69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w:t>
      </w:r>
      <w:r>
        <w:rPr>
          <w:rFonts w:asciiTheme="minorHAnsi" w:eastAsiaTheme="minorEastAsia" w:hAnsiTheme="minorHAnsi" w:cstheme="minorBidi"/>
          <w:kern w:val="2"/>
          <w:sz w:val="24"/>
          <w:szCs w:val="24"/>
          <w14:ligatures w14:val="standardContextual"/>
        </w:rPr>
        <w:tab/>
      </w:r>
      <w:r w:rsidRPr="0005474E">
        <w:rPr>
          <w:bCs/>
        </w:rPr>
        <w:t>Geo objects forming parts of navigational aids</w:t>
      </w:r>
      <w:r>
        <w:tab/>
      </w:r>
      <w:r>
        <w:fldChar w:fldCharType="begin"/>
      </w:r>
      <w:r>
        <w:instrText xml:space="preserve"> PAGEREF _Toc173416501 \h </w:instrText>
      </w:r>
      <w:r>
        <w:fldChar w:fldCharType="separate"/>
      </w:r>
      <w:r w:rsidR="00C14D18">
        <w:t>69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12.1.2</w:t>
      </w:r>
      <w:r>
        <w:rPr>
          <w:rFonts w:asciiTheme="minorHAnsi" w:eastAsiaTheme="minorEastAsia" w:hAnsiTheme="minorHAnsi" w:cstheme="minorBidi"/>
          <w:kern w:val="2"/>
          <w:sz w:val="24"/>
          <w:szCs w:val="24"/>
          <w14:ligatures w14:val="standardContextual"/>
        </w:rPr>
        <w:tab/>
      </w:r>
      <w:r w:rsidRPr="0005474E">
        <w:rPr>
          <w:bCs/>
        </w:rPr>
        <w:t>Relationships</w:t>
      </w:r>
      <w:r>
        <w:tab/>
      </w:r>
      <w:r>
        <w:fldChar w:fldCharType="begin"/>
      </w:r>
      <w:r>
        <w:instrText xml:space="preserve"> PAGEREF _Toc173416502 \h </w:instrText>
      </w:r>
      <w:r>
        <w:fldChar w:fldCharType="separate"/>
      </w:r>
      <w:r w:rsidR="00C14D18">
        <w:t>69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12.2</w:t>
      </w:r>
      <w:r>
        <w:rPr>
          <w:rFonts w:asciiTheme="minorHAnsi" w:eastAsiaTheme="minorEastAsia" w:hAnsiTheme="minorHAnsi" w:cstheme="minorBidi"/>
          <w:kern w:val="2"/>
          <w:sz w:val="24"/>
          <w:szCs w:val="24"/>
          <w14:ligatures w14:val="standardContextual"/>
        </w:rPr>
        <w:tab/>
      </w:r>
      <w:r w:rsidRPr="0005474E">
        <w:rPr>
          <w:bCs/>
        </w:rPr>
        <w:t>Buoyage systems and direction of buoyage</w:t>
      </w:r>
      <w:r>
        <w:tab/>
      </w:r>
      <w:r>
        <w:fldChar w:fldCharType="begin"/>
      </w:r>
      <w:r>
        <w:instrText xml:space="preserve"> PAGEREF _Toc173416503 \h </w:instrText>
      </w:r>
      <w:r>
        <w:fldChar w:fldCharType="separate"/>
      </w:r>
      <w:r w:rsidR="00C14D18">
        <w:t>69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12.3</w:t>
      </w:r>
      <w:r>
        <w:rPr>
          <w:rFonts w:asciiTheme="minorHAnsi" w:eastAsiaTheme="minorEastAsia" w:hAnsiTheme="minorHAnsi" w:cstheme="minorBidi"/>
          <w:kern w:val="2"/>
          <w:sz w:val="24"/>
          <w:szCs w:val="24"/>
          <w14:ligatures w14:val="standardContextual"/>
        </w:rPr>
        <w:tab/>
      </w:r>
      <w:r w:rsidRPr="0005474E">
        <w:rPr>
          <w:bCs/>
        </w:rPr>
        <w:t>Fixed structures</w:t>
      </w:r>
      <w:r>
        <w:tab/>
      </w:r>
      <w:r>
        <w:fldChar w:fldCharType="begin"/>
      </w:r>
      <w:r>
        <w:instrText xml:space="preserve"> PAGEREF _Toc173416504 \h </w:instrText>
      </w:r>
      <w:r>
        <w:fldChar w:fldCharType="separate"/>
      </w:r>
      <w:r w:rsidR="00C14D18">
        <w:t>69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12.3.1</w:t>
      </w:r>
      <w:r>
        <w:rPr>
          <w:rFonts w:asciiTheme="minorHAnsi" w:eastAsiaTheme="minorEastAsia" w:hAnsiTheme="minorHAnsi" w:cstheme="minorBidi"/>
          <w:kern w:val="2"/>
          <w:sz w:val="24"/>
          <w:szCs w:val="24"/>
          <w14:ligatures w14:val="standardContextual"/>
        </w:rPr>
        <w:tab/>
      </w:r>
      <w:r w:rsidRPr="0005474E">
        <w:rPr>
          <w:bCs/>
        </w:rPr>
        <w:t>Beacons</w:t>
      </w:r>
      <w:r>
        <w:tab/>
      </w:r>
      <w:r>
        <w:fldChar w:fldCharType="begin"/>
      </w:r>
      <w:r>
        <w:instrText xml:space="preserve"> PAGEREF _Toc173416505 \h </w:instrText>
      </w:r>
      <w:r>
        <w:fldChar w:fldCharType="separate"/>
      </w:r>
      <w:r w:rsidR="00C14D18">
        <w:t>69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12.3.2</w:t>
      </w:r>
      <w:r>
        <w:rPr>
          <w:rFonts w:asciiTheme="minorHAnsi" w:eastAsiaTheme="minorEastAsia" w:hAnsiTheme="minorHAnsi" w:cstheme="minorBidi"/>
          <w:kern w:val="2"/>
          <w:sz w:val="24"/>
          <w:szCs w:val="24"/>
          <w14:ligatures w14:val="standardContextual"/>
        </w:rPr>
        <w:tab/>
      </w:r>
      <w:r w:rsidRPr="0005474E">
        <w:rPr>
          <w:bCs/>
        </w:rPr>
        <w:t>Lighthouses</w:t>
      </w:r>
      <w:r>
        <w:tab/>
      </w:r>
      <w:r>
        <w:fldChar w:fldCharType="begin"/>
      </w:r>
      <w:r>
        <w:instrText xml:space="preserve"> PAGEREF _Toc173416506 \h </w:instrText>
      </w:r>
      <w:r>
        <w:fldChar w:fldCharType="separate"/>
      </w:r>
      <w:r w:rsidR="00C14D18">
        <w:t>70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12.3.3</w:t>
      </w:r>
      <w:r>
        <w:rPr>
          <w:rFonts w:asciiTheme="minorHAnsi" w:eastAsiaTheme="minorEastAsia" w:hAnsiTheme="minorHAnsi" w:cstheme="minorBidi"/>
          <w:kern w:val="2"/>
          <w:sz w:val="24"/>
          <w:szCs w:val="24"/>
          <w14:ligatures w14:val="standardContextual"/>
        </w:rPr>
        <w:tab/>
      </w:r>
      <w:r w:rsidRPr="0005474E">
        <w:rPr>
          <w:bCs/>
        </w:rPr>
        <w:t>Daymarks</w:t>
      </w:r>
      <w:r>
        <w:tab/>
      </w:r>
      <w:r>
        <w:fldChar w:fldCharType="begin"/>
      </w:r>
      <w:r>
        <w:instrText xml:space="preserve"> PAGEREF _Toc173416507 \h </w:instrText>
      </w:r>
      <w:r>
        <w:fldChar w:fldCharType="separate"/>
      </w:r>
      <w:r w:rsidR="00C14D18">
        <w:t>70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12.4</w:t>
      </w:r>
      <w:r>
        <w:rPr>
          <w:rFonts w:asciiTheme="minorHAnsi" w:eastAsiaTheme="minorEastAsia" w:hAnsiTheme="minorHAnsi" w:cstheme="minorBidi"/>
          <w:kern w:val="2"/>
          <w:sz w:val="24"/>
          <w:szCs w:val="24"/>
          <w14:ligatures w14:val="standardContextual"/>
        </w:rPr>
        <w:tab/>
      </w:r>
      <w:r w:rsidRPr="0005474E">
        <w:rPr>
          <w:bCs/>
        </w:rPr>
        <w:t>Floating structures</w:t>
      </w:r>
      <w:r>
        <w:tab/>
      </w:r>
      <w:r>
        <w:fldChar w:fldCharType="begin"/>
      </w:r>
      <w:r>
        <w:instrText xml:space="preserve"> PAGEREF _Toc173416508 \h </w:instrText>
      </w:r>
      <w:r>
        <w:fldChar w:fldCharType="separate"/>
      </w:r>
      <w:r w:rsidR="00C14D18">
        <w:t>71</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12.4.1</w:t>
      </w:r>
      <w:r>
        <w:rPr>
          <w:rFonts w:asciiTheme="minorHAnsi" w:eastAsiaTheme="minorEastAsia" w:hAnsiTheme="minorHAnsi" w:cstheme="minorBidi"/>
          <w:kern w:val="2"/>
          <w:sz w:val="24"/>
          <w:szCs w:val="24"/>
          <w14:ligatures w14:val="standardContextual"/>
        </w:rPr>
        <w:tab/>
      </w:r>
      <w:r w:rsidRPr="0005474E">
        <w:rPr>
          <w:bCs/>
        </w:rPr>
        <w:t>Buoys</w:t>
      </w:r>
      <w:r>
        <w:tab/>
      </w:r>
      <w:r>
        <w:fldChar w:fldCharType="begin"/>
      </w:r>
      <w:r>
        <w:instrText xml:space="preserve"> PAGEREF _Toc173416509 \h </w:instrText>
      </w:r>
      <w:r>
        <w:fldChar w:fldCharType="separate"/>
      </w:r>
      <w:r w:rsidR="00C14D18">
        <w:t>71</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12.4.1.1</w:t>
      </w:r>
      <w:r>
        <w:rPr>
          <w:rFonts w:asciiTheme="minorHAnsi" w:eastAsiaTheme="minorEastAsia" w:hAnsiTheme="minorHAnsi" w:cstheme="minorBidi"/>
          <w:kern w:val="2"/>
          <w:sz w:val="24"/>
          <w:szCs w:val="24"/>
          <w14:ligatures w14:val="standardContextual"/>
        </w:rPr>
        <w:tab/>
      </w:r>
      <w:r w:rsidRPr="0005474E">
        <w:rPr>
          <w:bCs/>
        </w:rPr>
        <w:t>Emergency wreck marking buoys</w:t>
      </w:r>
      <w:r>
        <w:tab/>
      </w:r>
      <w:r>
        <w:fldChar w:fldCharType="begin"/>
      </w:r>
      <w:r>
        <w:instrText xml:space="preserve"> PAGEREF _Toc173416510 \h </w:instrText>
      </w:r>
      <w:r>
        <w:fldChar w:fldCharType="separate"/>
      </w:r>
      <w:r w:rsidR="00C14D18">
        <w:t>72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12.4.2</w:t>
      </w:r>
      <w:r>
        <w:rPr>
          <w:rFonts w:asciiTheme="minorHAnsi" w:eastAsiaTheme="minorEastAsia" w:hAnsiTheme="minorHAnsi" w:cstheme="minorBidi"/>
          <w:kern w:val="2"/>
          <w:sz w:val="24"/>
          <w:szCs w:val="24"/>
          <w14:ligatures w14:val="standardContextual"/>
        </w:rPr>
        <w:tab/>
      </w:r>
      <w:r w:rsidRPr="0005474E">
        <w:rPr>
          <w:bCs/>
        </w:rPr>
        <w:t>Light floats and light vessels</w:t>
      </w:r>
      <w:r>
        <w:tab/>
      </w:r>
      <w:r>
        <w:fldChar w:fldCharType="begin"/>
      </w:r>
      <w:r>
        <w:instrText xml:space="preserve"> PAGEREF _Toc173416511 \h </w:instrText>
      </w:r>
      <w:r>
        <w:fldChar w:fldCharType="separate"/>
      </w:r>
      <w:r w:rsidR="00C14D18">
        <w:t>73</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12.5</w:t>
      </w:r>
      <w:r>
        <w:rPr>
          <w:rFonts w:asciiTheme="minorHAnsi" w:eastAsiaTheme="minorEastAsia" w:hAnsiTheme="minorHAnsi" w:cstheme="minorBidi"/>
          <w:kern w:val="2"/>
          <w:sz w:val="24"/>
          <w:szCs w:val="24"/>
          <w14:ligatures w14:val="standardContextual"/>
        </w:rPr>
        <w:tab/>
      </w:r>
      <w:r w:rsidRPr="0005474E">
        <w:rPr>
          <w:bCs/>
        </w:rPr>
        <w:t>Fog signals</w:t>
      </w:r>
      <w:r>
        <w:tab/>
      </w:r>
      <w:r>
        <w:fldChar w:fldCharType="begin"/>
      </w:r>
      <w:r>
        <w:instrText xml:space="preserve"> PAGEREF _Toc173416512 \h </w:instrText>
      </w:r>
      <w:r>
        <w:fldChar w:fldCharType="separate"/>
      </w:r>
      <w:r w:rsidR="00C14D18">
        <w:t>73</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12.6</w:t>
      </w:r>
      <w:r>
        <w:rPr>
          <w:rFonts w:asciiTheme="minorHAnsi" w:eastAsiaTheme="minorEastAsia" w:hAnsiTheme="minorHAnsi" w:cstheme="minorBidi"/>
          <w:kern w:val="2"/>
          <w:sz w:val="24"/>
          <w:szCs w:val="24"/>
          <w14:ligatures w14:val="standardContextual"/>
        </w:rPr>
        <w:tab/>
      </w:r>
      <w:r w:rsidRPr="0005474E">
        <w:rPr>
          <w:bCs/>
        </w:rPr>
        <w:t>Topmarks</w:t>
      </w:r>
      <w:r>
        <w:tab/>
      </w:r>
      <w:r>
        <w:fldChar w:fldCharType="begin"/>
      </w:r>
      <w:r>
        <w:instrText xml:space="preserve"> PAGEREF _Toc173416513 \h </w:instrText>
      </w:r>
      <w:r>
        <w:fldChar w:fldCharType="separate"/>
      </w:r>
      <w:r w:rsidR="00C14D18">
        <w:t>73</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12.7</w:t>
      </w:r>
      <w:r>
        <w:rPr>
          <w:rFonts w:asciiTheme="minorHAnsi" w:eastAsiaTheme="minorEastAsia" w:hAnsiTheme="minorHAnsi" w:cstheme="minorBidi"/>
          <w:kern w:val="2"/>
          <w:sz w:val="24"/>
          <w:szCs w:val="24"/>
          <w14:ligatures w14:val="standardContextual"/>
        </w:rPr>
        <w:tab/>
      </w:r>
      <w:r w:rsidRPr="0005474E">
        <w:rPr>
          <w:bCs/>
        </w:rPr>
        <w:t>Retroreflectors</w:t>
      </w:r>
      <w:r>
        <w:tab/>
      </w:r>
      <w:r>
        <w:fldChar w:fldCharType="begin"/>
      </w:r>
      <w:r>
        <w:instrText xml:space="preserve"> PAGEREF _Toc173416514 \h </w:instrText>
      </w:r>
      <w:r>
        <w:fldChar w:fldCharType="separate"/>
      </w:r>
      <w:r w:rsidR="00C14D18">
        <w:t>74</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12.8</w:t>
      </w:r>
      <w:r>
        <w:rPr>
          <w:rFonts w:asciiTheme="minorHAnsi" w:eastAsiaTheme="minorEastAsia" w:hAnsiTheme="minorHAnsi" w:cstheme="minorBidi"/>
          <w:kern w:val="2"/>
          <w:sz w:val="24"/>
          <w:szCs w:val="24"/>
          <w14:ligatures w14:val="standardContextual"/>
        </w:rPr>
        <w:tab/>
      </w:r>
      <w:r w:rsidRPr="0005474E">
        <w:rPr>
          <w:bCs/>
        </w:rPr>
        <w:t>Lights</w:t>
      </w:r>
      <w:r>
        <w:tab/>
      </w:r>
      <w:r>
        <w:fldChar w:fldCharType="begin"/>
      </w:r>
      <w:r>
        <w:instrText xml:space="preserve"> PAGEREF _Toc173416515 \h </w:instrText>
      </w:r>
      <w:r>
        <w:fldChar w:fldCharType="separate"/>
      </w:r>
      <w:r w:rsidR="00C14D18">
        <w:t>74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12.8.1</w:t>
      </w:r>
      <w:r>
        <w:rPr>
          <w:rFonts w:asciiTheme="minorHAnsi" w:eastAsiaTheme="minorEastAsia" w:hAnsiTheme="minorHAnsi" w:cstheme="minorBidi"/>
          <w:kern w:val="2"/>
          <w:sz w:val="24"/>
          <w:szCs w:val="24"/>
          <w14:ligatures w14:val="standardContextual"/>
        </w:rPr>
        <w:tab/>
      </w:r>
      <w:r w:rsidRPr="0005474E">
        <w:rPr>
          <w:bCs/>
        </w:rPr>
        <w:t>Description of lights</w:t>
      </w:r>
      <w:r>
        <w:tab/>
      </w:r>
      <w:r>
        <w:fldChar w:fldCharType="begin"/>
      </w:r>
      <w:r>
        <w:instrText xml:space="preserve"> PAGEREF _Toc173416516 \h </w:instrText>
      </w:r>
      <w:r>
        <w:fldChar w:fldCharType="separate"/>
      </w:r>
      <w:r w:rsidR="00C14D18">
        <w:t>74</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12.8.2</w:t>
      </w:r>
      <w:r>
        <w:rPr>
          <w:rFonts w:asciiTheme="minorHAnsi" w:eastAsiaTheme="minorEastAsia" w:hAnsiTheme="minorHAnsi" w:cstheme="minorBidi"/>
          <w:kern w:val="2"/>
          <w:sz w:val="24"/>
          <w:szCs w:val="24"/>
          <w14:ligatures w14:val="standardContextual"/>
        </w:rPr>
        <w:tab/>
      </w:r>
      <w:r w:rsidRPr="0005474E">
        <w:rPr>
          <w:bCs/>
        </w:rPr>
        <w:t>Types and functions of lights</w:t>
      </w:r>
      <w:r>
        <w:tab/>
      </w:r>
      <w:r>
        <w:fldChar w:fldCharType="begin"/>
      </w:r>
      <w:r>
        <w:instrText xml:space="preserve"> PAGEREF _Toc173416517 \h </w:instrText>
      </w:r>
      <w:r>
        <w:fldChar w:fldCharType="separate"/>
      </w:r>
      <w:r w:rsidR="00C14D18">
        <w:t>75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12.8.3</w:t>
      </w:r>
      <w:r>
        <w:rPr>
          <w:rFonts w:asciiTheme="minorHAnsi" w:eastAsiaTheme="minorEastAsia" w:hAnsiTheme="minorHAnsi" w:cstheme="minorBidi"/>
          <w:kern w:val="2"/>
          <w:sz w:val="24"/>
          <w:szCs w:val="24"/>
          <w14:ligatures w14:val="standardContextual"/>
        </w:rPr>
        <w:tab/>
      </w:r>
      <w:r w:rsidRPr="0005474E">
        <w:rPr>
          <w:bCs/>
        </w:rPr>
        <w:t>Rhythms of lights</w:t>
      </w:r>
      <w:r>
        <w:tab/>
      </w:r>
      <w:r>
        <w:fldChar w:fldCharType="begin"/>
      </w:r>
      <w:r>
        <w:instrText xml:space="preserve"> PAGEREF _Toc173416518 \h </w:instrText>
      </w:r>
      <w:r>
        <w:fldChar w:fldCharType="separate"/>
      </w:r>
      <w:r w:rsidR="00C14D18">
        <w:t>75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12.8.4</w:t>
      </w:r>
      <w:r>
        <w:rPr>
          <w:rFonts w:asciiTheme="minorHAnsi" w:eastAsiaTheme="minorEastAsia" w:hAnsiTheme="minorHAnsi" w:cstheme="minorBidi"/>
          <w:kern w:val="2"/>
          <w:sz w:val="24"/>
          <w:szCs w:val="24"/>
          <w14:ligatures w14:val="standardContextual"/>
        </w:rPr>
        <w:tab/>
      </w:r>
      <w:r w:rsidRPr="0005474E">
        <w:rPr>
          <w:bCs/>
        </w:rPr>
        <w:t>Elevations of lights</w:t>
      </w:r>
      <w:r>
        <w:tab/>
      </w:r>
      <w:r>
        <w:fldChar w:fldCharType="begin"/>
      </w:r>
      <w:r>
        <w:instrText xml:space="preserve"> PAGEREF _Toc173416519 \h </w:instrText>
      </w:r>
      <w:r>
        <w:fldChar w:fldCharType="separate"/>
      </w:r>
      <w:r w:rsidR="00C14D18">
        <w:t>75</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12.8.5</w:t>
      </w:r>
      <w:r>
        <w:rPr>
          <w:rFonts w:asciiTheme="minorHAnsi" w:eastAsiaTheme="minorEastAsia" w:hAnsiTheme="minorHAnsi" w:cstheme="minorBidi"/>
          <w:kern w:val="2"/>
          <w:sz w:val="24"/>
          <w:szCs w:val="24"/>
          <w14:ligatures w14:val="standardContextual"/>
        </w:rPr>
        <w:tab/>
      </w:r>
      <w:r w:rsidRPr="0005474E">
        <w:rPr>
          <w:bCs/>
        </w:rPr>
        <w:t>Times of exhibition and exhibition conditions</w:t>
      </w:r>
      <w:r>
        <w:tab/>
      </w:r>
      <w:r>
        <w:fldChar w:fldCharType="begin"/>
      </w:r>
      <w:r>
        <w:instrText xml:space="preserve"> PAGEREF _Toc173416520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12.8.5.1</w:t>
      </w:r>
      <w:r>
        <w:rPr>
          <w:rFonts w:asciiTheme="minorHAnsi" w:eastAsiaTheme="minorEastAsia" w:hAnsiTheme="minorHAnsi" w:cstheme="minorBidi"/>
          <w:kern w:val="2"/>
          <w:sz w:val="24"/>
          <w:szCs w:val="24"/>
          <w14:ligatures w14:val="standardContextual"/>
        </w:rPr>
        <w:tab/>
      </w:r>
      <w:r w:rsidRPr="0005474E">
        <w:rPr>
          <w:bCs/>
        </w:rPr>
        <w:t>Night lights</w:t>
      </w:r>
      <w:r>
        <w:tab/>
      </w:r>
      <w:r>
        <w:fldChar w:fldCharType="begin"/>
      </w:r>
      <w:r>
        <w:instrText xml:space="preserve"> PAGEREF _Toc173416521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12.8.5.2</w:t>
      </w:r>
      <w:r>
        <w:rPr>
          <w:rFonts w:asciiTheme="minorHAnsi" w:eastAsiaTheme="minorEastAsia" w:hAnsiTheme="minorHAnsi" w:cstheme="minorBidi"/>
          <w:kern w:val="2"/>
          <w:sz w:val="24"/>
          <w:szCs w:val="24"/>
          <w14:ligatures w14:val="standardContextual"/>
        </w:rPr>
        <w:tab/>
      </w:r>
      <w:r w:rsidRPr="0005474E">
        <w:rPr>
          <w:bCs/>
        </w:rPr>
        <w:t>Unwatched lights</w:t>
      </w:r>
      <w:r>
        <w:tab/>
      </w:r>
      <w:r>
        <w:fldChar w:fldCharType="begin"/>
      </w:r>
      <w:r>
        <w:instrText xml:space="preserve"> PAGEREF _Toc173416522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12.8.5.3</w:t>
      </w:r>
      <w:r>
        <w:rPr>
          <w:rFonts w:asciiTheme="minorHAnsi" w:eastAsiaTheme="minorEastAsia" w:hAnsiTheme="minorHAnsi" w:cstheme="minorBidi"/>
          <w:kern w:val="2"/>
          <w:sz w:val="24"/>
          <w:szCs w:val="24"/>
          <w14:ligatures w14:val="standardContextual"/>
        </w:rPr>
        <w:tab/>
      </w:r>
      <w:r w:rsidRPr="0005474E">
        <w:rPr>
          <w:bCs/>
        </w:rPr>
        <w:t>Occasional lights</w:t>
      </w:r>
      <w:r>
        <w:tab/>
      </w:r>
      <w:r>
        <w:fldChar w:fldCharType="begin"/>
      </w:r>
      <w:r>
        <w:instrText xml:space="preserve"> PAGEREF _Toc173416523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12.8.5.4</w:t>
      </w:r>
      <w:r>
        <w:rPr>
          <w:rFonts w:asciiTheme="minorHAnsi" w:eastAsiaTheme="minorEastAsia" w:hAnsiTheme="minorHAnsi" w:cstheme="minorBidi"/>
          <w:kern w:val="2"/>
          <w:sz w:val="24"/>
          <w:szCs w:val="24"/>
          <w14:ligatures w14:val="standardContextual"/>
        </w:rPr>
        <w:tab/>
      </w:r>
      <w:r w:rsidRPr="0005474E">
        <w:rPr>
          <w:bCs/>
        </w:rPr>
        <w:t>Daytime lights</w:t>
      </w:r>
      <w:r>
        <w:tab/>
      </w:r>
      <w:r>
        <w:fldChar w:fldCharType="begin"/>
      </w:r>
      <w:r>
        <w:instrText xml:space="preserve"> PAGEREF _Toc173416524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12.8.5.5</w:t>
      </w:r>
      <w:r>
        <w:rPr>
          <w:rFonts w:asciiTheme="minorHAnsi" w:eastAsiaTheme="minorEastAsia" w:hAnsiTheme="minorHAnsi" w:cstheme="minorBidi"/>
          <w:kern w:val="2"/>
          <w:sz w:val="24"/>
          <w:szCs w:val="24"/>
          <w14:ligatures w14:val="standardContextual"/>
        </w:rPr>
        <w:tab/>
      </w:r>
      <w:r w:rsidRPr="0005474E">
        <w:rPr>
          <w:bCs/>
        </w:rPr>
        <w:t>Fog lights</w:t>
      </w:r>
      <w:r>
        <w:tab/>
      </w:r>
      <w:r>
        <w:fldChar w:fldCharType="begin"/>
      </w:r>
      <w:r>
        <w:instrText xml:space="preserve"> PAGEREF _Toc173416525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12.8.5.6</w:t>
      </w:r>
      <w:r>
        <w:rPr>
          <w:rFonts w:asciiTheme="minorHAnsi" w:eastAsiaTheme="minorEastAsia" w:hAnsiTheme="minorHAnsi" w:cstheme="minorBidi"/>
          <w:kern w:val="2"/>
          <w:sz w:val="24"/>
          <w:szCs w:val="24"/>
          <w14:ligatures w14:val="standardContextual"/>
        </w:rPr>
        <w:tab/>
      </w:r>
      <w:r w:rsidRPr="0005474E">
        <w:rPr>
          <w:bCs/>
        </w:rPr>
        <w:t>Manually-activated lights</w:t>
      </w:r>
      <w:r>
        <w:tab/>
      </w:r>
      <w:r>
        <w:fldChar w:fldCharType="begin"/>
      </w:r>
      <w:r>
        <w:instrText xml:space="preserve"> PAGEREF _Toc173416526 \h </w:instrText>
      </w:r>
      <w:r>
        <w:fldChar w:fldCharType="separate"/>
      </w:r>
      <w:r w:rsidR="00C14D18">
        <w:t>76</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12.8.6</w:t>
      </w:r>
      <w:r>
        <w:rPr>
          <w:rFonts w:asciiTheme="minorHAnsi" w:eastAsiaTheme="minorEastAsia" w:hAnsiTheme="minorHAnsi" w:cstheme="minorBidi"/>
          <w:kern w:val="2"/>
          <w:sz w:val="24"/>
          <w:szCs w:val="24"/>
          <w14:ligatures w14:val="standardContextual"/>
        </w:rPr>
        <w:tab/>
      </w:r>
      <w:r w:rsidRPr="0005474E">
        <w:rPr>
          <w:bCs/>
        </w:rPr>
        <w:t>Sector lights and lights not visible all round</w:t>
      </w:r>
      <w:r>
        <w:tab/>
      </w:r>
      <w:r>
        <w:fldChar w:fldCharType="begin"/>
      </w:r>
      <w:r>
        <w:instrText xml:space="preserve"> PAGEREF _Toc173416527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12.8.6.1</w:t>
      </w:r>
      <w:r>
        <w:rPr>
          <w:rFonts w:asciiTheme="minorHAnsi" w:eastAsiaTheme="minorEastAsia" w:hAnsiTheme="minorHAnsi" w:cstheme="minorBidi"/>
          <w:kern w:val="2"/>
          <w:sz w:val="24"/>
          <w:szCs w:val="24"/>
          <w14:ligatures w14:val="standardContextual"/>
        </w:rPr>
        <w:tab/>
      </w:r>
      <w:r w:rsidRPr="0005474E">
        <w:rPr>
          <w:bCs/>
        </w:rPr>
        <w:t>Sector lights</w:t>
      </w:r>
      <w:r>
        <w:tab/>
      </w:r>
      <w:r>
        <w:fldChar w:fldCharType="begin"/>
      </w:r>
      <w:r>
        <w:instrText xml:space="preserve"> PAGEREF _Toc173416528 \h </w:instrText>
      </w:r>
      <w:r>
        <w:fldChar w:fldCharType="separate"/>
      </w:r>
      <w:r w:rsidR="00C14D18">
        <w:t>76</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12.8.6.2</w:t>
      </w:r>
      <w:r>
        <w:rPr>
          <w:rFonts w:asciiTheme="minorHAnsi" w:eastAsiaTheme="minorEastAsia" w:hAnsiTheme="minorHAnsi" w:cstheme="minorBidi"/>
          <w:kern w:val="2"/>
          <w:sz w:val="24"/>
          <w:szCs w:val="24"/>
          <w14:ligatures w14:val="standardContextual"/>
        </w:rPr>
        <w:tab/>
      </w:r>
      <w:r w:rsidRPr="0005474E">
        <w:rPr>
          <w:bCs/>
        </w:rPr>
        <w:t>Lights obscured by obstructions</w:t>
      </w:r>
      <w:r>
        <w:tab/>
      </w:r>
      <w:r>
        <w:fldChar w:fldCharType="begin"/>
      </w:r>
      <w:r>
        <w:instrText xml:space="preserve"> PAGEREF _Toc173416529 \h </w:instrText>
      </w:r>
      <w:r>
        <w:fldChar w:fldCharType="separate"/>
      </w:r>
      <w:r w:rsidR="00C14D18">
        <w:t>77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12.8.6.3</w:t>
      </w:r>
      <w:r>
        <w:rPr>
          <w:rFonts w:asciiTheme="minorHAnsi" w:eastAsiaTheme="minorEastAsia" w:hAnsiTheme="minorHAnsi" w:cstheme="minorBidi"/>
          <w:kern w:val="2"/>
          <w:sz w:val="24"/>
          <w:szCs w:val="24"/>
          <w14:ligatures w14:val="standardContextual"/>
        </w:rPr>
        <w:tab/>
      </w:r>
      <w:r w:rsidRPr="0005474E">
        <w:rPr>
          <w:bCs/>
        </w:rPr>
        <w:t>White fairway sectors</w:t>
      </w:r>
      <w:r>
        <w:tab/>
      </w:r>
      <w:r>
        <w:fldChar w:fldCharType="begin"/>
      </w:r>
      <w:r>
        <w:instrText xml:space="preserve"> PAGEREF _Toc173416530 \h </w:instrText>
      </w:r>
      <w:r>
        <w:fldChar w:fldCharType="separate"/>
      </w:r>
      <w:r w:rsidR="00C14D18">
        <w:t>77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12.8.6.4</w:t>
      </w:r>
      <w:r>
        <w:rPr>
          <w:rFonts w:asciiTheme="minorHAnsi" w:eastAsiaTheme="minorEastAsia" w:hAnsiTheme="minorHAnsi" w:cstheme="minorBidi"/>
          <w:kern w:val="2"/>
          <w:sz w:val="24"/>
          <w:szCs w:val="24"/>
          <w14:ligatures w14:val="standardContextual"/>
        </w:rPr>
        <w:tab/>
      </w:r>
      <w:r w:rsidRPr="0005474E">
        <w:rPr>
          <w:bCs/>
        </w:rPr>
        <w:t>Leading lights</w:t>
      </w:r>
      <w:r>
        <w:tab/>
      </w:r>
      <w:r>
        <w:fldChar w:fldCharType="begin"/>
      </w:r>
      <w:r>
        <w:instrText xml:space="preserve"> PAGEREF _Toc173416531 \h </w:instrText>
      </w:r>
      <w:r>
        <w:fldChar w:fldCharType="separate"/>
      </w:r>
      <w:r w:rsidR="00C14D18">
        <w:t>77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12.8.6.5</w:t>
      </w:r>
      <w:r>
        <w:rPr>
          <w:rFonts w:asciiTheme="minorHAnsi" w:eastAsiaTheme="minorEastAsia" w:hAnsiTheme="minorHAnsi" w:cstheme="minorBidi"/>
          <w:kern w:val="2"/>
          <w:sz w:val="24"/>
          <w:szCs w:val="24"/>
          <w14:ligatures w14:val="standardContextual"/>
        </w:rPr>
        <w:tab/>
      </w:r>
      <w:r w:rsidRPr="0005474E">
        <w:rPr>
          <w:bCs/>
        </w:rPr>
        <w:t>Directional lights</w:t>
      </w:r>
      <w:r>
        <w:tab/>
      </w:r>
      <w:r>
        <w:fldChar w:fldCharType="begin"/>
      </w:r>
      <w:r>
        <w:instrText xml:space="preserve"> PAGEREF _Toc173416532 \h </w:instrText>
      </w:r>
      <w:r>
        <w:fldChar w:fldCharType="separate"/>
      </w:r>
      <w:r w:rsidR="00C14D18">
        <w:t>77</w:t>
      </w:r>
      <w:r>
        <w:fldChar w:fldCharType="end"/>
      </w:r>
    </w:p>
    <w:p w:rsidR="00843A4C" w:rsidRDefault="00843A4C">
      <w:pPr>
        <w:pStyle w:val="TOC4"/>
        <w:rPr>
          <w:rFonts w:asciiTheme="minorHAnsi" w:eastAsiaTheme="minorEastAsia" w:hAnsiTheme="minorHAnsi" w:cstheme="minorBidi"/>
          <w:kern w:val="2"/>
          <w:sz w:val="24"/>
          <w:szCs w:val="24"/>
          <w14:ligatures w14:val="standardContextual"/>
        </w:rPr>
      </w:pPr>
      <w:r w:rsidRPr="0005474E">
        <w:rPr>
          <w:bCs/>
        </w:rPr>
        <w:t>12.8.6.6</w:t>
      </w:r>
      <w:r>
        <w:rPr>
          <w:rFonts w:asciiTheme="minorHAnsi" w:eastAsiaTheme="minorEastAsia" w:hAnsiTheme="minorHAnsi" w:cstheme="minorBidi"/>
          <w:kern w:val="2"/>
          <w:sz w:val="24"/>
          <w:szCs w:val="24"/>
          <w14:ligatures w14:val="standardContextual"/>
        </w:rPr>
        <w:tab/>
      </w:r>
      <w:r w:rsidRPr="0005474E">
        <w:rPr>
          <w:bCs/>
        </w:rPr>
        <w:t>Moiré effect lights</w:t>
      </w:r>
      <w:r>
        <w:tab/>
      </w:r>
      <w:r>
        <w:fldChar w:fldCharType="begin"/>
      </w:r>
      <w:r>
        <w:instrText xml:space="preserve"> PAGEREF _Toc173416533 \h </w:instrText>
      </w:r>
      <w:r>
        <w:fldChar w:fldCharType="separate"/>
      </w:r>
      <w:r w:rsidR="00C14D18">
        <w:t>77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12.8.7</w:t>
      </w:r>
      <w:r>
        <w:rPr>
          <w:rFonts w:asciiTheme="minorHAnsi" w:eastAsiaTheme="minorEastAsia" w:hAnsiTheme="minorHAnsi" w:cstheme="minorBidi"/>
          <w:kern w:val="2"/>
          <w:sz w:val="24"/>
          <w:szCs w:val="24"/>
          <w14:ligatures w14:val="standardContextual"/>
        </w:rPr>
        <w:tab/>
      </w:r>
      <w:r w:rsidRPr="0005474E">
        <w:rPr>
          <w:bCs/>
        </w:rPr>
        <w:t>Various special types of lights</w:t>
      </w:r>
      <w:r>
        <w:tab/>
      </w:r>
      <w:r>
        <w:fldChar w:fldCharType="begin"/>
      </w:r>
      <w:r>
        <w:instrText xml:space="preserve"> PAGEREF _Toc173416534 \h </w:instrText>
      </w:r>
      <w:r>
        <w:fldChar w:fldCharType="separate"/>
      </w:r>
      <w:r w:rsidR="00C14D18">
        <w:t>77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12.8.8</w:t>
      </w:r>
      <w:r>
        <w:rPr>
          <w:rFonts w:asciiTheme="minorHAnsi" w:eastAsiaTheme="minorEastAsia" w:hAnsiTheme="minorHAnsi" w:cstheme="minorBidi"/>
          <w:kern w:val="2"/>
          <w:sz w:val="24"/>
          <w:szCs w:val="24"/>
          <w14:ligatures w14:val="standardContextual"/>
        </w:rPr>
        <w:tab/>
      </w:r>
      <w:r w:rsidRPr="0005474E">
        <w:rPr>
          <w:bCs/>
        </w:rPr>
        <w:t>Light structures</w:t>
      </w:r>
      <w:r>
        <w:tab/>
      </w:r>
      <w:r>
        <w:fldChar w:fldCharType="begin"/>
      </w:r>
      <w:r>
        <w:instrText xml:space="preserve"> PAGEREF _Toc173416535 \h </w:instrText>
      </w:r>
      <w:r>
        <w:fldChar w:fldCharType="separate"/>
      </w:r>
      <w:r w:rsidR="00C14D18">
        <w:t>77</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12.9</w:t>
      </w:r>
      <w:r>
        <w:rPr>
          <w:rFonts w:asciiTheme="minorHAnsi" w:eastAsiaTheme="minorEastAsia" w:hAnsiTheme="minorHAnsi" w:cstheme="minorBidi"/>
          <w:kern w:val="2"/>
          <w:sz w:val="24"/>
          <w:szCs w:val="24"/>
          <w14:ligatures w14:val="standardContextual"/>
        </w:rPr>
        <w:tab/>
      </w:r>
      <w:r w:rsidRPr="0005474E">
        <w:rPr>
          <w:bCs/>
        </w:rPr>
        <w:t>Radio stations</w:t>
      </w:r>
      <w:r>
        <w:tab/>
      </w:r>
      <w:r>
        <w:fldChar w:fldCharType="begin"/>
      </w:r>
      <w:r>
        <w:instrText xml:space="preserve"> PAGEREF _Toc173416536 \h </w:instrText>
      </w:r>
      <w:r>
        <w:fldChar w:fldCharType="separate"/>
      </w:r>
      <w:r w:rsidR="00C14D18">
        <w:t>77</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12.9.1</w:t>
      </w:r>
      <w:r>
        <w:rPr>
          <w:rFonts w:asciiTheme="minorHAnsi" w:eastAsiaTheme="minorEastAsia" w:hAnsiTheme="minorHAnsi" w:cstheme="minorBidi"/>
          <w:kern w:val="2"/>
          <w:sz w:val="24"/>
          <w:szCs w:val="24"/>
          <w14:ligatures w14:val="standardContextual"/>
        </w:rPr>
        <w:tab/>
      </w:r>
      <w:r w:rsidRPr="0005474E">
        <w:rPr>
          <w:bCs/>
        </w:rPr>
        <w:t>Marine and aero-marine radiobeacons</w:t>
      </w:r>
      <w:r>
        <w:tab/>
      </w:r>
      <w:r>
        <w:fldChar w:fldCharType="begin"/>
      </w:r>
      <w:r>
        <w:instrText xml:space="preserve"> PAGEREF _Toc173416537 \h </w:instrText>
      </w:r>
      <w:r>
        <w:fldChar w:fldCharType="separate"/>
      </w:r>
      <w:r w:rsidR="00C14D18">
        <w:t>78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12.9.2</w:t>
      </w:r>
      <w:r>
        <w:rPr>
          <w:rFonts w:asciiTheme="minorHAnsi" w:eastAsiaTheme="minorEastAsia" w:hAnsiTheme="minorHAnsi" w:cstheme="minorBidi"/>
          <w:kern w:val="2"/>
          <w:sz w:val="24"/>
          <w:szCs w:val="24"/>
          <w14:ligatures w14:val="standardContextual"/>
        </w:rPr>
        <w:tab/>
      </w:r>
      <w:r w:rsidRPr="0005474E">
        <w:rPr>
          <w:bCs/>
        </w:rPr>
        <w:t>Aeronautical radiobeacons</w:t>
      </w:r>
      <w:r>
        <w:tab/>
      </w:r>
      <w:r>
        <w:fldChar w:fldCharType="begin"/>
      </w:r>
      <w:r>
        <w:instrText xml:space="preserve"> PAGEREF _Toc173416538 \h </w:instrText>
      </w:r>
      <w:r>
        <w:fldChar w:fldCharType="separate"/>
      </w:r>
      <w:r w:rsidR="00C14D18">
        <w:t>78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12.9.3</w:t>
      </w:r>
      <w:r>
        <w:rPr>
          <w:rFonts w:asciiTheme="minorHAnsi" w:eastAsiaTheme="minorEastAsia" w:hAnsiTheme="minorHAnsi" w:cstheme="minorBidi"/>
          <w:kern w:val="2"/>
          <w:sz w:val="24"/>
          <w:szCs w:val="24"/>
          <w14:ligatures w14:val="standardContextual"/>
        </w:rPr>
        <w:tab/>
      </w:r>
      <w:r w:rsidRPr="0005474E">
        <w:rPr>
          <w:bCs/>
        </w:rPr>
        <w:t>Radio direction-finding stations</w:t>
      </w:r>
      <w:r>
        <w:tab/>
      </w:r>
      <w:r>
        <w:fldChar w:fldCharType="begin"/>
      </w:r>
      <w:r>
        <w:instrText xml:space="preserve"> PAGEREF _Toc173416539 \h </w:instrText>
      </w:r>
      <w:r>
        <w:fldChar w:fldCharType="separate"/>
      </w:r>
      <w:r w:rsidR="00C14D18">
        <w:t>78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12.9.4</w:t>
      </w:r>
      <w:r>
        <w:rPr>
          <w:rFonts w:asciiTheme="minorHAnsi" w:eastAsiaTheme="minorEastAsia" w:hAnsiTheme="minorHAnsi" w:cstheme="minorBidi"/>
          <w:kern w:val="2"/>
          <w:sz w:val="24"/>
          <w:szCs w:val="24"/>
          <w14:ligatures w14:val="standardContextual"/>
        </w:rPr>
        <w:tab/>
      </w:r>
      <w:r w:rsidRPr="0005474E">
        <w:rPr>
          <w:bCs/>
        </w:rPr>
        <w:t>Coast radio stations providing QTG service</w:t>
      </w:r>
      <w:r>
        <w:tab/>
      </w:r>
      <w:r>
        <w:fldChar w:fldCharType="begin"/>
      </w:r>
      <w:r>
        <w:instrText xml:space="preserve"> PAGEREF _Toc173416540 \h </w:instrText>
      </w:r>
      <w:r>
        <w:fldChar w:fldCharType="separate"/>
      </w:r>
      <w:r w:rsidR="00C14D18">
        <w:t>78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12.10</w:t>
      </w:r>
      <w:r>
        <w:rPr>
          <w:rFonts w:asciiTheme="minorHAnsi" w:eastAsiaTheme="minorEastAsia" w:hAnsiTheme="minorHAnsi" w:cstheme="minorBidi"/>
          <w:kern w:val="2"/>
          <w:sz w:val="24"/>
          <w:szCs w:val="24"/>
          <w14:ligatures w14:val="standardContextual"/>
        </w:rPr>
        <w:tab/>
      </w:r>
      <w:r w:rsidRPr="0005474E">
        <w:rPr>
          <w:bCs/>
        </w:rPr>
        <w:t>Radar beacons</w:t>
      </w:r>
      <w:r>
        <w:tab/>
      </w:r>
      <w:r>
        <w:fldChar w:fldCharType="begin"/>
      </w:r>
      <w:r>
        <w:instrText xml:space="preserve"> PAGEREF _Toc173416541 \h </w:instrText>
      </w:r>
      <w:r>
        <w:fldChar w:fldCharType="separate"/>
      </w:r>
      <w:r w:rsidR="00C14D18">
        <w:t>78</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12.11</w:t>
      </w:r>
      <w:r>
        <w:rPr>
          <w:rFonts w:asciiTheme="minorHAnsi" w:eastAsiaTheme="minorEastAsia" w:hAnsiTheme="minorHAnsi" w:cstheme="minorBidi"/>
          <w:kern w:val="2"/>
          <w:sz w:val="24"/>
          <w:szCs w:val="24"/>
          <w14:ligatures w14:val="standardContextual"/>
        </w:rPr>
        <w:tab/>
      </w:r>
      <w:r w:rsidRPr="0005474E">
        <w:rPr>
          <w:bCs/>
        </w:rPr>
        <w:t>Radar surveillance systems</w:t>
      </w:r>
      <w:r>
        <w:tab/>
      </w:r>
      <w:r>
        <w:fldChar w:fldCharType="begin"/>
      </w:r>
      <w:r>
        <w:instrText xml:space="preserve"> PAGEREF _Toc173416542 \h </w:instrText>
      </w:r>
      <w:r>
        <w:fldChar w:fldCharType="separate"/>
      </w:r>
      <w:r w:rsidR="00C14D18">
        <w:t>78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12.11.1</w:t>
      </w:r>
      <w:r>
        <w:rPr>
          <w:rFonts w:asciiTheme="minorHAnsi" w:eastAsiaTheme="minorEastAsia" w:hAnsiTheme="minorHAnsi" w:cstheme="minorBidi"/>
          <w:kern w:val="2"/>
          <w:sz w:val="24"/>
          <w:szCs w:val="24"/>
          <w14:ligatures w14:val="standardContextual"/>
        </w:rPr>
        <w:tab/>
      </w:r>
      <w:r w:rsidRPr="0005474E">
        <w:rPr>
          <w:bCs/>
        </w:rPr>
        <w:t>Radar ranges</w:t>
      </w:r>
      <w:r>
        <w:tab/>
      </w:r>
      <w:r>
        <w:fldChar w:fldCharType="begin"/>
      </w:r>
      <w:r>
        <w:instrText xml:space="preserve"> PAGEREF _Toc173416543 \h </w:instrText>
      </w:r>
      <w:r>
        <w:fldChar w:fldCharType="separate"/>
      </w:r>
      <w:r w:rsidR="00C14D18">
        <w:t>78</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12.11.2</w:t>
      </w:r>
      <w:r>
        <w:rPr>
          <w:rFonts w:asciiTheme="minorHAnsi" w:eastAsiaTheme="minorEastAsia" w:hAnsiTheme="minorHAnsi" w:cstheme="minorBidi"/>
          <w:kern w:val="2"/>
          <w:sz w:val="24"/>
          <w:szCs w:val="24"/>
          <w14:ligatures w14:val="standardContextual"/>
        </w:rPr>
        <w:tab/>
      </w:r>
      <w:r w:rsidRPr="0005474E">
        <w:rPr>
          <w:bCs/>
        </w:rPr>
        <w:t>Radar reference lines</w:t>
      </w:r>
      <w:r>
        <w:tab/>
      </w:r>
      <w:r>
        <w:fldChar w:fldCharType="begin"/>
      </w:r>
      <w:r>
        <w:instrText xml:space="preserve"> PAGEREF _Toc173416544 \h </w:instrText>
      </w:r>
      <w:r>
        <w:fldChar w:fldCharType="separate"/>
      </w:r>
      <w:r w:rsidR="00C14D18">
        <w:t>79</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12.11.3</w:t>
      </w:r>
      <w:r>
        <w:rPr>
          <w:rFonts w:asciiTheme="minorHAnsi" w:eastAsiaTheme="minorEastAsia" w:hAnsiTheme="minorHAnsi" w:cstheme="minorBidi"/>
          <w:kern w:val="2"/>
          <w:sz w:val="24"/>
          <w:szCs w:val="24"/>
          <w14:ligatures w14:val="standardContextual"/>
        </w:rPr>
        <w:tab/>
      </w:r>
      <w:r w:rsidRPr="0005474E">
        <w:rPr>
          <w:bCs/>
        </w:rPr>
        <w:t>Radar station</w:t>
      </w:r>
      <w:r>
        <w:tab/>
      </w:r>
      <w:r>
        <w:fldChar w:fldCharType="begin"/>
      </w:r>
      <w:r>
        <w:instrText xml:space="preserve"> PAGEREF _Toc173416545 \h </w:instrText>
      </w:r>
      <w:r>
        <w:fldChar w:fldCharType="separate"/>
      </w:r>
      <w:r w:rsidR="00C14D18">
        <w:t>79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12.12</w:t>
      </w:r>
      <w:r>
        <w:rPr>
          <w:rFonts w:asciiTheme="minorHAnsi" w:eastAsiaTheme="minorEastAsia" w:hAnsiTheme="minorHAnsi" w:cstheme="minorBidi"/>
          <w:kern w:val="2"/>
          <w:sz w:val="24"/>
          <w:szCs w:val="24"/>
          <w14:ligatures w14:val="standardContextual"/>
        </w:rPr>
        <w:tab/>
      </w:r>
      <w:r w:rsidRPr="0005474E">
        <w:rPr>
          <w:bCs/>
        </w:rPr>
        <w:t>Radar conspicuous objects</w:t>
      </w:r>
      <w:r>
        <w:tab/>
      </w:r>
      <w:r>
        <w:fldChar w:fldCharType="begin"/>
      </w:r>
      <w:r>
        <w:instrText xml:space="preserve"> PAGEREF _Toc173416546 \h </w:instrText>
      </w:r>
      <w:r>
        <w:fldChar w:fldCharType="separate"/>
      </w:r>
      <w:r w:rsidR="00C14D18">
        <w:t>79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12.13</w:t>
      </w:r>
      <w:r>
        <w:rPr>
          <w:rFonts w:asciiTheme="minorHAnsi" w:eastAsiaTheme="minorEastAsia" w:hAnsiTheme="minorHAnsi" w:cstheme="minorBidi"/>
          <w:kern w:val="2"/>
          <w:sz w:val="24"/>
          <w:szCs w:val="24"/>
          <w14:ligatures w14:val="standardContextual"/>
        </w:rPr>
        <w:tab/>
      </w:r>
      <w:r w:rsidRPr="0005474E">
        <w:rPr>
          <w:bCs/>
        </w:rPr>
        <w:t>Radio reporting (calling-in) points</w:t>
      </w:r>
      <w:r>
        <w:tab/>
      </w:r>
      <w:r>
        <w:fldChar w:fldCharType="begin"/>
      </w:r>
      <w:r>
        <w:instrText xml:space="preserve"> PAGEREF _Toc173416547 \h </w:instrText>
      </w:r>
      <w:r>
        <w:fldChar w:fldCharType="separate"/>
      </w:r>
      <w:r w:rsidR="00C14D18">
        <w:t>79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12.14</w:t>
      </w:r>
      <w:r>
        <w:rPr>
          <w:rFonts w:asciiTheme="minorHAnsi" w:eastAsiaTheme="minorEastAsia" w:hAnsiTheme="minorHAnsi" w:cstheme="minorBidi"/>
          <w:kern w:val="2"/>
          <w:sz w:val="24"/>
          <w:szCs w:val="24"/>
          <w14:ligatures w14:val="standardContextual"/>
        </w:rPr>
        <w:tab/>
      </w:r>
      <w:r w:rsidRPr="0005474E">
        <w:rPr>
          <w:bCs/>
        </w:rPr>
        <w:t>Automatic Identification Systems (AIS)</w:t>
      </w:r>
      <w:r>
        <w:tab/>
      </w:r>
      <w:r>
        <w:fldChar w:fldCharType="begin"/>
      </w:r>
      <w:r>
        <w:instrText xml:space="preserve"> PAGEREF _Toc173416548 \h </w:instrText>
      </w:r>
      <w:r>
        <w:fldChar w:fldCharType="separate"/>
      </w:r>
      <w:r w:rsidR="00C14D18">
        <w:t>80</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12.14.1</w:t>
      </w:r>
      <w:r>
        <w:rPr>
          <w:rFonts w:asciiTheme="minorHAnsi" w:eastAsiaTheme="minorEastAsia" w:hAnsiTheme="minorHAnsi" w:cstheme="minorBidi"/>
          <w:kern w:val="2"/>
          <w:sz w:val="24"/>
          <w:szCs w:val="24"/>
          <w14:ligatures w14:val="standardContextual"/>
        </w:rPr>
        <w:tab/>
      </w:r>
      <w:r w:rsidRPr="0005474E">
        <w:rPr>
          <w:bCs/>
        </w:rPr>
        <w:t>AIS equipped aids to navigation</w:t>
      </w:r>
      <w:r>
        <w:tab/>
      </w:r>
      <w:r>
        <w:fldChar w:fldCharType="begin"/>
      </w:r>
      <w:r>
        <w:instrText xml:space="preserve"> PAGEREF _Toc173416549 \h </w:instrText>
      </w:r>
      <w:r>
        <w:fldChar w:fldCharType="separate"/>
      </w:r>
      <w:r w:rsidR="00C14D18">
        <w:t>80</w:t>
      </w:r>
      <w:r>
        <w:fldChar w:fldCharType="end"/>
      </w:r>
    </w:p>
    <w:p w:rsidR="00843A4C" w:rsidRDefault="00843A4C">
      <w:pPr>
        <w:pStyle w:val="TOC4"/>
        <w:tabs>
          <w:tab w:val="left" w:pos="1920"/>
        </w:tabs>
        <w:rPr>
          <w:rFonts w:asciiTheme="minorHAnsi" w:eastAsiaTheme="minorEastAsia" w:hAnsiTheme="minorHAnsi" w:cstheme="minorBidi"/>
          <w:kern w:val="2"/>
          <w:sz w:val="24"/>
          <w:szCs w:val="24"/>
          <w14:ligatures w14:val="standardContextual"/>
        </w:rPr>
      </w:pPr>
      <w:r w:rsidRPr="0005474E">
        <w:rPr>
          <w:bCs/>
        </w:rPr>
        <w:t>12.14.1.1</w:t>
      </w:r>
      <w:r>
        <w:rPr>
          <w:rFonts w:asciiTheme="minorHAnsi" w:eastAsiaTheme="minorEastAsia" w:hAnsiTheme="minorHAnsi" w:cstheme="minorBidi"/>
          <w:kern w:val="2"/>
          <w:sz w:val="24"/>
          <w:szCs w:val="24"/>
          <w14:ligatures w14:val="standardContextual"/>
        </w:rPr>
        <w:tab/>
      </w:r>
      <w:r w:rsidRPr="0005474E">
        <w:rPr>
          <w:bCs/>
        </w:rPr>
        <w:t>Virtual AIS aids to navigation</w:t>
      </w:r>
      <w:r>
        <w:tab/>
      </w:r>
      <w:r>
        <w:fldChar w:fldCharType="begin"/>
      </w:r>
      <w:r>
        <w:instrText xml:space="preserve"> PAGEREF _Toc173416550 \h </w:instrText>
      </w:r>
      <w:r>
        <w:fldChar w:fldCharType="separate"/>
      </w:r>
      <w:r w:rsidR="00C14D18">
        <w:t>80</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13</w:t>
      </w:r>
      <w:r>
        <w:rPr>
          <w:rFonts w:asciiTheme="minorHAnsi" w:eastAsiaTheme="minorEastAsia" w:hAnsiTheme="minorHAnsi" w:cstheme="minorBidi"/>
          <w:kern w:val="2"/>
          <w:sz w:val="24"/>
          <w:szCs w:val="24"/>
          <w14:ligatures w14:val="standardContextual"/>
        </w:rPr>
        <w:tab/>
      </w:r>
      <w:r w:rsidRPr="0005474E">
        <w:rPr>
          <w:bCs/>
        </w:rPr>
        <w:t>Marine services and signal stations</w:t>
      </w:r>
      <w:r>
        <w:tab/>
      </w:r>
      <w:r>
        <w:fldChar w:fldCharType="begin"/>
      </w:r>
      <w:r>
        <w:instrText xml:space="preserve"> PAGEREF _Toc173416551 \h </w:instrText>
      </w:r>
      <w:r>
        <w:fldChar w:fldCharType="separate"/>
      </w:r>
      <w:r w:rsidR="00C14D18">
        <w:t>82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13.1</w:t>
      </w:r>
      <w:r>
        <w:rPr>
          <w:rFonts w:asciiTheme="minorHAnsi" w:eastAsiaTheme="minorEastAsia" w:hAnsiTheme="minorHAnsi" w:cstheme="minorBidi"/>
          <w:kern w:val="2"/>
          <w:sz w:val="24"/>
          <w:szCs w:val="24"/>
          <w14:ligatures w14:val="standardContextual"/>
        </w:rPr>
        <w:tab/>
      </w:r>
      <w:r w:rsidRPr="0005474E">
        <w:rPr>
          <w:bCs/>
        </w:rPr>
        <w:t>Pilot stations</w:t>
      </w:r>
      <w:r>
        <w:tab/>
      </w:r>
      <w:r>
        <w:fldChar w:fldCharType="begin"/>
      </w:r>
      <w:r>
        <w:instrText xml:space="preserve"> PAGEREF _Toc173416552 \h </w:instrText>
      </w:r>
      <w:r>
        <w:fldChar w:fldCharType="separate"/>
      </w:r>
      <w:r w:rsidR="00C14D18">
        <w:t>82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13.1.1</w:t>
      </w:r>
      <w:r>
        <w:rPr>
          <w:rFonts w:asciiTheme="minorHAnsi" w:eastAsiaTheme="minorEastAsia" w:hAnsiTheme="minorHAnsi" w:cstheme="minorBidi"/>
          <w:kern w:val="2"/>
          <w:sz w:val="24"/>
          <w:szCs w:val="24"/>
          <w14:ligatures w14:val="standardContextual"/>
        </w:rPr>
        <w:tab/>
      </w:r>
      <w:r w:rsidRPr="0005474E">
        <w:rPr>
          <w:bCs/>
        </w:rPr>
        <w:t>Pilot stations ashore</w:t>
      </w:r>
      <w:r>
        <w:tab/>
      </w:r>
      <w:r>
        <w:fldChar w:fldCharType="begin"/>
      </w:r>
      <w:r>
        <w:instrText xml:space="preserve"> PAGEREF _Toc173416553 \h </w:instrText>
      </w:r>
      <w:r>
        <w:fldChar w:fldCharType="separate"/>
      </w:r>
      <w:r w:rsidR="00C14D18">
        <w:t>82</w:t>
      </w:r>
      <w:r>
        <w:fldChar w:fldCharType="end"/>
      </w:r>
    </w:p>
    <w:p w:rsidR="00843A4C" w:rsidRDefault="00843A4C">
      <w:pPr>
        <w:pStyle w:val="TOC3"/>
        <w:rPr>
          <w:rFonts w:asciiTheme="minorHAnsi" w:eastAsiaTheme="minorEastAsia" w:hAnsiTheme="minorHAnsi" w:cstheme="minorBidi"/>
          <w:kern w:val="2"/>
          <w:sz w:val="24"/>
          <w:szCs w:val="24"/>
          <w14:ligatures w14:val="standardContextual"/>
        </w:rPr>
      </w:pPr>
      <w:r w:rsidRPr="0005474E">
        <w:rPr>
          <w:bCs/>
        </w:rPr>
        <w:t>13.1.2</w:t>
      </w:r>
      <w:r>
        <w:rPr>
          <w:rFonts w:asciiTheme="minorHAnsi" w:eastAsiaTheme="minorEastAsia" w:hAnsiTheme="minorHAnsi" w:cstheme="minorBidi"/>
          <w:kern w:val="2"/>
          <w:sz w:val="24"/>
          <w:szCs w:val="24"/>
          <w14:ligatures w14:val="standardContextual"/>
        </w:rPr>
        <w:tab/>
      </w:r>
      <w:r w:rsidRPr="0005474E">
        <w:rPr>
          <w:bCs/>
        </w:rPr>
        <w:t>Pilot boarding places</w:t>
      </w:r>
      <w:r>
        <w:tab/>
      </w:r>
      <w:r>
        <w:fldChar w:fldCharType="begin"/>
      </w:r>
      <w:r>
        <w:instrText xml:space="preserve"> PAGEREF _Toc173416554 \h </w:instrText>
      </w:r>
      <w:r>
        <w:fldChar w:fldCharType="separate"/>
      </w:r>
      <w:r w:rsidR="00C14D18">
        <w:t>82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13.2</w:t>
      </w:r>
      <w:r>
        <w:rPr>
          <w:rFonts w:asciiTheme="minorHAnsi" w:eastAsiaTheme="minorEastAsia" w:hAnsiTheme="minorHAnsi" w:cstheme="minorBidi"/>
          <w:kern w:val="2"/>
          <w:sz w:val="24"/>
          <w:szCs w:val="24"/>
          <w14:ligatures w14:val="standardContextual"/>
        </w:rPr>
        <w:tab/>
      </w:r>
      <w:r w:rsidRPr="0005474E">
        <w:rPr>
          <w:bCs/>
        </w:rPr>
        <w:t>Coastguard stations</w:t>
      </w:r>
      <w:r>
        <w:tab/>
      </w:r>
      <w:r>
        <w:fldChar w:fldCharType="begin"/>
      </w:r>
      <w:r>
        <w:instrText xml:space="preserve"> PAGEREF _Toc173416555 \h </w:instrText>
      </w:r>
      <w:r>
        <w:fldChar w:fldCharType="separate"/>
      </w:r>
      <w:r w:rsidR="00C14D18">
        <w:t>82</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13.3</w:t>
      </w:r>
      <w:r>
        <w:rPr>
          <w:rFonts w:asciiTheme="minorHAnsi" w:eastAsiaTheme="minorEastAsia" w:hAnsiTheme="minorHAnsi" w:cstheme="minorBidi"/>
          <w:kern w:val="2"/>
          <w:sz w:val="24"/>
          <w:szCs w:val="24"/>
          <w14:ligatures w14:val="standardContextual"/>
        </w:rPr>
        <w:tab/>
      </w:r>
      <w:r w:rsidRPr="0005474E">
        <w:rPr>
          <w:bCs/>
        </w:rPr>
        <w:t>Rescue stations</w:t>
      </w:r>
      <w:r>
        <w:tab/>
      </w:r>
      <w:r>
        <w:fldChar w:fldCharType="begin"/>
      </w:r>
      <w:r>
        <w:instrText xml:space="preserve"> PAGEREF _Toc173416556 \h </w:instrText>
      </w:r>
      <w:r>
        <w:fldChar w:fldCharType="separate"/>
      </w:r>
      <w:r w:rsidR="00C14D18">
        <w:t>83</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rsidRPr="0005474E">
        <w:rPr>
          <w:bCs/>
        </w:rPr>
        <w:t>13.4</w:t>
      </w:r>
      <w:r>
        <w:rPr>
          <w:rFonts w:asciiTheme="minorHAnsi" w:eastAsiaTheme="minorEastAsia" w:hAnsiTheme="minorHAnsi" w:cstheme="minorBidi"/>
          <w:kern w:val="2"/>
          <w:sz w:val="24"/>
          <w:szCs w:val="24"/>
          <w14:ligatures w14:val="standardContextual"/>
        </w:rPr>
        <w:tab/>
      </w:r>
      <w:r w:rsidRPr="0005474E">
        <w:rPr>
          <w:bCs/>
        </w:rPr>
        <w:t>Signal stations</w:t>
      </w:r>
      <w:r>
        <w:tab/>
      </w:r>
      <w:r>
        <w:fldChar w:fldCharType="begin"/>
      </w:r>
      <w:r>
        <w:instrText xml:space="preserve"> PAGEREF _Toc173416558 \h </w:instrText>
      </w:r>
      <w:r>
        <w:fldChar w:fldCharType="separate"/>
      </w:r>
      <w:r w:rsidR="00C14D18">
        <w:t>83</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14</w:t>
      </w:r>
      <w:r>
        <w:rPr>
          <w:rFonts w:asciiTheme="minorHAnsi" w:eastAsiaTheme="minorEastAsia" w:hAnsiTheme="minorHAnsi" w:cstheme="minorBidi"/>
          <w:kern w:val="2"/>
          <w:sz w:val="24"/>
          <w:szCs w:val="24"/>
          <w14:ligatures w14:val="standardContextual"/>
        </w:rPr>
        <w:tab/>
      </w:r>
      <w:r w:rsidRPr="0005474E">
        <w:rPr>
          <w:bCs/>
        </w:rPr>
        <w:t>Geographic names</w:t>
      </w:r>
      <w:r>
        <w:tab/>
      </w:r>
      <w:r>
        <w:fldChar w:fldCharType="begin"/>
      </w:r>
      <w:r>
        <w:instrText xml:space="preserve"> PAGEREF _Toc173416559 \h </w:instrText>
      </w:r>
      <w:r>
        <w:fldChar w:fldCharType="separate"/>
      </w:r>
      <w:r w:rsidR="00C14D18">
        <w:t>84</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15</w:t>
      </w:r>
      <w:r>
        <w:rPr>
          <w:rFonts w:asciiTheme="minorHAnsi" w:eastAsiaTheme="minorEastAsia" w:hAnsiTheme="minorHAnsi" w:cstheme="minorBidi"/>
          <w:kern w:val="2"/>
          <w:sz w:val="24"/>
          <w:szCs w:val="24"/>
          <w14:ligatures w14:val="standardContextual"/>
        </w:rPr>
        <w:tab/>
      </w:r>
      <w:r w:rsidRPr="0005474E">
        <w:rPr>
          <w:bCs/>
        </w:rPr>
        <w:t>Collection objects</w:t>
      </w:r>
      <w:r>
        <w:tab/>
      </w:r>
      <w:r>
        <w:fldChar w:fldCharType="begin"/>
      </w:r>
      <w:r>
        <w:instrText xml:space="preserve"> PAGEREF _Toc173416560 \h </w:instrText>
      </w:r>
      <w:r>
        <w:fldChar w:fldCharType="separate"/>
      </w:r>
      <w:r w:rsidR="00C14D18">
        <w:t>85</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16</w:t>
      </w:r>
      <w:r>
        <w:rPr>
          <w:rFonts w:asciiTheme="minorHAnsi" w:eastAsiaTheme="minorEastAsia" w:hAnsiTheme="minorHAnsi" w:cstheme="minorBidi"/>
          <w:kern w:val="2"/>
          <w:sz w:val="24"/>
          <w:szCs w:val="24"/>
          <w14:ligatures w14:val="standardContextual"/>
        </w:rPr>
        <w:tab/>
      </w:r>
      <w:r w:rsidRPr="0005474E">
        <w:rPr>
          <w:bCs/>
        </w:rPr>
        <w:t>New Object</w:t>
      </w:r>
      <w:r>
        <w:tab/>
      </w:r>
      <w:r>
        <w:fldChar w:fldCharType="begin"/>
      </w:r>
      <w:r>
        <w:instrText xml:space="preserve"> PAGEREF _Toc173416561 \h </w:instrText>
      </w:r>
      <w:r>
        <w:fldChar w:fldCharType="separate"/>
      </w:r>
      <w:r w:rsidR="00C14D18">
        <w:t>86</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rsidRPr="0005474E">
        <w:rPr>
          <w:bCs/>
        </w:rPr>
        <w:t>17</w:t>
      </w:r>
      <w:r>
        <w:rPr>
          <w:rFonts w:asciiTheme="minorHAnsi" w:eastAsiaTheme="minorEastAsia" w:hAnsiTheme="minorHAnsi" w:cstheme="minorBidi"/>
          <w:kern w:val="2"/>
          <w:sz w:val="24"/>
          <w:szCs w:val="24"/>
          <w14:ligatures w14:val="standardContextual"/>
        </w:rPr>
        <w:tab/>
      </w:r>
      <w:r w:rsidRPr="0005474E">
        <w:rPr>
          <w:bCs/>
        </w:rPr>
        <w:t>Masking</w:t>
      </w:r>
      <w:r>
        <w:tab/>
      </w:r>
      <w:r>
        <w:fldChar w:fldCharType="begin"/>
      </w:r>
      <w:r>
        <w:instrText xml:space="preserve"> PAGEREF _Toc173416562 \h </w:instrText>
      </w:r>
      <w:r>
        <w:fldChar w:fldCharType="separate"/>
      </w:r>
      <w:r w:rsidR="00C14D18">
        <w:t>87</w:t>
      </w:r>
      <w:r>
        <w:fldChar w:fldCharType="end"/>
      </w:r>
    </w:p>
    <w:p w:rsidR="00843A4C" w:rsidRDefault="00843A4C">
      <w:pPr>
        <w:pStyle w:val="TOC1"/>
        <w:rPr>
          <w:rFonts w:asciiTheme="minorHAnsi" w:eastAsiaTheme="minorEastAsia" w:hAnsiTheme="minorHAnsi" w:cstheme="minorBidi"/>
          <w:kern w:val="2"/>
          <w:sz w:val="24"/>
          <w:szCs w:val="24"/>
          <w14:ligatures w14:val="standardContextual"/>
        </w:rPr>
      </w:pPr>
      <w:r>
        <w:t>Appendix A: S-57 to S-101 conversion quick references</w:t>
      </w:r>
      <w:r>
        <w:tab/>
      </w:r>
      <w:r>
        <w:fldChar w:fldCharType="begin"/>
      </w:r>
      <w:r>
        <w:instrText xml:space="preserve"> PAGEREF _Toc173416563 \h </w:instrText>
      </w:r>
      <w:r>
        <w:fldChar w:fldCharType="separate"/>
      </w:r>
      <w:r w:rsidR="00C14D18">
        <w:t>89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A-1</w:t>
      </w:r>
      <w:r>
        <w:rPr>
          <w:rFonts w:asciiTheme="minorHAnsi" w:eastAsiaTheme="minorEastAsia" w:hAnsiTheme="minorHAnsi" w:cstheme="minorBidi"/>
          <w:kern w:val="2"/>
          <w:sz w:val="24"/>
          <w:szCs w:val="24"/>
          <w14:ligatures w14:val="standardContextual"/>
        </w:rPr>
        <w:tab/>
      </w:r>
      <w:r>
        <w:t>Summary of possible manual intervention required by the Data Producer</w:t>
      </w:r>
      <w:r>
        <w:tab/>
      </w:r>
      <w:r>
        <w:fldChar w:fldCharType="begin"/>
      </w:r>
      <w:r>
        <w:instrText xml:space="preserve"> PAGEREF _Toc173416564 \h </w:instrText>
      </w:r>
      <w:r>
        <w:fldChar w:fldCharType="separate"/>
      </w:r>
      <w:r w:rsidR="00C14D18">
        <w:t>89</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A-2</w:t>
      </w:r>
      <w:r>
        <w:rPr>
          <w:rFonts w:asciiTheme="minorHAnsi" w:eastAsiaTheme="minorEastAsia" w:hAnsiTheme="minorHAnsi" w:cstheme="minorBidi"/>
          <w:kern w:val="2"/>
          <w:sz w:val="24"/>
          <w:szCs w:val="24"/>
          <w14:ligatures w14:val="standardContextual"/>
        </w:rPr>
        <w:tab/>
      </w:r>
      <w:r>
        <w:t>Allowable S-101 enumerate value changes</w:t>
      </w:r>
      <w:r>
        <w:tab/>
      </w:r>
      <w:r>
        <w:fldChar w:fldCharType="begin"/>
      </w:r>
      <w:r>
        <w:instrText xml:space="preserve"> PAGEREF _Toc173416565 \h </w:instrText>
      </w:r>
      <w:r>
        <w:fldChar w:fldCharType="separate"/>
      </w:r>
      <w:r w:rsidR="00C14D18">
        <w:t>100</w:t>
      </w:r>
      <w:r>
        <w:fldChar w:fldCharType="end"/>
      </w:r>
    </w:p>
    <w:p w:rsidR="00843A4C" w:rsidRDefault="00843A4C">
      <w:pPr>
        <w:pStyle w:val="TOC2"/>
        <w:rPr>
          <w:rFonts w:asciiTheme="minorHAnsi" w:eastAsiaTheme="minorEastAsia" w:hAnsiTheme="minorHAnsi" w:cstheme="minorBidi"/>
          <w:kern w:val="2"/>
          <w:sz w:val="24"/>
          <w:szCs w:val="24"/>
          <w14:ligatures w14:val="standardContextual"/>
        </w:rPr>
      </w:pPr>
      <w:r>
        <w:t>A-3</w:t>
      </w:r>
      <w:r>
        <w:rPr>
          <w:rFonts w:asciiTheme="minorHAnsi" w:eastAsiaTheme="minorEastAsia" w:hAnsiTheme="minorHAnsi" w:cstheme="minorBidi"/>
          <w:kern w:val="2"/>
          <w:sz w:val="24"/>
          <w:szCs w:val="24"/>
          <w14:ligatures w14:val="standardContextual"/>
        </w:rPr>
        <w:tab/>
      </w:r>
      <w:r>
        <w:t>Enhanced S-101 encoding</w:t>
      </w:r>
      <w:r>
        <w:tab/>
      </w:r>
      <w:r>
        <w:fldChar w:fldCharType="begin"/>
      </w:r>
      <w:r>
        <w:instrText xml:space="preserve"> PAGEREF _Toc173416566 \h </w:instrText>
      </w:r>
      <w:r>
        <w:fldChar w:fldCharType="separate"/>
      </w:r>
      <w:r w:rsidR="00C14D18">
        <w:t>110</w:t>
      </w:r>
      <w:r>
        <w:fldChar w:fldCharType="end"/>
      </w:r>
    </w:p>
    <w:p w:rsidR="006B2826" w:rsidRPr="00EF7A5A" w:rsidRDefault="00843A4C" w:rsidP="00D95447">
      <w:pPr>
        <w:rPr>
          <w:rFonts w:ascii="Courier New" w:hAnsi="Courier New"/>
          <w:sz w:val="16"/>
        </w:rPr>
      </w:pPr>
      <w:r>
        <w:rPr>
          <w:noProof/>
        </w:rPr>
        <w:fldChar w:fldCharType="end"/>
      </w:r>
    </w:p>
    <w:p w:rsidR="006B2826" w:rsidRPr="00EF7A5A" w:rsidRDefault="006B2826" w:rsidP="00D95447">
      <w:pPr>
        <w:rPr>
          <w:rFonts w:ascii="Courier New" w:hAnsi="Courier New"/>
          <w:sz w:val="16"/>
        </w:rPr>
      </w:pPr>
      <w:r w:rsidRPr="00EF7A5A">
        <w:rPr>
          <w:rFonts w:ascii="Courier New" w:hAnsi="Courier New"/>
          <w:sz w:val="16"/>
        </w:rPr>
        <w:br w:type="page"/>
      </w:r>
    </w:p>
    <w:p w:rsidR="006B2826" w:rsidRPr="00EF7A5A" w:rsidRDefault="006B2826" w:rsidP="0096621D">
      <w:pPr>
        <w:pStyle w:val="StylezzForewordAuto"/>
        <w:jc w:val="center"/>
        <w:rPr>
          <w:szCs w:val="28"/>
          <w:lang w:val="en-GB"/>
        </w:rPr>
      </w:pPr>
      <w:bookmarkStart w:id="49" w:name="_Toc422735407"/>
      <w:bookmarkEnd w:id="16"/>
      <w:bookmarkEnd w:id="17"/>
      <w:bookmarkEnd w:id="18"/>
      <w:bookmarkEnd w:id="19"/>
      <w:bookmarkEnd w:id="20"/>
      <w:r w:rsidRPr="00EF7A5A">
        <w:rPr>
          <w:szCs w:val="28"/>
          <w:lang w:val="en-GB"/>
        </w:rPr>
        <w:t>Document Control</w:t>
      </w:r>
    </w:p>
    <w:p w:rsidR="006B2826" w:rsidRPr="00EF7A5A" w:rsidRDefault="006B2826" w:rsidP="00D95447"/>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1"/>
        <w:gridCol w:w="2557"/>
        <w:gridCol w:w="1100"/>
        <w:gridCol w:w="1518"/>
        <w:gridCol w:w="1701"/>
        <w:gridCol w:w="1495"/>
      </w:tblGrid>
      <w:tr w:rsidR="006B2826" w:rsidRPr="00EF7A5A" w:rsidTr="00D9374B">
        <w:tc>
          <w:tcPr>
            <w:tcW w:w="951" w:type="dxa"/>
          </w:tcPr>
          <w:p w:rsidR="006B2826" w:rsidRPr="00EF7A5A" w:rsidRDefault="006B2826" w:rsidP="00D95447">
            <w:pPr>
              <w:pStyle w:val="Tabletitle"/>
              <w:rPr>
                <w:rFonts w:eastAsia="Times New Roman" w:cs="Arial"/>
                <w:lang w:val="en-GB"/>
              </w:rPr>
            </w:pPr>
            <w:r w:rsidRPr="00EF7A5A">
              <w:rPr>
                <w:rFonts w:eastAsia="Times New Roman" w:cs="Arial"/>
                <w:lang w:val="en-GB"/>
              </w:rPr>
              <w:t>Version</w:t>
            </w:r>
          </w:p>
        </w:tc>
        <w:tc>
          <w:tcPr>
            <w:tcW w:w="2557" w:type="dxa"/>
          </w:tcPr>
          <w:p w:rsidR="006B2826" w:rsidRPr="00EF7A5A" w:rsidRDefault="006B2826" w:rsidP="00D95447">
            <w:pPr>
              <w:pStyle w:val="Tabletitle"/>
              <w:rPr>
                <w:rFonts w:eastAsia="Times New Roman" w:cs="Arial"/>
                <w:lang w:val="en-GB"/>
              </w:rPr>
            </w:pPr>
            <w:r w:rsidRPr="00EF7A5A">
              <w:rPr>
                <w:rFonts w:eastAsia="Times New Roman" w:cs="Arial"/>
                <w:lang w:val="en-GB"/>
              </w:rPr>
              <w:t>Version Type</w:t>
            </w:r>
          </w:p>
        </w:tc>
        <w:tc>
          <w:tcPr>
            <w:tcW w:w="1100" w:type="dxa"/>
          </w:tcPr>
          <w:p w:rsidR="006B2826" w:rsidRPr="00EF7A5A" w:rsidRDefault="006B2826" w:rsidP="00D95447">
            <w:pPr>
              <w:pStyle w:val="Tabletitle"/>
              <w:rPr>
                <w:rFonts w:eastAsia="Times New Roman" w:cs="Arial"/>
                <w:lang w:val="en-GB"/>
              </w:rPr>
            </w:pPr>
            <w:r w:rsidRPr="00EF7A5A">
              <w:rPr>
                <w:rFonts w:eastAsia="Times New Roman" w:cs="Arial"/>
                <w:lang w:val="en-GB"/>
              </w:rPr>
              <w:t>Date</w:t>
            </w:r>
          </w:p>
        </w:tc>
        <w:tc>
          <w:tcPr>
            <w:tcW w:w="1518" w:type="dxa"/>
          </w:tcPr>
          <w:p w:rsidR="006B2826" w:rsidRPr="00EF7A5A" w:rsidRDefault="006B2826" w:rsidP="00D95447">
            <w:pPr>
              <w:pStyle w:val="Tabletitle"/>
              <w:rPr>
                <w:rFonts w:eastAsia="Times New Roman" w:cs="Arial"/>
                <w:lang w:val="en-GB"/>
              </w:rPr>
            </w:pPr>
            <w:r w:rsidRPr="00EF7A5A">
              <w:rPr>
                <w:rFonts w:eastAsia="Times New Roman" w:cs="Arial"/>
                <w:lang w:val="en-GB"/>
              </w:rPr>
              <w:t>Approved By</w:t>
            </w:r>
          </w:p>
        </w:tc>
        <w:tc>
          <w:tcPr>
            <w:tcW w:w="1701" w:type="dxa"/>
          </w:tcPr>
          <w:p w:rsidR="006B2826" w:rsidRPr="00EF7A5A" w:rsidRDefault="006B2826" w:rsidP="00D95447">
            <w:pPr>
              <w:pStyle w:val="Tabletitle"/>
              <w:rPr>
                <w:rFonts w:eastAsia="Times New Roman" w:cs="Arial"/>
                <w:lang w:val="en-GB"/>
              </w:rPr>
            </w:pPr>
            <w:r w:rsidRPr="00EF7A5A">
              <w:rPr>
                <w:rFonts w:eastAsia="Times New Roman" w:cs="Arial"/>
                <w:lang w:val="en-GB"/>
              </w:rPr>
              <w:t>Signed Off By</w:t>
            </w:r>
          </w:p>
        </w:tc>
        <w:tc>
          <w:tcPr>
            <w:tcW w:w="1495" w:type="dxa"/>
          </w:tcPr>
          <w:p w:rsidR="006B2826" w:rsidRPr="00EF7A5A" w:rsidRDefault="006B2826" w:rsidP="00D95447">
            <w:pPr>
              <w:pStyle w:val="Tabletitle"/>
              <w:rPr>
                <w:rFonts w:eastAsia="Times New Roman" w:cs="Arial"/>
                <w:lang w:val="en-GB"/>
              </w:rPr>
            </w:pPr>
            <w:r w:rsidRPr="00EF7A5A">
              <w:rPr>
                <w:rFonts w:eastAsia="Times New Roman" w:cs="Arial"/>
                <w:lang w:val="en-GB"/>
              </w:rPr>
              <w:t>Role</w:t>
            </w:r>
          </w:p>
        </w:tc>
      </w:tr>
      <w:tr w:rsidR="006B2826" w:rsidRPr="00EF7A5A" w:rsidTr="00D9374B">
        <w:tc>
          <w:tcPr>
            <w:tcW w:w="951" w:type="dxa"/>
          </w:tcPr>
          <w:p w:rsidR="006B2826" w:rsidRPr="00EF7A5A" w:rsidRDefault="007164DF" w:rsidP="00D9374B">
            <w:pPr>
              <w:suppressAutoHyphens/>
              <w:spacing w:before="60" w:after="60"/>
              <w:rPr>
                <w:rFonts w:cs="Arial"/>
              </w:rPr>
            </w:pPr>
            <w:r w:rsidRPr="00EF7A5A">
              <w:rPr>
                <w:rFonts w:cs="Arial"/>
              </w:rPr>
              <w:t>0.0.1</w:t>
            </w:r>
          </w:p>
        </w:tc>
        <w:tc>
          <w:tcPr>
            <w:tcW w:w="2557" w:type="dxa"/>
          </w:tcPr>
          <w:p w:rsidR="006B2826" w:rsidRPr="00EF7A5A" w:rsidRDefault="007164DF" w:rsidP="00D9374B">
            <w:pPr>
              <w:suppressAutoHyphens/>
              <w:spacing w:before="60" w:after="60"/>
              <w:rPr>
                <w:rFonts w:cs="Arial"/>
              </w:rPr>
            </w:pPr>
            <w:r w:rsidRPr="00EF7A5A">
              <w:rPr>
                <w:rFonts w:cs="Arial"/>
              </w:rPr>
              <w:t>Initial Draft</w:t>
            </w:r>
          </w:p>
        </w:tc>
        <w:tc>
          <w:tcPr>
            <w:tcW w:w="1100" w:type="dxa"/>
          </w:tcPr>
          <w:p w:rsidR="006B2826" w:rsidRPr="00EF7A5A" w:rsidRDefault="007164DF" w:rsidP="00D9374B">
            <w:pPr>
              <w:suppressAutoHyphens/>
              <w:spacing w:before="60" w:after="60"/>
              <w:rPr>
                <w:rFonts w:cs="Arial"/>
              </w:rPr>
            </w:pPr>
            <w:r w:rsidRPr="00EF7A5A">
              <w:rPr>
                <w:rFonts w:cs="Arial"/>
              </w:rPr>
              <w:t>Apr 2021</w:t>
            </w:r>
          </w:p>
        </w:tc>
        <w:tc>
          <w:tcPr>
            <w:tcW w:w="1518" w:type="dxa"/>
          </w:tcPr>
          <w:p w:rsidR="006B2826" w:rsidRPr="00EF7A5A" w:rsidRDefault="006B2826" w:rsidP="00D9374B">
            <w:pPr>
              <w:suppressAutoHyphens/>
              <w:spacing w:before="60" w:after="60"/>
              <w:rPr>
                <w:rFonts w:cs="Arial"/>
              </w:rPr>
            </w:pPr>
          </w:p>
        </w:tc>
        <w:tc>
          <w:tcPr>
            <w:tcW w:w="1701" w:type="dxa"/>
          </w:tcPr>
          <w:p w:rsidR="006B2826" w:rsidRPr="00EF7A5A" w:rsidRDefault="007164DF" w:rsidP="00D9374B">
            <w:pPr>
              <w:suppressAutoHyphens/>
              <w:spacing w:before="60" w:after="60"/>
              <w:rPr>
                <w:rFonts w:cs="Arial"/>
              </w:rPr>
            </w:pPr>
            <w:r w:rsidRPr="00EF7A5A">
              <w:rPr>
                <w:rFonts w:cs="Arial"/>
              </w:rPr>
              <w:t>J. Wootton</w:t>
            </w:r>
          </w:p>
        </w:tc>
        <w:tc>
          <w:tcPr>
            <w:tcW w:w="1495" w:type="dxa"/>
          </w:tcPr>
          <w:p w:rsidR="006B2826" w:rsidRPr="00EF7A5A" w:rsidRDefault="007164DF" w:rsidP="00D9374B">
            <w:pPr>
              <w:suppressAutoHyphens/>
              <w:spacing w:before="60" w:after="60"/>
              <w:rPr>
                <w:rFonts w:cs="Arial"/>
              </w:rPr>
            </w:pPr>
            <w:r w:rsidRPr="00EF7A5A">
              <w:rPr>
                <w:rFonts w:cs="Arial"/>
              </w:rPr>
              <w:t>Editor</w:t>
            </w:r>
          </w:p>
        </w:tc>
      </w:tr>
      <w:tr w:rsidR="006B2826" w:rsidRPr="00EF7A5A" w:rsidTr="00D9374B">
        <w:tc>
          <w:tcPr>
            <w:tcW w:w="951" w:type="dxa"/>
          </w:tcPr>
          <w:p w:rsidR="006B2826" w:rsidRPr="00EF7A5A" w:rsidRDefault="00CF4559" w:rsidP="00D9374B">
            <w:pPr>
              <w:suppressAutoHyphens/>
              <w:spacing w:before="60" w:after="60"/>
              <w:rPr>
                <w:rFonts w:cs="Arial"/>
              </w:rPr>
            </w:pPr>
            <w:r w:rsidRPr="00EF7A5A">
              <w:rPr>
                <w:rFonts w:cs="Arial"/>
              </w:rPr>
              <w:t>0.0.2</w:t>
            </w:r>
          </w:p>
        </w:tc>
        <w:tc>
          <w:tcPr>
            <w:tcW w:w="2557" w:type="dxa"/>
          </w:tcPr>
          <w:p w:rsidR="006B2826" w:rsidRPr="00EF7A5A" w:rsidRDefault="00CF4559" w:rsidP="005A77AD">
            <w:pPr>
              <w:suppressAutoHyphens/>
              <w:spacing w:before="60" w:after="60"/>
              <w:rPr>
                <w:rFonts w:cs="Arial"/>
              </w:rPr>
            </w:pPr>
            <w:r w:rsidRPr="00EF7A5A">
              <w:rPr>
                <w:rFonts w:cs="Arial"/>
              </w:rPr>
              <w:t xml:space="preserve">Draft for </w:t>
            </w:r>
            <w:r w:rsidR="005A77AD" w:rsidRPr="00EF7A5A">
              <w:rPr>
                <w:rFonts w:cs="Arial"/>
              </w:rPr>
              <w:t>ENCWG</w:t>
            </w:r>
          </w:p>
        </w:tc>
        <w:tc>
          <w:tcPr>
            <w:tcW w:w="1100" w:type="dxa"/>
          </w:tcPr>
          <w:p w:rsidR="006B2826" w:rsidRPr="00EF7A5A" w:rsidRDefault="00CF137A" w:rsidP="00D9374B">
            <w:pPr>
              <w:suppressAutoHyphens/>
              <w:spacing w:before="60" w:after="60"/>
              <w:rPr>
                <w:rFonts w:cs="Arial"/>
              </w:rPr>
            </w:pPr>
            <w:r w:rsidRPr="00EF7A5A">
              <w:rPr>
                <w:rFonts w:cs="Arial"/>
              </w:rPr>
              <w:t>Mar 2022</w:t>
            </w:r>
          </w:p>
        </w:tc>
        <w:tc>
          <w:tcPr>
            <w:tcW w:w="1518" w:type="dxa"/>
          </w:tcPr>
          <w:p w:rsidR="006B2826" w:rsidRPr="00EF7A5A" w:rsidRDefault="00CF4559" w:rsidP="00D9374B">
            <w:pPr>
              <w:suppressAutoHyphens/>
              <w:spacing w:before="60" w:after="60"/>
              <w:rPr>
                <w:rFonts w:cs="Arial"/>
              </w:rPr>
            </w:pPr>
            <w:r w:rsidRPr="00EF7A5A">
              <w:rPr>
                <w:rFonts w:cs="Arial"/>
              </w:rPr>
              <w:t>S-57 to S-101 Conversion Sub-Group</w:t>
            </w:r>
          </w:p>
        </w:tc>
        <w:tc>
          <w:tcPr>
            <w:tcW w:w="1701" w:type="dxa"/>
          </w:tcPr>
          <w:p w:rsidR="006B2826" w:rsidRPr="00EF7A5A" w:rsidRDefault="00CF4559" w:rsidP="00D9374B">
            <w:pPr>
              <w:suppressAutoHyphens/>
              <w:spacing w:before="60" w:after="60"/>
              <w:rPr>
                <w:rFonts w:cs="Arial"/>
              </w:rPr>
            </w:pPr>
            <w:r w:rsidRPr="00EF7A5A">
              <w:rPr>
                <w:rFonts w:cs="Arial"/>
              </w:rPr>
              <w:t>C. Mouden; J. Pritchard</w:t>
            </w:r>
          </w:p>
        </w:tc>
        <w:tc>
          <w:tcPr>
            <w:tcW w:w="1495" w:type="dxa"/>
          </w:tcPr>
          <w:p w:rsidR="006B2826" w:rsidRPr="00EF7A5A" w:rsidRDefault="00CF4559" w:rsidP="00D9374B">
            <w:pPr>
              <w:suppressAutoHyphens/>
              <w:spacing w:before="60" w:after="60"/>
              <w:rPr>
                <w:rFonts w:cs="Arial"/>
              </w:rPr>
            </w:pPr>
            <w:r w:rsidRPr="00EF7A5A">
              <w:rPr>
                <w:rFonts w:cs="Arial"/>
              </w:rPr>
              <w:t>Sub-Group Co-Leads</w:t>
            </w:r>
          </w:p>
        </w:tc>
      </w:tr>
      <w:tr w:rsidR="006B2826" w:rsidRPr="00EF7A5A" w:rsidTr="00D9374B">
        <w:tc>
          <w:tcPr>
            <w:tcW w:w="951" w:type="dxa"/>
          </w:tcPr>
          <w:p w:rsidR="006B2826" w:rsidRPr="00EF7A5A" w:rsidRDefault="00E82250" w:rsidP="00D9374B">
            <w:pPr>
              <w:suppressAutoHyphens/>
              <w:spacing w:before="60" w:after="60"/>
              <w:rPr>
                <w:rFonts w:cs="Arial"/>
              </w:rPr>
            </w:pPr>
            <w:r w:rsidRPr="00EF7A5A">
              <w:rPr>
                <w:rFonts w:cs="Arial"/>
              </w:rPr>
              <w:t>1.0.0</w:t>
            </w:r>
          </w:p>
        </w:tc>
        <w:tc>
          <w:tcPr>
            <w:tcW w:w="2557" w:type="dxa"/>
          </w:tcPr>
          <w:p w:rsidR="006B2826" w:rsidRPr="00EF7A5A" w:rsidRDefault="00E82250" w:rsidP="00116DB7">
            <w:pPr>
              <w:suppressAutoHyphens/>
              <w:spacing w:before="60" w:after="60"/>
              <w:rPr>
                <w:rFonts w:cs="Arial"/>
              </w:rPr>
            </w:pPr>
            <w:r w:rsidRPr="00EF7A5A">
              <w:rPr>
                <w:rFonts w:cs="Arial"/>
              </w:rPr>
              <w:t xml:space="preserve">Initial version for HSSC </w:t>
            </w:r>
            <w:r w:rsidR="00116DB7" w:rsidRPr="00EF7A5A">
              <w:rPr>
                <w:rFonts w:cs="Arial"/>
              </w:rPr>
              <w:t>approval</w:t>
            </w:r>
          </w:p>
        </w:tc>
        <w:tc>
          <w:tcPr>
            <w:tcW w:w="1100" w:type="dxa"/>
          </w:tcPr>
          <w:p w:rsidR="006B2826" w:rsidRPr="00EF7A5A" w:rsidRDefault="00E82250" w:rsidP="00D9374B">
            <w:pPr>
              <w:suppressAutoHyphens/>
              <w:spacing w:before="60" w:after="60"/>
              <w:rPr>
                <w:rFonts w:cs="Arial"/>
              </w:rPr>
            </w:pPr>
            <w:r w:rsidRPr="00EF7A5A">
              <w:rPr>
                <w:rFonts w:cs="Arial"/>
              </w:rPr>
              <w:t>Mar 2022</w:t>
            </w:r>
          </w:p>
        </w:tc>
        <w:tc>
          <w:tcPr>
            <w:tcW w:w="1518" w:type="dxa"/>
          </w:tcPr>
          <w:p w:rsidR="006B2826" w:rsidRPr="00EF7A5A" w:rsidRDefault="00E82250" w:rsidP="00D9374B">
            <w:pPr>
              <w:suppressAutoHyphens/>
              <w:spacing w:before="60" w:after="60"/>
              <w:rPr>
                <w:rFonts w:cs="Arial"/>
              </w:rPr>
            </w:pPr>
            <w:r w:rsidRPr="00EF7A5A">
              <w:rPr>
                <w:rFonts w:cs="Arial"/>
              </w:rPr>
              <w:t>ENCWG</w:t>
            </w:r>
          </w:p>
        </w:tc>
        <w:tc>
          <w:tcPr>
            <w:tcW w:w="1701" w:type="dxa"/>
          </w:tcPr>
          <w:p w:rsidR="006B2826" w:rsidRPr="00EF7A5A" w:rsidRDefault="00E82250" w:rsidP="00D9374B">
            <w:pPr>
              <w:suppressAutoHyphens/>
              <w:spacing w:before="60" w:after="60"/>
              <w:rPr>
                <w:rFonts w:cs="Arial"/>
              </w:rPr>
            </w:pPr>
            <w:r w:rsidRPr="00EF7A5A">
              <w:rPr>
                <w:rFonts w:cs="Arial"/>
              </w:rPr>
              <w:t>T. Mellor</w:t>
            </w:r>
          </w:p>
        </w:tc>
        <w:tc>
          <w:tcPr>
            <w:tcW w:w="1495" w:type="dxa"/>
          </w:tcPr>
          <w:p w:rsidR="006B2826" w:rsidRPr="00EF7A5A" w:rsidRDefault="00E82250" w:rsidP="00D9374B">
            <w:pPr>
              <w:suppressAutoHyphens/>
              <w:spacing w:before="60" w:after="60"/>
              <w:rPr>
                <w:rFonts w:cs="Arial"/>
              </w:rPr>
            </w:pPr>
            <w:r w:rsidRPr="00EF7A5A">
              <w:rPr>
                <w:rFonts w:cs="Arial"/>
              </w:rPr>
              <w:t>ENCWG Chair</w:t>
            </w:r>
          </w:p>
        </w:tc>
      </w:tr>
      <w:tr w:rsidR="00FF1568" w:rsidRPr="00EF7A5A" w:rsidTr="00D9374B">
        <w:tc>
          <w:tcPr>
            <w:tcW w:w="951" w:type="dxa"/>
          </w:tcPr>
          <w:p w:rsidR="00FF1568" w:rsidRPr="00EF7A5A" w:rsidRDefault="00FF1568" w:rsidP="00FF1568">
            <w:pPr>
              <w:suppressAutoHyphens/>
              <w:spacing w:before="60" w:after="60"/>
              <w:rPr>
                <w:rFonts w:cs="Arial"/>
              </w:rPr>
            </w:pPr>
            <w:r w:rsidRPr="00EF7A5A">
              <w:rPr>
                <w:rFonts w:cs="Arial"/>
              </w:rPr>
              <w:t>1.0.0</w:t>
            </w:r>
          </w:p>
        </w:tc>
        <w:tc>
          <w:tcPr>
            <w:tcW w:w="2557" w:type="dxa"/>
          </w:tcPr>
          <w:p w:rsidR="00FF1568" w:rsidRPr="00EF7A5A" w:rsidRDefault="00FF1568" w:rsidP="00FF1568">
            <w:pPr>
              <w:suppressAutoHyphens/>
              <w:spacing w:before="60" w:after="60"/>
              <w:rPr>
                <w:rFonts w:cs="Arial"/>
              </w:rPr>
            </w:pPr>
            <w:r w:rsidRPr="00EF7A5A">
              <w:rPr>
                <w:rFonts w:cs="Arial"/>
              </w:rPr>
              <w:t>Initial published version for evaluation and testing</w:t>
            </w:r>
          </w:p>
        </w:tc>
        <w:tc>
          <w:tcPr>
            <w:tcW w:w="1100" w:type="dxa"/>
          </w:tcPr>
          <w:p w:rsidR="00FF1568" w:rsidRPr="00EF7A5A" w:rsidRDefault="00FF1568" w:rsidP="00FF1568">
            <w:pPr>
              <w:suppressAutoHyphens/>
              <w:spacing w:before="60" w:after="60"/>
              <w:rPr>
                <w:rFonts w:cs="Arial"/>
              </w:rPr>
            </w:pPr>
            <w:r w:rsidRPr="00EF7A5A">
              <w:rPr>
                <w:rFonts w:cs="Arial"/>
              </w:rPr>
              <w:t>May 2022</w:t>
            </w:r>
          </w:p>
        </w:tc>
        <w:tc>
          <w:tcPr>
            <w:tcW w:w="1518" w:type="dxa"/>
          </w:tcPr>
          <w:p w:rsidR="00FF1568" w:rsidRPr="00EF7A5A" w:rsidRDefault="00FF1568" w:rsidP="00FF1568">
            <w:pPr>
              <w:suppressAutoHyphens/>
              <w:spacing w:before="60" w:after="60"/>
              <w:rPr>
                <w:rFonts w:cs="Arial"/>
              </w:rPr>
            </w:pPr>
            <w:r w:rsidRPr="00EF7A5A">
              <w:rPr>
                <w:rFonts w:cs="Arial"/>
              </w:rPr>
              <w:t>HSSC</w:t>
            </w:r>
          </w:p>
        </w:tc>
        <w:tc>
          <w:tcPr>
            <w:tcW w:w="1701" w:type="dxa"/>
          </w:tcPr>
          <w:p w:rsidR="00FF1568" w:rsidRPr="00EF7A5A" w:rsidRDefault="00FF1568" w:rsidP="00FF1568">
            <w:pPr>
              <w:suppressAutoHyphens/>
              <w:spacing w:before="60" w:after="60"/>
              <w:rPr>
                <w:rFonts w:cs="Arial"/>
              </w:rPr>
            </w:pPr>
            <w:r w:rsidRPr="00EF7A5A">
              <w:rPr>
                <w:rFonts w:cs="Arial"/>
              </w:rPr>
              <w:t>T. Mellor</w:t>
            </w:r>
          </w:p>
        </w:tc>
        <w:tc>
          <w:tcPr>
            <w:tcW w:w="1495" w:type="dxa"/>
          </w:tcPr>
          <w:p w:rsidR="00FF1568" w:rsidRPr="00EF7A5A" w:rsidRDefault="00FF1568" w:rsidP="00FF1568">
            <w:pPr>
              <w:suppressAutoHyphens/>
              <w:spacing w:before="60" w:after="60"/>
              <w:rPr>
                <w:rFonts w:cs="Arial"/>
              </w:rPr>
            </w:pPr>
            <w:r w:rsidRPr="00EF7A5A">
              <w:rPr>
                <w:rFonts w:cs="Arial"/>
              </w:rPr>
              <w:t>ENCWG Chair</w:t>
            </w:r>
          </w:p>
        </w:tc>
      </w:tr>
      <w:tr w:rsidR="002958A9" w:rsidRPr="00EF7A5A" w:rsidTr="00D9374B">
        <w:tc>
          <w:tcPr>
            <w:tcW w:w="951" w:type="dxa"/>
          </w:tcPr>
          <w:p w:rsidR="002958A9" w:rsidRPr="00EF7A5A" w:rsidRDefault="002958A9" w:rsidP="002958A9">
            <w:pPr>
              <w:suppressAutoHyphens/>
              <w:spacing w:before="60" w:after="60"/>
              <w:rPr>
                <w:rFonts w:cs="Arial"/>
              </w:rPr>
            </w:pPr>
            <w:r w:rsidRPr="00EF7A5A">
              <w:rPr>
                <w:rFonts w:cs="Arial"/>
              </w:rPr>
              <w:t>1.1.0</w:t>
            </w:r>
          </w:p>
        </w:tc>
        <w:tc>
          <w:tcPr>
            <w:tcW w:w="2557" w:type="dxa"/>
          </w:tcPr>
          <w:p w:rsidR="002958A9" w:rsidRPr="00EF7A5A" w:rsidRDefault="002958A9" w:rsidP="002958A9">
            <w:pPr>
              <w:suppressAutoHyphens/>
              <w:spacing w:before="60" w:after="60"/>
              <w:rPr>
                <w:rFonts w:cs="Arial"/>
              </w:rPr>
            </w:pPr>
            <w:r w:rsidRPr="00EF7A5A">
              <w:rPr>
                <w:rFonts w:cs="Arial"/>
              </w:rPr>
              <w:t>Revision to align with S-101 Edition 1.1.0</w:t>
            </w:r>
          </w:p>
        </w:tc>
        <w:tc>
          <w:tcPr>
            <w:tcW w:w="1100" w:type="dxa"/>
          </w:tcPr>
          <w:p w:rsidR="002958A9" w:rsidRPr="00EF7A5A" w:rsidRDefault="00C3766D" w:rsidP="002958A9">
            <w:pPr>
              <w:suppressAutoHyphens/>
              <w:spacing w:before="60" w:after="60"/>
              <w:rPr>
                <w:rFonts w:cs="Arial"/>
              </w:rPr>
            </w:pPr>
            <w:r>
              <w:rPr>
                <w:rFonts w:cs="Arial"/>
              </w:rPr>
              <w:t>Aug</w:t>
            </w:r>
            <w:r w:rsidR="00641226" w:rsidRPr="00EF7A5A">
              <w:rPr>
                <w:rFonts w:cs="Arial"/>
              </w:rPr>
              <w:t xml:space="preserve"> 2023</w:t>
            </w:r>
          </w:p>
        </w:tc>
        <w:tc>
          <w:tcPr>
            <w:tcW w:w="1518" w:type="dxa"/>
          </w:tcPr>
          <w:p w:rsidR="002958A9" w:rsidRPr="00EF7A5A" w:rsidRDefault="002958A9" w:rsidP="002958A9">
            <w:pPr>
              <w:suppressAutoHyphens/>
              <w:spacing w:before="60" w:after="60"/>
              <w:rPr>
                <w:rFonts w:cs="Arial"/>
              </w:rPr>
            </w:pPr>
            <w:r w:rsidRPr="00EF7A5A">
              <w:rPr>
                <w:rFonts w:cs="Arial"/>
              </w:rPr>
              <w:t>ENCWG</w:t>
            </w:r>
          </w:p>
        </w:tc>
        <w:tc>
          <w:tcPr>
            <w:tcW w:w="1701" w:type="dxa"/>
          </w:tcPr>
          <w:p w:rsidR="002958A9" w:rsidRPr="00EF7A5A" w:rsidRDefault="002958A9" w:rsidP="002958A9">
            <w:pPr>
              <w:suppressAutoHyphens/>
              <w:spacing w:before="60" w:after="60"/>
              <w:rPr>
                <w:rFonts w:cs="Arial"/>
              </w:rPr>
            </w:pPr>
            <w:r w:rsidRPr="00EF7A5A">
              <w:rPr>
                <w:rFonts w:cs="Arial"/>
              </w:rPr>
              <w:t>T. Mellor</w:t>
            </w:r>
          </w:p>
        </w:tc>
        <w:tc>
          <w:tcPr>
            <w:tcW w:w="1495" w:type="dxa"/>
          </w:tcPr>
          <w:p w:rsidR="002958A9" w:rsidRPr="00EF7A5A" w:rsidRDefault="002958A9" w:rsidP="002958A9">
            <w:pPr>
              <w:suppressAutoHyphens/>
              <w:spacing w:before="60" w:after="60"/>
              <w:rPr>
                <w:rFonts w:cs="Arial"/>
              </w:rPr>
            </w:pPr>
            <w:r w:rsidRPr="00EF7A5A">
              <w:rPr>
                <w:rFonts w:cs="Arial"/>
              </w:rPr>
              <w:t>ENCWG Chair</w:t>
            </w:r>
          </w:p>
        </w:tc>
      </w:tr>
      <w:tr w:rsidR="00B32187" w:rsidRPr="00EF7A5A" w:rsidTr="00D9374B">
        <w:tc>
          <w:tcPr>
            <w:tcW w:w="951" w:type="dxa"/>
          </w:tcPr>
          <w:p w:rsidR="00B32187" w:rsidRPr="00EF7A5A" w:rsidRDefault="00B32187" w:rsidP="00B32187">
            <w:pPr>
              <w:suppressAutoHyphens/>
              <w:spacing w:before="60" w:after="60"/>
              <w:rPr>
                <w:rFonts w:cs="Arial"/>
              </w:rPr>
            </w:pPr>
            <w:r w:rsidRPr="00EF7A5A">
              <w:rPr>
                <w:rFonts w:cs="Arial"/>
              </w:rPr>
              <w:t>1.</w:t>
            </w:r>
            <w:r>
              <w:rPr>
                <w:rFonts w:cs="Arial"/>
              </w:rPr>
              <w:t>2</w:t>
            </w:r>
            <w:r w:rsidRPr="00EF7A5A">
              <w:rPr>
                <w:rFonts w:cs="Arial"/>
              </w:rPr>
              <w:t>.0</w:t>
            </w:r>
          </w:p>
        </w:tc>
        <w:tc>
          <w:tcPr>
            <w:tcW w:w="2557" w:type="dxa"/>
          </w:tcPr>
          <w:p w:rsidR="00B32187" w:rsidRPr="00EF7A5A" w:rsidRDefault="00B32187" w:rsidP="00B32187">
            <w:pPr>
              <w:suppressAutoHyphens/>
              <w:spacing w:before="60" w:after="60"/>
              <w:rPr>
                <w:rFonts w:cs="Arial"/>
              </w:rPr>
            </w:pPr>
            <w:r w:rsidRPr="00EF7A5A">
              <w:rPr>
                <w:rFonts w:cs="Arial"/>
              </w:rPr>
              <w:t>Revision to align with S-101 Edition 1.</w:t>
            </w:r>
            <w:r>
              <w:rPr>
                <w:rFonts w:cs="Arial"/>
              </w:rPr>
              <w:t>2</w:t>
            </w:r>
            <w:r w:rsidRPr="00EF7A5A">
              <w:rPr>
                <w:rFonts w:cs="Arial"/>
              </w:rPr>
              <w:t>.0</w:t>
            </w:r>
          </w:p>
        </w:tc>
        <w:tc>
          <w:tcPr>
            <w:tcW w:w="1100" w:type="dxa"/>
          </w:tcPr>
          <w:p w:rsidR="00B32187" w:rsidRDefault="00B63E34" w:rsidP="00B32187">
            <w:pPr>
              <w:suppressAutoHyphens/>
              <w:spacing w:before="60" w:after="60"/>
              <w:rPr>
                <w:rFonts w:cs="Arial"/>
              </w:rPr>
            </w:pPr>
            <w:r>
              <w:rPr>
                <w:rFonts w:cs="Arial"/>
              </w:rPr>
              <w:t>Apr</w:t>
            </w:r>
            <w:r w:rsidR="00B32187" w:rsidRPr="00EF7A5A">
              <w:rPr>
                <w:rFonts w:cs="Arial"/>
              </w:rPr>
              <w:t xml:space="preserve"> 202</w:t>
            </w:r>
            <w:r w:rsidR="00B32187">
              <w:rPr>
                <w:rFonts w:cs="Arial"/>
              </w:rPr>
              <w:t>4</w:t>
            </w:r>
          </w:p>
        </w:tc>
        <w:tc>
          <w:tcPr>
            <w:tcW w:w="1518" w:type="dxa"/>
          </w:tcPr>
          <w:p w:rsidR="00B32187" w:rsidRPr="00EF7A5A" w:rsidRDefault="00B32187" w:rsidP="00B32187">
            <w:pPr>
              <w:suppressAutoHyphens/>
              <w:spacing w:before="60" w:after="60"/>
              <w:rPr>
                <w:rFonts w:cs="Arial"/>
              </w:rPr>
            </w:pPr>
            <w:r w:rsidRPr="00EF7A5A">
              <w:rPr>
                <w:rFonts w:cs="Arial"/>
              </w:rPr>
              <w:t>ENCWG</w:t>
            </w:r>
          </w:p>
        </w:tc>
        <w:tc>
          <w:tcPr>
            <w:tcW w:w="1701" w:type="dxa"/>
          </w:tcPr>
          <w:p w:rsidR="00B32187" w:rsidRPr="00EF7A5A" w:rsidRDefault="00B32187" w:rsidP="00B32187">
            <w:pPr>
              <w:suppressAutoHyphens/>
              <w:spacing w:before="60" w:after="60"/>
              <w:rPr>
                <w:rFonts w:cs="Arial"/>
              </w:rPr>
            </w:pPr>
            <w:r w:rsidRPr="00EF7A5A">
              <w:rPr>
                <w:rFonts w:cs="Arial"/>
              </w:rPr>
              <w:t>T. Mellor</w:t>
            </w:r>
          </w:p>
        </w:tc>
        <w:tc>
          <w:tcPr>
            <w:tcW w:w="1495" w:type="dxa"/>
          </w:tcPr>
          <w:p w:rsidR="00B32187" w:rsidRPr="00EF7A5A" w:rsidRDefault="00B32187" w:rsidP="00B32187">
            <w:pPr>
              <w:suppressAutoHyphens/>
              <w:spacing w:before="60" w:after="60"/>
              <w:rPr>
                <w:rFonts w:cs="Arial"/>
              </w:rPr>
            </w:pPr>
            <w:r w:rsidRPr="00EF7A5A">
              <w:rPr>
                <w:rFonts w:cs="Arial"/>
              </w:rPr>
              <w:t>ENCWG Chair</w:t>
            </w:r>
          </w:p>
        </w:tc>
      </w:tr>
      <w:tr w:rsidR="00AF7FDB" w:rsidRPr="00EF7A5A" w:rsidTr="00D9374B">
        <w:trPr>
          <w:ins w:id="50" w:author="Jeff Wootton" w:date="2024-04-23T11:43:00Z"/>
        </w:trPr>
        <w:tc>
          <w:tcPr>
            <w:tcW w:w="951" w:type="dxa"/>
          </w:tcPr>
          <w:p w:rsidR="00AF7FDB" w:rsidRPr="00EF7A5A" w:rsidRDefault="00AF7FDB" w:rsidP="00B32187">
            <w:pPr>
              <w:suppressAutoHyphens/>
              <w:spacing w:before="60" w:after="60"/>
              <w:rPr>
                <w:ins w:id="51" w:author="Jeff Wootton" w:date="2024-04-23T11:43:00Z"/>
                <w:rFonts w:cs="Arial"/>
              </w:rPr>
            </w:pPr>
            <w:ins w:id="52" w:author="Jeff Wootton" w:date="2024-04-23T11:43:00Z">
              <w:r>
                <w:rPr>
                  <w:rFonts w:cs="Arial"/>
                </w:rPr>
                <w:t>2.0.0</w:t>
              </w:r>
            </w:ins>
          </w:p>
        </w:tc>
        <w:tc>
          <w:tcPr>
            <w:tcW w:w="2557" w:type="dxa"/>
          </w:tcPr>
          <w:p w:rsidR="00AF7FDB" w:rsidRPr="00EF7A5A" w:rsidRDefault="00AF7FDB" w:rsidP="00B32187">
            <w:pPr>
              <w:suppressAutoHyphens/>
              <w:spacing w:before="60" w:after="60"/>
              <w:rPr>
                <w:ins w:id="53" w:author="Jeff Wootton" w:date="2024-04-23T11:43:00Z"/>
                <w:rFonts w:cs="Arial"/>
              </w:rPr>
            </w:pPr>
            <w:ins w:id="54" w:author="Jeff Wootton" w:date="2024-04-23T11:43:00Z">
              <w:r>
                <w:rPr>
                  <w:rFonts w:cs="Arial"/>
                </w:rPr>
                <w:t>First operational Edition, aligned to S-101 Edition 2.0.0</w:t>
              </w:r>
            </w:ins>
          </w:p>
        </w:tc>
        <w:tc>
          <w:tcPr>
            <w:tcW w:w="1100" w:type="dxa"/>
          </w:tcPr>
          <w:p w:rsidR="00AF7FDB" w:rsidRDefault="00AF7FDB" w:rsidP="00B32187">
            <w:pPr>
              <w:suppressAutoHyphens/>
              <w:spacing w:before="60" w:after="60"/>
              <w:rPr>
                <w:ins w:id="55" w:author="Jeff Wootton" w:date="2024-04-23T11:43:00Z"/>
                <w:rFonts w:cs="Arial"/>
              </w:rPr>
            </w:pPr>
            <w:ins w:id="56" w:author="Jeff Wootton" w:date="2024-04-23T11:44:00Z">
              <w:r>
                <w:rPr>
                  <w:rFonts w:cs="Arial"/>
                </w:rPr>
                <w:t>Xxx 2024</w:t>
              </w:r>
            </w:ins>
          </w:p>
        </w:tc>
        <w:tc>
          <w:tcPr>
            <w:tcW w:w="1518" w:type="dxa"/>
          </w:tcPr>
          <w:p w:rsidR="00AF7FDB" w:rsidRPr="00EF7A5A" w:rsidRDefault="00880BBF" w:rsidP="00B32187">
            <w:pPr>
              <w:suppressAutoHyphens/>
              <w:spacing w:before="60" w:after="60"/>
              <w:rPr>
                <w:ins w:id="57" w:author="Jeff Wootton" w:date="2024-04-23T11:43:00Z"/>
                <w:rFonts w:cs="Arial"/>
              </w:rPr>
            </w:pPr>
            <w:ins w:id="58" w:author="Jeff Wootton" w:date="2024-10-10T06:49:00Z">
              <w:r>
                <w:rPr>
                  <w:rFonts w:cs="Arial"/>
                </w:rPr>
                <w:t>IHO CL xx/20xx</w:t>
              </w:r>
            </w:ins>
          </w:p>
        </w:tc>
        <w:tc>
          <w:tcPr>
            <w:tcW w:w="1701" w:type="dxa"/>
          </w:tcPr>
          <w:p w:rsidR="00AF7FDB" w:rsidRPr="00EF7A5A" w:rsidRDefault="00AF7FDB" w:rsidP="00B32187">
            <w:pPr>
              <w:suppressAutoHyphens/>
              <w:spacing w:before="60" w:after="60"/>
              <w:rPr>
                <w:ins w:id="59" w:author="Jeff Wootton" w:date="2024-04-23T11:43:00Z"/>
                <w:rFonts w:cs="Arial"/>
              </w:rPr>
            </w:pPr>
          </w:p>
        </w:tc>
        <w:tc>
          <w:tcPr>
            <w:tcW w:w="1495" w:type="dxa"/>
          </w:tcPr>
          <w:p w:rsidR="00AF7FDB" w:rsidRPr="00EF7A5A" w:rsidRDefault="00AF7FDB" w:rsidP="00B32187">
            <w:pPr>
              <w:suppressAutoHyphens/>
              <w:spacing w:before="60" w:after="60"/>
              <w:rPr>
                <w:ins w:id="60" w:author="Jeff Wootton" w:date="2024-04-23T11:43:00Z"/>
                <w:rFonts w:cs="Arial"/>
              </w:rPr>
            </w:pPr>
          </w:p>
        </w:tc>
      </w:tr>
    </w:tbl>
    <w:p w:rsidR="006B2826" w:rsidRPr="00EF7A5A" w:rsidRDefault="006B2826" w:rsidP="00D95447">
      <w:pPr>
        <w:tabs>
          <w:tab w:val="right" w:pos="9025"/>
        </w:tabs>
      </w:pPr>
    </w:p>
    <w:p w:rsidR="006B2826" w:rsidRPr="00EF7A5A" w:rsidRDefault="006B2826" w:rsidP="00CB285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C85FED" w:rsidRPr="00EF7A5A" w:rsidRDefault="00C85FED" w:rsidP="00C85FED">
      <w:pPr>
        <w:pStyle w:val="StylezzForewordAuto"/>
        <w:pageBreakBefore w:val="0"/>
        <w:jc w:val="center"/>
        <w:rPr>
          <w:sz w:val="24"/>
          <w:szCs w:val="24"/>
          <w:lang w:val="en-GB"/>
        </w:rPr>
      </w:pPr>
      <w:r w:rsidRPr="00EF7A5A">
        <w:rPr>
          <w:sz w:val="24"/>
          <w:szCs w:val="24"/>
          <w:lang w:val="en-GB"/>
        </w:rPr>
        <w:t xml:space="preserve">Summary of Substantive Changes in Edition </w:t>
      </w:r>
      <w:del w:id="61" w:author="Jeff Wootton" w:date="2024-04-23T11:44:00Z">
        <w:r w:rsidRPr="00EF7A5A" w:rsidDel="00AF7FDB">
          <w:rPr>
            <w:sz w:val="24"/>
            <w:szCs w:val="24"/>
            <w:lang w:val="en-GB"/>
          </w:rPr>
          <w:delText>1.</w:delText>
        </w:r>
        <w:r w:rsidR="00FB4AC6" w:rsidDel="00AF7FDB">
          <w:rPr>
            <w:sz w:val="24"/>
            <w:szCs w:val="24"/>
            <w:lang w:val="en-GB"/>
          </w:rPr>
          <w:delText>2</w:delText>
        </w:r>
      </w:del>
      <w:ins w:id="62" w:author="Jeff Wootton" w:date="2024-04-23T11:44:00Z">
        <w:r w:rsidR="00AF7FDB">
          <w:rPr>
            <w:sz w:val="24"/>
            <w:szCs w:val="24"/>
            <w:lang w:val="en-GB"/>
          </w:rPr>
          <w:t>2.0</w:t>
        </w:r>
      </w:ins>
      <w:r w:rsidRPr="00EF7A5A">
        <w:rPr>
          <w:sz w:val="24"/>
          <w:szCs w:val="24"/>
          <w:lang w:val="en-GB"/>
        </w:rPr>
        <w:t>.0</w:t>
      </w:r>
    </w:p>
    <w:p w:rsidR="00C85FED" w:rsidRPr="00EF7A5A" w:rsidRDefault="00C85FED" w:rsidP="00C85FED"/>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0"/>
        <w:gridCol w:w="2102"/>
      </w:tblGrid>
      <w:tr w:rsidR="00C85FED" w:rsidRPr="00EF7A5A" w:rsidTr="002F52E1">
        <w:trPr>
          <w:cantSplit/>
        </w:trPr>
        <w:tc>
          <w:tcPr>
            <w:tcW w:w="7220" w:type="dxa"/>
            <w:shd w:val="clear" w:color="auto" w:fill="D9D9D9" w:themeFill="background1" w:themeFillShade="D9"/>
          </w:tcPr>
          <w:p w:rsidR="00C85FED" w:rsidRPr="00EF7A5A" w:rsidRDefault="00C85FED" w:rsidP="00C85FED">
            <w:pPr>
              <w:pStyle w:val="Tabletitle"/>
              <w:rPr>
                <w:rFonts w:eastAsia="Times New Roman" w:cs="Arial"/>
                <w:lang w:val="en-GB"/>
              </w:rPr>
            </w:pPr>
            <w:r w:rsidRPr="00EF7A5A">
              <w:rPr>
                <w:rFonts w:eastAsia="Times New Roman" w:cs="Arial"/>
                <w:lang w:val="en-GB"/>
              </w:rPr>
              <w:t>Change Summary</w:t>
            </w:r>
          </w:p>
        </w:tc>
        <w:tc>
          <w:tcPr>
            <w:tcW w:w="2102" w:type="dxa"/>
            <w:shd w:val="clear" w:color="auto" w:fill="D9D9D9" w:themeFill="background1" w:themeFillShade="D9"/>
          </w:tcPr>
          <w:p w:rsidR="00C85FED" w:rsidRPr="00EF7A5A" w:rsidRDefault="00C85FED" w:rsidP="00C85FED">
            <w:pPr>
              <w:pStyle w:val="Tabletitle"/>
              <w:rPr>
                <w:rFonts w:eastAsia="Times New Roman" w:cs="Arial"/>
                <w:lang w:val="en-GB"/>
              </w:rPr>
            </w:pPr>
            <w:r w:rsidRPr="00EF7A5A">
              <w:rPr>
                <w:rFonts w:eastAsia="Times New Roman" w:cs="Arial"/>
                <w:lang w:val="en-GB"/>
              </w:rPr>
              <w:t>Clauses Effected</w:t>
            </w:r>
          </w:p>
        </w:tc>
      </w:tr>
      <w:tr w:rsidR="00F53395" w:rsidRPr="001B6C9D" w:rsidTr="00367F8E">
        <w:trPr>
          <w:cantSplit/>
        </w:trPr>
        <w:tc>
          <w:tcPr>
            <w:tcW w:w="7220" w:type="dxa"/>
          </w:tcPr>
          <w:p w:rsidR="00F53395" w:rsidRDefault="00F53395" w:rsidP="00F53395">
            <w:pPr>
              <w:suppressAutoHyphens/>
              <w:spacing w:before="60" w:after="60"/>
              <w:rPr>
                <w:rFonts w:cs="Arial"/>
              </w:rPr>
            </w:pPr>
            <w:ins w:id="63" w:author="Jeff Wootton" w:date="2024-08-01T12:57:00Z">
              <w:r>
                <w:rPr>
                  <w:rFonts w:cs="Arial"/>
                </w:rPr>
                <w:t xml:space="preserve">Added VDAT and VERDAT value </w:t>
              </w:r>
              <w:r>
                <w:rPr>
                  <w:rFonts w:cs="Arial"/>
                  <w:i/>
                  <w:iCs/>
                </w:rPr>
                <w:t>13</w:t>
              </w:r>
              <w:r>
                <w:rPr>
                  <w:rFonts w:cs="Arial"/>
                </w:rPr>
                <w:t xml:space="preserve"> (low water) as an allowable value for conversion to S-101 feature </w:t>
              </w:r>
              <w:r>
                <w:rPr>
                  <w:rFonts w:cs="Arial"/>
                  <w:b/>
                  <w:bCs/>
                </w:rPr>
                <w:t>Vertical Datum of Data</w:t>
              </w:r>
              <w:r>
                <w:rPr>
                  <w:rFonts w:cs="Arial"/>
                </w:rPr>
                <w:t>, with qualifying footnote.</w:t>
              </w:r>
            </w:ins>
          </w:p>
        </w:tc>
        <w:tc>
          <w:tcPr>
            <w:tcW w:w="2102" w:type="dxa"/>
          </w:tcPr>
          <w:p w:rsidR="00F53395" w:rsidRDefault="00F53395" w:rsidP="00F53395">
            <w:pPr>
              <w:suppressAutoHyphens/>
              <w:spacing w:before="60" w:after="60"/>
              <w:rPr>
                <w:rFonts w:cs="Arial"/>
              </w:rPr>
            </w:pPr>
            <w:ins w:id="64" w:author="Jeff Wootton" w:date="2024-08-01T12:57:00Z">
              <w:r>
                <w:rPr>
                  <w:rFonts w:cs="Arial"/>
                </w:rPr>
                <w:t>2.1.2</w:t>
              </w:r>
            </w:ins>
          </w:p>
        </w:tc>
      </w:tr>
      <w:tr w:rsidR="00F53395" w:rsidRPr="001B6C9D" w:rsidTr="00367F8E">
        <w:trPr>
          <w:cantSplit/>
        </w:trPr>
        <w:tc>
          <w:tcPr>
            <w:tcW w:w="7220" w:type="dxa"/>
          </w:tcPr>
          <w:p w:rsidR="00F53395" w:rsidRDefault="00F53395" w:rsidP="00F53395">
            <w:pPr>
              <w:suppressAutoHyphens/>
              <w:spacing w:before="60" w:after="60"/>
              <w:rPr>
                <w:rFonts w:cs="Arial"/>
              </w:rPr>
            </w:pPr>
            <w:ins w:id="65" w:author="Jeff Wootton" w:date="2024-08-01T12:57:00Z">
              <w:r>
                <w:rPr>
                  <w:rFonts w:cs="Arial"/>
                </w:rPr>
                <w:t xml:space="preserve">Corrected the list of features requiring the S-57 attribute VERDAT to be populated correctly for it to be converted to </w:t>
              </w:r>
              <w:r>
                <w:rPr>
                  <w:rFonts w:cs="Arial"/>
                  <w:b/>
                  <w:bCs/>
                </w:rPr>
                <w:t>vertical datum</w:t>
              </w:r>
              <w:r>
                <w:rPr>
                  <w:rFonts w:cs="Arial"/>
                </w:rPr>
                <w:t xml:space="preserve"> in S-101 to remove the feature </w:t>
              </w:r>
              <w:r>
                <w:rPr>
                  <w:rFonts w:cs="Arial"/>
                  <w:b/>
                  <w:bCs/>
                </w:rPr>
                <w:t>TUNNEL</w:t>
              </w:r>
              <w:r>
                <w:rPr>
                  <w:rFonts w:cs="Arial"/>
                </w:rPr>
                <w:t>.</w:t>
              </w:r>
            </w:ins>
          </w:p>
        </w:tc>
        <w:tc>
          <w:tcPr>
            <w:tcW w:w="2102" w:type="dxa"/>
          </w:tcPr>
          <w:p w:rsidR="00F53395" w:rsidRDefault="00F53395" w:rsidP="00F53395">
            <w:pPr>
              <w:suppressAutoHyphens/>
              <w:spacing w:before="60" w:after="60"/>
              <w:rPr>
                <w:rFonts w:cs="Arial"/>
              </w:rPr>
            </w:pPr>
            <w:ins w:id="66" w:author="Jeff Wootton" w:date="2024-08-01T12:57:00Z">
              <w:r>
                <w:rPr>
                  <w:rFonts w:cs="Arial"/>
                </w:rPr>
                <w:t>2.1.2</w:t>
              </w:r>
            </w:ins>
          </w:p>
        </w:tc>
      </w:tr>
      <w:tr w:rsidR="00F53395" w:rsidRPr="001B6C9D" w:rsidTr="00367F8E">
        <w:trPr>
          <w:cantSplit/>
        </w:trPr>
        <w:tc>
          <w:tcPr>
            <w:tcW w:w="7220" w:type="dxa"/>
          </w:tcPr>
          <w:p w:rsidR="00F53395" w:rsidRPr="002C07E6" w:rsidRDefault="00F53395" w:rsidP="00F53395">
            <w:pPr>
              <w:suppressAutoHyphens/>
              <w:spacing w:before="60" w:after="60"/>
              <w:rPr>
                <w:rFonts w:cs="Arial"/>
              </w:rPr>
            </w:pPr>
            <w:ins w:id="67" w:author="Jeff Wootton" w:date="2024-08-01T12:57:00Z">
              <w:r>
                <w:rPr>
                  <w:rFonts w:cs="Arial"/>
                </w:rPr>
                <w:t xml:space="preserve">Added references and/or guidance for new S-101 attribute </w:t>
              </w:r>
              <w:r>
                <w:rPr>
                  <w:rFonts w:cs="Arial"/>
                  <w:b/>
                  <w:bCs/>
                </w:rPr>
                <w:t>drawing index</w:t>
              </w:r>
              <w:r>
                <w:rPr>
                  <w:rFonts w:cs="Arial"/>
                </w:rPr>
                <w:t>.</w:t>
              </w:r>
            </w:ins>
          </w:p>
        </w:tc>
        <w:tc>
          <w:tcPr>
            <w:tcW w:w="2102" w:type="dxa"/>
          </w:tcPr>
          <w:p w:rsidR="00F53395" w:rsidRDefault="00F53395" w:rsidP="00F53395">
            <w:pPr>
              <w:suppressAutoHyphens/>
              <w:spacing w:before="60" w:after="60"/>
              <w:rPr>
                <w:rFonts w:cs="Arial"/>
              </w:rPr>
            </w:pPr>
            <w:ins w:id="68" w:author="Jeff Wootton" w:date="2024-08-01T12:57:00Z">
              <w:r>
                <w:rPr>
                  <w:rFonts w:cs="Arial"/>
                </w:rPr>
                <w:t>2.1.8, 2.2.6, A-1, A-3</w:t>
              </w:r>
            </w:ins>
          </w:p>
        </w:tc>
      </w:tr>
      <w:tr w:rsidR="00F63614" w:rsidRPr="001B6C9D" w:rsidTr="00367F8E">
        <w:trPr>
          <w:cantSplit/>
          <w:ins w:id="69" w:author="Jeff Wootton" w:date="2024-08-02T12:21:00Z"/>
        </w:trPr>
        <w:tc>
          <w:tcPr>
            <w:tcW w:w="7220" w:type="dxa"/>
          </w:tcPr>
          <w:p w:rsidR="00F63614" w:rsidRDefault="00F63614" w:rsidP="00F63614">
            <w:pPr>
              <w:suppressAutoHyphens/>
              <w:spacing w:before="60" w:after="60"/>
              <w:rPr>
                <w:ins w:id="70" w:author="Jeff Wootton" w:date="2024-08-02T12:21:00Z"/>
                <w:rFonts w:cs="Arial"/>
              </w:rPr>
            </w:pPr>
            <w:ins w:id="71" w:author="Jeff Wootton" w:date="2024-08-02T12:21:00Z">
              <w:r>
                <w:rPr>
                  <w:rFonts w:cs="Arial"/>
                </w:rPr>
                <w:t xml:space="preserve">Added new guidance for </w:t>
              </w:r>
              <w:r w:rsidRPr="00D851DA">
                <w:rPr>
                  <w:rFonts w:cs="Arial"/>
                </w:rPr>
                <w:t>the mandatory S-101 requirement</w:t>
              </w:r>
              <w:r>
                <w:rPr>
                  <w:rFonts w:cs="Arial"/>
                </w:rPr>
                <w:t xml:space="preserve"> for date type attributes</w:t>
              </w:r>
              <w:r w:rsidRPr="00D851DA">
                <w:rPr>
                  <w:rFonts w:cs="Arial"/>
                </w:rPr>
                <w:t xml:space="preserve"> to include the dashes (-) to indicate that the day and/or month are not needed, which are not required in S-57 ENCs</w:t>
              </w:r>
            </w:ins>
          </w:p>
        </w:tc>
        <w:tc>
          <w:tcPr>
            <w:tcW w:w="2102" w:type="dxa"/>
          </w:tcPr>
          <w:p w:rsidR="00F63614" w:rsidRDefault="00F63614" w:rsidP="00F63614">
            <w:pPr>
              <w:suppressAutoHyphens/>
              <w:spacing w:before="60" w:after="60"/>
              <w:rPr>
                <w:ins w:id="72" w:author="Jeff Wootton" w:date="2024-08-02T12:21:00Z"/>
                <w:rFonts w:cs="Arial"/>
              </w:rPr>
            </w:pPr>
            <w:ins w:id="73" w:author="Jeff Wootton" w:date="2024-08-02T12:21:00Z">
              <w:r>
                <w:rPr>
                  <w:rFonts w:cs="Arial"/>
                </w:rPr>
                <w:t>2.1.5</w:t>
              </w:r>
            </w:ins>
          </w:p>
        </w:tc>
      </w:tr>
      <w:tr w:rsidR="00F53395" w:rsidRPr="001B6C9D" w:rsidTr="00367F8E">
        <w:trPr>
          <w:cantSplit/>
        </w:trPr>
        <w:tc>
          <w:tcPr>
            <w:tcW w:w="7220" w:type="dxa"/>
          </w:tcPr>
          <w:p w:rsidR="00F53395" w:rsidRPr="00AB40FB" w:rsidRDefault="00F53395" w:rsidP="00F53395">
            <w:pPr>
              <w:suppressAutoHyphens/>
              <w:spacing w:before="60" w:after="60"/>
              <w:rPr>
                <w:rFonts w:cs="Arial"/>
              </w:rPr>
            </w:pPr>
            <w:ins w:id="74" w:author="Jeff Wootton" w:date="2024-08-01T12:57:00Z">
              <w:r>
                <w:rPr>
                  <w:rFonts w:cs="Arial"/>
                </w:rPr>
                <w:t xml:space="preserve">Amended conversion guidance related to the S-57 attribute QUAPOS for removal of value </w:t>
              </w:r>
              <w:r>
                <w:rPr>
                  <w:rFonts w:cs="Arial"/>
                  <w:i/>
                  <w:iCs/>
                </w:rPr>
                <w:t>5</w:t>
              </w:r>
              <w:r>
                <w:rPr>
                  <w:rFonts w:cs="Arial"/>
                </w:rPr>
                <w:t xml:space="preserve"> (position doubtful) as an allowable attribute for </w:t>
              </w:r>
              <w:r w:rsidRPr="00982670">
                <w:rPr>
                  <w:rFonts w:cs="Arial"/>
                  <w:b/>
                </w:rPr>
                <w:t>quality of horizontal measurement</w:t>
              </w:r>
              <w:r>
                <w:rPr>
                  <w:rFonts w:cs="Arial"/>
                  <w:bCs/>
                </w:rPr>
                <w:t xml:space="preserve"> in S-101.</w:t>
              </w:r>
            </w:ins>
          </w:p>
        </w:tc>
        <w:tc>
          <w:tcPr>
            <w:tcW w:w="2102" w:type="dxa"/>
          </w:tcPr>
          <w:p w:rsidR="00F53395" w:rsidRDefault="00F53395" w:rsidP="00F53395">
            <w:pPr>
              <w:suppressAutoHyphens/>
              <w:spacing w:before="60" w:after="60"/>
              <w:rPr>
                <w:rFonts w:cs="Arial"/>
              </w:rPr>
            </w:pPr>
            <w:ins w:id="75" w:author="Jeff Wootton" w:date="2024-08-01T12:57:00Z">
              <w:r>
                <w:rPr>
                  <w:rFonts w:cs="Arial"/>
                </w:rPr>
                <w:t>2.2.3, A-2</w:t>
              </w:r>
            </w:ins>
          </w:p>
        </w:tc>
      </w:tr>
      <w:tr w:rsidR="00F53395" w:rsidRPr="001B6C9D" w:rsidTr="00367F8E">
        <w:trPr>
          <w:cantSplit/>
        </w:trPr>
        <w:tc>
          <w:tcPr>
            <w:tcW w:w="7220" w:type="dxa"/>
          </w:tcPr>
          <w:p w:rsidR="00F53395" w:rsidRPr="003648DB" w:rsidRDefault="00F53395" w:rsidP="00F53395">
            <w:pPr>
              <w:suppressAutoHyphens/>
              <w:spacing w:before="60" w:after="60"/>
              <w:rPr>
                <w:rFonts w:cs="Arial"/>
              </w:rPr>
            </w:pPr>
            <w:ins w:id="76" w:author="Jeff Wootton" w:date="2024-08-01T12:57:00Z">
              <w:r>
                <w:rPr>
                  <w:rFonts w:cs="Arial"/>
                </w:rPr>
                <w:t xml:space="preserve">Added new conversion guidance for the optional encoding of S-101 complex attributes </w:t>
              </w:r>
              <w:r w:rsidRPr="008D7EF9">
                <w:rPr>
                  <w:rFonts w:cs="Arial"/>
                  <w:b/>
                </w:rPr>
                <w:t>horizontal position uncertainty</w:t>
              </w:r>
              <w:r w:rsidRPr="008D7EF9">
                <w:rPr>
                  <w:rFonts w:cs="Arial"/>
                </w:rPr>
                <w:t xml:space="preserve"> and </w:t>
              </w:r>
              <w:r w:rsidRPr="008D7EF9">
                <w:rPr>
                  <w:rFonts w:cs="Arial"/>
                  <w:b/>
                </w:rPr>
                <w:t>vertical uncertainty</w:t>
              </w:r>
              <w:r>
                <w:rPr>
                  <w:rFonts w:cs="Arial"/>
                  <w:bCs/>
                </w:rPr>
                <w:t xml:space="preserve"> on </w:t>
              </w:r>
              <w:r>
                <w:rPr>
                  <w:rFonts w:cs="Arial"/>
                  <w:b/>
                </w:rPr>
                <w:t>Quality of Bathymetric Data</w:t>
              </w:r>
              <w:r>
                <w:rPr>
                  <w:rFonts w:cs="Arial"/>
                  <w:bCs/>
                </w:rPr>
                <w:t>.</w:t>
              </w:r>
            </w:ins>
          </w:p>
        </w:tc>
        <w:tc>
          <w:tcPr>
            <w:tcW w:w="2102" w:type="dxa"/>
          </w:tcPr>
          <w:p w:rsidR="00F53395" w:rsidRPr="001B6C9D" w:rsidRDefault="00F53395" w:rsidP="00F53395">
            <w:pPr>
              <w:suppressAutoHyphens/>
              <w:spacing w:before="60" w:after="60"/>
              <w:rPr>
                <w:rFonts w:cs="Arial"/>
              </w:rPr>
            </w:pPr>
            <w:ins w:id="77" w:author="Jeff Wootton" w:date="2024-08-01T12:57:00Z">
              <w:r>
                <w:rPr>
                  <w:rFonts w:cs="Arial"/>
                </w:rPr>
                <w:t>2.2.3.1, A-1</w:t>
              </w:r>
            </w:ins>
          </w:p>
        </w:tc>
      </w:tr>
      <w:tr w:rsidR="00F53395" w:rsidRPr="001B6C9D" w:rsidTr="00367F8E">
        <w:trPr>
          <w:cantSplit/>
        </w:trPr>
        <w:tc>
          <w:tcPr>
            <w:tcW w:w="7220" w:type="dxa"/>
          </w:tcPr>
          <w:p w:rsidR="00F53395" w:rsidRPr="002C07E6" w:rsidRDefault="00F53395" w:rsidP="00F53395">
            <w:pPr>
              <w:suppressAutoHyphens/>
              <w:spacing w:before="60" w:after="60"/>
              <w:rPr>
                <w:rFonts w:cs="Arial"/>
              </w:rPr>
            </w:pPr>
            <w:ins w:id="78" w:author="Jeff Wootton" w:date="2024-08-01T12:57:00Z">
              <w:r>
                <w:rPr>
                  <w:rFonts w:cs="Arial"/>
                </w:rPr>
                <w:t xml:space="preserve">Amended Table 2-3 to allow the attribute </w:t>
              </w:r>
              <w:r>
                <w:rPr>
                  <w:rFonts w:cs="Arial"/>
                  <w:b/>
                  <w:bCs/>
                </w:rPr>
                <w:t>maximum display scale</w:t>
              </w:r>
              <w:r>
                <w:rPr>
                  <w:rFonts w:cs="Arial"/>
                </w:rPr>
                <w:t xml:space="preserve"> to have any value. Amended conversion guidance to have the default value for </w:t>
              </w:r>
              <w:r>
                <w:rPr>
                  <w:rFonts w:cs="Arial"/>
                  <w:b/>
                  <w:bCs/>
                </w:rPr>
                <w:t>maximum display scale</w:t>
              </w:r>
              <w:r>
                <w:rPr>
                  <w:rFonts w:cs="Arial"/>
                </w:rPr>
                <w:t xml:space="preserve"> to be equal to half the value of </w:t>
              </w:r>
              <w:r>
                <w:rPr>
                  <w:rFonts w:cs="Arial"/>
                  <w:b/>
                  <w:bCs/>
                </w:rPr>
                <w:t>optimum display scale</w:t>
              </w:r>
              <w:r>
                <w:rPr>
                  <w:rFonts w:cs="Arial"/>
                </w:rPr>
                <w:t>.</w:t>
              </w:r>
            </w:ins>
          </w:p>
        </w:tc>
        <w:tc>
          <w:tcPr>
            <w:tcW w:w="2102" w:type="dxa"/>
          </w:tcPr>
          <w:p w:rsidR="00F53395" w:rsidRDefault="00F53395" w:rsidP="00F53395">
            <w:pPr>
              <w:suppressAutoHyphens/>
              <w:spacing w:before="60" w:after="60"/>
              <w:rPr>
                <w:rFonts w:cs="Arial"/>
              </w:rPr>
            </w:pPr>
            <w:ins w:id="79" w:author="Jeff Wootton" w:date="2024-08-01T12:57:00Z">
              <w:r>
                <w:rPr>
                  <w:rFonts w:cs="Arial"/>
                </w:rPr>
                <w:t>2.2.6</w:t>
              </w:r>
            </w:ins>
          </w:p>
        </w:tc>
      </w:tr>
      <w:tr w:rsidR="00F53395" w:rsidRPr="001B6C9D" w:rsidTr="00367F8E">
        <w:trPr>
          <w:cantSplit/>
        </w:trPr>
        <w:tc>
          <w:tcPr>
            <w:tcW w:w="7220" w:type="dxa"/>
          </w:tcPr>
          <w:p w:rsidR="00F53395" w:rsidRPr="00144589" w:rsidRDefault="00F53395" w:rsidP="00F53395">
            <w:pPr>
              <w:suppressAutoHyphens/>
              <w:spacing w:before="60" w:after="60"/>
              <w:rPr>
                <w:rFonts w:cs="Arial"/>
              </w:rPr>
            </w:pPr>
            <w:ins w:id="80" w:author="Jeff Wootton" w:date="2024-08-01T12:57:00Z">
              <w:r>
                <w:rPr>
                  <w:rFonts w:cs="Arial"/>
                </w:rPr>
                <w:t xml:space="preserve">Added conversion guidance for conversion of </w:t>
              </w:r>
              <w:r>
                <w:rPr>
                  <w:rFonts w:cs="Arial"/>
                  <w:b/>
                  <w:bCs/>
                </w:rPr>
                <w:t>LNDARE</w:t>
              </w:r>
              <w:r>
                <w:rPr>
                  <w:rFonts w:cs="Arial"/>
                </w:rPr>
                <w:t xml:space="preserve"> under reclamation.</w:t>
              </w:r>
            </w:ins>
          </w:p>
        </w:tc>
        <w:tc>
          <w:tcPr>
            <w:tcW w:w="2102" w:type="dxa"/>
          </w:tcPr>
          <w:p w:rsidR="00F53395" w:rsidRPr="001B6C9D" w:rsidRDefault="00F53395" w:rsidP="00F53395">
            <w:pPr>
              <w:suppressAutoHyphens/>
              <w:spacing w:before="60" w:after="60"/>
              <w:rPr>
                <w:rFonts w:cs="Arial"/>
              </w:rPr>
            </w:pPr>
            <w:ins w:id="81" w:author="Jeff Wootton" w:date="2024-08-01T12:57:00Z">
              <w:r>
                <w:rPr>
                  <w:rFonts w:cs="Arial"/>
                </w:rPr>
                <w:t>4.1</w:t>
              </w:r>
            </w:ins>
          </w:p>
        </w:tc>
      </w:tr>
      <w:tr w:rsidR="00F53395" w:rsidRPr="001B6C9D" w:rsidTr="00367F8E">
        <w:trPr>
          <w:cantSplit/>
        </w:trPr>
        <w:tc>
          <w:tcPr>
            <w:tcW w:w="7220" w:type="dxa"/>
          </w:tcPr>
          <w:p w:rsidR="00F53395" w:rsidRPr="005A2422" w:rsidRDefault="00F53395" w:rsidP="00F53395">
            <w:pPr>
              <w:suppressAutoHyphens/>
              <w:spacing w:before="60" w:after="60"/>
              <w:rPr>
                <w:rFonts w:cs="Arial"/>
              </w:rPr>
            </w:pPr>
            <w:ins w:id="82" w:author="Jeff Wootton" w:date="2024-08-01T12:57:00Z">
              <w:r>
                <w:rPr>
                  <w:rFonts w:cs="Arial"/>
                </w:rPr>
                <w:t xml:space="preserve">Amended conversion guidance for S-101 attribute </w:t>
              </w:r>
              <w:r>
                <w:rPr>
                  <w:rFonts w:cs="Arial"/>
                  <w:b/>
                  <w:bCs/>
                </w:rPr>
                <w:t>distance mark visible</w:t>
              </w:r>
              <w:r>
                <w:rPr>
                  <w:rFonts w:cs="Arial"/>
                </w:rPr>
                <w:t xml:space="preserve"> being made mandatory and resultant changed portrayal rules.</w:t>
              </w:r>
            </w:ins>
          </w:p>
        </w:tc>
        <w:tc>
          <w:tcPr>
            <w:tcW w:w="2102" w:type="dxa"/>
          </w:tcPr>
          <w:p w:rsidR="00F53395" w:rsidRPr="001B6C9D" w:rsidRDefault="00F53395" w:rsidP="00F53395">
            <w:pPr>
              <w:suppressAutoHyphens/>
              <w:spacing w:before="60" w:after="60"/>
              <w:rPr>
                <w:rFonts w:cs="Arial"/>
              </w:rPr>
            </w:pPr>
            <w:ins w:id="83" w:author="Jeff Wootton" w:date="2024-08-01T12:57:00Z">
              <w:r>
                <w:rPr>
                  <w:rFonts w:cs="Arial"/>
                </w:rPr>
                <w:t>4.4</w:t>
              </w:r>
            </w:ins>
          </w:p>
        </w:tc>
      </w:tr>
      <w:tr w:rsidR="00F53395" w:rsidRPr="001B6C9D" w:rsidTr="00367F8E">
        <w:trPr>
          <w:cantSplit/>
        </w:trPr>
        <w:tc>
          <w:tcPr>
            <w:tcW w:w="7220" w:type="dxa"/>
          </w:tcPr>
          <w:p w:rsidR="00F53395" w:rsidRPr="002E637B" w:rsidRDefault="00F53395" w:rsidP="00F53395">
            <w:pPr>
              <w:suppressAutoHyphens/>
              <w:spacing w:before="60" w:after="60"/>
              <w:rPr>
                <w:rFonts w:cs="Arial"/>
              </w:rPr>
            </w:pPr>
            <w:ins w:id="84" w:author="Jeff Wootton" w:date="2024-08-01T12:57:00Z">
              <w:r>
                <w:rPr>
                  <w:rFonts w:cs="Arial"/>
                </w:rPr>
                <w:t xml:space="preserve">Added guidance on the conversion of the COMCHA to the new required format for S-101 attribute </w:t>
              </w:r>
              <w:r>
                <w:rPr>
                  <w:rFonts w:cs="Arial"/>
                  <w:b/>
                  <w:bCs/>
                </w:rPr>
                <w:t>communication channel</w:t>
              </w:r>
              <w:r>
                <w:rPr>
                  <w:rFonts w:cs="Arial"/>
                </w:rPr>
                <w:t>.</w:t>
              </w:r>
            </w:ins>
          </w:p>
        </w:tc>
        <w:tc>
          <w:tcPr>
            <w:tcW w:w="2102" w:type="dxa"/>
          </w:tcPr>
          <w:p w:rsidR="00F53395" w:rsidRPr="001B6C9D" w:rsidRDefault="00F53395" w:rsidP="00F53395">
            <w:pPr>
              <w:suppressAutoHyphens/>
              <w:spacing w:before="60" w:after="60"/>
              <w:rPr>
                <w:rFonts w:cs="Arial"/>
              </w:rPr>
            </w:pPr>
            <w:ins w:id="85" w:author="Jeff Wootton" w:date="2024-08-01T12:57:00Z">
              <w:r>
                <w:rPr>
                  <w:rFonts w:cs="Arial"/>
                </w:rPr>
                <w:t>12.9, 12.11.1, 12.11.3, 12.13, 13.1.2, A-1</w:t>
              </w:r>
            </w:ins>
          </w:p>
        </w:tc>
      </w:tr>
      <w:tr w:rsidR="00F53395" w:rsidRPr="001B6C9D" w:rsidTr="00367F8E">
        <w:trPr>
          <w:cantSplit/>
        </w:trPr>
        <w:tc>
          <w:tcPr>
            <w:tcW w:w="7220" w:type="dxa"/>
          </w:tcPr>
          <w:p w:rsidR="00F53395" w:rsidRPr="00610DB7" w:rsidRDefault="00F53395" w:rsidP="00F53395">
            <w:pPr>
              <w:suppressAutoHyphens/>
              <w:spacing w:before="60" w:after="60"/>
              <w:rPr>
                <w:rFonts w:cs="Arial"/>
              </w:rPr>
            </w:pPr>
            <w:ins w:id="86" w:author="Jeff Wootton" w:date="2024-08-01T12:57:00Z">
              <w:r>
                <w:rPr>
                  <w:rFonts w:cs="Arial"/>
                </w:rPr>
                <w:t xml:space="preserve">Added new conversion guidance for conversion of </w:t>
              </w:r>
              <w:r>
                <w:rPr>
                  <w:rFonts w:cs="Arial"/>
                  <w:b/>
                  <w:bCs/>
                </w:rPr>
                <w:t>HRBFAC</w:t>
              </w:r>
              <w:r w:rsidRPr="000A1AA0">
                <w:rPr>
                  <w:rFonts w:cs="Arial"/>
                </w:rPr>
                <w:t xml:space="preserve"> to new S-101 </w:t>
              </w:r>
              <w:r>
                <w:rPr>
                  <w:rFonts w:cs="Arial"/>
                </w:rPr>
                <w:t xml:space="preserve">feature </w:t>
              </w:r>
              <w:r>
                <w:rPr>
                  <w:rFonts w:cs="Arial"/>
                  <w:b/>
                  <w:bCs/>
                </w:rPr>
                <w:t>Structure Over Navigable Water</w:t>
              </w:r>
              <w:r>
                <w:rPr>
                  <w:rFonts w:cs="Arial"/>
                </w:rPr>
                <w:t>.</w:t>
              </w:r>
            </w:ins>
          </w:p>
        </w:tc>
        <w:tc>
          <w:tcPr>
            <w:tcW w:w="2102" w:type="dxa"/>
          </w:tcPr>
          <w:p w:rsidR="00F53395" w:rsidRPr="001B6C9D" w:rsidRDefault="00F53395" w:rsidP="00F53395">
            <w:pPr>
              <w:suppressAutoHyphens/>
              <w:spacing w:before="60" w:after="60"/>
              <w:rPr>
                <w:rFonts w:cs="Arial"/>
              </w:rPr>
            </w:pPr>
            <w:ins w:id="87" w:author="Jeff Wootton" w:date="2024-08-01T12:57:00Z">
              <w:r>
                <w:rPr>
                  <w:rFonts w:cs="Arial"/>
                </w:rPr>
                <w:t>4.6.1; A-1; A-3</w:t>
              </w:r>
            </w:ins>
          </w:p>
        </w:tc>
      </w:tr>
      <w:tr w:rsidR="00195967" w:rsidRPr="001B6C9D" w:rsidTr="00367F8E">
        <w:trPr>
          <w:cantSplit/>
        </w:trPr>
        <w:tc>
          <w:tcPr>
            <w:tcW w:w="7220" w:type="dxa"/>
          </w:tcPr>
          <w:p w:rsidR="00195967" w:rsidRPr="000D7DBA" w:rsidRDefault="00195967" w:rsidP="00195967">
            <w:pPr>
              <w:suppressAutoHyphens/>
              <w:spacing w:before="60" w:after="60"/>
              <w:rPr>
                <w:rFonts w:cs="Arial"/>
              </w:rPr>
            </w:pPr>
            <w:ins w:id="88" w:author="Jeff Wootton" w:date="2024-08-01T12:58:00Z">
              <w:r>
                <w:rPr>
                  <w:rFonts w:cs="Arial"/>
                </w:rPr>
                <w:t xml:space="preserve">Point removed as an allowable geometric primitive for S-101 feature </w:t>
              </w:r>
              <w:r>
                <w:rPr>
                  <w:rFonts w:cs="Arial"/>
                  <w:b/>
                  <w:bCs/>
                </w:rPr>
                <w:t>Floating Dock</w:t>
              </w:r>
              <w:r>
                <w:rPr>
                  <w:rFonts w:cs="Arial"/>
                </w:rPr>
                <w:t>.</w:t>
              </w:r>
            </w:ins>
          </w:p>
        </w:tc>
        <w:tc>
          <w:tcPr>
            <w:tcW w:w="2102" w:type="dxa"/>
          </w:tcPr>
          <w:p w:rsidR="00195967" w:rsidRPr="001B6C9D" w:rsidRDefault="00195967" w:rsidP="00195967">
            <w:pPr>
              <w:suppressAutoHyphens/>
              <w:spacing w:before="60" w:after="60"/>
              <w:rPr>
                <w:rFonts w:cs="Arial"/>
              </w:rPr>
            </w:pPr>
            <w:ins w:id="89" w:author="Jeff Wootton" w:date="2024-08-01T12:58:00Z">
              <w:r>
                <w:rPr>
                  <w:rFonts w:cs="Arial"/>
                </w:rPr>
                <w:t>4.6.6.2, A-3</w:t>
              </w:r>
            </w:ins>
          </w:p>
        </w:tc>
      </w:tr>
      <w:tr w:rsidR="00195967" w:rsidRPr="001B6C9D" w:rsidTr="00367F8E">
        <w:trPr>
          <w:cantSplit/>
        </w:trPr>
        <w:tc>
          <w:tcPr>
            <w:tcW w:w="7220" w:type="dxa"/>
          </w:tcPr>
          <w:p w:rsidR="00195967" w:rsidRPr="0098344C" w:rsidRDefault="00195967" w:rsidP="00195967">
            <w:pPr>
              <w:suppressAutoHyphens/>
              <w:spacing w:before="60" w:after="60"/>
              <w:rPr>
                <w:rFonts w:cs="Arial"/>
              </w:rPr>
            </w:pPr>
            <w:ins w:id="90" w:author="Jeff Wootton" w:date="2024-08-01T12:58:00Z">
              <w:r>
                <w:rPr>
                  <w:rFonts w:cs="Arial"/>
                </w:rPr>
                <w:t xml:space="preserve">Point removed as an allowable geometric primitive for S-101 feature </w:t>
              </w:r>
              <w:r>
                <w:rPr>
                  <w:rFonts w:cs="Arial"/>
                  <w:b/>
                  <w:bCs/>
                </w:rPr>
                <w:t>Pontoon</w:t>
              </w:r>
              <w:r>
                <w:rPr>
                  <w:rFonts w:cs="Arial"/>
                </w:rPr>
                <w:t>.</w:t>
              </w:r>
            </w:ins>
          </w:p>
        </w:tc>
        <w:tc>
          <w:tcPr>
            <w:tcW w:w="2102" w:type="dxa"/>
          </w:tcPr>
          <w:p w:rsidR="00195967" w:rsidRPr="001B6C9D" w:rsidRDefault="00195967" w:rsidP="00195967">
            <w:pPr>
              <w:suppressAutoHyphens/>
              <w:spacing w:before="60" w:after="60"/>
              <w:rPr>
                <w:rFonts w:cs="Arial"/>
              </w:rPr>
            </w:pPr>
            <w:ins w:id="91" w:author="Jeff Wootton" w:date="2024-08-01T12:58:00Z">
              <w:r>
                <w:rPr>
                  <w:rFonts w:cs="Arial"/>
                </w:rPr>
                <w:t>4.6.7.3, A-3</w:t>
              </w:r>
            </w:ins>
          </w:p>
        </w:tc>
      </w:tr>
      <w:tr w:rsidR="0071173B" w:rsidRPr="001B6C9D" w:rsidTr="00367F8E">
        <w:trPr>
          <w:cantSplit/>
          <w:ins w:id="92" w:author="Jeff Wootton" w:date="2024-09-11T08:48:00Z"/>
        </w:trPr>
        <w:tc>
          <w:tcPr>
            <w:tcW w:w="7220" w:type="dxa"/>
          </w:tcPr>
          <w:p w:rsidR="0071173B" w:rsidRDefault="0071173B" w:rsidP="00195967">
            <w:pPr>
              <w:suppressAutoHyphens/>
              <w:spacing w:before="60" w:after="60"/>
              <w:rPr>
                <w:ins w:id="93" w:author="Jeff Wootton" w:date="2024-09-11T08:48:00Z"/>
                <w:rFonts w:cs="Arial"/>
              </w:rPr>
            </w:pPr>
            <w:ins w:id="94" w:author="Jeff Wootton" w:date="2024-09-11T08:48:00Z">
              <w:r>
                <w:rPr>
                  <w:rFonts w:cs="Arial"/>
                </w:rPr>
                <w:t xml:space="preserve">Removed guidance related to the </w:t>
              </w:r>
            </w:ins>
            <w:ins w:id="95" w:author="Jeff Wootton" w:date="2024-09-11T08:49:00Z">
              <w:r>
                <w:rPr>
                  <w:rFonts w:cs="Arial"/>
                </w:rPr>
                <w:t xml:space="preserve">former </w:t>
              </w:r>
            </w:ins>
            <w:ins w:id="96" w:author="Jeff Wootton" w:date="2024-09-11T08:48:00Z">
              <w:r>
                <w:rPr>
                  <w:rFonts w:cs="Arial"/>
                </w:rPr>
                <w:t xml:space="preserve">mandatory </w:t>
              </w:r>
            </w:ins>
            <w:ins w:id="97" w:author="Jeff Wootton" w:date="2024-09-11T08:49:00Z">
              <w:r>
                <w:rPr>
                  <w:rFonts w:cs="Arial"/>
                </w:rPr>
                <w:t>requirement to populated vertical uncertainty information for soundings and underwater hazards.</w:t>
              </w:r>
            </w:ins>
          </w:p>
        </w:tc>
        <w:tc>
          <w:tcPr>
            <w:tcW w:w="2102" w:type="dxa"/>
          </w:tcPr>
          <w:p w:rsidR="0071173B" w:rsidRDefault="0071173B" w:rsidP="00195967">
            <w:pPr>
              <w:suppressAutoHyphens/>
              <w:spacing w:before="60" w:after="60"/>
              <w:rPr>
                <w:ins w:id="98" w:author="Jeff Wootton" w:date="2024-09-11T08:48:00Z"/>
                <w:rFonts w:cs="Arial"/>
              </w:rPr>
            </w:pPr>
            <w:ins w:id="99" w:author="Jeff Wootton" w:date="2024-09-11T08:49:00Z">
              <w:r>
                <w:rPr>
                  <w:rFonts w:cs="Arial"/>
                </w:rPr>
                <w:t>4.7.11</w:t>
              </w:r>
            </w:ins>
            <w:ins w:id="100" w:author="Jeff Wootton" w:date="2024-09-11T08:50:00Z">
              <w:r>
                <w:rPr>
                  <w:rFonts w:cs="Arial"/>
                </w:rPr>
                <w:t>, 5.3, 6.1.2, 6.2.1, 6.2.2, A-1</w:t>
              </w:r>
            </w:ins>
          </w:p>
        </w:tc>
      </w:tr>
      <w:tr w:rsidR="00195967" w:rsidRPr="001B6C9D" w:rsidTr="00367F8E">
        <w:trPr>
          <w:cantSplit/>
        </w:trPr>
        <w:tc>
          <w:tcPr>
            <w:tcW w:w="7220" w:type="dxa"/>
          </w:tcPr>
          <w:p w:rsidR="00195967" w:rsidRPr="001A555B" w:rsidRDefault="00195967" w:rsidP="00195967">
            <w:pPr>
              <w:suppressAutoHyphens/>
              <w:spacing w:before="60" w:after="60"/>
              <w:rPr>
                <w:rFonts w:cs="Arial"/>
              </w:rPr>
            </w:pPr>
            <w:ins w:id="101" w:author="Jeff Wootton" w:date="2024-08-01T12:58:00Z">
              <w:r>
                <w:rPr>
                  <w:rFonts w:cs="Arial"/>
                </w:rPr>
                <w:t xml:space="preserve">Amended guidance for conversion of </w:t>
              </w:r>
              <w:r>
                <w:rPr>
                  <w:rFonts w:cs="Arial"/>
                  <w:b/>
                  <w:bCs/>
                </w:rPr>
                <w:t>BRIDGE</w:t>
              </w:r>
              <w:r>
                <w:rPr>
                  <w:rFonts w:cs="Arial"/>
                </w:rPr>
                <w:t xml:space="preserve"> to account for the removal of value </w:t>
              </w:r>
              <w:r>
                <w:rPr>
                  <w:rFonts w:cs="Arial"/>
                  <w:i/>
                  <w:iCs/>
                </w:rPr>
                <w:t>6</w:t>
              </w:r>
              <w:r>
                <w:rPr>
                  <w:rFonts w:cs="Arial"/>
                </w:rPr>
                <w:t xml:space="preserve"> (pontoon bridge) as an allowable enumerate value for the S-101 attribute </w:t>
              </w:r>
              <w:r>
                <w:rPr>
                  <w:rFonts w:cs="Arial"/>
                  <w:b/>
                  <w:bCs/>
                </w:rPr>
                <w:t>category of opening bridge</w:t>
              </w:r>
              <w:r>
                <w:rPr>
                  <w:rFonts w:cs="Arial"/>
                </w:rPr>
                <w:t>.</w:t>
              </w:r>
            </w:ins>
          </w:p>
        </w:tc>
        <w:tc>
          <w:tcPr>
            <w:tcW w:w="2102" w:type="dxa"/>
          </w:tcPr>
          <w:p w:rsidR="00195967" w:rsidRDefault="00195967" w:rsidP="00195967">
            <w:pPr>
              <w:suppressAutoHyphens/>
              <w:spacing w:before="60" w:after="60"/>
              <w:rPr>
                <w:rFonts w:cs="Arial"/>
              </w:rPr>
            </w:pPr>
            <w:ins w:id="102" w:author="Jeff Wootton" w:date="2024-08-01T12:58:00Z">
              <w:r>
                <w:rPr>
                  <w:rFonts w:cs="Arial"/>
                </w:rPr>
                <w:t>4.8.10</w:t>
              </w:r>
            </w:ins>
          </w:p>
        </w:tc>
      </w:tr>
      <w:tr w:rsidR="00195967" w:rsidRPr="001B6C9D" w:rsidTr="00367F8E">
        <w:trPr>
          <w:cantSplit/>
        </w:trPr>
        <w:tc>
          <w:tcPr>
            <w:tcW w:w="7220" w:type="dxa"/>
          </w:tcPr>
          <w:p w:rsidR="00195967" w:rsidRPr="00075D95" w:rsidRDefault="00195967" w:rsidP="00195967">
            <w:pPr>
              <w:suppressAutoHyphens/>
              <w:spacing w:before="60" w:after="60"/>
              <w:rPr>
                <w:rFonts w:cs="Arial"/>
              </w:rPr>
            </w:pPr>
            <w:ins w:id="103" w:author="Jeff Wootton" w:date="2024-08-01T12:58:00Z">
              <w:r>
                <w:rPr>
                  <w:rFonts w:cs="Arial"/>
                </w:rPr>
                <w:t xml:space="preserve">Clarified that </w:t>
              </w:r>
              <w:r w:rsidRPr="00B12A87">
                <w:rPr>
                  <w:rFonts w:cs="Arial"/>
                  <w:bCs/>
                </w:rPr>
                <w:t xml:space="preserve">a separate </w:t>
              </w:r>
              <w:r w:rsidRPr="00B12A87">
                <w:rPr>
                  <w:rFonts w:cs="Arial"/>
                  <w:b/>
                </w:rPr>
                <w:t>BRIDGE</w:t>
              </w:r>
              <w:r w:rsidRPr="00B12A87">
                <w:rPr>
                  <w:rFonts w:cs="Arial"/>
                  <w:bCs/>
                </w:rPr>
                <w:t xml:space="preserve"> object may be encoded for a bridge span falling entirely over the land where the bridge in its entirety crosses navigable water</w:t>
              </w:r>
              <w:r>
                <w:rPr>
                  <w:rFonts w:cs="Arial"/>
                  <w:bCs/>
                </w:rPr>
                <w:t>.</w:t>
              </w:r>
            </w:ins>
          </w:p>
        </w:tc>
        <w:tc>
          <w:tcPr>
            <w:tcW w:w="2102" w:type="dxa"/>
          </w:tcPr>
          <w:p w:rsidR="00195967" w:rsidRPr="001B6C9D" w:rsidRDefault="00195967" w:rsidP="00195967">
            <w:pPr>
              <w:suppressAutoHyphens/>
              <w:spacing w:before="60" w:after="60"/>
              <w:rPr>
                <w:rFonts w:cs="Arial"/>
              </w:rPr>
            </w:pPr>
            <w:ins w:id="104" w:author="Jeff Wootton" w:date="2024-08-01T12:58:00Z">
              <w:r>
                <w:rPr>
                  <w:rFonts w:cs="Arial"/>
                </w:rPr>
                <w:t>4.8.10</w:t>
              </w:r>
            </w:ins>
          </w:p>
        </w:tc>
      </w:tr>
      <w:tr w:rsidR="00195967" w:rsidRPr="001B6C9D" w:rsidTr="00367F8E">
        <w:trPr>
          <w:cantSplit/>
        </w:trPr>
        <w:tc>
          <w:tcPr>
            <w:tcW w:w="7220" w:type="dxa"/>
          </w:tcPr>
          <w:p w:rsidR="00195967" w:rsidRPr="00643D9E" w:rsidRDefault="00195967" w:rsidP="00195967">
            <w:pPr>
              <w:suppressAutoHyphens/>
              <w:spacing w:before="60" w:after="60"/>
              <w:rPr>
                <w:rFonts w:cs="Arial"/>
              </w:rPr>
            </w:pPr>
            <w:ins w:id="105" w:author="Jeff Wootton" w:date="2024-08-01T12:58:00Z">
              <w:r>
                <w:rPr>
                  <w:rFonts w:cs="Arial"/>
                </w:rPr>
                <w:t xml:space="preserve">Added new conversion guidance to cover binding of new S-101 attribute </w:t>
              </w:r>
              <w:r>
                <w:rPr>
                  <w:rFonts w:cs="Arial"/>
                  <w:b/>
                  <w:bCs/>
                </w:rPr>
                <w:t>in the water</w:t>
              </w:r>
              <w:r>
                <w:rPr>
                  <w:rFonts w:cs="Arial"/>
                </w:rPr>
                <w:t xml:space="preserve"> to feature </w:t>
              </w:r>
              <w:r>
                <w:rPr>
                  <w:rFonts w:cs="Arial"/>
                  <w:b/>
                  <w:bCs/>
                </w:rPr>
                <w:t>Built-Up Area</w:t>
              </w:r>
              <w:r>
                <w:rPr>
                  <w:rFonts w:cs="Arial"/>
                </w:rPr>
                <w:t>.</w:t>
              </w:r>
            </w:ins>
          </w:p>
        </w:tc>
        <w:tc>
          <w:tcPr>
            <w:tcW w:w="2102" w:type="dxa"/>
          </w:tcPr>
          <w:p w:rsidR="00195967" w:rsidRPr="001B6C9D" w:rsidRDefault="00195967" w:rsidP="00195967">
            <w:pPr>
              <w:suppressAutoHyphens/>
              <w:spacing w:before="60" w:after="60"/>
              <w:rPr>
                <w:rFonts w:cs="Arial"/>
              </w:rPr>
            </w:pPr>
            <w:ins w:id="106" w:author="Jeff Wootton" w:date="2024-08-01T12:58:00Z">
              <w:r>
                <w:rPr>
                  <w:rFonts w:cs="Arial"/>
                </w:rPr>
                <w:t>4.8.14</w:t>
              </w:r>
            </w:ins>
          </w:p>
        </w:tc>
      </w:tr>
      <w:tr w:rsidR="00195967" w:rsidRPr="001B6C9D" w:rsidTr="00367F8E">
        <w:trPr>
          <w:cantSplit/>
        </w:trPr>
        <w:tc>
          <w:tcPr>
            <w:tcW w:w="7220" w:type="dxa"/>
          </w:tcPr>
          <w:p w:rsidR="00195967" w:rsidRPr="00344FA7" w:rsidRDefault="00195967" w:rsidP="00195967">
            <w:pPr>
              <w:suppressAutoHyphens/>
              <w:spacing w:before="60" w:after="60"/>
              <w:rPr>
                <w:rFonts w:cs="Arial"/>
              </w:rPr>
            </w:pPr>
            <w:ins w:id="107" w:author="Jeff Wootton" w:date="2024-08-01T12:58:00Z">
              <w:r>
                <w:rPr>
                  <w:rFonts w:cs="Arial"/>
                </w:rPr>
                <w:t xml:space="preserve">Added new guidance for optional amendment of a converted boathouse or boatshed (S-101 Feature </w:t>
              </w:r>
              <w:r>
                <w:rPr>
                  <w:rFonts w:cs="Arial"/>
                  <w:b/>
                  <w:bCs/>
                </w:rPr>
                <w:t>Building</w:t>
              </w:r>
              <w:r>
                <w:rPr>
                  <w:rFonts w:cs="Arial"/>
                </w:rPr>
                <w:t xml:space="preserve">) to new S-101 feature </w:t>
              </w:r>
              <w:r>
                <w:rPr>
                  <w:rFonts w:cs="Arial"/>
                  <w:b/>
                  <w:bCs/>
                </w:rPr>
                <w:t>Structure Over Navigable Water</w:t>
              </w:r>
              <w:r>
                <w:rPr>
                  <w:rFonts w:cs="Arial"/>
                </w:rPr>
                <w:t xml:space="preserve"> so as to encode horizontal and vertical clearances.</w:t>
              </w:r>
            </w:ins>
          </w:p>
        </w:tc>
        <w:tc>
          <w:tcPr>
            <w:tcW w:w="2102" w:type="dxa"/>
          </w:tcPr>
          <w:p w:rsidR="00195967" w:rsidRPr="00967D8A" w:rsidRDefault="00195967" w:rsidP="00195967">
            <w:pPr>
              <w:suppressAutoHyphens/>
              <w:spacing w:before="60" w:after="60"/>
              <w:rPr>
                <w:rFonts w:cs="Arial"/>
              </w:rPr>
            </w:pPr>
            <w:ins w:id="108" w:author="Jeff Wootton" w:date="2024-08-01T12:58:00Z">
              <w:r>
                <w:rPr>
                  <w:rFonts w:cs="Arial"/>
                </w:rPr>
                <w:t>4.8.15, A-2</w:t>
              </w:r>
            </w:ins>
          </w:p>
        </w:tc>
      </w:tr>
      <w:tr w:rsidR="00195967" w:rsidRPr="001B6C9D" w:rsidTr="00367F8E">
        <w:trPr>
          <w:cantSplit/>
        </w:trPr>
        <w:tc>
          <w:tcPr>
            <w:tcW w:w="7220" w:type="dxa"/>
          </w:tcPr>
          <w:p w:rsidR="00195967" w:rsidRPr="00F3605E" w:rsidRDefault="00195967" w:rsidP="00195967">
            <w:pPr>
              <w:suppressAutoHyphens/>
              <w:spacing w:before="60" w:after="60"/>
              <w:rPr>
                <w:rFonts w:cs="Arial"/>
              </w:rPr>
            </w:pPr>
            <w:ins w:id="109" w:author="Jeff Wootton" w:date="2024-08-01T12:58:00Z">
              <w:r>
                <w:rPr>
                  <w:rFonts w:cs="Arial"/>
                </w:rPr>
                <w:t xml:space="preserve">Amended conversion guidance for removal from S-101 of attribute </w:t>
              </w:r>
              <w:r>
                <w:rPr>
                  <w:rFonts w:cs="Arial"/>
                  <w:b/>
                  <w:bCs/>
                </w:rPr>
                <w:t>display uncertainties</w:t>
              </w:r>
              <w:r>
                <w:rPr>
                  <w:rFonts w:cs="Arial"/>
                </w:rPr>
                <w:t>.</w:t>
              </w:r>
            </w:ins>
          </w:p>
        </w:tc>
        <w:tc>
          <w:tcPr>
            <w:tcW w:w="2102" w:type="dxa"/>
          </w:tcPr>
          <w:p w:rsidR="00195967" w:rsidRDefault="00195967" w:rsidP="00195967">
            <w:pPr>
              <w:suppressAutoHyphens/>
              <w:spacing w:before="60" w:after="60"/>
              <w:rPr>
                <w:rFonts w:cs="Arial"/>
              </w:rPr>
            </w:pPr>
            <w:ins w:id="110" w:author="Jeff Wootton" w:date="2024-08-01T12:58:00Z">
              <w:r>
                <w:rPr>
                  <w:rFonts w:cs="Arial"/>
                </w:rPr>
                <w:t>5.3, 6.1.2, 6.2.1, 6.2.2, A-1, A-3</w:t>
              </w:r>
            </w:ins>
          </w:p>
        </w:tc>
      </w:tr>
      <w:tr w:rsidR="00EF176E" w:rsidRPr="001B6C9D" w:rsidTr="00367F8E">
        <w:trPr>
          <w:cantSplit/>
          <w:ins w:id="111" w:author="Jeff Wootton" w:date="2024-08-02T12:18:00Z"/>
        </w:trPr>
        <w:tc>
          <w:tcPr>
            <w:tcW w:w="7220" w:type="dxa"/>
          </w:tcPr>
          <w:p w:rsidR="00EF176E" w:rsidRDefault="00EF176E" w:rsidP="00EF176E">
            <w:pPr>
              <w:suppressAutoHyphens/>
              <w:spacing w:before="60" w:after="60"/>
              <w:rPr>
                <w:ins w:id="112" w:author="Jeff Wootton" w:date="2024-08-02T12:18:00Z"/>
                <w:rFonts w:cs="Arial"/>
              </w:rPr>
            </w:pPr>
            <w:ins w:id="113" w:author="Jeff Wootton" w:date="2024-08-02T12:18:00Z">
              <w:r>
                <w:rPr>
                  <w:rFonts w:cs="Arial"/>
                </w:rPr>
                <w:t xml:space="preserve">Added new guidance for the population of the S-101 “system” attributes </w:t>
              </w:r>
              <w:r>
                <w:rPr>
                  <w:rFonts w:cs="Arial"/>
                  <w:b/>
                  <w:bCs/>
                </w:rPr>
                <w:t>default clearance depth</w:t>
              </w:r>
              <w:r>
                <w:rPr>
                  <w:rFonts w:cs="Arial"/>
                </w:rPr>
                <w:t xml:space="preserve"> and </w:t>
              </w:r>
              <w:r>
                <w:rPr>
                  <w:rFonts w:cs="Arial"/>
                  <w:b/>
                  <w:bCs/>
                </w:rPr>
                <w:t>surrounding depth</w:t>
              </w:r>
              <w:r>
                <w:rPr>
                  <w:rFonts w:cs="Arial"/>
                </w:rPr>
                <w:t xml:space="preserve"> on underwater hazards during the automated conversion process.</w:t>
              </w:r>
            </w:ins>
          </w:p>
        </w:tc>
        <w:tc>
          <w:tcPr>
            <w:tcW w:w="2102" w:type="dxa"/>
          </w:tcPr>
          <w:p w:rsidR="00EF176E" w:rsidRDefault="00EF176E" w:rsidP="00EF176E">
            <w:pPr>
              <w:suppressAutoHyphens/>
              <w:spacing w:before="60" w:after="60"/>
              <w:rPr>
                <w:ins w:id="114" w:author="Jeff Wootton" w:date="2024-08-02T12:18:00Z"/>
                <w:rFonts w:cs="Arial"/>
              </w:rPr>
            </w:pPr>
            <w:ins w:id="115" w:author="Jeff Wootton" w:date="2024-08-02T12:18:00Z">
              <w:r>
                <w:rPr>
                  <w:rFonts w:cs="Arial"/>
                </w:rPr>
                <w:t>6.1.2, 6.2.1, 6.2.2, A-1</w:t>
              </w:r>
            </w:ins>
          </w:p>
        </w:tc>
      </w:tr>
      <w:tr w:rsidR="00152CBB" w:rsidRPr="001B6C9D" w:rsidTr="00367F8E">
        <w:trPr>
          <w:cantSplit/>
          <w:ins w:id="116" w:author="Jeff Wootton" w:date="2024-08-27T10:30:00Z"/>
        </w:trPr>
        <w:tc>
          <w:tcPr>
            <w:tcW w:w="7220" w:type="dxa"/>
          </w:tcPr>
          <w:p w:rsidR="00152CBB" w:rsidRDefault="00152CBB" w:rsidP="00152CBB">
            <w:pPr>
              <w:suppressAutoHyphens/>
              <w:spacing w:before="60" w:after="60"/>
              <w:rPr>
                <w:ins w:id="117" w:author="Jeff Wootton" w:date="2024-08-27T10:30:00Z"/>
                <w:rFonts w:cs="Arial"/>
              </w:rPr>
            </w:pPr>
            <w:ins w:id="118" w:author="Jeff Wootton" w:date="2024-08-27T10:31:00Z">
              <w:r>
                <w:rPr>
                  <w:rFonts w:cs="Arial"/>
                </w:rPr>
                <w:t>Added new guidance for conversion of (conditional mandatory) attributes CATWRK and VALSOU.</w:t>
              </w:r>
            </w:ins>
          </w:p>
        </w:tc>
        <w:tc>
          <w:tcPr>
            <w:tcW w:w="2102" w:type="dxa"/>
          </w:tcPr>
          <w:p w:rsidR="00152CBB" w:rsidRDefault="00152CBB" w:rsidP="00152CBB">
            <w:pPr>
              <w:suppressAutoHyphens/>
              <w:spacing w:before="60" w:after="60"/>
              <w:rPr>
                <w:ins w:id="119" w:author="Jeff Wootton" w:date="2024-08-27T10:30:00Z"/>
                <w:rFonts w:cs="Arial"/>
              </w:rPr>
            </w:pPr>
            <w:ins w:id="120" w:author="Jeff Wootton" w:date="2024-08-27T10:31:00Z">
              <w:r>
                <w:rPr>
                  <w:rFonts w:cs="Arial"/>
                </w:rPr>
                <w:t xml:space="preserve">6.2.1, </w:t>
              </w:r>
            </w:ins>
          </w:p>
        </w:tc>
      </w:tr>
      <w:tr w:rsidR="00195967" w:rsidRPr="001B6C9D" w:rsidTr="00367F8E">
        <w:trPr>
          <w:cantSplit/>
        </w:trPr>
        <w:tc>
          <w:tcPr>
            <w:tcW w:w="7220" w:type="dxa"/>
          </w:tcPr>
          <w:p w:rsidR="00195967" w:rsidRPr="00F57A6F" w:rsidRDefault="00195967" w:rsidP="00195967">
            <w:pPr>
              <w:suppressAutoHyphens/>
              <w:spacing w:before="60" w:after="60"/>
              <w:rPr>
                <w:rFonts w:cs="Arial"/>
              </w:rPr>
            </w:pPr>
            <w:ins w:id="121" w:author="Jeff Wootton" w:date="2024-08-01T12:58:00Z">
              <w:r>
                <w:rPr>
                  <w:rFonts w:cs="Arial"/>
                </w:rPr>
                <w:t>Added new guidance for conversion of vessel speed limit information.</w:t>
              </w:r>
            </w:ins>
          </w:p>
        </w:tc>
        <w:tc>
          <w:tcPr>
            <w:tcW w:w="2102" w:type="dxa"/>
          </w:tcPr>
          <w:p w:rsidR="00195967" w:rsidRPr="001B6C9D" w:rsidRDefault="00195967" w:rsidP="00195967">
            <w:pPr>
              <w:suppressAutoHyphens/>
              <w:spacing w:before="60" w:after="60"/>
              <w:rPr>
                <w:rFonts w:cs="Arial"/>
              </w:rPr>
            </w:pPr>
            <w:ins w:id="122" w:author="Jeff Wootton" w:date="2024-08-01T12:58:00Z">
              <w:r>
                <w:rPr>
                  <w:rFonts w:cs="Arial"/>
                </w:rPr>
                <w:t>9.1.2</w:t>
              </w:r>
            </w:ins>
          </w:p>
        </w:tc>
      </w:tr>
      <w:tr w:rsidR="00F06CAB" w:rsidRPr="001B6C9D" w:rsidTr="00367F8E">
        <w:trPr>
          <w:cantSplit/>
          <w:ins w:id="123" w:author="Jeff Wootton" w:date="2024-09-20T09:13:00Z"/>
        </w:trPr>
        <w:tc>
          <w:tcPr>
            <w:tcW w:w="7220" w:type="dxa"/>
          </w:tcPr>
          <w:p w:rsidR="00F06CAB" w:rsidRPr="000B7E08" w:rsidRDefault="00F06CAB" w:rsidP="00195967">
            <w:pPr>
              <w:suppressAutoHyphens/>
              <w:spacing w:before="60" w:after="60"/>
              <w:rPr>
                <w:ins w:id="124" w:author="Jeff Wootton" w:date="2024-09-20T09:13:00Z"/>
                <w:rFonts w:cs="Arial"/>
                <w:i/>
                <w:iCs/>
              </w:rPr>
            </w:pPr>
            <w:ins w:id="125" w:author="Jeff Wootton" w:date="2024-09-20T09:13:00Z">
              <w:r>
                <w:rPr>
                  <w:rFonts w:cs="Arial"/>
                </w:rPr>
                <w:t xml:space="preserve">Added new guidance for conversion of </w:t>
              </w:r>
              <w:r w:rsidR="001C03A5">
                <w:rPr>
                  <w:rFonts w:cs="Arial"/>
                </w:rPr>
                <w:t>attribute v</w:t>
              </w:r>
            </w:ins>
            <w:ins w:id="126" w:author="Jeff Wootton" w:date="2024-09-20T09:14:00Z">
              <w:r w:rsidR="001C03A5">
                <w:rPr>
                  <w:rFonts w:cs="Arial"/>
                </w:rPr>
                <w:t>alue</w:t>
              </w:r>
            </w:ins>
            <w:ins w:id="127" w:author="Jeff Wootton" w:date="2024-09-20T09:13:00Z">
              <w:r w:rsidR="001C03A5">
                <w:rPr>
                  <w:rFonts w:cs="Arial"/>
                </w:rPr>
                <w:t xml:space="preserve"> CA</w:t>
              </w:r>
            </w:ins>
            <w:ins w:id="128" w:author="Jeff Wootton" w:date="2024-09-20T09:14:00Z">
              <w:r w:rsidR="001C03A5">
                <w:rPr>
                  <w:rFonts w:cs="Arial"/>
                </w:rPr>
                <w:t xml:space="preserve">TACH = </w:t>
              </w:r>
              <w:r w:rsidR="001C03A5">
                <w:rPr>
                  <w:rFonts w:cs="Arial"/>
                  <w:i/>
                  <w:iCs/>
                </w:rPr>
                <w:t>4</w:t>
              </w:r>
              <w:r w:rsidR="001C03A5" w:rsidRPr="000B7E08">
                <w:rPr>
                  <w:rFonts w:cs="Arial"/>
                </w:rPr>
                <w:t xml:space="preserve"> (explosives anchorage) for </w:t>
              </w:r>
              <w:r w:rsidR="006A3E49">
                <w:rPr>
                  <w:rFonts w:cs="Arial"/>
                  <w:b/>
                  <w:bCs/>
                </w:rPr>
                <w:t>ACHARE</w:t>
              </w:r>
              <w:r w:rsidR="006A3E49">
                <w:rPr>
                  <w:rFonts w:cs="Arial"/>
                </w:rPr>
                <w:t>.</w:t>
              </w:r>
            </w:ins>
          </w:p>
        </w:tc>
        <w:tc>
          <w:tcPr>
            <w:tcW w:w="2102" w:type="dxa"/>
          </w:tcPr>
          <w:p w:rsidR="00F06CAB" w:rsidRDefault="00F06CAB" w:rsidP="00195967">
            <w:pPr>
              <w:suppressAutoHyphens/>
              <w:spacing w:before="60" w:after="60"/>
              <w:rPr>
                <w:ins w:id="129" w:author="Jeff Wootton" w:date="2024-09-20T09:13:00Z"/>
                <w:rFonts w:cs="Arial"/>
              </w:rPr>
            </w:pPr>
            <w:ins w:id="130" w:author="Jeff Wootton" w:date="2024-09-20T09:13:00Z">
              <w:r>
                <w:rPr>
                  <w:rFonts w:cs="Arial"/>
                </w:rPr>
                <w:t>9.2.1</w:t>
              </w:r>
            </w:ins>
          </w:p>
        </w:tc>
      </w:tr>
      <w:tr w:rsidR="00287C7E" w:rsidRPr="001B6C9D" w:rsidTr="00367F8E">
        <w:trPr>
          <w:cantSplit/>
          <w:ins w:id="131" w:author="Jeff Wootton" w:date="2024-10-09T10:20:00Z"/>
        </w:trPr>
        <w:tc>
          <w:tcPr>
            <w:tcW w:w="7220" w:type="dxa"/>
          </w:tcPr>
          <w:p w:rsidR="00287C7E" w:rsidRPr="00FB6B9D" w:rsidRDefault="00FB6B9D" w:rsidP="00195967">
            <w:pPr>
              <w:suppressAutoHyphens/>
              <w:spacing w:before="60" w:after="60"/>
              <w:rPr>
                <w:ins w:id="132" w:author="Jeff Wootton" w:date="2024-10-09T10:20:00Z"/>
                <w:rFonts w:cs="Arial"/>
              </w:rPr>
            </w:pPr>
            <w:ins w:id="133" w:author="Jeff Wootton" w:date="2024-10-09T10:21:00Z">
              <w:r>
                <w:rPr>
                  <w:rFonts w:cs="Arial"/>
                </w:rPr>
                <w:t>Clarified the</w:t>
              </w:r>
            </w:ins>
            <w:ins w:id="134" w:author="Jeff Wootton" w:date="2024-10-09T10:20:00Z">
              <w:r w:rsidR="00287C7E">
                <w:rPr>
                  <w:rFonts w:cs="Arial"/>
                </w:rPr>
                <w:t xml:space="preserve"> guidance for conversion of </w:t>
              </w:r>
              <w:r>
                <w:rPr>
                  <w:rFonts w:cs="Arial"/>
                </w:rPr>
                <w:t>the extent of a fis</w:t>
              </w:r>
            </w:ins>
            <w:ins w:id="135" w:author="Jeff Wootton" w:date="2024-10-09T10:21:00Z">
              <w:r>
                <w:rPr>
                  <w:rFonts w:cs="Arial"/>
                </w:rPr>
                <w:t xml:space="preserve">hery zone limit using the S-57 attribute INFORM to the S-101 complex attribute </w:t>
              </w:r>
            </w:ins>
            <w:ins w:id="136" w:author="Jeff Wootton" w:date="2024-10-09T10:22:00Z">
              <w:r>
                <w:rPr>
                  <w:rFonts w:cs="Arial"/>
                  <w:b/>
                  <w:bCs/>
                </w:rPr>
                <w:t>feature name</w:t>
              </w:r>
              <w:r>
                <w:rPr>
                  <w:rFonts w:cs="Arial"/>
                </w:rPr>
                <w:t>.</w:t>
              </w:r>
            </w:ins>
          </w:p>
        </w:tc>
        <w:tc>
          <w:tcPr>
            <w:tcW w:w="2102" w:type="dxa"/>
          </w:tcPr>
          <w:p w:rsidR="00287C7E" w:rsidRDefault="00FB6B9D" w:rsidP="00195967">
            <w:pPr>
              <w:suppressAutoHyphens/>
              <w:spacing w:before="60" w:after="60"/>
              <w:rPr>
                <w:ins w:id="137" w:author="Jeff Wootton" w:date="2024-10-09T10:20:00Z"/>
                <w:rFonts w:cs="Arial"/>
              </w:rPr>
            </w:pPr>
            <w:ins w:id="138" w:author="Jeff Wootton" w:date="2024-10-09T10:22:00Z">
              <w:r>
                <w:rPr>
                  <w:rFonts w:cs="Arial"/>
                </w:rPr>
                <w:t>11.2.</w:t>
              </w:r>
            </w:ins>
            <w:ins w:id="139" w:author="Jeff Wootton" w:date="2024-10-09T10:23:00Z">
              <w:r w:rsidR="000B7E08">
                <w:rPr>
                  <w:rFonts w:cs="Arial"/>
                </w:rPr>
                <w:t>6</w:t>
              </w:r>
            </w:ins>
          </w:p>
        </w:tc>
      </w:tr>
      <w:tr w:rsidR="00195967" w:rsidRPr="001B6C9D" w:rsidTr="00367F8E">
        <w:trPr>
          <w:cantSplit/>
        </w:trPr>
        <w:tc>
          <w:tcPr>
            <w:tcW w:w="7220" w:type="dxa"/>
          </w:tcPr>
          <w:p w:rsidR="00195967" w:rsidRPr="001B6C9D" w:rsidRDefault="00195967" w:rsidP="00195967">
            <w:pPr>
              <w:suppressAutoHyphens/>
              <w:spacing w:before="60" w:after="60"/>
              <w:rPr>
                <w:rFonts w:cs="Arial"/>
              </w:rPr>
            </w:pPr>
            <w:ins w:id="140" w:author="Jeff Wootton" w:date="2024-08-01T12:58:00Z">
              <w:r>
                <w:rPr>
                  <w:rFonts w:cs="Arial"/>
                </w:rPr>
                <w:t xml:space="preserve">Added guidance on conversion of attribute CATCBL values </w:t>
              </w:r>
              <w:r w:rsidRPr="007F258B">
                <w:rPr>
                  <w:rFonts w:cs="Arial"/>
                  <w:i/>
                </w:rPr>
                <w:t>4</w:t>
              </w:r>
              <w:r w:rsidRPr="007F258B">
                <w:rPr>
                  <w:rFonts w:cs="Arial"/>
                </w:rPr>
                <w:t xml:space="preserve"> (telephone) and </w:t>
              </w:r>
              <w:r w:rsidRPr="007F258B">
                <w:rPr>
                  <w:rFonts w:cs="Arial"/>
                  <w:i/>
                  <w:iCs/>
                </w:rPr>
                <w:t>5</w:t>
              </w:r>
              <w:r w:rsidRPr="007F258B">
                <w:rPr>
                  <w:rFonts w:cs="Arial"/>
                </w:rPr>
                <w:t xml:space="preserve"> (telegraph)</w:t>
              </w:r>
              <w:r>
                <w:rPr>
                  <w:rFonts w:cs="Arial"/>
                </w:rPr>
                <w:t xml:space="preserve"> to S-101 attribute </w:t>
              </w:r>
              <w:r>
                <w:rPr>
                  <w:rFonts w:cs="Arial"/>
                  <w:b/>
                  <w:bCs/>
                </w:rPr>
                <w:t>category of cable</w:t>
              </w:r>
              <w:r>
                <w:rPr>
                  <w:rFonts w:cs="Arial"/>
                </w:rPr>
                <w:t xml:space="preserve"> new value </w:t>
              </w:r>
              <w:r>
                <w:rPr>
                  <w:rFonts w:cs="Arial"/>
                  <w:i/>
                  <w:iCs/>
                </w:rPr>
                <w:t>10</w:t>
              </w:r>
              <w:r>
                <w:rPr>
                  <w:rFonts w:cs="Arial"/>
                </w:rPr>
                <w:t xml:space="preserve"> (telecommunications cable).</w:t>
              </w:r>
            </w:ins>
          </w:p>
        </w:tc>
        <w:tc>
          <w:tcPr>
            <w:tcW w:w="2102" w:type="dxa"/>
          </w:tcPr>
          <w:p w:rsidR="00195967" w:rsidRPr="001B6C9D" w:rsidRDefault="00195967" w:rsidP="00195967">
            <w:pPr>
              <w:suppressAutoHyphens/>
              <w:spacing w:before="60" w:after="60"/>
              <w:rPr>
                <w:rFonts w:cs="Arial"/>
              </w:rPr>
            </w:pPr>
            <w:ins w:id="141" w:author="Jeff Wootton" w:date="2024-08-01T12:58:00Z">
              <w:r>
                <w:rPr>
                  <w:rFonts w:cs="Arial"/>
                </w:rPr>
                <w:t>11.5.2, A-2</w:t>
              </w:r>
            </w:ins>
          </w:p>
        </w:tc>
      </w:tr>
      <w:tr w:rsidR="000236E3" w:rsidRPr="001B6C9D" w:rsidTr="00367F8E">
        <w:trPr>
          <w:cantSplit/>
          <w:ins w:id="142" w:author="Jeff Wootton" w:date="2024-09-10T13:39:00Z"/>
        </w:trPr>
        <w:tc>
          <w:tcPr>
            <w:tcW w:w="7220" w:type="dxa"/>
          </w:tcPr>
          <w:p w:rsidR="000236E3" w:rsidRDefault="000236E3" w:rsidP="000236E3">
            <w:pPr>
              <w:suppressAutoHyphens/>
              <w:spacing w:before="60" w:after="60"/>
              <w:rPr>
                <w:ins w:id="143" w:author="Jeff Wootton" w:date="2024-09-10T13:39:00Z"/>
                <w:rFonts w:cs="Arial"/>
              </w:rPr>
            </w:pPr>
            <w:ins w:id="144" w:author="Jeff Wootton" w:date="2024-09-10T13:39:00Z">
              <w:r>
                <w:rPr>
                  <w:rFonts w:cs="Arial"/>
                </w:rPr>
                <w:t xml:space="preserve">Added guidance that </w:t>
              </w:r>
              <w:r>
                <w:rPr>
                  <w:rFonts w:cs="Arial"/>
                  <w:b/>
                  <w:bCs/>
                </w:rPr>
                <w:t>BCNSPP</w:t>
              </w:r>
              <w:r>
                <w:rPr>
                  <w:rFonts w:cs="Arial"/>
                </w:rPr>
                <w:t xml:space="preserve"> having </w:t>
              </w:r>
              <w:r>
                <w:rPr>
                  <w:rFonts w:cs="Arial"/>
                  <w:bCs/>
                </w:rPr>
                <w:t xml:space="preserve">CATSPM value </w:t>
              </w:r>
              <w:r>
                <w:rPr>
                  <w:rFonts w:cs="Arial"/>
                  <w:bCs/>
                  <w:i/>
                  <w:iCs/>
                </w:rPr>
                <w:t>9</w:t>
              </w:r>
              <w:r>
                <w:rPr>
                  <w:rFonts w:cs="Arial"/>
                  <w:bCs/>
                </w:rPr>
                <w:t xml:space="preserve"> (ODAS (Ocean Data Acquisition System)) will convert to </w:t>
              </w:r>
              <w:r>
                <w:rPr>
                  <w:rFonts w:cs="Arial"/>
                  <w:b/>
                </w:rPr>
                <w:t>category of special purpose mark</w:t>
              </w:r>
              <w:r>
                <w:rPr>
                  <w:rFonts w:cs="Arial"/>
                  <w:bCs/>
                </w:rPr>
                <w:t xml:space="preserve"> value </w:t>
              </w:r>
              <w:r>
                <w:rPr>
                  <w:rFonts w:cs="Arial"/>
                  <w:bCs/>
                  <w:i/>
                  <w:iCs/>
                </w:rPr>
                <w:t>10</w:t>
              </w:r>
              <w:r>
                <w:rPr>
                  <w:rFonts w:cs="Arial"/>
                  <w:bCs/>
                </w:rPr>
                <w:t xml:space="preserve"> (recording mark).</w:t>
              </w:r>
            </w:ins>
          </w:p>
        </w:tc>
        <w:tc>
          <w:tcPr>
            <w:tcW w:w="2102" w:type="dxa"/>
          </w:tcPr>
          <w:p w:rsidR="000236E3" w:rsidRDefault="000236E3" w:rsidP="000236E3">
            <w:pPr>
              <w:suppressAutoHyphens/>
              <w:spacing w:before="60" w:after="60"/>
              <w:rPr>
                <w:ins w:id="145" w:author="Jeff Wootton" w:date="2024-09-10T13:39:00Z"/>
                <w:rFonts w:cs="Arial"/>
              </w:rPr>
            </w:pPr>
            <w:ins w:id="146" w:author="Jeff Wootton" w:date="2024-09-10T13:39:00Z">
              <w:r>
                <w:rPr>
                  <w:rFonts w:cs="Arial"/>
                </w:rPr>
                <w:t>12.3.1, A-2</w:t>
              </w:r>
            </w:ins>
          </w:p>
        </w:tc>
      </w:tr>
      <w:tr w:rsidR="001C650E" w:rsidRPr="001B6C9D" w:rsidTr="00367F8E">
        <w:trPr>
          <w:cantSplit/>
          <w:ins w:id="147" w:author="Jeff Wootton" w:date="2024-09-05T12:13:00Z"/>
        </w:trPr>
        <w:tc>
          <w:tcPr>
            <w:tcW w:w="7220" w:type="dxa"/>
          </w:tcPr>
          <w:p w:rsidR="001C650E" w:rsidRDefault="001C650E" w:rsidP="001C650E">
            <w:pPr>
              <w:suppressAutoHyphens/>
              <w:spacing w:before="60" w:after="60"/>
              <w:rPr>
                <w:ins w:id="148" w:author="Jeff Wootton" w:date="2024-09-05T12:13:00Z"/>
                <w:rFonts w:cs="Arial"/>
              </w:rPr>
            </w:pPr>
            <w:ins w:id="149" w:author="Jeff Wootton" w:date="2024-09-05T12:13:00Z">
              <w:r>
                <w:rPr>
                  <w:rFonts w:cs="Arial"/>
                </w:rPr>
                <w:t xml:space="preserve">Added new guidance that </w:t>
              </w:r>
              <w:r>
                <w:rPr>
                  <w:rFonts w:cs="Arial"/>
                  <w:b/>
                  <w:bCs/>
                </w:rPr>
                <w:t>TOPMAR</w:t>
              </w:r>
              <w:r>
                <w:rPr>
                  <w:rFonts w:cs="Arial"/>
                </w:rPr>
                <w:t xml:space="preserve"> associated with </w:t>
              </w:r>
              <w:r>
                <w:rPr>
                  <w:rFonts w:cs="Arial"/>
                  <w:b/>
                  <w:bCs/>
                </w:rPr>
                <w:t>BOYINB</w:t>
              </w:r>
              <w:r>
                <w:rPr>
                  <w:rFonts w:cs="Arial"/>
                </w:rPr>
                <w:t xml:space="preserve"> will not be converted.</w:t>
              </w:r>
            </w:ins>
          </w:p>
        </w:tc>
        <w:tc>
          <w:tcPr>
            <w:tcW w:w="2102" w:type="dxa"/>
          </w:tcPr>
          <w:p w:rsidR="001C650E" w:rsidRDefault="001C650E" w:rsidP="001C650E">
            <w:pPr>
              <w:suppressAutoHyphens/>
              <w:spacing w:before="60" w:after="60"/>
              <w:rPr>
                <w:ins w:id="150" w:author="Jeff Wootton" w:date="2024-09-05T12:13:00Z"/>
                <w:rFonts w:cs="Arial"/>
              </w:rPr>
            </w:pPr>
            <w:ins w:id="151" w:author="Jeff Wootton" w:date="2024-09-05T12:13:00Z">
              <w:r>
                <w:rPr>
                  <w:rFonts w:cs="Arial"/>
                </w:rPr>
                <w:t>12.4.1, 12.6, A-1</w:t>
              </w:r>
            </w:ins>
          </w:p>
        </w:tc>
      </w:tr>
      <w:tr w:rsidR="0035543C" w:rsidRPr="001B6C9D" w:rsidTr="00367F8E">
        <w:trPr>
          <w:cantSplit/>
          <w:ins w:id="152" w:author="Jeff Wootton" w:date="2024-09-05T15:27:00Z"/>
        </w:trPr>
        <w:tc>
          <w:tcPr>
            <w:tcW w:w="7220" w:type="dxa"/>
          </w:tcPr>
          <w:p w:rsidR="0035543C" w:rsidRDefault="0035543C" w:rsidP="0035543C">
            <w:pPr>
              <w:suppressAutoHyphens/>
              <w:spacing w:before="60" w:after="60"/>
              <w:rPr>
                <w:ins w:id="153" w:author="Jeff Wootton" w:date="2024-09-05T15:27:00Z"/>
                <w:rFonts w:cs="Arial"/>
              </w:rPr>
            </w:pPr>
            <w:ins w:id="154" w:author="Jeff Wootton" w:date="2024-09-05T15:27:00Z">
              <w:r>
                <w:rPr>
                  <w:rFonts w:cs="Arial"/>
                </w:rPr>
                <w:t xml:space="preserve">Added new guidance that </w:t>
              </w:r>
              <w:r>
                <w:rPr>
                  <w:rFonts w:cs="Arial"/>
                  <w:b/>
                  <w:bCs/>
                </w:rPr>
                <w:t>TOPMAR</w:t>
              </w:r>
              <w:r>
                <w:rPr>
                  <w:rFonts w:cs="Arial"/>
                </w:rPr>
                <w:t xml:space="preserve"> associated with </w:t>
              </w:r>
              <w:r>
                <w:rPr>
                  <w:rFonts w:cs="Arial"/>
                  <w:b/>
                  <w:bCs/>
                </w:rPr>
                <w:t>LITVES</w:t>
              </w:r>
              <w:r>
                <w:rPr>
                  <w:rFonts w:cs="Arial"/>
                </w:rPr>
                <w:t xml:space="preserve"> will not be converted.</w:t>
              </w:r>
            </w:ins>
          </w:p>
        </w:tc>
        <w:tc>
          <w:tcPr>
            <w:tcW w:w="2102" w:type="dxa"/>
          </w:tcPr>
          <w:p w:rsidR="0035543C" w:rsidRDefault="0035543C" w:rsidP="0035543C">
            <w:pPr>
              <w:suppressAutoHyphens/>
              <w:spacing w:before="60" w:after="60"/>
              <w:rPr>
                <w:ins w:id="155" w:author="Jeff Wootton" w:date="2024-09-05T15:27:00Z"/>
                <w:rFonts w:cs="Arial"/>
              </w:rPr>
            </w:pPr>
            <w:ins w:id="156" w:author="Jeff Wootton" w:date="2024-09-05T15:27:00Z">
              <w:r>
                <w:rPr>
                  <w:rFonts w:cs="Arial"/>
                </w:rPr>
                <w:t>12.4.2, 12.6, A-1</w:t>
              </w:r>
            </w:ins>
          </w:p>
        </w:tc>
      </w:tr>
      <w:tr w:rsidR="00324D91" w:rsidRPr="001B6C9D" w:rsidTr="00367F8E">
        <w:trPr>
          <w:cantSplit/>
          <w:ins w:id="157" w:author="Jeff Wootton" w:date="2024-09-05T11:39:00Z"/>
        </w:trPr>
        <w:tc>
          <w:tcPr>
            <w:tcW w:w="7220" w:type="dxa"/>
          </w:tcPr>
          <w:p w:rsidR="00324D91" w:rsidRPr="005D1FC2" w:rsidRDefault="005033D7" w:rsidP="00195967">
            <w:pPr>
              <w:suppressAutoHyphens/>
              <w:spacing w:before="60" w:after="60"/>
              <w:rPr>
                <w:ins w:id="158" w:author="Jeff Wootton" w:date="2024-09-05T11:39:00Z"/>
                <w:rFonts w:cs="Arial"/>
              </w:rPr>
            </w:pPr>
            <w:ins w:id="159" w:author="Jeff Wootton" w:date="2024-09-05T11:39:00Z">
              <w:r>
                <w:rPr>
                  <w:rFonts w:cs="Arial"/>
                </w:rPr>
                <w:t xml:space="preserve">Added new guidance for restricted enumerate values for </w:t>
              </w:r>
            </w:ins>
            <w:ins w:id="160" w:author="Jeff Wootton" w:date="2024-09-05T11:40:00Z">
              <w:r w:rsidR="005D7759">
                <w:rPr>
                  <w:rFonts w:cs="Arial"/>
                </w:rPr>
                <w:t xml:space="preserve">S-101 </w:t>
              </w:r>
            </w:ins>
            <w:ins w:id="161" w:author="Jeff Wootton" w:date="2024-09-05T11:39:00Z">
              <w:r w:rsidR="005D7759">
                <w:rPr>
                  <w:rFonts w:cs="Arial"/>
                </w:rPr>
                <w:t>a</w:t>
              </w:r>
            </w:ins>
            <w:ins w:id="162" w:author="Jeff Wootton" w:date="2024-09-05T11:40:00Z">
              <w:r w:rsidR="005D7759">
                <w:rPr>
                  <w:rFonts w:cs="Arial"/>
                </w:rPr>
                <w:t xml:space="preserve">ttribute </w:t>
              </w:r>
              <w:r w:rsidR="005D7759">
                <w:rPr>
                  <w:rFonts w:cs="Arial"/>
                  <w:b/>
                  <w:bCs/>
                </w:rPr>
                <w:t>buoy shape</w:t>
              </w:r>
              <w:r w:rsidR="005D7759">
                <w:rPr>
                  <w:rFonts w:cs="Arial"/>
                </w:rPr>
                <w:t xml:space="preserve"> on feature </w:t>
              </w:r>
              <w:r w:rsidR="005D7759">
                <w:rPr>
                  <w:rFonts w:cs="Arial"/>
                  <w:b/>
                  <w:bCs/>
                </w:rPr>
                <w:t>Emergency Wreck Marking Buoy</w:t>
              </w:r>
              <w:r w:rsidR="005D1FC2">
                <w:rPr>
                  <w:rFonts w:cs="Arial"/>
                </w:rPr>
                <w:t>.</w:t>
              </w:r>
            </w:ins>
          </w:p>
        </w:tc>
        <w:tc>
          <w:tcPr>
            <w:tcW w:w="2102" w:type="dxa"/>
          </w:tcPr>
          <w:p w:rsidR="00324D91" w:rsidRDefault="00324D91" w:rsidP="00195967">
            <w:pPr>
              <w:suppressAutoHyphens/>
              <w:spacing w:before="60" w:after="60"/>
              <w:rPr>
                <w:ins w:id="163" w:author="Jeff Wootton" w:date="2024-09-05T11:39:00Z"/>
                <w:rFonts w:cs="Arial"/>
              </w:rPr>
            </w:pPr>
            <w:ins w:id="164" w:author="Jeff Wootton" w:date="2024-09-05T11:39:00Z">
              <w:r>
                <w:rPr>
                  <w:rFonts w:cs="Arial"/>
                </w:rPr>
                <w:t xml:space="preserve">12.4.1.1, </w:t>
              </w:r>
              <w:r w:rsidR="005033D7">
                <w:rPr>
                  <w:rFonts w:cs="Arial"/>
                </w:rPr>
                <w:t>A-1</w:t>
              </w:r>
            </w:ins>
            <w:ins w:id="165" w:author="Jeff Wootton" w:date="2024-09-05T11:48:00Z">
              <w:r w:rsidR="00B87A42">
                <w:rPr>
                  <w:rFonts w:cs="Arial"/>
                </w:rPr>
                <w:t>, A-2</w:t>
              </w:r>
            </w:ins>
          </w:p>
        </w:tc>
      </w:tr>
      <w:tr w:rsidR="00195967" w:rsidRPr="001B6C9D" w:rsidTr="00367F8E">
        <w:trPr>
          <w:cantSplit/>
        </w:trPr>
        <w:tc>
          <w:tcPr>
            <w:tcW w:w="7220" w:type="dxa"/>
          </w:tcPr>
          <w:p w:rsidR="00195967" w:rsidRPr="001B6C9D" w:rsidRDefault="00195967" w:rsidP="00195967">
            <w:pPr>
              <w:suppressAutoHyphens/>
              <w:spacing w:before="60" w:after="60"/>
              <w:rPr>
                <w:rFonts w:cs="Arial"/>
              </w:rPr>
            </w:pPr>
            <w:ins w:id="166" w:author="Jeff Wootton" w:date="2024-08-01T12:58:00Z">
              <w:r>
                <w:rPr>
                  <w:rFonts w:cs="Arial"/>
                </w:rPr>
                <w:t xml:space="preserve">Removed exception of conversion of attribute COMCHA for </w:t>
              </w:r>
              <w:r>
                <w:rPr>
                  <w:rFonts w:cs="Arial"/>
                  <w:b/>
                  <w:bCs/>
                </w:rPr>
                <w:t>PILBOP</w:t>
              </w:r>
              <w:r>
                <w:rPr>
                  <w:rFonts w:cs="Arial"/>
                </w:rPr>
                <w:t xml:space="preserve"> to S-101 Information feature </w:t>
              </w:r>
              <w:r>
                <w:rPr>
                  <w:rFonts w:cs="Arial"/>
                  <w:b/>
                  <w:bCs/>
                </w:rPr>
                <w:t>Contact Details</w:t>
              </w:r>
              <w:r>
                <w:rPr>
                  <w:rFonts w:cs="Arial"/>
                </w:rPr>
                <w:t>.</w:t>
              </w:r>
            </w:ins>
          </w:p>
        </w:tc>
        <w:tc>
          <w:tcPr>
            <w:tcW w:w="2102" w:type="dxa"/>
          </w:tcPr>
          <w:p w:rsidR="00195967" w:rsidRPr="001B6C9D" w:rsidRDefault="00195967" w:rsidP="00195967">
            <w:pPr>
              <w:suppressAutoHyphens/>
              <w:spacing w:before="60" w:after="60"/>
              <w:rPr>
                <w:rFonts w:cs="Arial"/>
              </w:rPr>
            </w:pPr>
            <w:ins w:id="167" w:author="Jeff Wootton" w:date="2024-08-01T12:58:00Z">
              <w:r>
                <w:rPr>
                  <w:rFonts w:cs="Arial"/>
                </w:rPr>
                <w:t>13.1.2, 13.3, A-1</w:t>
              </w:r>
            </w:ins>
          </w:p>
        </w:tc>
      </w:tr>
      <w:tr w:rsidR="00983DAC" w:rsidRPr="001B6C9D" w:rsidTr="00367F8E">
        <w:trPr>
          <w:cantSplit/>
        </w:trPr>
        <w:tc>
          <w:tcPr>
            <w:tcW w:w="7220" w:type="dxa"/>
          </w:tcPr>
          <w:p w:rsidR="00983DAC" w:rsidRPr="000D2AF4" w:rsidRDefault="00983DAC" w:rsidP="00983DAC">
            <w:pPr>
              <w:suppressAutoHyphens/>
              <w:spacing w:before="60" w:after="60"/>
              <w:rPr>
                <w:rFonts w:cs="Arial"/>
              </w:rPr>
            </w:pPr>
            <w:ins w:id="168" w:author="Jeff Wootton" w:date="2024-08-01T12:58:00Z">
              <w:r>
                <w:rPr>
                  <w:rFonts w:cs="Arial"/>
                </w:rPr>
                <w:t>Added VERDAT (</w:t>
              </w:r>
              <w:r>
                <w:rPr>
                  <w:rFonts w:cs="Arial"/>
                  <w:b/>
                  <w:bCs/>
                </w:rPr>
                <w:t>vertical datum</w:t>
              </w:r>
              <w:r>
                <w:rPr>
                  <w:rFonts w:cs="Arial"/>
                </w:rPr>
                <w:t xml:space="preserve">) value </w:t>
              </w:r>
              <w:r w:rsidRPr="00846C82">
                <w:rPr>
                  <w:rFonts w:cs="Arial"/>
                  <w:i/>
                  <w:iCs/>
                </w:rPr>
                <w:t>13</w:t>
              </w:r>
              <w:r>
                <w:rPr>
                  <w:rFonts w:cs="Arial"/>
                </w:rPr>
                <w:t xml:space="preserve"> (low water) as an allowable value in S-101 for features corresponding to S-57 Object classes </w:t>
              </w:r>
              <w:r>
                <w:rPr>
                  <w:rFonts w:cs="Arial"/>
                  <w:b/>
                  <w:bCs/>
                </w:rPr>
                <w:t>BRIDGE</w:t>
              </w:r>
              <w:r>
                <w:rPr>
                  <w:rFonts w:cs="Arial"/>
                </w:rPr>
                <w:t xml:space="preserve">, </w:t>
              </w:r>
              <w:r>
                <w:rPr>
                  <w:rFonts w:cs="Arial"/>
                  <w:b/>
                  <w:bCs/>
                </w:rPr>
                <w:t>CBLOHD</w:t>
              </w:r>
              <w:r>
                <w:rPr>
                  <w:rFonts w:cs="Arial"/>
                </w:rPr>
                <w:t xml:space="preserve">, </w:t>
              </w:r>
              <w:r>
                <w:rPr>
                  <w:rFonts w:cs="Arial"/>
                  <w:b/>
                  <w:bCs/>
                </w:rPr>
                <w:t>CONVYR</w:t>
              </w:r>
              <w:r>
                <w:rPr>
                  <w:rFonts w:cs="Arial"/>
                </w:rPr>
                <w:t xml:space="preserve">, </w:t>
              </w:r>
              <w:r>
                <w:rPr>
                  <w:rFonts w:cs="Arial"/>
                  <w:b/>
                  <w:bCs/>
                </w:rPr>
                <w:t>CRANES</w:t>
              </w:r>
              <w:r>
                <w:rPr>
                  <w:rFonts w:cs="Arial"/>
                </w:rPr>
                <w:t xml:space="preserve">, </w:t>
              </w:r>
              <w:r>
                <w:rPr>
                  <w:rFonts w:cs="Arial"/>
                  <w:b/>
                  <w:bCs/>
                </w:rPr>
                <w:t>GATCON</w:t>
              </w:r>
              <w:r>
                <w:rPr>
                  <w:rFonts w:cs="Arial"/>
                </w:rPr>
                <w:t xml:space="preserve">, </w:t>
              </w:r>
              <w:r>
                <w:rPr>
                  <w:rFonts w:cs="Arial"/>
                  <w:b/>
                  <w:bCs/>
                </w:rPr>
                <w:t>LIGHTS</w:t>
              </w:r>
              <w:r>
                <w:rPr>
                  <w:rFonts w:cs="Arial"/>
                </w:rPr>
                <w:t xml:space="preserve">, </w:t>
              </w:r>
              <w:r>
                <w:rPr>
                  <w:rFonts w:cs="Arial"/>
                  <w:b/>
                  <w:bCs/>
                </w:rPr>
                <w:t>PIPOHD</w:t>
              </w:r>
              <w:r>
                <w:rPr>
                  <w:rFonts w:cs="Arial"/>
                </w:rPr>
                <w:t xml:space="preserve"> and </w:t>
              </w:r>
              <w:r>
                <w:rPr>
                  <w:rFonts w:cs="Arial"/>
                  <w:b/>
                  <w:bCs/>
                </w:rPr>
                <w:t>M_VDAT</w:t>
              </w:r>
            </w:ins>
          </w:p>
        </w:tc>
        <w:tc>
          <w:tcPr>
            <w:tcW w:w="2102" w:type="dxa"/>
          </w:tcPr>
          <w:p w:rsidR="00983DAC" w:rsidRDefault="00983DAC" w:rsidP="00983DAC">
            <w:pPr>
              <w:suppressAutoHyphens/>
              <w:spacing w:before="60" w:after="60"/>
              <w:rPr>
                <w:rFonts w:cs="Arial"/>
              </w:rPr>
            </w:pPr>
            <w:ins w:id="169" w:author="Jeff Wootton" w:date="2024-08-01T12:58:00Z">
              <w:r>
                <w:rPr>
                  <w:rFonts w:cs="Arial"/>
                </w:rPr>
                <w:t>A-2</w:t>
              </w:r>
            </w:ins>
          </w:p>
        </w:tc>
      </w:tr>
      <w:tr w:rsidR="00983DAC" w:rsidRPr="001B6C9D" w:rsidTr="00367F8E">
        <w:trPr>
          <w:cantSplit/>
        </w:trPr>
        <w:tc>
          <w:tcPr>
            <w:tcW w:w="7220" w:type="dxa"/>
          </w:tcPr>
          <w:p w:rsidR="00983DAC" w:rsidRPr="00DE081A" w:rsidRDefault="00983DAC" w:rsidP="00983DAC">
            <w:pPr>
              <w:suppressAutoHyphens/>
              <w:spacing w:before="60" w:after="60"/>
              <w:rPr>
                <w:rFonts w:cs="Arial"/>
              </w:rPr>
            </w:pPr>
            <w:ins w:id="170" w:author="Jeff Wootton" w:date="2024-08-01T12:58:00Z">
              <w:r>
                <w:rPr>
                  <w:rFonts w:cs="Arial"/>
                </w:rPr>
                <w:t>Restored PRODCT (</w:t>
              </w:r>
              <w:r>
                <w:rPr>
                  <w:rFonts w:cs="Arial"/>
                  <w:b/>
                  <w:bCs/>
                </w:rPr>
                <w:t>product)</w:t>
              </w:r>
              <w:r>
                <w:rPr>
                  <w:rFonts w:cs="Arial"/>
                </w:rPr>
                <w:t xml:space="preserve"> value </w:t>
              </w:r>
              <w:r>
                <w:rPr>
                  <w:rFonts w:cs="Arial"/>
                  <w:i/>
                  <w:iCs/>
                </w:rPr>
                <w:t>21</w:t>
              </w:r>
              <w:r>
                <w:rPr>
                  <w:rFonts w:cs="Arial"/>
                </w:rPr>
                <w:t xml:space="preserve"> (cement) as an allowable value in S-101 for </w:t>
              </w:r>
              <w:r>
                <w:rPr>
                  <w:rFonts w:cs="Arial"/>
                  <w:b/>
                  <w:bCs/>
                </w:rPr>
                <w:t>CONVYR</w:t>
              </w:r>
              <w:r>
                <w:rPr>
                  <w:rFonts w:cs="Arial"/>
                </w:rPr>
                <w:t xml:space="preserve"> (</w:t>
              </w:r>
              <w:r>
                <w:rPr>
                  <w:rFonts w:cs="Arial"/>
                  <w:b/>
                  <w:bCs/>
                </w:rPr>
                <w:t>Conveyor</w:t>
              </w:r>
              <w:r>
                <w:rPr>
                  <w:rFonts w:cs="Arial"/>
                </w:rPr>
                <w:t>).</w:t>
              </w:r>
            </w:ins>
          </w:p>
        </w:tc>
        <w:tc>
          <w:tcPr>
            <w:tcW w:w="2102" w:type="dxa"/>
          </w:tcPr>
          <w:p w:rsidR="00983DAC" w:rsidRPr="001B6C9D" w:rsidRDefault="00983DAC" w:rsidP="00983DAC">
            <w:pPr>
              <w:suppressAutoHyphens/>
              <w:spacing w:before="60" w:after="60"/>
              <w:rPr>
                <w:rFonts w:cs="Arial"/>
              </w:rPr>
            </w:pPr>
            <w:ins w:id="171" w:author="Jeff Wootton" w:date="2024-08-01T12:58:00Z">
              <w:r>
                <w:rPr>
                  <w:rFonts w:cs="Arial"/>
                </w:rPr>
                <w:t>A-2</w:t>
              </w:r>
            </w:ins>
          </w:p>
        </w:tc>
      </w:tr>
      <w:tr w:rsidR="00983DAC" w:rsidRPr="001B6C9D" w:rsidTr="00367F8E">
        <w:trPr>
          <w:cantSplit/>
        </w:trPr>
        <w:tc>
          <w:tcPr>
            <w:tcW w:w="7220" w:type="dxa"/>
          </w:tcPr>
          <w:p w:rsidR="00983DAC" w:rsidRPr="001B6C9D" w:rsidRDefault="00983DAC" w:rsidP="00983DAC">
            <w:pPr>
              <w:suppressAutoHyphens/>
              <w:spacing w:before="60" w:after="60"/>
              <w:rPr>
                <w:rFonts w:cs="Arial"/>
              </w:rPr>
            </w:pPr>
            <w:ins w:id="172" w:author="Jeff Wootton" w:date="2024-08-01T12:58:00Z">
              <w:r>
                <w:rPr>
                  <w:rFonts w:cs="Arial"/>
                </w:rPr>
                <w:t xml:space="preserve">Amended Table A-3 to specify that the S-101 attribute </w:t>
              </w:r>
              <w:r>
                <w:rPr>
                  <w:rFonts w:cs="Arial"/>
                  <w:b/>
                  <w:bCs/>
                </w:rPr>
                <w:t>interoperability identifier</w:t>
              </w:r>
              <w:r>
                <w:rPr>
                  <w:rFonts w:cs="Arial"/>
                </w:rPr>
                <w:t xml:space="preserve"> is an allowable attribute for all S-101 Meta and Geo features.</w:t>
              </w:r>
            </w:ins>
          </w:p>
        </w:tc>
        <w:tc>
          <w:tcPr>
            <w:tcW w:w="2102" w:type="dxa"/>
          </w:tcPr>
          <w:p w:rsidR="00983DAC" w:rsidRPr="001B6C9D" w:rsidRDefault="00983DAC" w:rsidP="00983DAC">
            <w:pPr>
              <w:suppressAutoHyphens/>
              <w:spacing w:before="60" w:after="60"/>
              <w:rPr>
                <w:rFonts w:cs="Arial"/>
              </w:rPr>
            </w:pPr>
            <w:ins w:id="173" w:author="Jeff Wootton" w:date="2024-08-01T12:58:00Z">
              <w:r>
                <w:rPr>
                  <w:rFonts w:cs="Arial"/>
                </w:rPr>
                <w:t>A-3</w:t>
              </w:r>
            </w:ins>
          </w:p>
        </w:tc>
      </w:tr>
      <w:tr w:rsidR="00BD1056" w:rsidRPr="001B6C9D" w:rsidTr="00367F8E">
        <w:trPr>
          <w:cantSplit/>
          <w:ins w:id="174" w:author="Jeff Wootton" w:date="2024-10-10T06:23:00Z"/>
        </w:trPr>
        <w:tc>
          <w:tcPr>
            <w:tcW w:w="7220" w:type="dxa"/>
          </w:tcPr>
          <w:p w:rsidR="00BD1056" w:rsidRDefault="00BD1056" w:rsidP="00983DAC">
            <w:pPr>
              <w:suppressAutoHyphens/>
              <w:spacing w:before="60" w:after="60"/>
              <w:rPr>
                <w:ins w:id="175" w:author="Jeff Wootton" w:date="2024-10-10T06:23:00Z"/>
                <w:rFonts w:cs="Arial"/>
              </w:rPr>
            </w:pPr>
            <w:ins w:id="176" w:author="Jeff Wootton" w:date="2024-10-10T06:23:00Z">
              <w:r>
                <w:rPr>
                  <w:rFonts w:cs="Arial"/>
                </w:rPr>
                <w:t xml:space="preserve">Removed </w:t>
              </w:r>
              <w:r w:rsidR="00E11B21">
                <w:rPr>
                  <w:rFonts w:cs="Arial"/>
                </w:rPr>
                <w:t>reference to .</w:t>
              </w:r>
            </w:ins>
            <w:ins w:id="177" w:author="Jeff Wootton" w:date="2024-10-10T06:24:00Z">
              <w:r w:rsidR="00E11B21">
                <w:rPr>
                  <w:rFonts w:cs="Arial"/>
                </w:rPr>
                <w:t xml:space="preserve">HTM and .XML as allowable file formats </w:t>
              </w:r>
              <w:r w:rsidR="00036510">
                <w:rPr>
                  <w:rFonts w:cs="Arial"/>
                </w:rPr>
                <w:t>for ENC textual support files.</w:t>
              </w:r>
            </w:ins>
          </w:p>
        </w:tc>
        <w:tc>
          <w:tcPr>
            <w:tcW w:w="2102" w:type="dxa"/>
          </w:tcPr>
          <w:p w:rsidR="00BD1056" w:rsidRDefault="00036510" w:rsidP="00983DAC">
            <w:pPr>
              <w:suppressAutoHyphens/>
              <w:spacing w:before="60" w:after="60"/>
              <w:rPr>
                <w:ins w:id="178" w:author="Jeff Wootton" w:date="2024-10-10T06:23:00Z"/>
                <w:rFonts w:cs="Arial"/>
              </w:rPr>
            </w:pPr>
            <w:ins w:id="179" w:author="Jeff Wootton" w:date="2024-10-10T06:24:00Z">
              <w:r>
                <w:rPr>
                  <w:rFonts w:cs="Arial"/>
                </w:rPr>
                <w:t>A-3</w:t>
              </w:r>
            </w:ins>
          </w:p>
        </w:tc>
      </w:tr>
      <w:tr w:rsidR="00983DAC" w:rsidRPr="001B6C9D" w:rsidTr="00367F8E">
        <w:trPr>
          <w:cantSplit/>
        </w:trPr>
        <w:tc>
          <w:tcPr>
            <w:tcW w:w="7220" w:type="dxa"/>
          </w:tcPr>
          <w:p w:rsidR="00983DAC" w:rsidRPr="006A0FF0" w:rsidRDefault="00983DAC" w:rsidP="00983DAC">
            <w:pPr>
              <w:suppressAutoHyphens/>
              <w:spacing w:before="60" w:after="60"/>
              <w:rPr>
                <w:rFonts w:cs="Arial"/>
              </w:rPr>
            </w:pPr>
            <w:ins w:id="180" w:author="Jeff Wootton" w:date="2024-08-01T12:58:00Z">
              <w:r>
                <w:rPr>
                  <w:rFonts w:cs="Arial"/>
                </w:rPr>
                <w:t xml:space="preserve">Amended Table A-3 to add complex attribute </w:t>
              </w:r>
              <w:r>
                <w:rPr>
                  <w:rFonts w:cs="Arial"/>
                  <w:b/>
                  <w:bCs/>
                </w:rPr>
                <w:t>vessel speed limit</w:t>
              </w:r>
              <w:r>
                <w:rPr>
                  <w:rFonts w:cs="Arial"/>
                </w:rPr>
                <w:t xml:space="preserve"> as a new allowable attribute for the S-101 features </w:t>
              </w:r>
              <w:r>
                <w:rPr>
                  <w:rFonts w:cs="Arial"/>
                  <w:b/>
                  <w:bCs/>
                </w:rPr>
                <w:t>Anchorage Area</w:t>
              </w:r>
              <w:r>
                <w:rPr>
                  <w:rFonts w:cs="Arial"/>
                </w:rPr>
                <w:t xml:space="preserve">, </w:t>
              </w:r>
              <w:r>
                <w:rPr>
                  <w:rFonts w:cs="Arial"/>
                  <w:b/>
                  <w:bCs/>
                </w:rPr>
                <w:t>Cargo Transhipment Area</w:t>
              </w:r>
              <w:r>
                <w:rPr>
                  <w:rFonts w:cs="Arial"/>
                </w:rPr>
                <w:t xml:space="preserve">, </w:t>
              </w:r>
              <w:r>
                <w:rPr>
                  <w:rFonts w:cs="Arial"/>
                  <w:b/>
                  <w:bCs/>
                </w:rPr>
                <w:t>Deep Water Route Part</w:t>
              </w:r>
              <w:r>
                <w:rPr>
                  <w:rFonts w:cs="Arial"/>
                </w:rPr>
                <w:t xml:space="preserve">, </w:t>
              </w:r>
              <w:r>
                <w:rPr>
                  <w:rFonts w:cs="Arial"/>
                  <w:b/>
                  <w:bCs/>
                </w:rPr>
                <w:t>Dredged Area</w:t>
              </w:r>
              <w:r>
                <w:rPr>
                  <w:rFonts w:cs="Arial"/>
                </w:rPr>
                <w:t xml:space="preserve">, </w:t>
              </w:r>
              <w:r>
                <w:rPr>
                  <w:rFonts w:cs="Arial"/>
                  <w:b/>
                  <w:bCs/>
                </w:rPr>
                <w:t>Dumping Ground</w:t>
              </w:r>
              <w:r>
                <w:rPr>
                  <w:rFonts w:cs="Arial"/>
                </w:rPr>
                <w:t xml:space="preserve">, </w:t>
              </w:r>
              <w:r>
                <w:rPr>
                  <w:rFonts w:cs="Arial"/>
                  <w:b/>
                  <w:bCs/>
                </w:rPr>
                <w:t>Fairway</w:t>
              </w:r>
              <w:r>
                <w:rPr>
                  <w:rFonts w:cs="Arial"/>
                </w:rPr>
                <w:t xml:space="preserve">, </w:t>
              </w:r>
              <w:r>
                <w:rPr>
                  <w:rFonts w:cs="Arial"/>
                  <w:b/>
                  <w:bCs/>
                </w:rPr>
                <w:t>Fishing Ground</w:t>
              </w:r>
              <w:r>
                <w:rPr>
                  <w:rFonts w:cs="Arial"/>
                </w:rPr>
                <w:t xml:space="preserve">, </w:t>
              </w:r>
              <w:r>
                <w:rPr>
                  <w:rFonts w:cs="Arial"/>
                  <w:b/>
                  <w:bCs/>
                </w:rPr>
                <w:t>Inshore Traffic Zone</w:t>
              </w:r>
              <w:r>
                <w:rPr>
                  <w:rFonts w:cs="Arial"/>
                </w:rPr>
                <w:t xml:space="preserve">, </w:t>
              </w:r>
              <w:r>
                <w:rPr>
                  <w:rFonts w:cs="Arial"/>
                  <w:b/>
                  <w:bCs/>
                </w:rPr>
                <w:t>Military Practice Area</w:t>
              </w:r>
              <w:r>
                <w:rPr>
                  <w:rFonts w:cs="Arial"/>
                </w:rPr>
                <w:t xml:space="preserve">, </w:t>
              </w:r>
              <w:r>
                <w:rPr>
                  <w:rFonts w:cs="Arial"/>
                  <w:b/>
                  <w:bCs/>
                </w:rPr>
                <w:t>Marine Farm/Culture</w:t>
              </w:r>
              <w:r>
                <w:rPr>
                  <w:rFonts w:cs="Arial"/>
                </w:rPr>
                <w:t xml:space="preserve">, </w:t>
              </w:r>
              <w:r>
                <w:rPr>
                  <w:rFonts w:cs="Arial"/>
                  <w:b/>
                  <w:bCs/>
                </w:rPr>
                <w:t>Offshore Production Area</w:t>
              </w:r>
              <w:r>
                <w:rPr>
                  <w:rFonts w:cs="Arial"/>
                </w:rPr>
                <w:t xml:space="preserve">, </w:t>
              </w:r>
              <w:r>
                <w:rPr>
                  <w:rFonts w:cs="Arial"/>
                  <w:b/>
                  <w:bCs/>
                </w:rPr>
                <w:t>Precautionary Area</w:t>
              </w:r>
              <w:r>
                <w:rPr>
                  <w:rFonts w:cs="Arial"/>
                </w:rPr>
                <w:t xml:space="preserve">, </w:t>
              </w:r>
              <w:r>
                <w:rPr>
                  <w:rFonts w:cs="Arial"/>
                  <w:b/>
                  <w:bCs/>
                </w:rPr>
                <w:t>Seaplane Landing Area</w:t>
              </w:r>
              <w:r>
                <w:rPr>
                  <w:rFonts w:cs="Arial"/>
                </w:rPr>
                <w:t xml:space="preserve">, </w:t>
              </w:r>
              <w:r>
                <w:rPr>
                  <w:rFonts w:cs="Arial"/>
                  <w:b/>
                  <w:bCs/>
                </w:rPr>
                <w:t>Submarine Cable Area</w:t>
              </w:r>
              <w:r>
                <w:rPr>
                  <w:rFonts w:cs="Arial"/>
                </w:rPr>
                <w:t xml:space="preserve">, </w:t>
              </w:r>
              <w:r>
                <w:rPr>
                  <w:rFonts w:cs="Arial"/>
                  <w:b/>
                  <w:bCs/>
                </w:rPr>
                <w:t>Submarine Pipeline Area</w:t>
              </w:r>
              <w:r>
                <w:rPr>
                  <w:rFonts w:cs="Arial"/>
                </w:rPr>
                <w:t xml:space="preserve">, </w:t>
              </w:r>
              <w:r>
                <w:rPr>
                  <w:rFonts w:cs="Arial"/>
                  <w:b/>
                  <w:bCs/>
                </w:rPr>
                <w:t>Submarine Transit Lane</w:t>
              </w:r>
              <w:r>
                <w:rPr>
                  <w:rFonts w:cs="Arial"/>
                </w:rPr>
                <w:t xml:space="preserve">, </w:t>
              </w:r>
              <w:r>
                <w:rPr>
                  <w:rFonts w:cs="Arial"/>
                  <w:b/>
                  <w:bCs/>
                </w:rPr>
                <w:t>Territorial Sea Area</w:t>
              </w:r>
              <w:r>
                <w:rPr>
                  <w:rFonts w:cs="Arial"/>
                </w:rPr>
                <w:t xml:space="preserve">, </w:t>
              </w:r>
              <w:r>
                <w:rPr>
                  <w:rFonts w:cs="Arial"/>
                  <w:b/>
                  <w:bCs/>
                </w:rPr>
                <w:t>Traffic Separation Scheme Crossing</w:t>
              </w:r>
              <w:r>
                <w:rPr>
                  <w:rFonts w:cs="Arial"/>
                </w:rPr>
                <w:t xml:space="preserve">, </w:t>
              </w:r>
              <w:r>
                <w:rPr>
                  <w:rFonts w:cs="Arial"/>
                  <w:b/>
                  <w:bCs/>
                </w:rPr>
                <w:t>Traffic Separation Scheme Lane Part</w:t>
              </w:r>
              <w:r>
                <w:rPr>
                  <w:rFonts w:cs="Arial"/>
                </w:rPr>
                <w:t xml:space="preserve"> and </w:t>
              </w:r>
              <w:r>
                <w:rPr>
                  <w:rFonts w:cs="Arial"/>
                  <w:b/>
                  <w:bCs/>
                </w:rPr>
                <w:t>Traffic Separation Scheme Roundabout</w:t>
              </w:r>
              <w:r>
                <w:rPr>
                  <w:rFonts w:cs="Arial"/>
                </w:rPr>
                <w:t>.</w:t>
              </w:r>
            </w:ins>
          </w:p>
        </w:tc>
        <w:tc>
          <w:tcPr>
            <w:tcW w:w="2102" w:type="dxa"/>
          </w:tcPr>
          <w:p w:rsidR="00983DAC" w:rsidRPr="001B6C9D" w:rsidRDefault="00983DAC" w:rsidP="00983DAC">
            <w:pPr>
              <w:suppressAutoHyphens/>
              <w:spacing w:before="60" w:after="60"/>
              <w:rPr>
                <w:rFonts w:cs="Arial"/>
              </w:rPr>
            </w:pPr>
            <w:ins w:id="181" w:author="Jeff Wootton" w:date="2024-08-01T12:58:00Z">
              <w:r>
                <w:rPr>
                  <w:rFonts w:cs="Arial"/>
                </w:rPr>
                <w:t>A-3</w:t>
              </w:r>
            </w:ins>
          </w:p>
        </w:tc>
      </w:tr>
      <w:tr w:rsidR="00983DAC" w:rsidRPr="001B6C9D" w:rsidTr="00367F8E">
        <w:trPr>
          <w:cantSplit/>
        </w:trPr>
        <w:tc>
          <w:tcPr>
            <w:tcW w:w="7220" w:type="dxa"/>
          </w:tcPr>
          <w:p w:rsidR="00983DAC" w:rsidRPr="006A0FF0" w:rsidRDefault="00983DAC" w:rsidP="00983DAC">
            <w:pPr>
              <w:suppressAutoHyphens/>
              <w:spacing w:before="60" w:after="60"/>
              <w:rPr>
                <w:rFonts w:cs="Arial"/>
              </w:rPr>
            </w:pPr>
            <w:ins w:id="182" w:author="Jeff Wootton" w:date="2024-08-01T12:58:00Z">
              <w:r>
                <w:rPr>
                  <w:rFonts w:cs="Arial"/>
                </w:rPr>
                <w:t xml:space="preserve">Corrected Table A-3 to list complex attribute </w:t>
              </w:r>
              <w:r>
                <w:rPr>
                  <w:rFonts w:cs="Arial"/>
                  <w:b/>
                  <w:bCs/>
                </w:rPr>
                <w:t>periodic date range</w:t>
              </w:r>
              <w:r>
                <w:rPr>
                  <w:rFonts w:cs="Arial"/>
                </w:rPr>
                <w:t xml:space="preserve"> as an allowable attribute for the S-101 feature </w:t>
              </w:r>
              <w:r>
                <w:rPr>
                  <w:rFonts w:cs="Arial"/>
                  <w:b/>
                  <w:bCs/>
                </w:rPr>
                <w:t>Floating Dock</w:t>
              </w:r>
              <w:r>
                <w:rPr>
                  <w:rFonts w:cs="Arial"/>
                </w:rPr>
                <w:t>.</w:t>
              </w:r>
            </w:ins>
          </w:p>
        </w:tc>
        <w:tc>
          <w:tcPr>
            <w:tcW w:w="2102" w:type="dxa"/>
          </w:tcPr>
          <w:p w:rsidR="00983DAC" w:rsidRPr="001B6C9D" w:rsidRDefault="00983DAC" w:rsidP="00983DAC">
            <w:pPr>
              <w:suppressAutoHyphens/>
              <w:spacing w:before="60" w:after="60"/>
              <w:rPr>
                <w:rFonts w:cs="Arial"/>
              </w:rPr>
            </w:pPr>
            <w:ins w:id="183" w:author="Jeff Wootton" w:date="2024-08-01T12:58:00Z">
              <w:r>
                <w:rPr>
                  <w:rFonts w:cs="Arial"/>
                </w:rPr>
                <w:t>A-3</w:t>
              </w:r>
            </w:ins>
          </w:p>
        </w:tc>
      </w:tr>
      <w:tr w:rsidR="00983DAC" w:rsidRPr="001B6C9D" w:rsidTr="00367F8E">
        <w:trPr>
          <w:cantSplit/>
        </w:trPr>
        <w:tc>
          <w:tcPr>
            <w:tcW w:w="7220" w:type="dxa"/>
          </w:tcPr>
          <w:p w:rsidR="00983DAC" w:rsidRPr="006A0FF0" w:rsidRDefault="00983DAC" w:rsidP="00983DAC">
            <w:pPr>
              <w:suppressAutoHyphens/>
              <w:spacing w:before="60" w:after="60"/>
              <w:rPr>
                <w:rFonts w:cs="Arial"/>
              </w:rPr>
            </w:pPr>
            <w:ins w:id="184" w:author="Jeff Wootton" w:date="2024-08-01T12:58:00Z">
              <w:r>
                <w:rPr>
                  <w:rFonts w:cs="Arial"/>
                </w:rPr>
                <w:t xml:space="preserve">Amended Table A-3 to add attribute </w:t>
              </w:r>
              <w:r>
                <w:rPr>
                  <w:rFonts w:cs="Arial"/>
                  <w:b/>
                  <w:bCs/>
                </w:rPr>
                <w:t>flare bearing</w:t>
              </w:r>
              <w:r>
                <w:rPr>
                  <w:rFonts w:cs="Arial"/>
                </w:rPr>
                <w:t xml:space="preserve"> as a new allowable attribute for the S-101 features </w:t>
              </w:r>
              <w:r>
                <w:rPr>
                  <w:rFonts w:cs="Arial"/>
                  <w:b/>
                  <w:bCs/>
                </w:rPr>
                <w:t>Light Air Obstruction</w:t>
              </w:r>
              <w:r>
                <w:rPr>
                  <w:rFonts w:cs="Arial"/>
                </w:rPr>
                <w:t xml:space="preserve">, </w:t>
              </w:r>
              <w:r>
                <w:rPr>
                  <w:rFonts w:cs="Arial"/>
                  <w:b/>
                  <w:bCs/>
                </w:rPr>
                <w:t>Light All Around</w:t>
              </w:r>
              <w:r>
                <w:rPr>
                  <w:rFonts w:cs="Arial"/>
                </w:rPr>
                <w:t xml:space="preserve"> and </w:t>
              </w:r>
              <w:r>
                <w:rPr>
                  <w:rFonts w:cs="Arial"/>
                  <w:b/>
                  <w:bCs/>
                </w:rPr>
                <w:t>Light Fog Detector</w:t>
              </w:r>
              <w:r>
                <w:rPr>
                  <w:rFonts w:cs="Arial"/>
                </w:rPr>
                <w:t>.</w:t>
              </w:r>
            </w:ins>
          </w:p>
        </w:tc>
        <w:tc>
          <w:tcPr>
            <w:tcW w:w="2102" w:type="dxa"/>
          </w:tcPr>
          <w:p w:rsidR="00983DAC" w:rsidRPr="001B6C9D" w:rsidRDefault="00983DAC" w:rsidP="00983DAC">
            <w:pPr>
              <w:suppressAutoHyphens/>
              <w:spacing w:before="60" w:after="60"/>
              <w:rPr>
                <w:rFonts w:cs="Arial"/>
              </w:rPr>
            </w:pPr>
            <w:ins w:id="185" w:author="Jeff Wootton" w:date="2024-08-01T12:58:00Z">
              <w:r>
                <w:rPr>
                  <w:rFonts w:cs="Arial"/>
                </w:rPr>
                <w:t>A-3</w:t>
              </w:r>
            </w:ins>
          </w:p>
        </w:tc>
      </w:tr>
      <w:tr w:rsidR="00983DAC" w:rsidRPr="001B6C9D" w:rsidTr="00367F8E">
        <w:trPr>
          <w:cantSplit/>
        </w:trPr>
        <w:tc>
          <w:tcPr>
            <w:tcW w:w="7220" w:type="dxa"/>
          </w:tcPr>
          <w:p w:rsidR="00983DAC" w:rsidRPr="006A0FF0" w:rsidRDefault="00983DAC" w:rsidP="00983DAC">
            <w:pPr>
              <w:suppressAutoHyphens/>
              <w:spacing w:before="60" w:after="60"/>
              <w:rPr>
                <w:rFonts w:cs="Arial"/>
              </w:rPr>
            </w:pPr>
            <w:ins w:id="186" w:author="Jeff Wootton" w:date="2024-08-01T12:58:00Z">
              <w:r>
                <w:rPr>
                  <w:rFonts w:cs="Arial"/>
                </w:rPr>
                <w:t xml:space="preserve">Amended Table A-3 to add attribute </w:t>
              </w:r>
              <w:r>
                <w:rPr>
                  <w:rFonts w:cs="Arial"/>
                  <w:b/>
                  <w:bCs/>
                </w:rPr>
                <w:t>multiplicity of features</w:t>
              </w:r>
              <w:r>
                <w:rPr>
                  <w:rFonts w:cs="Arial"/>
                </w:rPr>
                <w:t xml:space="preserve"> as a new allowable attribute for the S-101 feature </w:t>
              </w:r>
              <w:r>
                <w:rPr>
                  <w:rFonts w:cs="Arial"/>
                  <w:b/>
                  <w:bCs/>
                </w:rPr>
                <w:t>Light Sectored</w:t>
              </w:r>
              <w:r>
                <w:rPr>
                  <w:rFonts w:cs="Arial"/>
                </w:rPr>
                <w:t>.</w:t>
              </w:r>
            </w:ins>
          </w:p>
        </w:tc>
        <w:tc>
          <w:tcPr>
            <w:tcW w:w="2102" w:type="dxa"/>
          </w:tcPr>
          <w:p w:rsidR="00983DAC" w:rsidRPr="001B6C9D" w:rsidRDefault="00983DAC" w:rsidP="00983DAC">
            <w:pPr>
              <w:suppressAutoHyphens/>
              <w:spacing w:before="60" w:after="60"/>
              <w:rPr>
                <w:rFonts w:cs="Arial"/>
              </w:rPr>
            </w:pPr>
            <w:ins w:id="187" w:author="Jeff Wootton" w:date="2024-08-01T12:58:00Z">
              <w:r>
                <w:rPr>
                  <w:rFonts w:cs="Arial"/>
                </w:rPr>
                <w:t>A-3</w:t>
              </w:r>
            </w:ins>
          </w:p>
        </w:tc>
      </w:tr>
    </w:tbl>
    <w:p w:rsidR="00EF23E2" w:rsidRDefault="00EF23E2" w:rsidP="00CB285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ins w:id="188" w:author="Jeff Wootton" w:date="2024-08-02T12:23:00Z"/>
        </w:rPr>
      </w:pPr>
    </w:p>
    <w:p w:rsidR="00C85FED" w:rsidRDefault="00C85FED" w:rsidP="00D95447"/>
    <w:p w:rsidR="00BC0232" w:rsidRPr="00EF7A5A" w:rsidRDefault="00BC0232">
      <w:pPr>
        <w:rPr>
          <w:lang w:eastAsia="en-US"/>
        </w:rPr>
      </w:pPr>
      <w:r w:rsidRPr="00EF7A5A">
        <w:rPr>
          <w:lang w:eastAsia="en-US"/>
        </w:rPr>
        <w:br w:type="page"/>
      </w:r>
    </w:p>
    <w:p w:rsidR="006B2826" w:rsidRPr="00EF7A5A" w:rsidRDefault="006B2826" w:rsidP="00D95447">
      <w:pPr>
        <w:rPr>
          <w:lang w:eastAsia="en-US"/>
        </w:rPr>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p>
    <w:p w:rsidR="00D822B0" w:rsidRPr="00EF7A5A" w:rsidRDefault="00D822B0" w:rsidP="00D822B0">
      <w:pPr>
        <w:framePr w:w="4406" w:hSpace="240" w:vSpace="240" w:wrap="auto" w:vAnchor="text" w:hAnchor="page" w:x="3742" w:y="1"/>
        <w:pBdr>
          <w:top w:val="single" w:sz="6" w:space="0" w:color="000000" w:shadow="1"/>
          <w:left w:val="single" w:sz="6" w:space="0" w:color="000000" w:shadow="1"/>
          <w:bottom w:val="single" w:sz="6" w:space="0" w:color="000000" w:shadow="1"/>
          <w:right w:val="single" w:sz="6" w:space="0" w:color="000000" w:shadow="1"/>
        </w:pBdr>
        <w:tabs>
          <w:tab w:val="center" w:pos="2203"/>
          <w:tab w:val="left" w:pos="2880"/>
          <w:tab w:val="left" w:pos="3600"/>
          <w:tab w:val="left" w:pos="4320"/>
          <w:tab w:val="left" w:pos="5040"/>
          <w:tab w:val="left" w:pos="5760"/>
          <w:tab w:val="left" w:pos="6480"/>
          <w:tab w:val="left" w:pos="7200"/>
          <w:tab w:val="left" w:pos="7920"/>
          <w:tab w:val="left" w:pos="8640"/>
        </w:tabs>
        <w:rPr>
          <w:sz w:val="22"/>
        </w:rPr>
      </w:pPr>
      <w:r w:rsidRPr="00EF7A5A">
        <w:rPr>
          <w:sz w:val="22"/>
        </w:rPr>
        <w:tab/>
        <w:t>Page intentionally left blank</w:t>
      </w:r>
    </w:p>
    <w:p w:rsidR="00D822B0" w:rsidRPr="00EF7A5A" w:rsidRDefault="00D822B0" w:rsidP="00D822B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p>
    <w:p w:rsidR="00BC0232" w:rsidRPr="00EF7A5A" w:rsidRDefault="00BC0232" w:rsidP="00D95447">
      <w:pPr>
        <w:rPr>
          <w:lang w:eastAsia="en-US"/>
        </w:rPr>
        <w:sectPr w:rsidR="00BC0232" w:rsidRPr="00EF7A5A" w:rsidSect="005B6E98">
          <w:headerReference w:type="even" r:id="rId17"/>
          <w:headerReference w:type="default" r:id="rId18"/>
          <w:footerReference w:type="default" r:id="rId19"/>
          <w:pgSz w:w="11905" w:h="16837" w:code="9"/>
          <w:pgMar w:top="1440" w:right="1287" w:bottom="1440" w:left="1440" w:header="709" w:footer="709" w:gutter="0"/>
          <w:pgNumType w:fmt="lowerRoman"/>
          <w:cols w:space="720"/>
          <w:noEndnote/>
          <w:rtlGutter/>
          <w:docGrid w:linePitch="272"/>
        </w:sectPr>
      </w:pPr>
    </w:p>
    <w:p w:rsidR="006B2826" w:rsidRPr="00EF7A5A" w:rsidRDefault="006B2826" w:rsidP="007970FF">
      <w:pPr>
        <w:pStyle w:val="Heading1"/>
        <w:pageBreakBefore/>
        <w:numPr>
          <w:ilvl w:val="0"/>
          <w:numId w:val="9"/>
        </w:numPr>
        <w:tabs>
          <w:tab w:val="clear" w:pos="283"/>
          <w:tab w:val="clear" w:pos="432"/>
          <w:tab w:val="clear" w:pos="566"/>
          <w:tab w:val="clear" w:pos="720"/>
          <w:tab w:val="clear" w:pos="850"/>
          <w:tab w:val="clear" w:pos="915"/>
          <w:tab w:val="clear" w:pos="2911"/>
          <w:tab w:val="left" w:pos="851"/>
        </w:tabs>
        <w:spacing w:before="240" w:after="120"/>
        <w:ind w:left="851" w:hanging="851"/>
        <w:rPr>
          <w:sz w:val="20"/>
        </w:rPr>
      </w:pPr>
      <w:bookmarkStart w:id="189" w:name="_Toc8629828"/>
      <w:bookmarkStart w:id="190" w:name="_Toc8629960"/>
      <w:bookmarkStart w:id="191" w:name="_Toc173416221"/>
      <w:bookmarkEnd w:id="49"/>
      <w:r w:rsidRPr="00EF7A5A">
        <w:t>Introduction</w:t>
      </w:r>
      <w:bookmarkEnd w:id="189"/>
      <w:bookmarkEnd w:id="190"/>
      <w:bookmarkEnd w:id="191"/>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sz w:val="20"/>
        </w:rPr>
      </w:pPr>
      <w:bookmarkStart w:id="192" w:name="_Toc422735409"/>
      <w:bookmarkStart w:id="193" w:name="_Toc8629829"/>
      <w:bookmarkStart w:id="194" w:name="_Toc8629961"/>
      <w:bookmarkStart w:id="195" w:name="_Toc173416222"/>
      <w:r w:rsidRPr="00EF7A5A">
        <w:t>General</w:t>
      </w:r>
      <w:bookmarkEnd w:id="192"/>
      <w:bookmarkEnd w:id="193"/>
      <w:bookmarkEnd w:id="194"/>
      <w:bookmarkEnd w:id="195"/>
    </w:p>
    <w:p w:rsidR="006B2826" w:rsidRPr="00EF7A5A" w:rsidRDefault="006B2826" w:rsidP="00D95447">
      <w:pPr>
        <w:spacing w:after="120"/>
        <w:jc w:val="both"/>
      </w:pPr>
      <w:r w:rsidRPr="00EF7A5A">
        <w:t xml:space="preserve">The following clauses specify the conventions that </w:t>
      </w:r>
      <w:r w:rsidR="0005317B" w:rsidRPr="00EF7A5A">
        <w:t xml:space="preserve">are recommended for preparing </w:t>
      </w:r>
      <w:r w:rsidR="0061795E" w:rsidRPr="00EF7A5A">
        <w:t xml:space="preserve">and finalising </w:t>
      </w:r>
      <w:r w:rsidR="0005317B" w:rsidRPr="00EF7A5A">
        <w:t xml:space="preserve">S-57 ENC datasets for conversion to S-101 Edition </w:t>
      </w:r>
      <w:del w:id="196" w:author="Jeff Wootton" w:date="2024-04-23T11:45:00Z">
        <w:r w:rsidR="00E77290" w:rsidRPr="00EF7A5A" w:rsidDel="00AF7FDB">
          <w:delText>1</w:delText>
        </w:r>
        <w:r w:rsidR="0005317B" w:rsidRPr="00EF7A5A" w:rsidDel="00AF7FDB">
          <w:delText>.</w:delText>
        </w:r>
        <w:r w:rsidR="00FB4AC6" w:rsidDel="00AF7FDB">
          <w:delText>2</w:delText>
        </w:r>
      </w:del>
      <w:ins w:id="197" w:author="Jeff Wootton" w:date="2024-04-23T11:45:00Z">
        <w:r w:rsidR="00AF7FDB">
          <w:t>2.0</w:t>
        </w:r>
      </w:ins>
      <w:r w:rsidR="0005317B" w:rsidRPr="00EF7A5A">
        <w:t>.</w:t>
      </w:r>
      <w:r w:rsidR="00522C3E" w:rsidRPr="00EF7A5A">
        <w:t xml:space="preserve">0 </w:t>
      </w:r>
      <w:r w:rsidR="00FE69C8" w:rsidRPr="00EF7A5A">
        <w:t xml:space="preserve">ENC </w:t>
      </w:r>
      <w:r w:rsidR="0005317B" w:rsidRPr="00EF7A5A">
        <w:t>compliant data.</w:t>
      </w:r>
      <w:r w:rsidRPr="00EF7A5A">
        <w:t xml:space="preserve"> This document is laid out, as far as possible, along the lines of the IHO publication</w:t>
      </w:r>
      <w:r w:rsidR="0005317B" w:rsidRPr="00EF7A5A">
        <w:t xml:space="preserve"> S-57 Appendix B.1: </w:t>
      </w:r>
      <w:r w:rsidR="0005317B" w:rsidRPr="00EF7A5A">
        <w:rPr>
          <w:i/>
        </w:rPr>
        <w:t>ENC Product Specification</w:t>
      </w:r>
      <w:r w:rsidR="0005317B" w:rsidRPr="00EF7A5A">
        <w:t xml:space="preserve">, Annex A </w:t>
      </w:r>
      <w:r w:rsidR="00FE69C8" w:rsidRPr="00EF7A5A">
        <w:t xml:space="preserve">- </w:t>
      </w:r>
      <w:r w:rsidR="00FE69C8" w:rsidRPr="00EF7A5A">
        <w:rPr>
          <w:i/>
        </w:rPr>
        <w:t>Use</w:t>
      </w:r>
      <w:r w:rsidR="0005317B" w:rsidRPr="00EF7A5A">
        <w:rPr>
          <w:i/>
        </w:rPr>
        <w:t xml:space="preserve"> of the Object Catalogue for ENC</w:t>
      </w:r>
      <w:r w:rsidRPr="00EF7A5A">
        <w:t>.</w:t>
      </w:r>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This document describes how to </w:t>
      </w:r>
      <w:r w:rsidR="0005317B" w:rsidRPr="00EF7A5A">
        <w:t>adapt S-57 ENC data</w:t>
      </w:r>
      <w:r w:rsidR="00FE69C8" w:rsidRPr="00EF7A5A">
        <w:t xml:space="preserve"> to </w:t>
      </w:r>
      <w:r w:rsidR="007A6F0D" w:rsidRPr="00EF7A5A">
        <w:t>optimise the automation of S-57 ENC data</w:t>
      </w:r>
      <w:r w:rsidR="0094643E" w:rsidRPr="00EF7A5A">
        <w:t xml:space="preserve"> conversion</w:t>
      </w:r>
      <w:r w:rsidR="007A6F0D" w:rsidRPr="00EF7A5A">
        <w:t xml:space="preserve"> to S-101 data</w:t>
      </w:r>
      <w:r w:rsidRPr="00EF7A5A">
        <w:t>.</w:t>
      </w:r>
      <w:r w:rsidR="0077193A" w:rsidRPr="00EF7A5A">
        <w:t xml:space="preserve"> </w:t>
      </w:r>
      <w:r w:rsidR="0070573A" w:rsidRPr="00EF7A5A">
        <w:t>I</w:t>
      </w:r>
      <w:r w:rsidR="003338A6" w:rsidRPr="00EF7A5A">
        <w:t>t is important to note that S-101 is not a “clone” or “duplication” of the S-57 Object Catalogue (S-57 Appendix A, Chapters 1 and 2) and the S-57 ENC Product Specification</w:t>
      </w:r>
      <w:r w:rsidR="000A794A" w:rsidRPr="00EF7A5A">
        <w:t>.</w:t>
      </w:r>
      <w:r w:rsidR="005C6026" w:rsidRPr="00EF7A5A">
        <w:t xml:space="preserve"> </w:t>
      </w:r>
      <w:r w:rsidR="003338A6" w:rsidRPr="00EF7A5A">
        <w:t xml:space="preserve">New functionality introduced in S-100 and improvements </w:t>
      </w:r>
      <w:r w:rsidR="00BE36EF" w:rsidRPr="00EF7A5A">
        <w:t>from</w:t>
      </w:r>
      <w:r w:rsidR="003338A6" w:rsidRPr="00EF7A5A">
        <w:t xml:space="preserve"> the </w:t>
      </w:r>
      <w:r w:rsidR="000A794A" w:rsidRPr="00EF7A5A">
        <w:t xml:space="preserve">S-57 </w:t>
      </w:r>
      <w:r w:rsidR="003338A6" w:rsidRPr="00EF7A5A">
        <w:t xml:space="preserve">data model that have been implemented </w:t>
      </w:r>
      <w:r w:rsidR="000A794A" w:rsidRPr="00EF7A5A">
        <w:t xml:space="preserve">in S-101 </w:t>
      </w:r>
      <w:r w:rsidR="003338A6" w:rsidRPr="00EF7A5A">
        <w:t xml:space="preserve">as a result of lessons learned from S-57 ENC operational use </w:t>
      </w:r>
      <w:r w:rsidR="000A794A" w:rsidRPr="00EF7A5A">
        <w:t xml:space="preserve">mean that there is not a direct “one </w:t>
      </w:r>
      <w:r w:rsidR="009B5892" w:rsidRPr="00EF7A5A">
        <w:t xml:space="preserve">to </w:t>
      </w:r>
      <w:r w:rsidR="000A794A" w:rsidRPr="00EF7A5A">
        <w:t xml:space="preserve">one” </w:t>
      </w:r>
      <w:r w:rsidR="009B5892" w:rsidRPr="00EF7A5A">
        <w:t xml:space="preserve">equivalence </w:t>
      </w:r>
      <w:r w:rsidR="000A794A" w:rsidRPr="00EF7A5A">
        <w:t>between S-57 encoding and the corresponding S-101 encoding</w:t>
      </w:r>
      <w:r w:rsidR="00A44649" w:rsidRPr="00EF7A5A">
        <w:t xml:space="preserve"> in many cases</w:t>
      </w:r>
      <w:r w:rsidR="000A794A" w:rsidRPr="00EF7A5A">
        <w:t>.</w:t>
      </w:r>
      <w:r w:rsidR="0077193A" w:rsidRPr="00EF7A5A">
        <w:t xml:space="preserve"> </w:t>
      </w:r>
      <w:r w:rsidR="0070573A" w:rsidRPr="00EF7A5A">
        <w:t xml:space="preserve">Also, automated conversion processes differ in their capabilities and operations and the model for co-production of both S-57 and S-101 data from a common database may vary between individual </w:t>
      </w:r>
      <w:r w:rsidR="001907E9" w:rsidRPr="00EF7A5A">
        <w:t>D</w:t>
      </w:r>
      <w:r w:rsidR="0070573A" w:rsidRPr="00EF7A5A">
        <w:t xml:space="preserve">ata </w:t>
      </w:r>
      <w:r w:rsidR="001907E9" w:rsidRPr="00EF7A5A">
        <w:t>P</w:t>
      </w:r>
      <w:r w:rsidR="0077193A" w:rsidRPr="00EF7A5A">
        <w:t xml:space="preserve">roducers. </w:t>
      </w:r>
      <w:r w:rsidR="000A794A" w:rsidRPr="00EF7A5A">
        <w:t xml:space="preserve">This </w:t>
      </w:r>
      <w:r w:rsidR="0070573A" w:rsidRPr="00EF7A5A">
        <w:t xml:space="preserve">may </w:t>
      </w:r>
      <w:r w:rsidR="00A44649" w:rsidRPr="00EF7A5A">
        <w:t xml:space="preserve">result in an inability for full </w:t>
      </w:r>
      <w:r w:rsidR="009B5892" w:rsidRPr="00EF7A5A">
        <w:t xml:space="preserve">automated </w:t>
      </w:r>
      <w:r w:rsidR="00A44649" w:rsidRPr="00EF7A5A">
        <w:t xml:space="preserve">conversion of an operational S-57 ENC dataset to </w:t>
      </w:r>
      <w:r w:rsidR="00BE36EF" w:rsidRPr="00EF7A5A">
        <w:t xml:space="preserve">a fully operational and compliant S-101 dataset, </w:t>
      </w:r>
      <w:r w:rsidR="001907E9" w:rsidRPr="00EF7A5A">
        <w:t>thus requiring</w:t>
      </w:r>
      <w:r w:rsidR="00BE36EF" w:rsidRPr="00EF7A5A">
        <w:t xml:space="preserve"> the Data Producer to </w:t>
      </w:r>
      <w:r w:rsidR="001800EB" w:rsidRPr="00EF7A5A">
        <w:t xml:space="preserve">apply </w:t>
      </w:r>
      <w:r w:rsidR="0070573A" w:rsidRPr="00EF7A5A">
        <w:t xml:space="preserve">further </w:t>
      </w:r>
      <w:r w:rsidR="001800EB" w:rsidRPr="00EF7A5A">
        <w:t>manual cha</w:t>
      </w:r>
      <w:r w:rsidR="0077193A" w:rsidRPr="00EF7A5A">
        <w:t xml:space="preserve">nges to the converted dataset. </w:t>
      </w:r>
      <w:r w:rsidR="001800EB" w:rsidRPr="00EF7A5A">
        <w:t xml:space="preserve">Where manual intervention </w:t>
      </w:r>
      <w:r w:rsidR="0070573A" w:rsidRPr="00EF7A5A">
        <w:t xml:space="preserve">may be </w:t>
      </w:r>
      <w:r w:rsidR="001800EB" w:rsidRPr="00EF7A5A">
        <w:t xml:space="preserve">required by the Data Producer after </w:t>
      </w:r>
      <w:r w:rsidR="009B5892" w:rsidRPr="00EF7A5A">
        <w:t xml:space="preserve">an </w:t>
      </w:r>
      <w:r w:rsidR="0070573A" w:rsidRPr="00EF7A5A">
        <w:t xml:space="preserve">automated </w:t>
      </w:r>
      <w:r w:rsidR="0037233C" w:rsidRPr="00EF7A5A">
        <w:t>conversion process</w:t>
      </w:r>
      <w:r w:rsidR="00E25203" w:rsidRPr="00EF7A5A">
        <w:t xml:space="preserve"> has been completed</w:t>
      </w:r>
      <w:r w:rsidR="0037233C" w:rsidRPr="00EF7A5A">
        <w:t xml:space="preserve">, </w:t>
      </w:r>
      <w:r w:rsidR="009B2335" w:rsidRPr="00EF7A5A">
        <w:t xml:space="preserve">such </w:t>
      </w:r>
      <w:r w:rsidR="0037233C" w:rsidRPr="00EF7A5A">
        <w:t>guidance is also included in this document.</w:t>
      </w:r>
    </w:p>
    <w:p w:rsidR="006B2826" w:rsidRPr="00EF7A5A" w:rsidRDefault="00E25203" w:rsidP="00EE29F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It is important to note the following</w:t>
      </w:r>
      <w:r w:rsidR="006B2826" w:rsidRPr="00EF7A5A">
        <w:t>:</w:t>
      </w:r>
    </w:p>
    <w:p w:rsidR="007A329A" w:rsidRPr="00EF7A5A" w:rsidRDefault="00E25203" w:rsidP="00354761">
      <w:pPr>
        <w:numPr>
          <w:ilvl w:val="0"/>
          <w:numId w:val="16"/>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b/>
        </w:rPr>
      </w:pPr>
      <w:r w:rsidRPr="00EF7A5A">
        <w:rPr>
          <w:b/>
        </w:rPr>
        <w:t xml:space="preserve">The guidance included in this document is intended to optimise S-57 ENC </w:t>
      </w:r>
      <w:r w:rsidRPr="00EF7A5A">
        <w:rPr>
          <w:b/>
          <w:u w:val="single"/>
        </w:rPr>
        <w:t>data</w:t>
      </w:r>
      <w:r w:rsidRPr="00EF7A5A">
        <w:rPr>
          <w:b/>
        </w:rPr>
        <w:t xml:space="preserve"> for </w:t>
      </w:r>
      <w:r w:rsidR="009B5892" w:rsidRPr="00EF7A5A">
        <w:rPr>
          <w:b/>
        </w:rPr>
        <w:t xml:space="preserve">initial </w:t>
      </w:r>
      <w:r w:rsidRPr="00EF7A5A">
        <w:rPr>
          <w:b/>
        </w:rPr>
        <w:t>conversion to S-101</w:t>
      </w:r>
      <w:r w:rsidR="00AD0250" w:rsidRPr="00EF7A5A">
        <w:rPr>
          <w:b/>
        </w:rPr>
        <w:t>.</w:t>
      </w:r>
    </w:p>
    <w:p w:rsidR="007A329A" w:rsidRPr="00EF7A5A" w:rsidRDefault="00AD0250" w:rsidP="00354761">
      <w:pPr>
        <w:numPr>
          <w:ilvl w:val="0"/>
          <w:numId w:val="16"/>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b/>
        </w:rPr>
      </w:pPr>
      <w:r w:rsidRPr="00EF7A5A">
        <w:rPr>
          <w:b/>
        </w:rPr>
        <w:t>Where possible, every effort must be made such that the performance of officially published S-57 ENCs in ECDIS is not compromised</w:t>
      </w:r>
      <w:r w:rsidR="006B2826" w:rsidRPr="00EF7A5A">
        <w:rPr>
          <w:b/>
        </w:rPr>
        <w:t>.</w:t>
      </w:r>
      <w:r w:rsidR="0077193A" w:rsidRPr="00EF7A5A">
        <w:rPr>
          <w:b/>
        </w:rPr>
        <w:t xml:space="preserve"> </w:t>
      </w:r>
      <w:r w:rsidRPr="00EF7A5A">
        <w:rPr>
          <w:b/>
        </w:rPr>
        <w:t xml:space="preserve">For example, this document includes guidance on the population of the </w:t>
      </w:r>
      <w:r w:rsidR="007A329A" w:rsidRPr="00EF7A5A">
        <w:rPr>
          <w:b/>
        </w:rPr>
        <w:t xml:space="preserve">S-57 </w:t>
      </w:r>
      <w:r w:rsidRPr="00EF7A5A">
        <w:rPr>
          <w:b/>
        </w:rPr>
        <w:t>INFORM attribute to facilitate</w:t>
      </w:r>
      <w:r w:rsidR="007A329A" w:rsidRPr="00EF7A5A">
        <w:rPr>
          <w:b/>
        </w:rPr>
        <w:t xml:space="preserve"> automated conversion. Such </w:t>
      </w:r>
      <w:r w:rsidRPr="00EF7A5A">
        <w:rPr>
          <w:b/>
        </w:rPr>
        <w:t xml:space="preserve">attribute population </w:t>
      </w:r>
      <w:r w:rsidR="0032652B" w:rsidRPr="00EF7A5A">
        <w:rPr>
          <w:b/>
        </w:rPr>
        <w:t>may</w:t>
      </w:r>
      <w:r w:rsidR="00492A7E" w:rsidRPr="00EF7A5A">
        <w:rPr>
          <w:b/>
        </w:rPr>
        <w:t xml:space="preserve"> adversely </w:t>
      </w:r>
      <w:r w:rsidR="009B5892" w:rsidRPr="00EF7A5A">
        <w:rPr>
          <w:b/>
        </w:rPr>
        <w:t xml:space="preserve">affect </w:t>
      </w:r>
      <w:r w:rsidR="00492A7E" w:rsidRPr="00EF7A5A">
        <w:rPr>
          <w:b/>
        </w:rPr>
        <w:t>the use of this data in ECDIS (display of unwanted “information” indicators and additional information not required by the mariner for safe navigation).</w:t>
      </w:r>
      <w:r w:rsidR="005C6026" w:rsidRPr="00EF7A5A">
        <w:rPr>
          <w:b/>
        </w:rPr>
        <w:t xml:space="preserve"> </w:t>
      </w:r>
    </w:p>
    <w:p w:rsidR="006B2826" w:rsidRPr="00EF7A5A" w:rsidRDefault="00492A7E" w:rsidP="00C93144">
      <w:pPr>
        <w:numPr>
          <w:ilvl w:val="0"/>
          <w:numId w:val="16"/>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b/>
        </w:rPr>
      </w:pPr>
      <w:r w:rsidRPr="00EF7A5A">
        <w:rPr>
          <w:b/>
        </w:rPr>
        <w:t>It is strongly recommended that, where possible, these changes are made at the database or product source dataset level only, and not included in the officially published S-57 ENC dataset</w:t>
      </w:r>
      <w:r w:rsidR="00023347" w:rsidRPr="00EF7A5A">
        <w:rPr>
          <w:b/>
        </w:rPr>
        <w:t xml:space="preserve"> for use in ECDIS</w:t>
      </w:r>
      <w:r w:rsidRPr="00EF7A5A">
        <w:rPr>
          <w:b/>
        </w:rPr>
        <w:t>.</w:t>
      </w:r>
    </w:p>
    <w:p w:rsidR="00B53BA5" w:rsidRPr="00EF7A5A" w:rsidRDefault="00B53BA5" w:rsidP="00B53BA5">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 xml:space="preserve">Because of the differences </w:t>
      </w:r>
      <w:r w:rsidR="003A00A7" w:rsidRPr="00EF7A5A">
        <w:rPr>
          <w:bCs/>
        </w:rPr>
        <w:t>between</w:t>
      </w:r>
      <w:r w:rsidRPr="00EF7A5A">
        <w:rPr>
          <w:bCs/>
        </w:rPr>
        <w:t xml:space="preserve"> the S</w:t>
      </w:r>
      <w:r w:rsidR="006C7F70" w:rsidRPr="00EF7A5A">
        <w:rPr>
          <w:bCs/>
        </w:rPr>
        <w:t>-</w:t>
      </w:r>
      <w:r w:rsidRPr="00EF7A5A">
        <w:rPr>
          <w:bCs/>
        </w:rPr>
        <w:t>57 and S-101 data models, there are instances where an S-57 Object class, attribute or enumerate value will not be converted to S-101</w:t>
      </w:r>
      <w:r w:rsidR="003A00A7" w:rsidRPr="00EF7A5A">
        <w:rPr>
          <w:bCs/>
        </w:rPr>
        <w:t xml:space="preserve"> during the automated conversion process</w:t>
      </w:r>
      <w:r w:rsidR="003011D9" w:rsidRPr="00EF7A5A">
        <w:rPr>
          <w:bCs/>
        </w:rPr>
        <w:t xml:space="preserve"> due to </w:t>
      </w:r>
      <w:r w:rsidR="00EC0EB0" w:rsidRPr="00EF7A5A">
        <w:rPr>
          <w:bCs/>
        </w:rPr>
        <w:t>an equivalent concept</w:t>
      </w:r>
      <w:r w:rsidR="003011D9" w:rsidRPr="00EF7A5A">
        <w:rPr>
          <w:bCs/>
        </w:rPr>
        <w:t xml:space="preserve"> not being included in S-101</w:t>
      </w:r>
      <w:r w:rsidR="0077193A" w:rsidRPr="00EF7A5A">
        <w:rPr>
          <w:bCs/>
        </w:rPr>
        <w:t xml:space="preserve">. </w:t>
      </w:r>
      <w:r w:rsidR="003A00A7" w:rsidRPr="00EF7A5A">
        <w:rPr>
          <w:bCs/>
        </w:rPr>
        <w:t xml:space="preserve">These instances are identified </w:t>
      </w:r>
      <w:r w:rsidR="00141ECE" w:rsidRPr="00EF7A5A">
        <w:rPr>
          <w:bCs/>
        </w:rPr>
        <w:t xml:space="preserve">individually </w:t>
      </w:r>
      <w:r w:rsidR="003A00A7" w:rsidRPr="00EF7A5A">
        <w:rPr>
          <w:bCs/>
        </w:rPr>
        <w:t>throughout this document in the relevant S-57 Object class-specific clauses</w:t>
      </w:r>
      <w:r w:rsidR="006B06C5" w:rsidRPr="00EF7A5A">
        <w:rPr>
          <w:bCs/>
        </w:rPr>
        <w:t xml:space="preserve">, along with </w:t>
      </w:r>
      <w:r w:rsidR="00BB53A7" w:rsidRPr="00EF7A5A">
        <w:rPr>
          <w:bCs/>
        </w:rPr>
        <w:t xml:space="preserve">any </w:t>
      </w:r>
      <w:r w:rsidR="006B06C5" w:rsidRPr="00EF7A5A">
        <w:rPr>
          <w:bCs/>
        </w:rPr>
        <w:t>recommendations for pre- and post-conversion encoding</w:t>
      </w:r>
      <w:r w:rsidR="0077193A" w:rsidRPr="00EF7A5A">
        <w:rPr>
          <w:bCs/>
        </w:rPr>
        <w:t xml:space="preserve">. </w:t>
      </w:r>
      <w:r w:rsidR="003A00A7" w:rsidRPr="00EF7A5A">
        <w:rPr>
          <w:bCs/>
        </w:rPr>
        <w:t xml:space="preserve">Conversely, there have been enhancements made in the S-101 data model that have no equivalency in S-57 and therefore cannot be </w:t>
      </w:r>
      <w:r w:rsidR="00141ECE" w:rsidRPr="00EF7A5A">
        <w:rPr>
          <w:bCs/>
        </w:rPr>
        <w:t>implemented as part of the automated S-5</w:t>
      </w:r>
      <w:r w:rsidR="0077193A" w:rsidRPr="00EF7A5A">
        <w:rPr>
          <w:bCs/>
        </w:rPr>
        <w:t xml:space="preserve">7 to S-101 conversion process. </w:t>
      </w:r>
      <w:r w:rsidR="00141ECE" w:rsidRPr="00EF7A5A">
        <w:rPr>
          <w:bCs/>
        </w:rPr>
        <w:t>This document does not provide guidance as to how these enhancements may be manually implemented</w:t>
      </w:r>
      <w:r w:rsidR="00354761" w:rsidRPr="00EF7A5A">
        <w:rPr>
          <w:bCs/>
        </w:rPr>
        <w:t xml:space="preserve"> post-conversion</w:t>
      </w:r>
      <w:r w:rsidR="00141ECE" w:rsidRPr="00EF7A5A">
        <w:rPr>
          <w:bCs/>
        </w:rPr>
        <w:t xml:space="preserve">, however references to these enhancements and the recommended encoding guidance included in S-101 Annex A – </w:t>
      </w:r>
      <w:r w:rsidR="00141ECE" w:rsidRPr="00EF7A5A">
        <w:rPr>
          <w:bCs/>
          <w:i/>
          <w:iCs/>
        </w:rPr>
        <w:t>Data Classification and Encoding Guide</w:t>
      </w:r>
      <w:r w:rsidR="00141ECE" w:rsidRPr="00EF7A5A">
        <w:rPr>
          <w:bCs/>
        </w:rPr>
        <w:t xml:space="preserve">, is included in </w:t>
      </w:r>
      <w:r w:rsidR="005115B2" w:rsidRPr="00EF7A5A">
        <w:rPr>
          <w:bCs/>
        </w:rPr>
        <w:t xml:space="preserve">Appendix </w:t>
      </w:r>
      <w:r w:rsidR="00141ECE" w:rsidRPr="00EF7A5A">
        <w:rPr>
          <w:bCs/>
        </w:rPr>
        <w:t>A</w:t>
      </w:r>
      <w:r w:rsidR="002276F4">
        <w:rPr>
          <w:bCs/>
        </w:rPr>
        <w:t>-3</w:t>
      </w:r>
      <w:r w:rsidR="00141ECE" w:rsidRPr="00EF7A5A">
        <w:rPr>
          <w:bCs/>
        </w:rPr>
        <w:t xml:space="preserve"> to this document.</w:t>
      </w:r>
      <w:r w:rsidR="0077193A" w:rsidRPr="00EF7A5A">
        <w:rPr>
          <w:bCs/>
        </w:rPr>
        <w:t xml:space="preserve"> </w:t>
      </w:r>
      <w:r w:rsidR="001E16DC" w:rsidRPr="00EF7A5A">
        <w:t xml:space="preserve">Data Producers should also note that conversion tools may be customised so as to adapt to </w:t>
      </w:r>
      <w:r w:rsidR="00C73FEE" w:rsidRPr="00EF7A5A">
        <w:t>their</w:t>
      </w:r>
      <w:r w:rsidR="001E16DC" w:rsidRPr="00EF7A5A">
        <w:t xml:space="preserve"> specific data encoding policies and practices</w:t>
      </w:r>
      <w:r w:rsidR="00DA79AF" w:rsidRPr="00EF7A5A">
        <w:t xml:space="preserve"> (for example</w:t>
      </w:r>
      <w:r w:rsidR="00C742D6">
        <w:t>,</w:t>
      </w:r>
      <w:r w:rsidR="00DA79AF" w:rsidRPr="00EF7A5A">
        <w:t xml:space="preserve"> variations in national spelling conventions and conventions for the encoding of specific text str</w:t>
      </w:r>
      <w:r w:rsidR="0077193A" w:rsidRPr="00EF7A5A">
        <w:t xml:space="preserve">ings in the attribute INFORM). </w:t>
      </w:r>
      <w:r w:rsidR="00DA79AF" w:rsidRPr="00EF7A5A">
        <w:t xml:space="preserve">Where such customisation has been implemented, Data Producers should take this into account when </w:t>
      </w:r>
      <w:r w:rsidR="00144947" w:rsidRPr="00EF7A5A">
        <w:t>implementing the guidance included in this document.</w:t>
      </w:r>
    </w:p>
    <w:p w:rsidR="00FE024C" w:rsidRPr="00EF7A5A" w:rsidRDefault="005115B2" w:rsidP="00FE78AD">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bCs/>
        </w:rPr>
      </w:pPr>
      <w:r w:rsidRPr="00EF7A5A">
        <w:rPr>
          <w:bCs/>
        </w:rPr>
        <w:t xml:space="preserve">Appendix </w:t>
      </w:r>
      <w:r w:rsidR="00FE024C" w:rsidRPr="00EF7A5A">
        <w:rPr>
          <w:bCs/>
          <w:caps/>
        </w:rPr>
        <w:t xml:space="preserve">A </w:t>
      </w:r>
      <w:r w:rsidR="00FE024C" w:rsidRPr="00EF7A5A">
        <w:rPr>
          <w:bCs/>
        </w:rPr>
        <w:t>includes three Tables intended as quick references to assist in preparing and managing data during the S-57 to S-101 data conversion process:</w:t>
      </w:r>
    </w:p>
    <w:p w:rsidR="00FE024C" w:rsidRPr="00EF7A5A" w:rsidRDefault="00FE024C" w:rsidP="00C93144">
      <w:pPr>
        <w:pStyle w:val="ListParagraph"/>
        <w:numPr>
          <w:ilvl w:val="0"/>
          <w:numId w:val="16"/>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Table A</w:t>
      </w:r>
      <w:r w:rsidR="00A92FD4" w:rsidRPr="00EF7A5A">
        <w:rPr>
          <w:bCs/>
        </w:rPr>
        <w:t>-</w:t>
      </w:r>
      <w:r w:rsidRPr="00EF7A5A">
        <w:rPr>
          <w:bCs/>
        </w:rPr>
        <w:t>1</w:t>
      </w:r>
      <w:r w:rsidR="00FE78AD" w:rsidRPr="00EF7A5A">
        <w:rPr>
          <w:bCs/>
        </w:rPr>
        <w:t xml:space="preserve"> is a summary Table of the </w:t>
      </w:r>
      <w:r w:rsidR="002824B0">
        <w:rPr>
          <w:bCs/>
        </w:rPr>
        <w:t xml:space="preserve">possible </w:t>
      </w:r>
      <w:r w:rsidR="00794A13">
        <w:rPr>
          <w:bCs/>
        </w:rPr>
        <w:t>pre- or post-conversion work that may be required</w:t>
      </w:r>
      <w:r w:rsidR="0077193A" w:rsidRPr="00EF7A5A">
        <w:rPr>
          <w:bCs/>
        </w:rPr>
        <w:t xml:space="preserve">. </w:t>
      </w:r>
      <w:r w:rsidR="00FE78AD" w:rsidRPr="00EF7A5A">
        <w:rPr>
          <w:bCs/>
        </w:rPr>
        <w:t xml:space="preserve">This Table provides a quick reference for Data Producers to indicate, by S-57 Object class, where pre-or post-conversion manual </w:t>
      </w:r>
      <w:r w:rsidR="006D4C51" w:rsidRPr="00EF7A5A">
        <w:rPr>
          <w:bCs/>
        </w:rPr>
        <w:t>Data Producer</w:t>
      </w:r>
      <w:r w:rsidR="00FE78AD" w:rsidRPr="00EF7A5A">
        <w:rPr>
          <w:bCs/>
        </w:rPr>
        <w:t xml:space="preserve"> intervention may be required in accordance with the guidance included in the body of this document.</w:t>
      </w:r>
    </w:p>
    <w:p w:rsidR="00FE78AD" w:rsidRPr="00EF7A5A" w:rsidRDefault="00FE78AD" w:rsidP="00C93144">
      <w:pPr>
        <w:pStyle w:val="ListParagraph"/>
        <w:numPr>
          <w:ilvl w:val="0"/>
          <w:numId w:val="16"/>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Table A</w:t>
      </w:r>
      <w:r w:rsidR="00A92FD4" w:rsidRPr="00EF7A5A">
        <w:rPr>
          <w:bCs/>
        </w:rPr>
        <w:t>-</w:t>
      </w:r>
      <w:r w:rsidRPr="00EF7A5A">
        <w:rPr>
          <w:bCs/>
        </w:rPr>
        <w:t>2 highlights the differences between S-57 and S-101 in allowable enumerate lists for enumerate type attributes as applicable for the b</w:t>
      </w:r>
      <w:r w:rsidR="0077193A" w:rsidRPr="00EF7A5A">
        <w:rPr>
          <w:bCs/>
        </w:rPr>
        <w:t xml:space="preserve">inding Object/Feature. </w:t>
      </w:r>
      <w:r w:rsidRPr="00EF7A5A">
        <w:rPr>
          <w:bCs/>
        </w:rPr>
        <w:t>The “</w:t>
      </w:r>
      <w:del w:id="198" w:author="Jeff Wootton" w:date="2024-09-17T11:30:00Z">
        <w:r w:rsidRPr="00EF7A5A" w:rsidDel="00691F06">
          <w:rPr>
            <w:bCs/>
          </w:rPr>
          <w:delText xml:space="preserve">allowable </w:delText>
        </w:r>
      </w:del>
      <w:ins w:id="199" w:author="Jeff Wootton" w:date="2024-09-17T11:30:00Z">
        <w:r w:rsidR="00691F06">
          <w:rPr>
            <w:bCs/>
          </w:rPr>
          <w:t>A</w:t>
        </w:r>
        <w:r w:rsidR="00691F06" w:rsidRPr="00EF7A5A">
          <w:rPr>
            <w:bCs/>
          </w:rPr>
          <w:t xml:space="preserve">llowable </w:t>
        </w:r>
      </w:ins>
      <w:del w:id="200" w:author="Jeff Wootton" w:date="2024-09-17T11:30:00Z">
        <w:r w:rsidRPr="00EF7A5A" w:rsidDel="00E91BAB">
          <w:rPr>
            <w:bCs/>
          </w:rPr>
          <w:delText>enumerate list</w:delText>
        </w:r>
      </w:del>
      <w:ins w:id="201" w:author="Jeff Wootton" w:date="2024-09-17T11:31:00Z">
        <w:r w:rsidR="00691F06">
          <w:rPr>
            <w:bCs/>
          </w:rPr>
          <w:t>A</w:t>
        </w:r>
      </w:ins>
      <w:ins w:id="202" w:author="Jeff Wootton" w:date="2024-09-17T11:30:00Z">
        <w:r w:rsidR="00E91BAB">
          <w:rPr>
            <w:bCs/>
          </w:rPr>
          <w:t xml:space="preserve">ttribute </w:t>
        </w:r>
      </w:ins>
      <w:ins w:id="203" w:author="Jeff Wootton" w:date="2024-09-17T11:31:00Z">
        <w:r w:rsidR="00691F06">
          <w:rPr>
            <w:bCs/>
          </w:rPr>
          <w:t>V</w:t>
        </w:r>
      </w:ins>
      <w:ins w:id="204" w:author="Jeff Wootton" w:date="2024-09-17T11:30:00Z">
        <w:r w:rsidR="00E91BAB">
          <w:rPr>
            <w:bCs/>
          </w:rPr>
          <w:t>alues</w:t>
        </w:r>
      </w:ins>
      <w:r w:rsidRPr="00EF7A5A">
        <w:rPr>
          <w:bCs/>
        </w:rPr>
        <w:t xml:space="preserve">” for S-57 enumerate type attributes is based on IHO Publication S-58 – </w:t>
      </w:r>
      <w:r w:rsidRPr="00EF7A5A">
        <w:rPr>
          <w:bCs/>
          <w:i/>
          <w:iCs/>
        </w:rPr>
        <w:t>ENC Validation Checks</w:t>
      </w:r>
      <w:r w:rsidR="0077193A" w:rsidRPr="00EF7A5A">
        <w:rPr>
          <w:bCs/>
        </w:rPr>
        <w:t xml:space="preserve">, Check 2000. </w:t>
      </w:r>
      <w:r w:rsidRPr="00EF7A5A">
        <w:rPr>
          <w:bCs/>
        </w:rPr>
        <w:t>This Table also indicates new enumerate values that have been included in S-101.</w:t>
      </w:r>
    </w:p>
    <w:p w:rsidR="00FE78AD" w:rsidRPr="00EF7A5A" w:rsidRDefault="00FE78AD" w:rsidP="00C93144">
      <w:pPr>
        <w:pStyle w:val="ListParagraph"/>
        <w:numPr>
          <w:ilvl w:val="0"/>
          <w:numId w:val="16"/>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r w:rsidRPr="00EF7A5A">
        <w:rPr>
          <w:bCs/>
        </w:rPr>
        <w:t>Table A</w:t>
      </w:r>
      <w:r w:rsidR="00A92FD4" w:rsidRPr="00EF7A5A">
        <w:rPr>
          <w:bCs/>
        </w:rPr>
        <w:t>-</w:t>
      </w:r>
      <w:r w:rsidRPr="00EF7A5A">
        <w:rPr>
          <w:bCs/>
        </w:rPr>
        <w:t xml:space="preserve">3 </w:t>
      </w:r>
      <w:r w:rsidR="00464803" w:rsidRPr="00EF7A5A">
        <w:rPr>
          <w:bCs/>
        </w:rPr>
        <w:t xml:space="preserve">summarises extensions included in S-101 by Feature </w:t>
      </w:r>
      <w:r w:rsidR="00907B68" w:rsidRPr="00EF7A5A">
        <w:rPr>
          <w:bCs/>
        </w:rPr>
        <w:t xml:space="preserve">type </w:t>
      </w:r>
      <w:r w:rsidR="00464803" w:rsidRPr="00EF7A5A">
        <w:rPr>
          <w:bCs/>
        </w:rPr>
        <w:t>in regard to geometric primitives and attributes</w:t>
      </w:r>
      <w:r w:rsidR="00F75964" w:rsidRPr="00EF7A5A">
        <w:rPr>
          <w:bCs/>
        </w:rPr>
        <w:t>; and new features included in S-101 for which there is no S-57 equivalent</w:t>
      </w:r>
      <w:r w:rsidR="00464803" w:rsidRPr="00EF7A5A">
        <w:rPr>
          <w:bCs/>
        </w:rPr>
        <w:t>.</w:t>
      </w:r>
      <w:r w:rsidR="005C6026" w:rsidRPr="00EF7A5A">
        <w:rPr>
          <w:bCs/>
        </w:rPr>
        <w:t xml:space="preserve"> </w:t>
      </w:r>
      <w:r w:rsidR="00464803" w:rsidRPr="00EF7A5A">
        <w:rPr>
          <w:bCs/>
        </w:rPr>
        <w:t xml:space="preserve">Application of these extensions to converted S-101 datasets is not a requirement in regard to </w:t>
      </w:r>
      <w:r w:rsidR="0061795E" w:rsidRPr="00EF7A5A">
        <w:rPr>
          <w:bCs/>
        </w:rPr>
        <w:t>full equivalency between an S-57 ENC an</w:t>
      </w:r>
      <w:r w:rsidR="0077193A" w:rsidRPr="00EF7A5A">
        <w:rPr>
          <w:bCs/>
        </w:rPr>
        <w:t xml:space="preserve">d its corresponding S-101 ENC. </w:t>
      </w:r>
      <w:r w:rsidR="0061795E" w:rsidRPr="00EF7A5A">
        <w:rPr>
          <w:bCs/>
        </w:rPr>
        <w:t xml:space="preserve">However, </w:t>
      </w:r>
      <w:r w:rsidR="00907B68" w:rsidRPr="00EF7A5A">
        <w:rPr>
          <w:bCs/>
        </w:rPr>
        <w:t xml:space="preserve">Data </w:t>
      </w:r>
      <w:r w:rsidR="0061795E" w:rsidRPr="00EF7A5A">
        <w:rPr>
          <w:bCs/>
        </w:rPr>
        <w:t>Producers may consider application of these extensions in order to produce “full capability” S-101 ENCs.</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rPr>
          <w:sz w:val="20"/>
        </w:rPr>
      </w:pPr>
      <w:bookmarkStart w:id="205" w:name="_Toc422735411"/>
      <w:bookmarkStart w:id="206" w:name="_Toc8629830"/>
      <w:bookmarkStart w:id="207" w:name="_Toc8629962"/>
      <w:bookmarkStart w:id="208" w:name="_Toc173416223"/>
      <w:r w:rsidRPr="00EF7A5A">
        <w:t>Presentation of the document</w:t>
      </w:r>
      <w:bookmarkEnd w:id="205"/>
      <w:bookmarkEnd w:id="206"/>
      <w:bookmarkEnd w:id="207"/>
      <w:bookmarkEnd w:id="208"/>
    </w:p>
    <w:p w:rsidR="006B2826" w:rsidRPr="00EF7A5A" w:rsidRDefault="006B2826" w:rsidP="00D95447">
      <w:pPr>
        <w:spacing w:after="120"/>
        <w:jc w:val="both"/>
      </w:pPr>
      <w:r w:rsidRPr="00EF7A5A">
        <w:t>The following conventions are used:</w:t>
      </w:r>
    </w:p>
    <w:p w:rsidR="006B2826" w:rsidRPr="00EF7A5A" w:rsidRDefault="006B2826" w:rsidP="00C93144">
      <w:pPr>
        <w:numPr>
          <w:ilvl w:val="0"/>
          <w:numId w:val="3"/>
        </w:numPr>
        <w:tabs>
          <w:tab w:val="clear" w:pos="360"/>
          <w:tab w:val="left" w:pos="0"/>
          <w:tab w:val="num" w:pos="284"/>
          <w:tab w:val="left" w:pos="3151"/>
          <w:tab w:val="left" w:pos="5475"/>
        </w:tabs>
        <w:ind w:left="284" w:hanging="284"/>
        <w:jc w:val="both"/>
      </w:pPr>
      <w:r w:rsidRPr="00EF7A5A">
        <w:t>Presentation conventions:</w:t>
      </w:r>
      <w:r w:rsidRPr="00EF7A5A">
        <w:tab/>
      </w:r>
      <w:r w:rsidR="00F01A9C" w:rsidRPr="00EF7A5A">
        <w:t xml:space="preserve">S-57 </w:t>
      </w:r>
      <w:r w:rsidRPr="00EF7A5A">
        <w:t>Object class:</w:t>
      </w:r>
      <w:r w:rsidRPr="00EF7A5A">
        <w:tab/>
      </w:r>
      <w:r w:rsidRPr="00EF7A5A">
        <w:rPr>
          <w:b/>
        </w:rPr>
        <w:t>WRECKS</w:t>
      </w:r>
    </w:p>
    <w:p w:rsidR="00F01A9C" w:rsidRPr="00EF7A5A" w:rsidRDefault="00F01A9C" w:rsidP="00F01A9C">
      <w:pPr>
        <w:tabs>
          <w:tab w:val="left" w:pos="0"/>
          <w:tab w:val="left" w:pos="283"/>
          <w:tab w:val="left" w:pos="3151"/>
          <w:tab w:val="left" w:pos="5475"/>
        </w:tabs>
        <w:jc w:val="both"/>
      </w:pPr>
      <w:r w:rsidRPr="00EF7A5A">
        <w:tab/>
      </w:r>
      <w:r w:rsidRPr="00EF7A5A">
        <w:tab/>
        <w:t xml:space="preserve">S-101 Feature </w:t>
      </w:r>
      <w:r w:rsidR="00907B68" w:rsidRPr="00EF7A5A">
        <w:t>type</w:t>
      </w:r>
      <w:r w:rsidRPr="00EF7A5A">
        <w:t>:</w:t>
      </w:r>
      <w:r w:rsidRPr="00EF7A5A">
        <w:tab/>
      </w:r>
      <w:r w:rsidRPr="00EF7A5A">
        <w:rPr>
          <w:b/>
        </w:rPr>
        <w:t>Wreck</w:t>
      </w:r>
    </w:p>
    <w:p w:rsidR="006B2826" w:rsidRPr="00EF7A5A" w:rsidRDefault="006B2826" w:rsidP="00D95447">
      <w:pPr>
        <w:tabs>
          <w:tab w:val="left" w:pos="0"/>
          <w:tab w:val="left" w:pos="283"/>
          <w:tab w:val="left" w:pos="3151"/>
          <w:tab w:val="left" w:pos="5475"/>
        </w:tabs>
        <w:jc w:val="both"/>
      </w:pPr>
      <w:r w:rsidRPr="00EF7A5A">
        <w:tab/>
      </w:r>
      <w:r w:rsidRPr="00EF7A5A">
        <w:tab/>
        <w:t>Geometric primitive:</w:t>
      </w:r>
      <w:r w:rsidRPr="00EF7A5A">
        <w:tab/>
        <w:t>(P,A)</w:t>
      </w:r>
      <w:r w:rsidR="00F01A9C" w:rsidRPr="00EF7A5A">
        <w:t>; (P,S)</w:t>
      </w:r>
      <w:r w:rsidRPr="00EF7A5A">
        <w:t>*</w:t>
      </w:r>
    </w:p>
    <w:p w:rsidR="006B2826" w:rsidRPr="00EF7A5A" w:rsidRDefault="006B2826" w:rsidP="00D95447">
      <w:pPr>
        <w:tabs>
          <w:tab w:val="left" w:pos="0"/>
          <w:tab w:val="left" w:pos="283"/>
          <w:tab w:val="left" w:pos="3151"/>
          <w:tab w:val="left" w:pos="5475"/>
        </w:tabs>
        <w:jc w:val="both"/>
      </w:pPr>
      <w:r w:rsidRPr="00EF7A5A">
        <w:tab/>
      </w:r>
      <w:r w:rsidRPr="00EF7A5A">
        <w:tab/>
      </w:r>
      <w:r w:rsidR="00F01A9C" w:rsidRPr="00EF7A5A">
        <w:t xml:space="preserve">S-57 </w:t>
      </w:r>
      <w:r w:rsidRPr="00EF7A5A">
        <w:t>Attribute:</w:t>
      </w:r>
      <w:r w:rsidRPr="00EF7A5A">
        <w:tab/>
        <w:t>EXPSOU</w:t>
      </w:r>
    </w:p>
    <w:p w:rsidR="00F01A9C" w:rsidRPr="00EF7A5A" w:rsidRDefault="00F01A9C" w:rsidP="00F01A9C">
      <w:pPr>
        <w:tabs>
          <w:tab w:val="left" w:pos="0"/>
          <w:tab w:val="left" w:pos="283"/>
          <w:tab w:val="left" w:pos="3151"/>
          <w:tab w:val="left" w:pos="5475"/>
        </w:tabs>
        <w:jc w:val="both"/>
      </w:pPr>
      <w:r w:rsidRPr="00EF7A5A">
        <w:tab/>
      </w:r>
      <w:r w:rsidRPr="00EF7A5A">
        <w:tab/>
        <w:t>S-101 Attribute:</w:t>
      </w:r>
      <w:r w:rsidRPr="00EF7A5A">
        <w:tab/>
      </w:r>
      <w:r w:rsidRPr="00EF7A5A">
        <w:rPr>
          <w:b/>
        </w:rPr>
        <w:t>exposition of sounding</w:t>
      </w:r>
    </w:p>
    <w:p w:rsidR="006B2826" w:rsidRPr="00EF7A5A" w:rsidRDefault="006B2826" w:rsidP="00D95447">
      <w:pPr>
        <w:tabs>
          <w:tab w:val="left" w:pos="0"/>
          <w:tab w:val="left" w:pos="283"/>
          <w:tab w:val="left" w:pos="3151"/>
          <w:tab w:val="left" w:pos="5475"/>
        </w:tabs>
        <w:jc w:val="both"/>
      </w:pPr>
      <w:r w:rsidRPr="00EF7A5A">
        <w:tab/>
      </w:r>
      <w:r w:rsidRPr="00EF7A5A">
        <w:tab/>
        <w:t>Attribute value:</w:t>
      </w:r>
      <w:r w:rsidRPr="00EF7A5A">
        <w:tab/>
      </w:r>
      <w:r w:rsidRPr="00EF7A5A">
        <w:rPr>
          <w:i/>
        </w:rPr>
        <w:t>-2.4</w:t>
      </w:r>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For geometric pr</w:t>
      </w:r>
      <w:r w:rsidR="0077193A" w:rsidRPr="00EF7A5A">
        <w:t xml:space="preserve">imitives: </w:t>
      </w:r>
      <w:r w:rsidRPr="00EF7A5A">
        <w:t xml:space="preserve">P = point; </w:t>
      </w:r>
      <w:r w:rsidR="004E33BC" w:rsidRPr="00EF7A5A">
        <w:t>[</w:t>
      </w:r>
      <w:r w:rsidRPr="00EF7A5A">
        <w:t xml:space="preserve">L = line; </w:t>
      </w:r>
      <w:r w:rsidR="00796AEB" w:rsidRPr="00EF7A5A">
        <w:t xml:space="preserve">C = </w:t>
      </w:r>
      <w:r w:rsidR="009B5892" w:rsidRPr="00EF7A5A">
        <w:t xml:space="preserve">S-100 </w:t>
      </w:r>
      <w:r w:rsidR="00796AEB" w:rsidRPr="00EF7A5A">
        <w:t>curve</w:t>
      </w:r>
      <w:r w:rsidR="004E33BC" w:rsidRPr="00EF7A5A">
        <w:t>]</w:t>
      </w:r>
      <w:r w:rsidR="00796AEB" w:rsidRPr="00EF7A5A">
        <w:t xml:space="preserve">; </w:t>
      </w:r>
      <w:r w:rsidR="004E33BC" w:rsidRPr="00EF7A5A">
        <w:t>[</w:t>
      </w:r>
      <w:r w:rsidRPr="00EF7A5A">
        <w:t xml:space="preserve">A = area; </w:t>
      </w:r>
      <w:r w:rsidR="00796AEB" w:rsidRPr="00EF7A5A">
        <w:t xml:space="preserve">S = </w:t>
      </w:r>
      <w:r w:rsidR="009B5892" w:rsidRPr="00EF7A5A">
        <w:t xml:space="preserve">S-100 </w:t>
      </w:r>
      <w:r w:rsidR="00796AEB" w:rsidRPr="00EF7A5A">
        <w:t>surface</w:t>
      </w:r>
      <w:r w:rsidR="004E33BC" w:rsidRPr="00EF7A5A">
        <w:t>]</w:t>
      </w:r>
      <w:r w:rsidR="00796AEB" w:rsidRPr="00EF7A5A">
        <w:t xml:space="preserve">; </w:t>
      </w:r>
      <w:r w:rsidRPr="00EF7A5A">
        <w:t>N = none.</w:t>
      </w:r>
      <w:r w:rsidR="0077193A" w:rsidRPr="00EF7A5A">
        <w:t xml:space="preserve"> </w:t>
      </w:r>
      <w:r w:rsidR="00796AEB" w:rsidRPr="00EF7A5A">
        <w:rPr>
          <w:b/>
        </w:rPr>
        <w:t xml:space="preserve">Data </w:t>
      </w:r>
      <w:r w:rsidR="00907B68" w:rsidRPr="00EF7A5A">
        <w:rPr>
          <w:b/>
        </w:rPr>
        <w:t xml:space="preserve">Producers </w:t>
      </w:r>
      <w:r w:rsidR="0055668D" w:rsidRPr="00EF7A5A">
        <w:rPr>
          <w:b/>
        </w:rPr>
        <w:t xml:space="preserve">should note in particular where allowable geometric primitives for S-57 Object classes are </w:t>
      </w:r>
      <w:r w:rsidR="001E4D90" w:rsidRPr="00EF7A5A">
        <w:rPr>
          <w:b/>
        </w:rPr>
        <w:t>prohibited</w:t>
      </w:r>
      <w:r w:rsidR="0055668D" w:rsidRPr="00EF7A5A">
        <w:rPr>
          <w:b/>
        </w:rPr>
        <w:t xml:space="preserve"> </w:t>
      </w:r>
      <w:r w:rsidR="003C3B29" w:rsidRPr="00EF7A5A">
        <w:rPr>
          <w:b/>
        </w:rPr>
        <w:t>for the corresponding Feature</w:t>
      </w:r>
      <w:r w:rsidR="0055668D" w:rsidRPr="00EF7A5A">
        <w:rPr>
          <w:b/>
        </w:rPr>
        <w:t xml:space="preserve"> </w:t>
      </w:r>
      <w:r w:rsidR="00907B68" w:rsidRPr="00EF7A5A">
        <w:rPr>
          <w:b/>
        </w:rPr>
        <w:t>type</w:t>
      </w:r>
      <w:r w:rsidR="00FD5274" w:rsidRPr="00EF7A5A">
        <w:rPr>
          <w:b/>
        </w:rPr>
        <w:t>(</w:t>
      </w:r>
      <w:r w:rsidR="0055668D" w:rsidRPr="00EF7A5A">
        <w:rPr>
          <w:b/>
        </w:rPr>
        <w:t>s</w:t>
      </w:r>
      <w:r w:rsidR="003C3B29" w:rsidRPr="00EF7A5A">
        <w:rPr>
          <w:b/>
        </w:rPr>
        <w:t>)</w:t>
      </w:r>
      <w:r w:rsidR="0055668D" w:rsidRPr="00EF7A5A">
        <w:rPr>
          <w:b/>
        </w:rPr>
        <w:t xml:space="preserve"> in S-101 and consider amending their S-57 data </w:t>
      </w:r>
      <w:r w:rsidR="00C7123B" w:rsidRPr="00EF7A5A">
        <w:rPr>
          <w:b/>
        </w:rPr>
        <w:t xml:space="preserve">holdings </w:t>
      </w:r>
      <w:r w:rsidR="0055668D" w:rsidRPr="00EF7A5A">
        <w:rPr>
          <w:b/>
        </w:rPr>
        <w:t>accordingly</w:t>
      </w:r>
      <w:r w:rsidR="0055668D" w:rsidRPr="00EF7A5A">
        <w:t>.</w:t>
      </w:r>
    </w:p>
    <w:p w:rsidR="00F01A9C" w:rsidRPr="00EF7A5A" w:rsidRDefault="00C7123B" w:rsidP="00F01A9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G</w:t>
      </w:r>
      <w:r w:rsidR="0055668D" w:rsidRPr="00EF7A5A">
        <w:t xml:space="preserve">uidance is included in this document on the restriction of allowable values for enumerate type attributes </w:t>
      </w:r>
      <w:r w:rsidRPr="00EF7A5A">
        <w:t xml:space="preserve">by Feature </w:t>
      </w:r>
      <w:r w:rsidR="00907B68" w:rsidRPr="00EF7A5A">
        <w:t>type</w:t>
      </w:r>
      <w:r w:rsidRPr="00EF7A5A">
        <w:t xml:space="preserve"> that has been introduced </w:t>
      </w:r>
      <w:r w:rsidR="0055668D" w:rsidRPr="00EF7A5A">
        <w:t>in S-101</w:t>
      </w:r>
      <w:r w:rsidR="0077193A" w:rsidRPr="00EF7A5A">
        <w:t xml:space="preserve">. </w:t>
      </w:r>
      <w:r w:rsidR="004E33BC" w:rsidRPr="00EF7A5A">
        <w:t>This guidance is</w:t>
      </w:r>
      <w:r w:rsidRPr="00EF7A5A">
        <w:t xml:space="preserve"> only include</w:t>
      </w:r>
      <w:r w:rsidR="004E33BC" w:rsidRPr="00EF7A5A">
        <w:t xml:space="preserve">d where the list of allowable values in S-101 differs from the list of </w:t>
      </w:r>
      <w:r w:rsidR="002F7F0E" w:rsidRPr="00EF7A5A">
        <w:t xml:space="preserve">recommended </w:t>
      </w:r>
      <w:r w:rsidR="004E33BC" w:rsidRPr="00EF7A5A">
        <w:t xml:space="preserve">allowable values by S-57 Object class as included in </w:t>
      </w:r>
      <w:ins w:id="209" w:author="Jeff Wootton" w:date="2024-07-25T14:58:00Z">
        <w:r w:rsidR="007F7567">
          <w:t xml:space="preserve">IHO Publication </w:t>
        </w:r>
      </w:ins>
      <w:r w:rsidR="004E33BC" w:rsidRPr="00EF7A5A">
        <w:t xml:space="preserve">S-58 – </w:t>
      </w:r>
      <w:r w:rsidR="004E33BC" w:rsidRPr="00EF7A5A">
        <w:rPr>
          <w:i/>
        </w:rPr>
        <w:t>ENC Validation Checks</w:t>
      </w:r>
      <w:r w:rsidR="004E33BC" w:rsidRPr="00EF7A5A">
        <w:t>, Check 2000.</w:t>
      </w:r>
      <w:r w:rsidR="0077193A" w:rsidRPr="00EF7A5A">
        <w:t xml:space="preserve"> </w:t>
      </w:r>
      <w:r w:rsidR="000B1D73" w:rsidRPr="00EF7A5A">
        <w:rPr>
          <w:b/>
        </w:rPr>
        <w:t xml:space="preserve">Data producers are to note that the failure of any encoded S-57 </w:t>
      </w:r>
      <w:r w:rsidR="00C147DC" w:rsidRPr="00EF7A5A">
        <w:rPr>
          <w:b/>
        </w:rPr>
        <w:t xml:space="preserve">Object </w:t>
      </w:r>
      <w:r w:rsidR="000B1D73" w:rsidRPr="00EF7A5A">
        <w:rPr>
          <w:b/>
        </w:rPr>
        <w:t xml:space="preserve">against S-58 Check 2000 will result in the instance of the attribute responsible for the Check failure not converting across to the corresponding S-101 </w:t>
      </w:r>
      <w:r w:rsidR="004177C5" w:rsidRPr="00EF7A5A">
        <w:rPr>
          <w:b/>
        </w:rPr>
        <w:t xml:space="preserve">attribute </w:t>
      </w:r>
      <w:r w:rsidR="000B1D73" w:rsidRPr="00EF7A5A">
        <w:rPr>
          <w:b/>
        </w:rPr>
        <w:t>instance</w:t>
      </w:r>
      <w:r w:rsidR="000B1D73" w:rsidRPr="00EF7A5A">
        <w:t>.</w:t>
      </w:r>
      <w:r w:rsidR="0077193A" w:rsidRPr="00EF7A5A">
        <w:t xml:space="preserve"> </w:t>
      </w:r>
      <w:r w:rsidR="00666FD6" w:rsidRPr="00EF7A5A">
        <w:t xml:space="preserve">Further information can be found in </w:t>
      </w:r>
      <w:r w:rsidR="005115B2" w:rsidRPr="00EF7A5A">
        <w:t xml:space="preserve">Appendix </w:t>
      </w:r>
      <w:r w:rsidR="00666FD6" w:rsidRPr="00EF7A5A">
        <w:t>A, Table A</w:t>
      </w:r>
      <w:r w:rsidR="00A92FD4" w:rsidRPr="00EF7A5A">
        <w:t>-</w:t>
      </w:r>
      <w:r w:rsidR="00666FD6" w:rsidRPr="00EF7A5A">
        <w:t>2.</w:t>
      </w:r>
    </w:p>
    <w:p w:rsidR="007515D1" w:rsidRPr="00EF7A5A" w:rsidRDefault="007515D1" w:rsidP="00F01A9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Where the term “Not applicable” has been used in any clause within this document, this means that there is no impact of this information as presented in S-57 Appendix B.1, Annex A on the S-5</w:t>
      </w:r>
      <w:r w:rsidR="0077193A" w:rsidRPr="00EF7A5A">
        <w:t xml:space="preserve">7 to S-101 conversion process. </w:t>
      </w:r>
      <w:r w:rsidRPr="00EF7A5A">
        <w:t xml:space="preserve">This is generally because </w:t>
      </w:r>
      <w:r w:rsidR="00892912" w:rsidRPr="00EF7A5A">
        <w:t>the clause relates to encoding which is prohibited for S-</w:t>
      </w:r>
      <w:r w:rsidR="00224937" w:rsidRPr="00EF7A5A">
        <w:t xml:space="preserve">101 </w:t>
      </w:r>
      <w:r w:rsidR="00892912" w:rsidRPr="00EF7A5A">
        <w:t>ENC</w:t>
      </w:r>
      <w:r w:rsidR="00501FD2" w:rsidRPr="00EF7A5A">
        <w:t xml:space="preserve">; or </w:t>
      </w:r>
      <w:ins w:id="210" w:author="Jeff Wootton" w:date="2024-07-25T14:59:00Z">
        <w:r w:rsidR="0030250A">
          <w:t xml:space="preserve">is </w:t>
        </w:r>
      </w:ins>
      <w:r w:rsidR="00501FD2" w:rsidRPr="00EF7A5A">
        <w:t xml:space="preserve">not relevant in relation to </w:t>
      </w:r>
      <w:r w:rsidR="0037391C" w:rsidRPr="00EF7A5A">
        <w:t>the conversion of S-57 base datasets</w:t>
      </w:r>
      <w:r w:rsidR="00892912" w:rsidRPr="00EF7A5A">
        <w:t>.</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pPr>
      <w:bookmarkStart w:id="211" w:name="_Toc8629831"/>
      <w:bookmarkStart w:id="212" w:name="_Toc8629963"/>
      <w:bookmarkStart w:id="213" w:name="_Toc173416224"/>
      <w:r w:rsidRPr="00EF7A5A">
        <w:t>Use of language</w:t>
      </w:r>
      <w:bookmarkEnd w:id="211"/>
      <w:bookmarkEnd w:id="212"/>
      <w:bookmarkEnd w:id="213"/>
    </w:p>
    <w:p w:rsidR="006B2826" w:rsidRPr="00EF7A5A" w:rsidRDefault="006B2826" w:rsidP="001D3E56">
      <w:pPr>
        <w:keepNext/>
        <w:keepLines/>
        <w:spacing w:after="60"/>
        <w:jc w:val="both"/>
      </w:pPr>
      <w:r w:rsidRPr="00EF7A5A">
        <w:t>Within this document:</w:t>
      </w:r>
    </w:p>
    <w:p w:rsidR="006B2826" w:rsidRPr="00EF7A5A" w:rsidRDefault="006B2826" w:rsidP="001D3E56">
      <w:pPr>
        <w:keepNext/>
        <w:keepLines/>
        <w:spacing w:after="60"/>
        <w:ind w:left="709" w:firstLine="11"/>
        <w:jc w:val="both"/>
      </w:pPr>
      <w:r w:rsidRPr="00EF7A5A">
        <w:t>“Must” indicates a mandatory requirement</w:t>
      </w:r>
      <w:r w:rsidR="001140DE" w:rsidRPr="00EF7A5A">
        <w:t xml:space="preserve"> </w:t>
      </w:r>
      <w:r w:rsidR="001140DE" w:rsidRPr="00EF7A5A">
        <w:rPr>
          <w:rFonts w:cs="Arial"/>
        </w:rPr>
        <w:t xml:space="preserve">in order to </w:t>
      </w:r>
      <w:r w:rsidR="006C7F70" w:rsidRPr="00EF7A5A">
        <w:rPr>
          <w:rFonts w:cs="Arial"/>
        </w:rPr>
        <w:t xml:space="preserve">for Data Producers to </w:t>
      </w:r>
      <w:r w:rsidR="001140DE" w:rsidRPr="00EF7A5A">
        <w:rPr>
          <w:rFonts w:cs="Arial"/>
        </w:rPr>
        <w:t>meet the requirements of the S-101 DCEG or S-101 Feature Catalogue constraints</w:t>
      </w:r>
      <w:r w:rsidRPr="00EF7A5A">
        <w:t>.</w:t>
      </w:r>
      <w:r w:rsidR="0077193A" w:rsidRPr="00EF7A5A">
        <w:t xml:space="preserve"> </w:t>
      </w:r>
      <w:r w:rsidR="00FB5A12" w:rsidRPr="00EF7A5A">
        <w:t>It must be noted that where a requirement is for a particular text string to be encoded (for example</w:t>
      </w:r>
      <w:r w:rsidR="00C742D6">
        <w:t>,</w:t>
      </w:r>
      <w:r w:rsidR="00FB5A12" w:rsidRPr="00EF7A5A">
        <w:t xml:space="preserve"> using the S-57 attribute INFORM) minor national variations in spelling may be accounted for in conversion software.</w:t>
      </w:r>
    </w:p>
    <w:p w:rsidR="006B2826" w:rsidRPr="00EF7A5A" w:rsidRDefault="006B2826" w:rsidP="001D3E56">
      <w:pPr>
        <w:pStyle w:val="BodyTextIndent2"/>
        <w:spacing w:after="60"/>
        <w:jc w:val="both"/>
        <w:rPr>
          <w:color w:val="auto"/>
        </w:rPr>
      </w:pPr>
      <w:r w:rsidRPr="00EF7A5A">
        <w:rPr>
          <w:color w:val="auto"/>
        </w:rPr>
        <w:t>“Should” indicates an optional requirement, that is the recommended process to be followed</w:t>
      </w:r>
      <w:r w:rsidR="000A261C" w:rsidRPr="00EF7A5A">
        <w:rPr>
          <w:color w:val="auto"/>
        </w:rPr>
        <w:t xml:space="preserve"> </w:t>
      </w:r>
      <w:r w:rsidR="00D825BC" w:rsidRPr="00EF7A5A">
        <w:rPr>
          <w:color w:val="auto"/>
        </w:rPr>
        <w:t xml:space="preserve">by Data Producers </w:t>
      </w:r>
      <w:r w:rsidR="000A261C" w:rsidRPr="00EF7A5A">
        <w:rPr>
          <w:color w:val="auto"/>
        </w:rPr>
        <w:t>(normally in reference to the S-101 DCEG)</w:t>
      </w:r>
      <w:r w:rsidRPr="00EF7A5A">
        <w:rPr>
          <w:color w:val="auto"/>
        </w:rPr>
        <w:t>, but is not mandatory</w:t>
      </w:r>
      <w:r w:rsidR="000A261C" w:rsidRPr="00EF7A5A">
        <w:rPr>
          <w:color w:val="auto"/>
        </w:rPr>
        <w:t xml:space="preserve"> (as required by the S-101 Product Specification or Feature Catalogue)</w:t>
      </w:r>
      <w:r w:rsidRPr="00EF7A5A">
        <w:rPr>
          <w:color w:val="auto"/>
        </w:rPr>
        <w:t>.</w:t>
      </w:r>
    </w:p>
    <w:p w:rsidR="006B2826" w:rsidRPr="00EF7A5A" w:rsidRDefault="006B2826" w:rsidP="00D95447">
      <w:pPr>
        <w:spacing w:after="120"/>
        <w:ind w:firstLine="720"/>
        <w:jc w:val="both"/>
      </w:pPr>
      <w:r w:rsidRPr="00EF7A5A">
        <w:t>“May” means “allowed to” or “could possibly”, and is not mandatory</w:t>
      </w:r>
      <w:r w:rsidR="000A261C" w:rsidRPr="00EF7A5A">
        <w:t xml:space="preserve"> in an S-101 context</w:t>
      </w:r>
      <w:r w:rsidRPr="00EF7A5A">
        <w:t>.</w:t>
      </w:r>
    </w:p>
    <w:p w:rsidR="00D825BC" w:rsidRPr="00EF7A5A" w:rsidRDefault="00D825BC" w:rsidP="00C3469A">
      <w:pPr>
        <w:spacing w:after="120"/>
        <w:jc w:val="both"/>
      </w:pPr>
      <w:r w:rsidRPr="00EF7A5A">
        <w:t>The above terms relate to the requirements for the preparation of S-57 data and post-conversion requirements so as to create S-101 datasets that satisfy SOLAS requirements for the S-101 data to be at least the equivalent of S-57 data.</w:t>
      </w:r>
    </w:p>
    <w:p w:rsidR="00D825BC" w:rsidRPr="00EF7A5A" w:rsidRDefault="00D825BC" w:rsidP="00C3469A">
      <w:pPr>
        <w:spacing w:after="120"/>
        <w:ind w:left="709" w:firstLine="11"/>
        <w:jc w:val="both"/>
      </w:pPr>
      <w:r w:rsidRPr="00EF7A5A">
        <w:t>“Will”</w:t>
      </w:r>
      <w:r w:rsidR="00C3469A" w:rsidRPr="00EF7A5A">
        <w:t xml:space="preserve"> </w:t>
      </w:r>
      <w:r w:rsidR="000224C3" w:rsidRPr="00EF7A5A">
        <w:t>indicates</w:t>
      </w:r>
      <w:r w:rsidR="00C3469A" w:rsidRPr="00EF7A5A">
        <w:t xml:space="preserve"> </w:t>
      </w:r>
      <w:r w:rsidR="000224C3" w:rsidRPr="00EF7A5A">
        <w:t>an</w:t>
      </w:r>
      <w:r w:rsidR="00C3469A" w:rsidRPr="00EF7A5A">
        <w:t xml:space="preserve"> expected </w:t>
      </w:r>
      <w:r w:rsidR="000224C3" w:rsidRPr="00EF7A5A">
        <w:t>outcome</w:t>
      </w:r>
      <w:r w:rsidR="00C3469A" w:rsidRPr="00EF7A5A">
        <w:t xml:space="preserve"> of the automated conversion process</w:t>
      </w:r>
      <w:r w:rsidR="0077193A" w:rsidRPr="00EF7A5A">
        <w:t xml:space="preserve">. </w:t>
      </w:r>
      <w:r w:rsidR="000224C3" w:rsidRPr="00EF7A5A">
        <w:t>However</w:t>
      </w:r>
      <w:r w:rsidR="000755BA">
        <w:t>,</w:t>
      </w:r>
      <w:r w:rsidR="000224C3" w:rsidRPr="00EF7A5A">
        <w:t xml:space="preserve"> it must be noted that S-57 to S-101 automated conversion results may differ between conversion software manufacturers</w:t>
      </w:r>
      <w:r w:rsidR="004D5C92" w:rsidRPr="00EF7A5A">
        <w:t xml:space="preserve">; and Producing Authorities may utilise </w:t>
      </w:r>
      <w:r w:rsidR="00E17A20" w:rsidRPr="00EF7A5A">
        <w:t xml:space="preserve">additional </w:t>
      </w:r>
      <w:r w:rsidR="004D5C92" w:rsidRPr="00EF7A5A">
        <w:t>functionality within conversion applications (if available) to enhance conversion output.</w:t>
      </w:r>
    </w:p>
    <w:p w:rsidR="009B5892" w:rsidRPr="00EF7A5A" w:rsidRDefault="009B5892" w:rsidP="009B5892">
      <w:pPr>
        <w:spacing w:after="120"/>
        <w:jc w:val="both"/>
      </w:pPr>
      <w:r w:rsidRPr="00EF7A5A">
        <w:rPr>
          <w:u w:val="single"/>
        </w:rPr>
        <w:t>This document is intended for guidance only and none of its content should be regarded as “mandatory” in itself.</w:t>
      </w:r>
      <w:r w:rsidRPr="00EF7A5A">
        <w:t xml:space="preserve"> Where the phrase “It is considered that this information is not required for S-101” appears it </w:t>
      </w:r>
      <w:r w:rsidR="00EC0EB0" w:rsidRPr="00EF7A5A">
        <w:t xml:space="preserve">indicates </w:t>
      </w:r>
      <w:r w:rsidRPr="00EF7A5A">
        <w:t>that a decision has been made during the development of S-101 that this information is not required in ENC.</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pPr>
      <w:bookmarkStart w:id="214" w:name="_Toc173416225"/>
      <w:bookmarkStart w:id="215" w:name="_Toc422735413"/>
      <w:r w:rsidRPr="00EF7A5A">
        <w:t>Maintenance</w:t>
      </w:r>
      <w:bookmarkEnd w:id="214"/>
    </w:p>
    <w:p w:rsidR="006B2826" w:rsidRPr="00EF7A5A" w:rsidRDefault="006B2826" w:rsidP="00D95447">
      <w:pPr>
        <w:spacing w:after="120"/>
        <w:jc w:val="both"/>
        <w:rPr>
          <w:rFonts w:cs="Arial"/>
        </w:rPr>
      </w:pPr>
      <w:r w:rsidRPr="00EF7A5A">
        <w:rPr>
          <w:rFonts w:cs="Arial"/>
        </w:rPr>
        <w:t xml:space="preserve">Changes to this document are coordinated by </w:t>
      </w:r>
      <w:r w:rsidR="004100B4" w:rsidRPr="00EF7A5A">
        <w:rPr>
          <w:rFonts w:cs="Arial"/>
        </w:rPr>
        <w:t>ENC</w:t>
      </w:r>
      <w:r w:rsidRPr="00EF7A5A">
        <w:rPr>
          <w:rFonts w:cs="Arial"/>
        </w:rPr>
        <w:t xml:space="preserve"> Maintenance Working Group (</w:t>
      </w:r>
      <w:r w:rsidR="004100B4" w:rsidRPr="00EF7A5A">
        <w:rPr>
          <w:rFonts w:cs="Arial"/>
        </w:rPr>
        <w:t>ENCWG</w:t>
      </w:r>
      <w:r w:rsidRPr="00EF7A5A">
        <w:rPr>
          <w:rFonts w:cs="Arial"/>
        </w:rPr>
        <w:t>).</w:t>
      </w:r>
      <w:r w:rsidR="005C6026" w:rsidRPr="00EF7A5A">
        <w:rPr>
          <w:rFonts w:cs="Arial"/>
        </w:rPr>
        <w:t xml:space="preserve"> </w:t>
      </w:r>
      <w:r w:rsidRPr="00EF7A5A">
        <w:rPr>
          <w:rFonts w:cs="Arial"/>
        </w:rPr>
        <w:t xml:space="preserve">Individuals that wish to make changes to the document must address their comments to the </w:t>
      </w:r>
      <w:r w:rsidR="004100B4" w:rsidRPr="00EF7A5A">
        <w:rPr>
          <w:rFonts w:cs="Arial"/>
        </w:rPr>
        <w:t>ENCWG</w:t>
      </w:r>
      <w:r w:rsidRPr="00EF7A5A">
        <w:rPr>
          <w:rFonts w:cs="Arial"/>
        </w:rPr>
        <w:t>.</w:t>
      </w:r>
    </w:p>
    <w:p w:rsidR="006B2826" w:rsidRPr="00EF7A5A" w:rsidRDefault="006B2826" w:rsidP="00D95447">
      <w:pPr>
        <w:spacing w:after="120"/>
        <w:jc w:val="both"/>
        <w:rPr>
          <w:rFonts w:cs="Arial"/>
        </w:rPr>
      </w:pPr>
      <w:r w:rsidRPr="00EF7A5A">
        <w:rPr>
          <w:rFonts w:cs="Arial"/>
        </w:rPr>
        <w:t xml:space="preserve">There are three change proposal types to the </w:t>
      </w:r>
      <w:r w:rsidR="005C5A1B" w:rsidRPr="00EF7A5A">
        <w:rPr>
          <w:rFonts w:cs="Arial"/>
        </w:rPr>
        <w:t>S-57 to S-101 Conversion Guidance document</w:t>
      </w:r>
      <w:r w:rsidRPr="00EF7A5A">
        <w:rPr>
          <w:rFonts w:cs="Arial"/>
        </w:rPr>
        <w:t>.</w:t>
      </w:r>
      <w:r w:rsidR="005C6026" w:rsidRPr="00EF7A5A">
        <w:rPr>
          <w:rFonts w:cs="Arial"/>
        </w:rPr>
        <w:t xml:space="preserve"> </w:t>
      </w:r>
      <w:r w:rsidRPr="00EF7A5A">
        <w:rPr>
          <w:rFonts w:cs="Arial"/>
        </w:rPr>
        <w:t xml:space="preserve">They are: </w:t>
      </w:r>
    </w:p>
    <w:p w:rsidR="006B2826" w:rsidRPr="00EF7A5A" w:rsidRDefault="006B2826" w:rsidP="00C93144">
      <w:pPr>
        <w:numPr>
          <w:ilvl w:val="0"/>
          <w:numId w:val="17"/>
        </w:numPr>
        <w:spacing w:after="120"/>
        <w:jc w:val="both"/>
        <w:rPr>
          <w:rFonts w:cs="Arial"/>
        </w:rPr>
      </w:pPr>
      <w:r w:rsidRPr="00EF7A5A">
        <w:rPr>
          <w:rFonts w:cs="Arial"/>
        </w:rPr>
        <w:t xml:space="preserve">Clarification; </w:t>
      </w:r>
    </w:p>
    <w:p w:rsidR="006B2826" w:rsidRPr="00EF7A5A" w:rsidRDefault="006B2826" w:rsidP="00C93144">
      <w:pPr>
        <w:numPr>
          <w:ilvl w:val="0"/>
          <w:numId w:val="17"/>
        </w:numPr>
        <w:spacing w:after="120"/>
        <w:jc w:val="both"/>
        <w:rPr>
          <w:rFonts w:cs="Arial"/>
        </w:rPr>
      </w:pPr>
      <w:r w:rsidRPr="00EF7A5A">
        <w:rPr>
          <w:rFonts w:cs="Arial"/>
        </w:rPr>
        <w:t xml:space="preserve">Revision; and </w:t>
      </w:r>
    </w:p>
    <w:p w:rsidR="006B2826" w:rsidRPr="00EF7A5A" w:rsidRDefault="006B2826" w:rsidP="00C93144">
      <w:pPr>
        <w:numPr>
          <w:ilvl w:val="0"/>
          <w:numId w:val="17"/>
        </w:numPr>
        <w:spacing w:after="120"/>
        <w:jc w:val="both"/>
        <w:rPr>
          <w:rFonts w:cs="Arial"/>
        </w:rPr>
      </w:pPr>
      <w:r w:rsidRPr="00EF7A5A">
        <w:rPr>
          <w:rFonts w:cs="Arial"/>
        </w:rPr>
        <w:t>New Edition.</w:t>
      </w:r>
      <w:r w:rsidR="005C6026" w:rsidRPr="00EF7A5A">
        <w:rPr>
          <w:rFonts w:cs="Arial"/>
        </w:rPr>
        <w:t xml:space="preserve"> </w:t>
      </w:r>
    </w:p>
    <w:p w:rsidR="006B2826" w:rsidRPr="00EF7A5A" w:rsidRDefault="006B2826" w:rsidP="00D95447">
      <w:pPr>
        <w:spacing w:after="120"/>
        <w:jc w:val="both"/>
        <w:rPr>
          <w:rFonts w:cs="Arial"/>
        </w:rPr>
      </w:pPr>
      <w:r w:rsidRPr="00EF7A5A">
        <w:rPr>
          <w:rFonts w:cs="Arial"/>
        </w:rPr>
        <w:t>Any change proposal must be one of these types.</w:t>
      </w:r>
      <w:r w:rsidR="005C6026" w:rsidRPr="00EF7A5A">
        <w:rPr>
          <w:rFonts w:cs="Arial"/>
        </w:rPr>
        <w:t xml:space="preserve"> </w:t>
      </w:r>
    </w:p>
    <w:p w:rsidR="006B2826" w:rsidRPr="00EF7A5A" w:rsidRDefault="006B2826" w:rsidP="00D95447">
      <w:pPr>
        <w:spacing w:after="120"/>
        <w:jc w:val="both"/>
        <w:rPr>
          <w:rFonts w:cs="Arial"/>
        </w:rPr>
      </w:pPr>
      <w:r w:rsidRPr="00EF7A5A">
        <w:rPr>
          <w:rFonts w:cs="Arial"/>
          <w:b/>
        </w:rPr>
        <w:t>ALL</w:t>
      </w:r>
      <w:r w:rsidRPr="00EF7A5A">
        <w:rPr>
          <w:rFonts w:cs="Arial"/>
        </w:rPr>
        <w:t xml:space="preserve"> proposed changes must be technically assessed before approval.</w:t>
      </w:r>
      <w:r w:rsidR="005C6026" w:rsidRPr="00EF7A5A">
        <w:rPr>
          <w:rFonts w:cs="Arial"/>
        </w:rPr>
        <w:t xml:space="preserve"> </w:t>
      </w:r>
    </w:p>
    <w:p w:rsidR="006B2826" w:rsidRPr="00EF7A5A" w:rsidRDefault="006B2826" w:rsidP="00D95447">
      <w:pPr>
        <w:spacing w:after="120"/>
        <w:rPr>
          <w:rFonts w:cs="Arial"/>
        </w:rPr>
      </w:pPr>
      <w:r w:rsidRPr="00EF7A5A">
        <w:rPr>
          <w:rFonts w:cs="Arial"/>
        </w:rPr>
        <w:t>Approved changes must be issued and entered on the Document Control page of this document.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16" w:name="_Toc260134061"/>
      <w:bookmarkStart w:id="217" w:name="_Toc260142430"/>
      <w:bookmarkStart w:id="218" w:name="_Toc260169473"/>
      <w:bookmarkStart w:id="219" w:name="_Toc173416226"/>
      <w:r w:rsidRPr="00EF7A5A">
        <w:rPr>
          <w:bCs/>
        </w:rPr>
        <w:t>Clarification</w:t>
      </w:r>
      <w:bookmarkEnd w:id="216"/>
      <w:bookmarkEnd w:id="217"/>
      <w:bookmarkEnd w:id="218"/>
      <w:bookmarkEnd w:id="219"/>
    </w:p>
    <w:p w:rsidR="006B2826" w:rsidRPr="00EF7A5A" w:rsidRDefault="006B2826" w:rsidP="00D95447">
      <w:pPr>
        <w:spacing w:after="120"/>
        <w:jc w:val="both"/>
        <w:rPr>
          <w:rFonts w:cs="Arial"/>
        </w:rPr>
      </w:pPr>
      <w:r w:rsidRPr="00EF7A5A">
        <w:rPr>
          <w:rFonts w:cs="Arial"/>
          <w:szCs w:val="22"/>
          <w:lang w:eastAsia="en-US"/>
        </w:rPr>
        <w:t>Clarifications are non-substantive changes to the document.</w:t>
      </w:r>
      <w:r w:rsidR="005C6026" w:rsidRPr="00EF7A5A">
        <w:rPr>
          <w:rFonts w:cs="Arial"/>
          <w:szCs w:val="22"/>
          <w:lang w:eastAsia="en-US"/>
        </w:rPr>
        <w:t xml:space="preserve"> </w:t>
      </w:r>
      <w:r w:rsidRPr="00EF7A5A">
        <w:rPr>
          <w:rFonts w:cs="Arial"/>
          <w:szCs w:val="22"/>
          <w:lang w:eastAsia="en-US"/>
        </w:rPr>
        <w:t>Typically, clarifications: remove ambiguity; correct grammatical and spelling errors; amend or update cross references; and insert improved graphics.</w:t>
      </w:r>
      <w:r w:rsidR="005C6026" w:rsidRPr="00EF7A5A">
        <w:rPr>
          <w:rFonts w:cs="Arial"/>
          <w:szCs w:val="22"/>
          <w:lang w:eastAsia="en-US"/>
        </w:rPr>
        <w:t xml:space="preserve"> </w:t>
      </w:r>
      <w:r w:rsidRPr="00EF7A5A">
        <w:rPr>
          <w:rFonts w:cs="Arial"/>
          <w:szCs w:val="22"/>
          <w:lang w:eastAsia="en-US"/>
        </w:rPr>
        <w:t>A clarification must not cause any substantive semantic change to the document.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20" w:name="_Toc173416227"/>
      <w:r w:rsidRPr="00EF7A5A">
        <w:rPr>
          <w:bCs/>
        </w:rPr>
        <w:t>Revision</w:t>
      </w:r>
      <w:bookmarkEnd w:id="220"/>
    </w:p>
    <w:p w:rsidR="006B2826" w:rsidRPr="00EF7A5A" w:rsidRDefault="006B2826" w:rsidP="00D95447">
      <w:pPr>
        <w:spacing w:after="120"/>
        <w:jc w:val="both"/>
        <w:rPr>
          <w:rFonts w:cs="Arial"/>
        </w:rPr>
      </w:pPr>
      <w:r w:rsidRPr="00EF7A5A">
        <w:rPr>
          <w:rFonts w:cs="Arial"/>
          <w:iCs/>
        </w:rPr>
        <w:t xml:space="preserve">Revisions </w:t>
      </w:r>
      <w:r w:rsidRPr="00EF7A5A">
        <w:rPr>
          <w:rFonts w:cs="Arial"/>
        </w:rPr>
        <w:t>are defined as substantive semantic changes to the document.</w:t>
      </w:r>
      <w:r w:rsidR="005C6026" w:rsidRPr="00EF7A5A">
        <w:rPr>
          <w:rFonts w:cs="Arial"/>
        </w:rPr>
        <w:t xml:space="preserve"> </w:t>
      </w:r>
      <w:r w:rsidRPr="00EF7A5A">
        <w:rPr>
          <w:rFonts w:cs="Arial"/>
        </w:rPr>
        <w:t xml:space="preserve">Typically, revisions will change the document to correct factual errors; or introduce necessary changes to ENC </w:t>
      </w:r>
      <w:r w:rsidR="00523874" w:rsidRPr="00EF7A5A">
        <w:rPr>
          <w:rFonts w:cs="Arial"/>
        </w:rPr>
        <w:t xml:space="preserve">data </w:t>
      </w:r>
      <w:r w:rsidRPr="00EF7A5A">
        <w:rPr>
          <w:rFonts w:cs="Arial"/>
        </w:rPr>
        <w:t>encoding guidance that has become evident as a result of practical experience or changing circumstances.</w:t>
      </w:r>
      <w:r w:rsidR="005C6026" w:rsidRPr="00EF7A5A">
        <w:rPr>
          <w:rFonts w:cs="Arial"/>
        </w:rPr>
        <w:t xml:space="preserve"> </w:t>
      </w:r>
      <w:r w:rsidRPr="00EF7A5A">
        <w:rPr>
          <w:rFonts w:cs="Arial"/>
        </w:rPr>
        <w:t xml:space="preserve">A </w:t>
      </w:r>
      <w:r w:rsidRPr="00EF7A5A">
        <w:rPr>
          <w:rFonts w:cs="Arial"/>
          <w:iCs/>
        </w:rPr>
        <w:t>revision</w:t>
      </w:r>
      <w:r w:rsidRPr="00EF7A5A">
        <w:rPr>
          <w:rFonts w:cs="Arial"/>
        </w:rPr>
        <w:t xml:space="preserve"> must not also be classified as a clarification.</w:t>
      </w:r>
      <w:r w:rsidR="005C6026" w:rsidRPr="00EF7A5A">
        <w:rPr>
          <w:rFonts w:cs="Arial"/>
        </w:rPr>
        <w:t xml:space="preserve"> </w:t>
      </w:r>
      <w:r w:rsidRPr="00EF7A5A">
        <w:rPr>
          <w:rFonts w:cs="Arial"/>
          <w:iCs/>
        </w:rPr>
        <w:t xml:space="preserve">Revisions </w:t>
      </w:r>
      <w:r w:rsidRPr="00EF7A5A">
        <w:rPr>
          <w:rFonts w:cs="Arial"/>
        </w:rPr>
        <w:t>could have an impact on either existing users or future users of the document.</w:t>
      </w:r>
      <w:r w:rsidR="005C6026" w:rsidRPr="00EF7A5A">
        <w:rPr>
          <w:rFonts w:cs="Arial"/>
        </w:rPr>
        <w:t xml:space="preserve"> </w:t>
      </w:r>
      <w:r w:rsidRPr="00EF7A5A">
        <w:rPr>
          <w:rFonts w:cs="Arial"/>
        </w:rPr>
        <w:t xml:space="preserve">All cumulative </w:t>
      </w:r>
      <w:r w:rsidRPr="00EF7A5A">
        <w:rPr>
          <w:rFonts w:cs="Arial"/>
          <w:iCs/>
        </w:rPr>
        <w:t xml:space="preserve">clarifications </w:t>
      </w:r>
      <w:r w:rsidRPr="00EF7A5A">
        <w:rPr>
          <w:rFonts w:cs="Arial"/>
        </w:rPr>
        <w:t>must be included with the release of approved revisions.</w:t>
      </w:r>
    </w:p>
    <w:p w:rsidR="006B2826" w:rsidRPr="00EF7A5A" w:rsidRDefault="006B2826" w:rsidP="00C93144">
      <w:pPr>
        <w:pStyle w:val="Heading3"/>
        <w:keepLines/>
        <w:numPr>
          <w:ilvl w:val="2"/>
          <w:numId w:val="13"/>
        </w:numPr>
        <w:tabs>
          <w:tab w:val="clear" w:pos="566"/>
          <w:tab w:val="clear" w:pos="720"/>
          <w:tab w:val="clear" w:pos="850"/>
          <w:tab w:val="clear" w:pos="915"/>
          <w:tab w:val="clear" w:pos="2911"/>
          <w:tab w:val="left" w:pos="851"/>
        </w:tabs>
        <w:spacing w:before="240" w:after="120"/>
        <w:ind w:left="851" w:hanging="851"/>
        <w:rPr>
          <w:bCs/>
        </w:rPr>
      </w:pPr>
      <w:bookmarkStart w:id="221" w:name="_Toc173416228"/>
      <w:r w:rsidRPr="00EF7A5A">
        <w:rPr>
          <w:bCs/>
        </w:rPr>
        <w:t>New Edition</w:t>
      </w:r>
      <w:bookmarkEnd w:id="221"/>
    </w:p>
    <w:p w:rsidR="006B2826" w:rsidRPr="00EF7A5A" w:rsidRDefault="006B2826" w:rsidP="00D95447">
      <w:pPr>
        <w:pStyle w:val="BodyText"/>
        <w:spacing w:after="120"/>
      </w:pPr>
      <w:r w:rsidRPr="00EF7A5A">
        <w:t xml:space="preserve">New Editions are significant changes to the encoding guidance in the document, noting that such changes must not </w:t>
      </w:r>
      <w:r w:rsidRPr="00EF7A5A">
        <w:rPr>
          <w:rFonts w:cs="Arial"/>
        </w:rPr>
        <w:t>change or be contrary to the rules and conventions described in S-57</w:t>
      </w:r>
      <w:r w:rsidR="00523874" w:rsidRPr="00EF7A5A">
        <w:rPr>
          <w:rFonts w:cs="Arial"/>
        </w:rPr>
        <w:t xml:space="preserve"> and S-101</w:t>
      </w:r>
      <w:r w:rsidRPr="00EF7A5A">
        <w:rPr>
          <w:rFonts w:cs="Arial"/>
        </w:rPr>
        <w:t xml:space="preserve"> documentation</w:t>
      </w:r>
      <w:r w:rsidRPr="00EF7A5A">
        <w:t>.</w:t>
      </w:r>
      <w:r w:rsidR="005C6026" w:rsidRPr="00EF7A5A">
        <w:t xml:space="preserve"> </w:t>
      </w:r>
      <w:r w:rsidRPr="00EF7A5A">
        <w:t xml:space="preserve">They can include additional information from the </w:t>
      </w:r>
      <w:r w:rsidR="004100B4" w:rsidRPr="00EF7A5A">
        <w:t>ENCWG</w:t>
      </w:r>
      <w:r w:rsidRPr="00EF7A5A">
        <w:t xml:space="preserve"> or related committees that were not originally included in the document.</w:t>
      </w:r>
      <w:r w:rsidR="005C6026" w:rsidRPr="00EF7A5A">
        <w:t xml:space="preserve"> </w:t>
      </w:r>
      <w:r w:rsidRPr="00EF7A5A">
        <w:t>New Editions result in a new major version of the document.</w:t>
      </w:r>
      <w:r w:rsidR="005C6026" w:rsidRPr="00EF7A5A">
        <w:t xml:space="preserve"> </w:t>
      </w:r>
      <w:r w:rsidRPr="00EF7A5A">
        <w:t>One New Edition may result in multiple related actions.</w:t>
      </w:r>
      <w:r w:rsidR="005C6026" w:rsidRPr="00EF7A5A">
        <w:t xml:space="preserve"> </w:t>
      </w:r>
      <w:r w:rsidRPr="00EF7A5A">
        <w:t>All cumulative clarifications and revisions must be included with the release of an approved New Edition.</w:t>
      </w:r>
      <w:r w:rsidR="005C6026" w:rsidRPr="00EF7A5A">
        <w:t xml:space="preserve"> </w:t>
      </w:r>
      <w:r w:rsidRPr="00EF7A5A">
        <w:t xml:space="preserve">After approval the New Edition will be available for use at a date specified by the </w:t>
      </w:r>
      <w:r w:rsidR="004100B4" w:rsidRPr="00EF7A5A">
        <w:t>ENCWG</w:t>
      </w:r>
      <w:r w:rsidRPr="00EF7A5A">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rFonts w:cs="Arial"/>
          <w:bCs/>
        </w:rPr>
      </w:pPr>
      <w:bookmarkStart w:id="222" w:name="_Toc260134064"/>
      <w:bookmarkStart w:id="223" w:name="_Toc260142433"/>
      <w:bookmarkStart w:id="224" w:name="_Toc260169476"/>
      <w:bookmarkStart w:id="225" w:name="_Toc173416229"/>
      <w:r w:rsidRPr="00EF7A5A">
        <w:rPr>
          <w:rFonts w:cs="Arial"/>
          <w:bCs/>
        </w:rPr>
        <w:t>Version control</w:t>
      </w:r>
      <w:bookmarkEnd w:id="222"/>
      <w:bookmarkEnd w:id="223"/>
      <w:bookmarkEnd w:id="224"/>
      <w:bookmarkEnd w:id="225"/>
    </w:p>
    <w:p w:rsidR="006B2826" w:rsidRPr="00EF7A5A" w:rsidRDefault="006B2826" w:rsidP="00D95447">
      <w:pPr>
        <w:spacing w:after="120"/>
        <w:jc w:val="both"/>
        <w:rPr>
          <w:rFonts w:cs="Arial"/>
        </w:rPr>
      </w:pPr>
      <w:r w:rsidRPr="00EF7A5A">
        <w:rPr>
          <w:rFonts w:cs="Arial"/>
        </w:rPr>
        <w:t xml:space="preserve">The </w:t>
      </w:r>
      <w:r w:rsidR="004100B4" w:rsidRPr="00EF7A5A">
        <w:rPr>
          <w:rFonts w:cs="Arial"/>
        </w:rPr>
        <w:t>ENCWG</w:t>
      </w:r>
      <w:r w:rsidRPr="00EF7A5A">
        <w:rPr>
          <w:rFonts w:cs="Arial"/>
        </w:rPr>
        <w:t xml:space="preserve"> must release new versions of the document as necessary.</w:t>
      </w:r>
      <w:r w:rsidR="005C6026" w:rsidRPr="00EF7A5A">
        <w:rPr>
          <w:rFonts w:cs="Arial"/>
        </w:rPr>
        <w:t xml:space="preserve"> </w:t>
      </w:r>
      <w:r w:rsidRPr="00EF7A5A">
        <w:rPr>
          <w:rFonts w:cs="Arial"/>
        </w:rPr>
        <w:t>New versions must include clarifications, corrections and extensions.</w:t>
      </w:r>
      <w:r w:rsidR="005C6026" w:rsidRPr="00EF7A5A">
        <w:rPr>
          <w:rFonts w:cs="Arial"/>
        </w:rPr>
        <w:t xml:space="preserve"> </w:t>
      </w:r>
      <w:r w:rsidRPr="00EF7A5A">
        <w:rPr>
          <w:rFonts w:cs="Arial"/>
        </w:rPr>
        <w:t>Each version must contain a change list that identifies the changes between versions of the document.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226" w:name="_Toc260134065"/>
      <w:bookmarkStart w:id="227" w:name="_Toc260142434"/>
      <w:bookmarkStart w:id="228" w:name="_Toc260169477"/>
      <w:bookmarkStart w:id="229" w:name="_Toc173416230"/>
      <w:r w:rsidRPr="00EF7A5A">
        <w:rPr>
          <w:bCs/>
        </w:rPr>
        <w:t>Clarification version control</w:t>
      </w:r>
      <w:bookmarkEnd w:id="226"/>
      <w:bookmarkEnd w:id="227"/>
      <w:bookmarkEnd w:id="228"/>
      <w:bookmarkEnd w:id="229"/>
    </w:p>
    <w:p w:rsidR="006B2826" w:rsidRPr="00EF7A5A" w:rsidRDefault="006B2826" w:rsidP="00D95447">
      <w:pPr>
        <w:spacing w:after="120"/>
        <w:jc w:val="both"/>
        <w:rPr>
          <w:rFonts w:cs="Arial"/>
        </w:rPr>
      </w:pPr>
      <w:r w:rsidRPr="00EF7A5A">
        <w:rPr>
          <w:rFonts w:cs="Arial"/>
        </w:rPr>
        <w:t>Clarifications must be denoted as 0.0.x.</w:t>
      </w:r>
      <w:r w:rsidR="005C6026" w:rsidRPr="00EF7A5A">
        <w:rPr>
          <w:rFonts w:cs="Arial"/>
        </w:rPr>
        <w:t xml:space="preserve"> </w:t>
      </w:r>
      <w:r w:rsidRPr="00EF7A5A">
        <w:rPr>
          <w:rFonts w:cs="Arial"/>
        </w:rPr>
        <w:t xml:space="preserve">Each clarification or set of clarifications approved at a single point in time must increment x by 1. </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230" w:name="_Toc173416231"/>
      <w:bookmarkStart w:id="231" w:name="_Toc260134067"/>
      <w:bookmarkStart w:id="232" w:name="_Toc260142436"/>
      <w:bookmarkStart w:id="233" w:name="_Toc260169479"/>
      <w:r w:rsidRPr="00EF7A5A">
        <w:rPr>
          <w:bCs/>
        </w:rPr>
        <w:t>Revision version control</w:t>
      </w:r>
      <w:bookmarkEnd w:id="230"/>
    </w:p>
    <w:p w:rsidR="006B2826" w:rsidRPr="00EF7A5A" w:rsidRDefault="006B2826" w:rsidP="0004714D">
      <w:pPr>
        <w:jc w:val="both"/>
        <w:rPr>
          <w:lang w:eastAsia="en-US"/>
        </w:rPr>
      </w:pPr>
      <w:r w:rsidRPr="00EF7A5A">
        <w:rPr>
          <w:rFonts w:cs="Arial"/>
        </w:rPr>
        <w:t>Revisions must be denoted as 0.x.0.</w:t>
      </w:r>
      <w:r w:rsidR="005C6026" w:rsidRPr="00EF7A5A">
        <w:rPr>
          <w:rFonts w:cs="Arial"/>
        </w:rPr>
        <w:t xml:space="preserve"> </w:t>
      </w:r>
      <w:r w:rsidRPr="00EF7A5A">
        <w:rPr>
          <w:rFonts w:cs="Arial"/>
        </w:rPr>
        <w:t>Each revision or set of revisions approved at a single point in time must increment x by 1.</w:t>
      </w:r>
      <w:r w:rsidR="005C6026" w:rsidRPr="00EF7A5A">
        <w:rPr>
          <w:rFonts w:cs="Arial"/>
        </w:rPr>
        <w:t xml:space="preserve"> </w:t>
      </w:r>
      <w:r w:rsidRPr="00EF7A5A">
        <w:rPr>
          <w:rFonts w:cs="Arial"/>
        </w:rPr>
        <w:t>Revision version control will set clarification version control to 0.</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234" w:name="_Toc173416232"/>
      <w:r w:rsidRPr="00EF7A5A">
        <w:rPr>
          <w:bCs/>
        </w:rPr>
        <w:t>New Edition version control</w:t>
      </w:r>
      <w:bookmarkEnd w:id="231"/>
      <w:bookmarkEnd w:id="232"/>
      <w:bookmarkEnd w:id="233"/>
      <w:bookmarkEnd w:id="234"/>
    </w:p>
    <w:p w:rsidR="006B2826" w:rsidRPr="00EF7A5A" w:rsidRDefault="006B2826" w:rsidP="00D95447">
      <w:pPr>
        <w:spacing w:after="120"/>
        <w:jc w:val="both"/>
        <w:rPr>
          <w:rFonts w:cs="Arial"/>
        </w:rPr>
      </w:pPr>
      <w:r w:rsidRPr="00EF7A5A">
        <w:rPr>
          <w:rFonts w:cs="Arial"/>
        </w:rPr>
        <w:t>New Editions must be denoted as x.0.0.</w:t>
      </w:r>
      <w:r w:rsidR="005C6026" w:rsidRPr="00EF7A5A">
        <w:rPr>
          <w:rFonts w:cs="Arial"/>
        </w:rPr>
        <w:t xml:space="preserve"> </w:t>
      </w:r>
      <w:r w:rsidRPr="00EF7A5A">
        <w:rPr>
          <w:rFonts w:cs="Arial"/>
        </w:rPr>
        <w:t>Each New Edition approved at a single point in time must increment x by 1.</w:t>
      </w:r>
      <w:r w:rsidR="005C6026" w:rsidRPr="00EF7A5A">
        <w:rPr>
          <w:rFonts w:cs="Arial"/>
        </w:rPr>
        <w:t xml:space="preserve"> </w:t>
      </w:r>
      <w:r w:rsidRPr="00EF7A5A">
        <w:rPr>
          <w:rFonts w:cs="Arial"/>
        </w:rPr>
        <w:t xml:space="preserve">New Edition version control will set the clarification and revision version control to 0. </w:t>
      </w:r>
    </w:p>
    <w:p w:rsidR="006B2826" w:rsidRPr="00EF7A5A" w:rsidRDefault="006B2826" w:rsidP="00C93144">
      <w:pPr>
        <w:pStyle w:val="Heading1"/>
        <w:numPr>
          <w:ilvl w:val="0"/>
          <w:numId w:val="13"/>
        </w:numPr>
        <w:tabs>
          <w:tab w:val="clear" w:pos="0"/>
          <w:tab w:val="clear" w:pos="283"/>
          <w:tab w:val="clear" w:pos="432"/>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rPr>
          <w:sz w:val="20"/>
        </w:rPr>
      </w:pPr>
      <w:r w:rsidRPr="00EF7A5A">
        <w:br w:type="page"/>
      </w:r>
      <w:bookmarkStart w:id="235" w:name="_Toc8629832"/>
      <w:bookmarkStart w:id="236" w:name="_Toc8629964"/>
      <w:bookmarkStart w:id="237" w:name="_Toc173416233"/>
      <w:r w:rsidRPr="00EF7A5A">
        <w:t>General rules</w:t>
      </w:r>
      <w:bookmarkEnd w:id="215"/>
      <w:bookmarkEnd w:id="235"/>
      <w:bookmarkEnd w:id="236"/>
      <w:bookmarkEnd w:id="237"/>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238" w:name="_Toc422735415"/>
      <w:bookmarkStart w:id="239" w:name="_Toc8629833"/>
      <w:bookmarkStart w:id="240" w:name="_Toc8629965"/>
      <w:bookmarkStart w:id="241" w:name="_Toc173416234"/>
      <w:r w:rsidRPr="00EF7A5A">
        <w:t>Cartographic framework</w:t>
      </w:r>
      <w:bookmarkEnd w:id="238"/>
      <w:bookmarkEnd w:id="239"/>
      <w:bookmarkEnd w:id="240"/>
      <w:bookmarkEnd w:id="241"/>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42" w:name="_Toc422735417"/>
      <w:bookmarkStart w:id="243" w:name="_Toc8629834"/>
      <w:bookmarkStart w:id="244" w:name="_Toc8629966"/>
      <w:bookmarkStart w:id="245" w:name="_Toc173416235"/>
      <w:r w:rsidRPr="00EF7A5A">
        <w:t>Horizontal datum</w:t>
      </w:r>
      <w:bookmarkEnd w:id="242"/>
      <w:bookmarkEnd w:id="243"/>
      <w:bookmarkEnd w:id="244"/>
      <w:bookmarkEnd w:id="245"/>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135832" w:rsidRPr="00EF7A5A">
        <w:t xml:space="preserve">value of the </w:t>
      </w:r>
      <w:r w:rsidRPr="00EF7A5A">
        <w:t>horizontal datum encoded in the “Horizontal Geodetic Datum” [HDAT] subfield of the “Data Set Parameter” [DSPM] field</w:t>
      </w:r>
      <w:r w:rsidR="005367FE" w:rsidRPr="00EF7A5A">
        <w:t xml:space="preserve"> for the S-57 dataset is </w:t>
      </w:r>
      <w:r w:rsidR="009E2508" w:rsidRPr="00EF7A5A">
        <w:t>populated in</w:t>
      </w:r>
      <w:r w:rsidR="005367FE" w:rsidRPr="00EF7A5A">
        <w:t xml:space="preserve"> the “</w:t>
      </w:r>
      <w:r w:rsidR="00176607">
        <w:t>CRS Name” [CRNM] subfield of the “Coordinate Reference System Header field” [CRSH]</w:t>
      </w:r>
      <w:r w:rsidR="00176607" w:rsidRPr="00EF7A5A">
        <w:t xml:space="preserve"> </w:t>
      </w:r>
      <w:r w:rsidR="003504A9" w:rsidRPr="00EF7A5A">
        <w:t xml:space="preserve"> field for the S-101 dataset</w:t>
      </w:r>
      <w:r w:rsidRPr="00EF7A5A">
        <w:t>.</w:t>
      </w:r>
      <w:r w:rsidR="005C6026" w:rsidRPr="00EF7A5A">
        <w:t xml:space="preserve"> </w:t>
      </w:r>
      <w:r w:rsidR="006357AF" w:rsidRPr="00EF7A5A">
        <w:t>As for S-57, the horizontal datum for S-101 ENCs must be WGS 84.</w:t>
      </w:r>
    </w:p>
    <w:p w:rsidR="006B2826" w:rsidRPr="00EF7A5A" w:rsidRDefault="0091453E" w:rsidP="003504A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C147DC" w:rsidRPr="00EF7A5A">
        <w:rPr>
          <w:u w:val="single"/>
        </w:rPr>
        <w:t>Object</w:t>
      </w:r>
      <w:r w:rsidR="006B2826" w:rsidRPr="00EF7A5A">
        <w:rPr>
          <w:u w:val="single"/>
        </w:rPr>
        <w:t>:</w:t>
      </w:r>
      <w:r w:rsidR="006B2826" w:rsidRPr="00EF7A5A">
        <w:tab/>
      </w:r>
      <w:r w:rsidR="006B2826" w:rsidRPr="00EF7A5A">
        <w:tab/>
        <w:t>Horizontal datum (</w:t>
      </w:r>
      <w:r w:rsidR="006B2826" w:rsidRPr="00EF7A5A">
        <w:rPr>
          <w:b/>
        </w:rPr>
        <w:t>M_HOPA</w:t>
      </w:r>
      <w:r w:rsidR="006B2826" w:rsidRPr="00EF7A5A">
        <w:t>)</w:t>
      </w:r>
      <w:r w:rsidR="006B2826" w:rsidRPr="00EF7A5A">
        <w:tab/>
      </w:r>
      <w:r w:rsidR="006B2826" w:rsidRPr="00EF7A5A">
        <w:tab/>
        <w:t>(A)</w:t>
      </w:r>
    </w:p>
    <w:p w:rsidR="006B2826" w:rsidRPr="00EF7A5A" w:rsidRDefault="004B2B2C"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There is no equivalent </w:t>
      </w:r>
      <w:r w:rsidR="005135B0" w:rsidRPr="00EF7A5A">
        <w:t xml:space="preserve">Meta Feature type </w:t>
      </w:r>
      <w:r w:rsidRPr="00EF7A5A">
        <w:t xml:space="preserve">in S-101 for the S-57 </w:t>
      </w:r>
      <w:r w:rsidR="00C147DC" w:rsidRPr="00EF7A5A">
        <w:t>Meta</w:t>
      </w:r>
      <w:r w:rsidRPr="00EF7A5A">
        <w:t xml:space="preserve"> </w:t>
      </w:r>
      <w:r w:rsidR="00C147DC" w:rsidRPr="00EF7A5A">
        <w:t xml:space="preserve">Object </w:t>
      </w:r>
      <w:r w:rsidRPr="00EF7A5A">
        <w:rPr>
          <w:b/>
        </w:rPr>
        <w:t>M_HOPA</w:t>
      </w:r>
      <w:r w:rsidRPr="00EF7A5A">
        <w:t>.</w:t>
      </w:r>
      <w:r w:rsidR="005C6026" w:rsidRPr="00EF7A5A">
        <w:t xml:space="preserve"> </w:t>
      </w:r>
      <w:r w:rsidRPr="00EF7A5A">
        <w:t>It is considered that this information is not required for S-101.</w:t>
      </w:r>
      <w:r w:rsidR="005C6026" w:rsidRPr="00EF7A5A">
        <w:t xml:space="preserve"> </w:t>
      </w:r>
      <w:r w:rsidR="00064277" w:rsidRPr="00EF7A5A">
        <w:t xml:space="preserve">Data Producers should consider removing instances of </w:t>
      </w:r>
      <w:r w:rsidR="00064277" w:rsidRPr="00EF7A5A">
        <w:rPr>
          <w:b/>
        </w:rPr>
        <w:t>M_HOPA</w:t>
      </w:r>
      <w:r w:rsidR="00064277" w:rsidRPr="00EF7A5A">
        <w:t xml:space="preserve"> from their S-57 data for consistency.</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46" w:name="_Toc422735419"/>
      <w:bookmarkStart w:id="247" w:name="_Toc8629835"/>
      <w:bookmarkStart w:id="248" w:name="_Toc8629967"/>
      <w:bookmarkStart w:id="249" w:name="_Toc173416236"/>
      <w:r w:rsidRPr="00EF7A5A">
        <w:t>Vertical datum</w:t>
      </w:r>
      <w:bookmarkEnd w:id="246"/>
      <w:bookmarkEnd w:id="247"/>
      <w:bookmarkEnd w:id="248"/>
      <w:bookmarkEnd w:id="249"/>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default </w:t>
      </w:r>
      <w:r w:rsidR="00BD73C7" w:rsidRPr="00EF7A5A">
        <w:t>vertical datum</w:t>
      </w:r>
      <w:r w:rsidRPr="00EF7A5A">
        <w:t xml:space="preserve"> for the entire dataset </w:t>
      </w:r>
      <w:r w:rsidR="00BD73C7" w:rsidRPr="00EF7A5A">
        <w:t>encoded</w:t>
      </w:r>
      <w:r w:rsidRPr="00EF7A5A">
        <w:t xml:space="preserve"> in the “Vertical Datum” [VDAT] subfield of the “Data Set Parameter” [DSPM] field</w:t>
      </w:r>
      <w:r w:rsidR="007811E5" w:rsidRPr="00EF7A5A">
        <w:t xml:space="preserve"> </w:t>
      </w:r>
      <w:r w:rsidR="009C58BF" w:rsidRPr="00EF7A5A">
        <w:t xml:space="preserve">for the S-57 dataset </w:t>
      </w:r>
      <w:r w:rsidR="00662042" w:rsidRPr="00EF7A5A">
        <w:t xml:space="preserve">will be </w:t>
      </w:r>
      <w:r w:rsidR="00CE3A58">
        <w:t xml:space="preserve">included in an instance of the S-101 </w:t>
      </w:r>
      <w:r w:rsidR="009025A6">
        <w:t>M</w:t>
      </w:r>
      <w:r w:rsidR="00CE3A58">
        <w:t xml:space="preserve">eta </w:t>
      </w:r>
      <w:r w:rsidR="009025A6">
        <w:t>F</w:t>
      </w:r>
      <w:r w:rsidR="00CE3A58">
        <w:t xml:space="preserve">eature </w:t>
      </w:r>
      <w:r w:rsidR="00CE3A58">
        <w:rPr>
          <w:b/>
        </w:rPr>
        <w:t>Vertical Datum of Data</w:t>
      </w:r>
      <w:r w:rsidRPr="00EF7A5A">
        <w:t>.</w:t>
      </w:r>
    </w:p>
    <w:p w:rsidR="00F96F79" w:rsidRPr="00EF7A5A" w:rsidRDefault="00F96F79" w:rsidP="00F96F7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vertical datum populated for VDAT and VERDAT on </w:t>
      </w:r>
      <w:r w:rsidRPr="00EF7A5A">
        <w:rPr>
          <w:b/>
        </w:rPr>
        <w:t>M_VDAT</w:t>
      </w:r>
      <w:r w:rsidRPr="00EF7A5A">
        <w:t xml:space="preserve"> </w:t>
      </w:r>
      <w:r w:rsidR="00B01AFA" w:rsidRPr="00EF7A5A">
        <w:t>must</w:t>
      </w:r>
      <w:r w:rsidRPr="00EF7A5A">
        <w:t xml:space="preserve"> be taken from the following </w:t>
      </w:r>
      <w:r w:rsidR="00A92FD4" w:rsidRPr="00EF7A5A">
        <w:t xml:space="preserve">Table </w:t>
      </w:r>
      <w:r w:rsidR="001D05A4" w:rsidRPr="00EF7A5A">
        <w:t>in order for the values to be directly converted to S-101</w:t>
      </w:r>
      <w:r w:rsidRPr="00EF7A5A">
        <w:t>:</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
        <w:gridCol w:w="3482"/>
      </w:tblGrid>
      <w:tr w:rsidR="00F96F79" w:rsidRPr="00EF7A5A" w:rsidTr="00F11309">
        <w:trPr>
          <w:tblHeader/>
        </w:trPr>
        <w:tc>
          <w:tcPr>
            <w:tcW w:w="592" w:type="dxa"/>
            <w:shd w:val="clear" w:color="auto" w:fill="E0E0E0"/>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ID</w:t>
            </w:r>
          </w:p>
        </w:tc>
        <w:tc>
          <w:tcPr>
            <w:tcW w:w="3482" w:type="dxa"/>
            <w:shd w:val="clear" w:color="auto" w:fill="E0E0E0"/>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szCs w:val="16"/>
              </w:rPr>
            </w:pPr>
            <w:r w:rsidRPr="00EF7A5A">
              <w:rPr>
                <w:b/>
                <w:sz w:val="16"/>
                <w:szCs w:val="16"/>
              </w:rPr>
              <w:t>Meaning</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sea level</w:t>
            </w:r>
          </w:p>
        </w:tc>
      </w:tr>
      <w:tr w:rsidR="00C8724D" w:rsidRPr="00EF7A5A" w:rsidTr="00F11309">
        <w:trPr>
          <w:ins w:id="250" w:author="Jeff Wootton" w:date="2024-07-25T15:01:00Z"/>
        </w:trPr>
        <w:tc>
          <w:tcPr>
            <w:tcW w:w="592" w:type="dxa"/>
            <w:vAlign w:val="center"/>
          </w:tcPr>
          <w:p w:rsidR="00C8724D" w:rsidRPr="00EF7A5A" w:rsidRDefault="00C8724D"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ins w:id="251" w:author="Jeff Wootton" w:date="2024-07-25T15:01:00Z"/>
                <w:sz w:val="16"/>
                <w:szCs w:val="16"/>
              </w:rPr>
            </w:pPr>
            <w:ins w:id="252" w:author="Jeff Wootton" w:date="2024-07-25T15:02:00Z">
              <w:r>
                <w:rPr>
                  <w:sz w:val="16"/>
                  <w:szCs w:val="16"/>
                </w:rPr>
                <w:t>13</w:t>
              </w:r>
            </w:ins>
            <w:ins w:id="253" w:author="Jeff Wootton" w:date="2024-07-25T15:03:00Z">
              <w:r w:rsidR="009C2FD0">
                <w:rPr>
                  <w:sz w:val="16"/>
                  <w:szCs w:val="16"/>
                </w:rPr>
                <w:t xml:space="preserve"> </w:t>
              </w:r>
              <w:r w:rsidR="004C24D2">
                <w:rPr>
                  <w:rStyle w:val="FootnoteReference"/>
                  <w:sz w:val="16"/>
                  <w:szCs w:val="16"/>
                </w:rPr>
                <w:footnoteReference w:id="1"/>
              </w:r>
            </w:ins>
          </w:p>
        </w:tc>
        <w:tc>
          <w:tcPr>
            <w:tcW w:w="3482" w:type="dxa"/>
            <w:vAlign w:val="center"/>
          </w:tcPr>
          <w:p w:rsidR="00C8724D" w:rsidRPr="00EF7A5A" w:rsidRDefault="00B27560"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ins w:id="270" w:author="Jeff Wootton" w:date="2024-07-25T15:01:00Z"/>
                <w:sz w:val="16"/>
                <w:szCs w:val="16"/>
              </w:rPr>
            </w:pPr>
            <w:ins w:id="271" w:author="Jeff Wootton" w:date="2024-07-25T15:02:00Z">
              <w:r>
                <w:rPr>
                  <w:sz w:val="16"/>
                  <w:szCs w:val="16"/>
                </w:rPr>
                <w:t>Low water</w:t>
              </w:r>
            </w:ins>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16</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high water</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17</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high water springs</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18</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 water</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19</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sea level</w:t>
            </w:r>
          </w:p>
        </w:tc>
      </w:tr>
      <w:tr w:rsidR="00BD4684" w:rsidRPr="00EF7A5A" w:rsidTr="00F11309">
        <w:tc>
          <w:tcPr>
            <w:tcW w:w="592" w:type="dxa"/>
            <w:vAlign w:val="center"/>
          </w:tcPr>
          <w:p w:rsidR="00BD4684"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20</w:t>
            </w:r>
          </w:p>
        </w:tc>
        <w:tc>
          <w:tcPr>
            <w:tcW w:w="3482" w:type="dxa"/>
            <w:vAlign w:val="center"/>
          </w:tcPr>
          <w:p w:rsidR="00BD4684"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 water springs</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21</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higher high water</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24</w:t>
            </w:r>
          </w:p>
        </w:tc>
        <w:tc>
          <w:tcPr>
            <w:tcW w:w="348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Local datum</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25</w:t>
            </w:r>
          </w:p>
        </w:tc>
        <w:tc>
          <w:tcPr>
            <w:tcW w:w="3482" w:type="dxa"/>
            <w:vAlign w:val="center"/>
          </w:tcPr>
          <w:p w:rsidR="00F96F79" w:rsidRPr="00EF7A5A" w:rsidRDefault="00BD4684" w:rsidP="00BD468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International Great Lakes datum 1985</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26</w:t>
            </w:r>
          </w:p>
        </w:tc>
        <w:tc>
          <w:tcPr>
            <w:tcW w:w="3482" w:type="dxa"/>
            <w:vAlign w:val="center"/>
          </w:tcPr>
          <w:p w:rsidR="00F96F79"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water level</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28</w:t>
            </w:r>
          </w:p>
        </w:tc>
        <w:tc>
          <w:tcPr>
            <w:tcW w:w="3482" w:type="dxa"/>
            <w:vAlign w:val="center"/>
          </w:tcPr>
          <w:p w:rsidR="00F96F79"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Higher high water large tide</w:t>
            </w:r>
          </w:p>
        </w:tc>
      </w:tr>
      <w:tr w:rsidR="00F96F79" w:rsidRPr="00EF7A5A" w:rsidTr="00F11309">
        <w:tc>
          <w:tcPr>
            <w:tcW w:w="592" w:type="dxa"/>
            <w:vAlign w:val="center"/>
          </w:tcPr>
          <w:p w:rsidR="00F96F79"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29</w:t>
            </w:r>
          </w:p>
        </w:tc>
        <w:tc>
          <w:tcPr>
            <w:tcW w:w="3482" w:type="dxa"/>
            <w:vAlign w:val="center"/>
          </w:tcPr>
          <w:p w:rsidR="00F96F79"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Nearly highest high water</w:t>
            </w:r>
          </w:p>
        </w:tc>
      </w:tr>
      <w:tr w:rsidR="00BD4684" w:rsidRPr="00EF7A5A" w:rsidTr="00F11309">
        <w:tc>
          <w:tcPr>
            <w:tcW w:w="592" w:type="dxa"/>
            <w:vAlign w:val="center"/>
          </w:tcPr>
          <w:p w:rsidR="00BD4684" w:rsidRPr="00EF7A5A" w:rsidRDefault="00BD4684"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30</w:t>
            </w:r>
          </w:p>
        </w:tc>
        <w:tc>
          <w:tcPr>
            <w:tcW w:w="3482" w:type="dxa"/>
            <w:vAlign w:val="center"/>
          </w:tcPr>
          <w:p w:rsidR="00BD4684"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Highest astronomical tide (HAT)</w:t>
            </w:r>
          </w:p>
        </w:tc>
      </w:tr>
      <w:tr w:rsidR="00F96F79" w:rsidRPr="00EF7A5A" w:rsidTr="00F11309">
        <w:tc>
          <w:tcPr>
            <w:tcW w:w="592" w:type="dxa"/>
            <w:tcBorders>
              <w:left w:val="nil"/>
              <w:bottom w:val="nil"/>
              <w:right w:val="nil"/>
            </w:tcBorders>
            <w:vAlign w:val="center"/>
          </w:tcPr>
          <w:p w:rsidR="00F96F79" w:rsidRPr="00EF7A5A" w:rsidRDefault="00F96F79"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3482" w:type="dxa"/>
            <w:tcBorders>
              <w:left w:val="nil"/>
              <w:bottom w:val="nil"/>
              <w:right w:val="nil"/>
            </w:tcBorders>
            <w:vAlign w:val="center"/>
          </w:tcPr>
          <w:p w:rsidR="00F96F79" w:rsidRPr="00EF7A5A" w:rsidRDefault="00A92FD4"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rPr>
            </w:pPr>
            <w:r w:rsidRPr="00EF7A5A">
              <w:rPr>
                <w:i/>
                <w:sz w:val="16"/>
              </w:rPr>
              <w:t xml:space="preserve">Table </w:t>
            </w:r>
            <w:r w:rsidR="00F96F79" w:rsidRPr="00EF7A5A">
              <w:rPr>
                <w:i/>
                <w:sz w:val="16"/>
              </w:rPr>
              <w:t>2</w:t>
            </w:r>
            <w:r w:rsidRPr="00EF7A5A">
              <w:rPr>
                <w:i/>
                <w:sz w:val="16"/>
              </w:rPr>
              <w:t>-</w:t>
            </w:r>
            <w:r w:rsidR="00F96F79" w:rsidRPr="00EF7A5A">
              <w:rPr>
                <w:i/>
                <w:sz w:val="16"/>
              </w:rPr>
              <w:t>1</w:t>
            </w:r>
          </w:p>
        </w:tc>
      </w:tr>
    </w:tbl>
    <w:p w:rsidR="00B01AFA" w:rsidRPr="00EF7A5A" w:rsidRDefault="00B01AFA"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other values </w:t>
      </w:r>
      <w:r w:rsidR="00017106" w:rsidRPr="00EF7A5A">
        <w:t xml:space="preserve">in the S-57 </w:t>
      </w:r>
      <w:r w:rsidR="009025A6">
        <w:t xml:space="preserve">VDAT subfield and </w:t>
      </w:r>
      <w:r w:rsidR="00017106" w:rsidRPr="00EF7A5A">
        <w:t>VERDAT attribute are prohibited for vertical datum in S-101.</w:t>
      </w:r>
      <w:r w:rsidR="007B3641" w:rsidRPr="00EF7A5A">
        <w:t xml:space="preserve"> </w:t>
      </w:r>
      <w:r w:rsidR="006F49A4" w:rsidRPr="00EF7A5A">
        <w:t>Data Producers</w:t>
      </w:r>
      <w:r w:rsidR="007B3641" w:rsidRPr="00EF7A5A">
        <w:t xml:space="preserve"> should consider replacing </w:t>
      </w:r>
      <w:r w:rsidR="002E0303" w:rsidRPr="00EF7A5A">
        <w:t xml:space="preserve">prohibited values with </w:t>
      </w:r>
      <w:r w:rsidR="007B3641" w:rsidRPr="00EF7A5A">
        <w:t xml:space="preserve">a </w:t>
      </w:r>
      <w:r w:rsidR="002E0303" w:rsidRPr="00EF7A5A">
        <w:t>permitted</w:t>
      </w:r>
      <w:r w:rsidR="009C58BF" w:rsidRPr="00EF7A5A">
        <w:t xml:space="preserve"> </w:t>
      </w:r>
      <w:r w:rsidR="007B3641" w:rsidRPr="00EF7A5A">
        <w:t xml:space="preserve">value before conversion to S-101. Note that other information (typically attribute HEIGHT or VERCLR, etc) </w:t>
      </w:r>
      <w:r w:rsidR="008B325C" w:rsidRPr="00EF7A5A">
        <w:t xml:space="preserve">may </w:t>
      </w:r>
      <w:r w:rsidR="007B3641" w:rsidRPr="00EF7A5A">
        <w:t xml:space="preserve">need to be </w:t>
      </w:r>
      <w:r w:rsidR="006F49A4" w:rsidRPr="00EF7A5A">
        <w:t xml:space="preserve">reviewed </w:t>
      </w:r>
      <w:r w:rsidR="007B3641" w:rsidRPr="00EF7A5A">
        <w:t>(if relevant) as a consequence of a modification of the vertical datum.</w:t>
      </w:r>
    </w:p>
    <w:p w:rsidR="006B2826" w:rsidRPr="00DD2515" w:rsidRDefault="00AB7A8B" w:rsidP="00AB7A8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lang w:val="nl-NL"/>
        </w:rPr>
      </w:pPr>
      <w:r w:rsidRPr="00DD2515">
        <w:rPr>
          <w:u w:val="single"/>
          <w:lang w:val="nl-NL"/>
        </w:rPr>
        <w:t xml:space="preserve">S-57 </w:t>
      </w:r>
      <w:r w:rsidR="006B2826" w:rsidRPr="00DD2515">
        <w:rPr>
          <w:u w:val="single"/>
          <w:lang w:val="nl-NL"/>
        </w:rPr>
        <w:t xml:space="preserve">Meta </w:t>
      </w:r>
      <w:r w:rsidR="005135B0" w:rsidRPr="00DD2515">
        <w:rPr>
          <w:u w:val="single"/>
          <w:lang w:val="nl-NL"/>
        </w:rPr>
        <w:t>Object</w:t>
      </w:r>
      <w:r w:rsidR="006B2826" w:rsidRPr="00DD2515">
        <w:rPr>
          <w:u w:val="single"/>
          <w:lang w:val="nl-NL"/>
        </w:rPr>
        <w:t>:</w:t>
      </w:r>
      <w:r w:rsidR="006B2826" w:rsidRPr="00DD2515">
        <w:rPr>
          <w:lang w:val="nl-NL"/>
        </w:rPr>
        <w:tab/>
      </w:r>
      <w:r w:rsidR="006B2826" w:rsidRPr="00DD2515">
        <w:rPr>
          <w:lang w:val="nl-NL"/>
        </w:rPr>
        <w:tab/>
        <w:t>Vertical datum (</w:t>
      </w:r>
      <w:r w:rsidR="006B2826" w:rsidRPr="00DD2515">
        <w:rPr>
          <w:b/>
          <w:lang w:val="nl-NL"/>
        </w:rPr>
        <w:t>M_VDAT</w:t>
      </w:r>
      <w:r w:rsidR="006B2826" w:rsidRPr="00DD2515">
        <w:rPr>
          <w:lang w:val="nl-NL"/>
        </w:rPr>
        <w:t>)</w:t>
      </w:r>
      <w:r w:rsidR="006B2826" w:rsidRPr="00DD2515">
        <w:rPr>
          <w:lang w:val="nl-NL"/>
        </w:rPr>
        <w:tab/>
      </w:r>
      <w:r w:rsidR="006B2826" w:rsidRPr="00DD2515">
        <w:rPr>
          <w:lang w:val="nl-NL"/>
        </w:rPr>
        <w:tab/>
        <w:t>(A)</w:t>
      </w:r>
    </w:p>
    <w:p w:rsidR="006B2826" w:rsidRPr="00EF7A5A" w:rsidRDefault="00AB7A8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Meta </w:t>
      </w:r>
      <w:r w:rsidR="005135B0" w:rsidRPr="00EF7A5A">
        <w:rPr>
          <w:u w:val="single"/>
        </w:rPr>
        <w:t>Feature</w:t>
      </w:r>
      <w:r w:rsidRPr="00EF7A5A">
        <w:t>:</w:t>
      </w:r>
      <w:r w:rsidRPr="00EF7A5A">
        <w:tab/>
      </w:r>
      <w:r w:rsidRPr="00EF7A5A">
        <w:rPr>
          <w:b/>
        </w:rPr>
        <w:t>Vertical Datum</w:t>
      </w:r>
      <w:r w:rsidR="00804315">
        <w:rPr>
          <w:b/>
        </w:rPr>
        <w:t xml:space="preserve"> of Data</w:t>
      </w:r>
      <w:r w:rsidRPr="00EF7A5A">
        <w:tab/>
      </w:r>
      <w:r w:rsidRPr="00EF7A5A">
        <w:tab/>
      </w:r>
      <w:r w:rsidRPr="00EF7A5A">
        <w:tab/>
        <w:t>(S)</w:t>
      </w:r>
      <w:r w:rsidRPr="00EF7A5A">
        <w:tab/>
      </w:r>
      <w:r w:rsidRPr="00EF7A5A">
        <w:tab/>
      </w:r>
      <w:r w:rsidRPr="00EF7A5A">
        <w:tab/>
      </w:r>
      <w:r w:rsidRPr="00EF7A5A">
        <w:tab/>
      </w:r>
      <w:r w:rsidRPr="00EF7A5A">
        <w:tab/>
        <w:t>(S-101 DCEG Clause 3.</w:t>
      </w:r>
      <w:r w:rsidR="00873C80">
        <w:t>10</w:t>
      </w:r>
      <w:r w:rsidRPr="00EF7A5A">
        <w:t>)</w:t>
      </w:r>
    </w:p>
    <w:p w:rsidR="006B2826" w:rsidRPr="00EF7A5A" w:rsidRDefault="00E4323E"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Conversion of these features </w:t>
      </w:r>
      <w:r w:rsidR="003A0C20" w:rsidRPr="00EF7A5A">
        <w:t xml:space="preserve">can be </w:t>
      </w:r>
      <w:r w:rsidRPr="00EF7A5A">
        <w:t>automated only if the value populated for</w:t>
      </w:r>
      <w:r w:rsidR="00CE3A58">
        <w:t xml:space="preserve"> VDAT and</w:t>
      </w:r>
      <w:r w:rsidRPr="00EF7A5A">
        <w:t xml:space="preserve"> VERDAT is in accordance with </w:t>
      </w:r>
      <w:r w:rsidR="00A92FD4" w:rsidRPr="00EF7A5A">
        <w:t xml:space="preserve">Table </w:t>
      </w:r>
      <w:r w:rsidRPr="00EF7A5A">
        <w:t>2</w:t>
      </w:r>
      <w:r w:rsidR="00A92FD4" w:rsidRPr="00EF7A5A">
        <w:t>-</w:t>
      </w:r>
      <w:r w:rsidRPr="00EF7A5A">
        <w:t>1 above</w:t>
      </w:r>
      <w:r w:rsidR="006B2826" w:rsidRPr="00EF7A5A">
        <w:t>.</w:t>
      </w:r>
      <w:r w:rsidR="005C6026" w:rsidRPr="00EF7A5A">
        <w:t xml:space="preserve"> </w:t>
      </w:r>
      <w:r w:rsidR="007B3641" w:rsidRPr="00EF7A5A">
        <w:t xml:space="preserve">If a value other than those listed in </w:t>
      </w:r>
      <w:r w:rsidR="00A92FD4" w:rsidRPr="00EF7A5A">
        <w:t xml:space="preserve">Table </w:t>
      </w:r>
      <w:r w:rsidR="007B3641" w:rsidRPr="00EF7A5A">
        <w:t>2</w:t>
      </w:r>
      <w:r w:rsidR="00A92FD4" w:rsidRPr="00EF7A5A">
        <w:t>-</w:t>
      </w:r>
      <w:r w:rsidR="007B3641" w:rsidRPr="00EF7A5A">
        <w:t xml:space="preserve">1 is populated, </w:t>
      </w:r>
      <w:r w:rsidR="002F4827" w:rsidRPr="00EF7A5A">
        <w:t>Data Producers</w:t>
      </w:r>
      <w:r w:rsidR="007B3641" w:rsidRPr="00EF7A5A">
        <w:t xml:space="preserve"> should consider replacing this value with a permitted value before conversion to S-101. Note that other </w:t>
      </w:r>
      <w:r w:rsidR="00AC7860" w:rsidRPr="00EF7A5A">
        <w:t xml:space="preserve">related </w:t>
      </w:r>
      <w:r w:rsidR="007B3641" w:rsidRPr="00EF7A5A">
        <w:t xml:space="preserve">encoded information (such as values for the attributes HEIGHT, VERCLR, etc) may need to be </w:t>
      </w:r>
      <w:r w:rsidR="00AC7860" w:rsidRPr="00EF7A5A">
        <w:t>reviewed</w:t>
      </w:r>
      <w:r w:rsidR="007B3641" w:rsidRPr="00EF7A5A">
        <w:t xml:space="preserve"> as a consequence of a modification of the vertical datum.</w:t>
      </w:r>
    </w:p>
    <w:p w:rsidR="00B776C9" w:rsidRPr="00EF7A5A" w:rsidRDefault="00B776C9"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following is a list of additional S-57 Object </w:t>
      </w:r>
      <w:r w:rsidR="00C147DC" w:rsidRPr="00EF7A5A">
        <w:t xml:space="preserve">classes </w:t>
      </w:r>
      <w:r w:rsidRPr="00EF7A5A">
        <w:t xml:space="preserve">requiring a value for VERDAT populated from the list in </w:t>
      </w:r>
      <w:r w:rsidR="00A92FD4" w:rsidRPr="00EF7A5A">
        <w:t xml:space="preserve">Table </w:t>
      </w:r>
      <w:r w:rsidRPr="00EF7A5A">
        <w:t>2</w:t>
      </w:r>
      <w:r w:rsidR="00A92FD4" w:rsidRPr="00EF7A5A">
        <w:t>-</w:t>
      </w:r>
      <w:r w:rsidRPr="00EF7A5A">
        <w:t xml:space="preserve">1 above in order for the </w:t>
      </w:r>
      <w:r w:rsidRPr="00EF7A5A">
        <w:rPr>
          <w:b/>
        </w:rPr>
        <w:t>vertical datum</w:t>
      </w:r>
      <w:r w:rsidRPr="00EF7A5A">
        <w:t xml:space="preserve"> attribute for the corresponding S-101 feature</w:t>
      </w:r>
      <w:r w:rsidR="00527185" w:rsidRPr="00EF7A5A">
        <w:t>(s)</w:t>
      </w:r>
      <w:r w:rsidRPr="00EF7A5A">
        <w:t xml:space="preserve"> to be </w:t>
      </w:r>
      <w:r w:rsidR="005879EF" w:rsidRPr="00EF7A5A">
        <w:t xml:space="preserve">converted </w:t>
      </w:r>
      <w:r w:rsidRPr="00EF7A5A">
        <w:t>automatically:</w:t>
      </w:r>
    </w:p>
    <w:p w:rsidR="00B776C9" w:rsidRDefault="0052718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
        </w:rPr>
      </w:pPr>
      <w:r w:rsidRPr="00EF7A5A">
        <w:rPr>
          <w:b/>
        </w:rPr>
        <w:t>BRIDGE</w:t>
      </w:r>
      <w:r w:rsidRPr="00EF7A5A">
        <w:rPr>
          <w:b/>
        </w:rPr>
        <w:tab/>
      </w:r>
      <w:r w:rsidRPr="00EF7A5A">
        <w:rPr>
          <w:b/>
        </w:rPr>
        <w:tab/>
        <w:t>CBLOHD</w:t>
      </w:r>
      <w:r w:rsidRPr="00EF7A5A">
        <w:rPr>
          <w:b/>
        </w:rPr>
        <w:tab/>
        <w:t>CONVYR</w:t>
      </w:r>
      <w:r w:rsidRPr="00EF7A5A">
        <w:rPr>
          <w:b/>
        </w:rPr>
        <w:tab/>
        <w:t>CRANES</w:t>
      </w:r>
      <w:r w:rsidRPr="00EF7A5A">
        <w:rPr>
          <w:b/>
        </w:rPr>
        <w:tab/>
      </w:r>
      <w:r w:rsidRPr="00EF7A5A">
        <w:rPr>
          <w:b/>
        </w:rPr>
        <w:tab/>
        <w:t>GATCON</w:t>
      </w:r>
      <w:r w:rsidRPr="00EF7A5A">
        <w:rPr>
          <w:b/>
        </w:rPr>
        <w:tab/>
        <w:t>LIGHTS</w:t>
      </w:r>
      <w:r w:rsidRPr="00EF7A5A">
        <w:rPr>
          <w:b/>
        </w:rPr>
        <w:tab/>
      </w:r>
      <w:r w:rsidRPr="00EF7A5A">
        <w:rPr>
          <w:b/>
        </w:rPr>
        <w:tab/>
      </w:r>
      <w:r w:rsidR="00881AC9" w:rsidRPr="00EF7A5A">
        <w:rPr>
          <w:b/>
        </w:rPr>
        <w:t>PIPOHD</w:t>
      </w:r>
      <w:commentRangeStart w:id="272"/>
      <w:del w:id="273" w:author="Jeff Wootton" w:date="2024-04-23T13:53:00Z">
        <w:r w:rsidR="00564102" w:rsidDel="00E4181B">
          <w:rPr>
            <w:b/>
          </w:rPr>
          <w:tab/>
        </w:r>
        <w:r w:rsidR="00564102" w:rsidDel="00E4181B">
          <w:rPr>
            <w:b/>
          </w:rPr>
          <w:tab/>
        </w:r>
        <w:r w:rsidRPr="00EF7A5A" w:rsidDel="00E4181B">
          <w:rPr>
            <w:b/>
          </w:rPr>
          <w:delText>TUNNEL</w:delText>
        </w:r>
      </w:del>
      <w:commentRangeEnd w:id="272"/>
      <w:r w:rsidR="00014440">
        <w:rPr>
          <w:rStyle w:val="CommentReference"/>
          <w:rFonts w:ascii="Garamond" w:hAnsi="Garamond"/>
          <w:lang w:eastAsia="en-US"/>
        </w:rPr>
        <w:commentReference w:id="272"/>
      </w:r>
    </w:p>
    <w:p w:rsidR="00A831C7" w:rsidRPr="00EF7A5A" w:rsidRDefault="00A831C7" w:rsidP="00A831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CE3A58" w:rsidRDefault="00B72639" w:rsidP="00B7263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As stated above, an instance of </w:t>
      </w:r>
      <w:r>
        <w:rPr>
          <w:b/>
        </w:rPr>
        <w:t>Vertical Datum of Data</w:t>
      </w:r>
      <w:r>
        <w:t xml:space="preserve"> covering the entire area of data coverage for the dataset is created</w:t>
      </w:r>
      <w:r w:rsidR="001006BD">
        <w:t xml:space="preserve"> during the automated conversion process to indicate the default vertical datum for the dataset</w:t>
      </w:r>
      <w:r>
        <w:t xml:space="preserve">, having the mandatory attribute </w:t>
      </w:r>
      <w:r>
        <w:rPr>
          <w:b/>
        </w:rPr>
        <w:t>vertical datum</w:t>
      </w:r>
      <w:r>
        <w:t xml:space="preserve"> populated </w:t>
      </w:r>
      <w:r w:rsidR="001006BD">
        <w:t xml:space="preserve">with the value populated for </w:t>
      </w:r>
      <w:r w:rsidR="00D00A00">
        <w:t xml:space="preserve">the </w:t>
      </w:r>
      <w:r w:rsidR="001006BD">
        <w:t xml:space="preserve">VDAT subfield of the S-57 dataset. Where an area of the S-57 dataset is additionally covered by one or more </w:t>
      </w:r>
      <w:r w:rsidR="001006BD">
        <w:rPr>
          <w:b/>
        </w:rPr>
        <w:t>M_VDAT</w:t>
      </w:r>
      <w:r w:rsidR="001006BD">
        <w:t xml:space="preserve"> </w:t>
      </w:r>
      <w:r w:rsidR="00D00A00">
        <w:t xml:space="preserve">Meta Objects, the default </w:t>
      </w:r>
      <w:r w:rsidR="00D00A00">
        <w:rPr>
          <w:b/>
        </w:rPr>
        <w:t>Vertical Datum of Data</w:t>
      </w:r>
      <w:r w:rsidR="00D00A00">
        <w:t xml:space="preserve"> will be “cookie cut” to exclude the area(s) of the </w:t>
      </w:r>
      <w:r w:rsidR="00D00A00">
        <w:rPr>
          <w:b/>
        </w:rPr>
        <w:t>M_VDAT</w:t>
      </w:r>
      <w:r w:rsidR="00D00A00">
        <w:t xml:space="preserve">, which will be automatically converted to instance(s) of </w:t>
      </w:r>
      <w:r w:rsidR="00D00A00">
        <w:rPr>
          <w:b/>
        </w:rPr>
        <w:t>Vertical Datum of Data</w:t>
      </w:r>
      <w:r w:rsidR="00D00A00">
        <w:t xml:space="preserve"> having </w:t>
      </w:r>
      <w:r w:rsidR="00D00A00">
        <w:rPr>
          <w:b/>
        </w:rPr>
        <w:t>vertical datum</w:t>
      </w:r>
      <w:r w:rsidR="00D00A00">
        <w:t xml:space="preserve"> populated with the value populated for the S-57 attribute VERDAT.</w:t>
      </w:r>
    </w:p>
    <w:p w:rsidR="00A831C7" w:rsidRPr="00EF7A5A" w:rsidRDefault="00A831C7" w:rsidP="00A831C7">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datum</w:t>
      </w:r>
      <w:r w:rsidRPr="00EF7A5A">
        <w:rPr>
          <w:rFonts w:cs="Arial"/>
          <w:bCs/>
        </w:rPr>
        <w:t xml:space="preserve"> includes the new enumerate value </w:t>
      </w:r>
      <w:r w:rsidRPr="00EF7A5A">
        <w:rPr>
          <w:rFonts w:cs="Arial"/>
          <w:bCs/>
          <w:i/>
        </w:rPr>
        <w:t>44</w:t>
      </w:r>
      <w:r w:rsidRPr="00EF7A5A">
        <w:rPr>
          <w:rFonts w:cs="Arial"/>
          <w:bCs/>
        </w:rPr>
        <w:t xml:space="preserve"> (Baltic Sea chart datum 2000). This information is encoded in S-57 on </w:t>
      </w:r>
      <w:r w:rsidRPr="00EF7A5A">
        <w:rPr>
          <w:rFonts w:cs="Arial"/>
          <w:b/>
          <w:bCs/>
        </w:rPr>
        <w:t>M_</w:t>
      </w:r>
      <w:r>
        <w:rPr>
          <w:rFonts w:cs="Arial"/>
          <w:b/>
          <w:bCs/>
        </w:rPr>
        <w:t>V</w:t>
      </w:r>
      <w:r w:rsidRPr="00EF7A5A">
        <w:rPr>
          <w:rFonts w:cs="Arial"/>
          <w:b/>
          <w:bCs/>
        </w:rPr>
        <w:t>DAT</w:t>
      </w:r>
      <w:r w:rsidRPr="00EF7A5A">
        <w:rPr>
          <w:rFonts w:cs="Arial"/>
          <w:bCs/>
        </w:rPr>
        <w:t xml:space="preserve"> using the attribute INFORM (see clause 2.3). In order for this information to be converted across to S-101, the text string encoded in INFORM on the </w:t>
      </w:r>
      <w:r w:rsidRPr="00EF7A5A">
        <w:rPr>
          <w:rFonts w:cs="Arial"/>
          <w:b/>
          <w:bCs/>
        </w:rPr>
        <w:t>M_</w:t>
      </w:r>
      <w:r>
        <w:rPr>
          <w:rFonts w:cs="Arial"/>
          <w:b/>
          <w:bCs/>
        </w:rPr>
        <w:t>V</w:t>
      </w:r>
      <w:r w:rsidRPr="00EF7A5A">
        <w:rPr>
          <w:rFonts w:cs="Arial"/>
          <w:b/>
          <w:bCs/>
        </w:rPr>
        <w:t>DAT</w:t>
      </w:r>
      <w:r w:rsidRPr="00EF7A5A">
        <w:rPr>
          <w:rFonts w:cs="Arial"/>
          <w:bCs/>
        </w:rPr>
        <w:t xml:space="preserve"> should be in a standardised format, such as </w:t>
      </w:r>
      <w:r w:rsidRPr="00EF7A5A">
        <w:rPr>
          <w:rFonts w:cs="Arial"/>
          <w:bCs/>
          <w:i/>
          <w:iCs/>
        </w:rPr>
        <w:t>Baltic Sea chart datum 2000</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274" w:name="_Toc8629836"/>
      <w:bookmarkStart w:id="275" w:name="_Toc8629968"/>
      <w:bookmarkStart w:id="276" w:name="_Toc173416237"/>
      <w:r w:rsidRPr="00EF7A5A">
        <w:t>Sounding datum</w:t>
      </w:r>
      <w:bookmarkEnd w:id="274"/>
      <w:bookmarkEnd w:id="275"/>
      <w:bookmarkEnd w:id="276"/>
      <w:r w:rsidRPr="00EF7A5A">
        <w:t xml:space="preserve"> </w:t>
      </w:r>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default </w:t>
      </w:r>
      <w:r w:rsidR="009A7568" w:rsidRPr="00EF7A5A">
        <w:t>sounding datum</w:t>
      </w:r>
      <w:r w:rsidRPr="00EF7A5A">
        <w:t xml:space="preserve"> for the entire </w:t>
      </w:r>
      <w:r w:rsidR="009025A6">
        <w:t xml:space="preserve">area of the </w:t>
      </w:r>
      <w:r w:rsidRPr="00EF7A5A">
        <w:t>dataset</w:t>
      </w:r>
      <w:r w:rsidR="009025A6">
        <w:t xml:space="preserve"> covered by </w:t>
      </w:r>
      <w:r w:rsidR="009025A6">
        <w:rPr>
          <w:b/>
        </w:rPr>
        <w:t>M_QUAL</w:t>
      </w:r>
      <w:r w:rsidR="009025A6">
        <w:t xml:space="preserve"> Meta Objects</w:t>
      </w:r>
      <w:r w:rsidRPr="00EF7A5A">
        <w:t xml:space="preserve"> </w:t>
      </w:r>
      <w:r w:rsidR="009A7568" w:rsidRPr="00EF7A5A">
        <w:t>encoded</w:t>
      </w:r>
      <w:r w:rsidRPr="00EF7A5A">
        <w:t xml:space="preserve"> in the “Sounding Datum” [SDAT] subfield of the “Data Set Parameter” [DSPM] field</w:t>
      </w:r>
      <w:r w:rsidR="009A7568" w:rsidRPr="00EF7A5A">
        <w:t xml:space="preserve"> </w:t>
      </w:r>
      <w:r w:rsidR="00835AB7" w:rsidRPr="00EF7A5A">
        <w:t xml:space="preserve">for the S-57 dataset </w:t>
      </w:r>
      <w:r w:rsidR="00662042" w:rsidRPr="00EF7A5A">
        <w:t xml:space="preserve">will be </w:t>
      </w:r>
      <w:r w:rsidR="00B243C1" w:rsidRPr="00EF7A5A">
        <w:t>populated in</w:t>
      </w:r>
      <w:r w:rsidR="009A7568" w:rsidRPr="00EF7A5A">
        <w:t xml:space="preserve"> the “Datum </w:t>
      </w:r>
      <w:r w:rsidR="00C9588A" w:rsidRPr="00EF7A5A">
        <w:t>Identifier</w:t>
      </w:r>
      <w:r w:rsidR="009A7568" w:rsidRPr="00EF7A5A">
        <w:t>” [</w:t>
      </w:r>
      <w:r w:rsidR="00C9588A" w:rsidRPr="00EF7A5A">
        <w:t>DTID</w:t>
      </w:r>
      <w:r w:rsidR="009A7568" w:rsidRPr="00EF7A5A">
        <w:t>] subfield of the “Vertical Datum” [VDAT] field for the S-101 dataset</w:t>
      </w:r>
      <w:r w:rsidR="00873C80">
        <w:t xml:space="preserve">; and included in an instance of the S-101 </w:t>
      </w:r>
      <w:r w:rsidR="009025A6">
        <w:t>M</w:t>
      </w:r>
      <w:r w:rsidR="00873C80">
        <w:t xml:space="preserve">eta feature </w:t>
      </w:r>
      <w:r w:rsidR="00873C80">
        <w:rPr>
          <w:b/>
        </w:rPr>
        <w:t>Sounding Datum</w:t>
      </w:r>
      <w:r w:rsidRPr="00EF7A5A">
        <w:t>.</w:t>
      </w:r>
      <w:r w:rsidR="005C6026" w:rsidRPr="00EF7A5A">
        <w:t xml:space="preserve"> </w:t>
      </w:r>
    </w:p>
    <w:p w:rsidR="000A26D6" w:rsidRPr="00EF7A5A" w:rsidRDefault="000A26D6" w:rsidP="000A26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9A3C53" w:rsidRPr="00EF7A5A">
        <w:t>sounding</w:t>
      </w:r>
      <w:r w:rsidRPr="00EF7A5A">
        <w:t xml:space="preserve"> datum populated for SDAT and VERDAT on </w:t>
      </w:r>
      <w:r w:rsidRPr="00EF7A5A">
        <w:rPr>
          <w:b/>
        </w:rPr>
        <w:t>M_SDAT</w:t>
      </w:r>
      <w:r w:rsidRPr="00EF7A5A">
        <w:t xml:space="preserve"> </w:t>
      </w:r>
      <w:r w:rsidR="009A7568" w:rsidRPr="00EF7A5A">
        <w:t>must</w:t>
      </w:r>
      <w:r w:rsidRPr="00EF7A5A">
        <w:t xml:space="preserve"> be taken from the following </w:t>
      </w:r>
      <w:r w:rsidR="00A92FD4" w:rsidRPr="00EF7A5A">
        <w:t>Table</w:t>
      </w:r>
      <w:r w:rsidRPr="00EF7A5A">
        <w:t>:</w:t>
      </w:r>
    </w:p>
    <w:tbl>
      <w:tblPr>
        <w:tblW w:w="0" w:type="auto"/>
        <w:tblInd w:w="1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
        <w:gridCol w:w="3482"/>
      </w:tblGrid>
      <w:tr w:rsidR="000A26D6" w:rsidRPr="00EF7A5A" w:rsidTr="0061268D">
        <w:trPr>
          <w:tblHeader/>
        </w:trPr>
        <w:tc>
          <w:tcPr>
            <w:tcW w:w="592" w:type="dxa"/>
            <w:shd w:val="clear" w:color="auto" w:fill="E0E0E0"/>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ID</w:t>
            </w:r>
          </w:p>
        </w:tc>
        <w:tc>
          <w:tcPr>
            <w:tcW w:w="3482" w:type="dxa"/>
            <w:shd w:val="clear" w:color="auto" w:fill="E0E0E0"/>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szCs w:val="16"/>
              </w:rPr>
            </w:pPr>
            <w:r w:rsidRPr="00EF7A5A">
              <w:rPr>
                <w:b/>
                <w:sz w:val="16"/>
                <w:szCs w:val="16"/>
              </w:rPr>
              <w:t>Meaning</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 water springs</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lower low water springs</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sea level</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Lowest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5</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6</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Lowest low water springs</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7</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low water springs</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8</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Indian spring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9</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 water springs</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lowest astronomical tide</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11</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Nearly lowest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12</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lower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13</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14</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15</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lower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19</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Approximate mean sea level</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22</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Equinoctial spring low water</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23</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Lowest astronomical tide</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24</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Local datum</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25</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International Great Lakes datum 1985</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26</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Mean water level</w:t>
            </w:r>
          </w:p>
        </w:tc>
      </w:tr>
      <w:tr w:rsidR="000A26D6" w:rsidRPr="00EF7A5A" w:rsidTr="0061268D">
        <w:tc>
          <w:tcPr>
            <w:tcW w:w="592" w:type="dxa"/>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27</w:t>
            </w:r>
          </w:p>
        </w:tc>
        <w:tc>
          <w:tcPr>
            <w:tcW w:w="3482" w:type="dxa"/>
            <w:vAlign w:val="center"/>
          </w:tcPr>
          <w:p w:rsidR="000A26D6" w:rsidRPr="00EF7A5A" w:rsidRDefault="009A3C53"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r w:rsidRPr="00EF7A5A">
              <w:rPr>
                <w:sz w:val="16"/>
                <w:szCs w:val="16"/>
              </w:rPr>
              <w:t>Lower low water large tide</w:t>
            </w:r>
          </w:p>
        </w:tc>
      </w:tr>
      <w:tr w:rsidR="000A26D6" w:rsidRPr="00EF7A5A" w:rsidTr="0061268D">
        <w:tc>
          <w:tcPr>
            <w:tcW w:w="592" w:type="dxa"/>
            <w:tcBorders>
              <w:left w:val="nil"/>
              <w:bottom w:val="nil"/>
              <w:right w:val="nil"/>
            </w:tcBorders>
            <w:vAlign w:val="center"/>
          </w:tcPr>
          <w:p w:rsidR="000A26D6" w:rsidRPr="00EF7A5A" w:rsidRDefault="000A26D6" w:rsidP="000D53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3482" w:type="dxa"/>
            <w:tcBorders>
              <w:left w:val="nil"/>
              <w:bottom w:val="nil"/>
              <w:right w:val="nil"/>
            </w:tcBorders>
            <w:vAlign w:val="center"/>
          </w:tcPr>
          <w:p w:rsidR="000A26D6" w:rsidRPr="00EF7A5A" w:rsidRDefault="00A92FD4"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rPr>
            </w:pPr>
            <w:r w:rsidRPr="00EF7A5A">
              <w:rPr>
                <w:i/>
                <w:sz w:val="16"/>
              </w:rPr>
              <w:t xml:space="preserve">Table </w:t>
            </w:r>
            <w:r w:rsidR="000A26D6" w:rsidRPr="00EF7A5A">
              <w:rPr>
                <w:i/>
                <w:sz w:val="16"/>
              </w:rPr>
              <w:t>2</w:t>
            </w:r>
            <w:r w:rsidRPr="00EF7A5A">
              <w:rPr>
                <w:i/>
                <w:sz w:val="16"/>
              </w:rPr>
              <w:t>-</w:t>
            </w:r>
            <w:r w:rsidR="000A26D6" w:rsidRPr="00EF7A5A">
              <w:rPr>
                <w:i/>
                <w:sz w:val="16"/>
              </w:rPr>
              <w:t>2</w:t>
            </w:r>
          </w:p>
        </w:tc>
      </w:tr>
    </w:tbl>
    <w:p w:rsidR="006B2826" w:rsidRPr="00EF7A5A" w:rsidRDefault="009A7568"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other values in the S-57 </w:t>
      </w:r>
      <w:r w:rsidR="0041445F">
        <w:t xml:space="preserve">SDAT subfield and </w:t>
      </w:r>
      <w:r w:rsidRPr="00EF7A5A">
        <w:t>VERDAT attribute are prohibited for sounding datum in S-101.</w:t>
      </w:r>
      <w:r w:rsidR="005C6026" w:rsidRPr="00EF7A5A">
        <w:t xml:space="preserve"> </w:t>
      </w:r>
      <w:r w:rsidR="00CF581E" w:rsidRPr="00EF7A5A">
        <w:t>Producing Authorities should consider replacing prohibited values with a permitted value before conversion to S-101. Note that other information (such as sounding values and values for attribute VALSOU, etc) may need to be changed (if relevant) as a consequence of a modification of the vertical datum.</w:t>
      </w:r>
    </w:p>
    <w:p w:rsidR="006B2826" w:rsidRPr="00EF7A5A" w:rsidRDefault="009A7568" w:rsidP="00320148">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
        </w:rPr>
      </w:pPr>
      <w:r w:rsidRPr="00EF7A5A">
        <w:rPr>
          <w:u w:val="single"/>
        </w:rPr>
        <w:t xml:space="preserve">S-57 </w:t>
      </w:r>
      <w:r w:rsidR="006B2826" w:rsidRPr="00EF7A5A">
        <w:rPr>
          <w:u w:val="single"/>
        </w:rPr>
        <w:t xml:space="preserve">Meta </w:t>
      </w:r>
      <w:r w:rsidR="005135B0" w:rsidRPr="00EF7A5A">
        <w:rPr>
          <w:u w:val="single"/>
        </w:rPr>
        <w:t>Object</w:t>
      </w:r>
      <w:r w:rsidR="006B2826" w:rsidRPr="00EF7A5A">
        <w:rPr>
          <w:u w:val="single"/>
        </w:rPr>
        <w:t>:</w:t>
      </w:r>
      <w:r w:rsidR="006B2826" w:rsidRPr="00EF7A5A">
        <w:tab/>
      </w:r>
      <w:r w:rsidR="006B2826" w:rsidRPr="00EF7A5A">
        <w:tab/>
        <w:t>Sounding datum (</w:t>
      </w:r>
      <w:r w:rsidR="006B2826" w:rsidRPr="00EF7A5A">
        <w:rPr>
          <w:b/>
        </w:rPr>
        <w:t>M_SDAT</w:t>
      </w:r>
      <w:r w:rsidR="006B2826" w:rsidRPr="00EF7A5A">
        <w:t>)</w:t>
      </w:r>
      <w:r w:rsidR="006B2826" w:rsidRPr="00EF7A5A">
        <w:tab/>
      </w:r>
      <w:r w:rsidR="006B2826" w:rsidRPr="00EF7A5A">
        <w:tab/>
        <w:t>(A)</w:t>
      </w:r>
    </w:p>
    <w:p w:rsidR="009A7568" w:rsidRPr="00EF7A5A" w:rsidRDefault="009A7568" w:rsidP="009A756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Meta </w:t>
      </w:r>
      <w:r w:rsidR="005135B0" w:rsidRPr="00EF7A5A">
        <w:rPr>
          <w:u w:val="single"/>
        </w:rPr>
        <w:t>Feature</w:t>
      </w:r>
      <w:r w:rsidRPr="00EF7A5A">
        <w:t>:</w:t>
      </w:r>
      <w:r w:rsidRPr="00EF7A5A">
        <w:tab/>
      </w:r>
      <w:r w:rsidR="00320148" w:rsidRPr="00EF7A5A">
        <w:rPr>
          <w:b/>
        </w:rPr>
        <w:t>Sounding</w:t>
      </w:r>
      <w:r w:rsidRPr="00EF7A5A">
        <w:rPr>
          <w:b/>
        </w:rPr>
        <w:t xml:space="preserve"> Datum</w:t>
      </w:r>
      <w:r w:rsidRPr="00EF7A5A">
        <w:tab/>
      </w:r>
      <w:r w:rsidRPr="00EF7A5A">
        <w:tab/>
      </w:r>
      <w:r w:rsidRPr="00EF7A5A">
        <w:tab/>
      </w:r>
      <w:r w:rsidRPr="00EF7A5A">
        <w:tab/>
      </w:r>
      <w:r w:rsidRPr="00EF7A5A">
        <w:tab/>
        <w:t>(S)</w:t>
      </w:r>
      <w:r w:rsidRPr="00EF7A5A">
        <w:tab/>
      </w:r>
      <w:r w:rsidRPr="00EF7A5A">
        <w:tab/>
      </w:r>
      <w:r w:rsidRPr="00EF7A5A">
        <w:tab/>
      </w:r>
      <w:r w:rsidRPr="00EF7A5A">
        <w:tab/>
      </w:r>
      <w:r w:rsidRPr="00EF7A5A">
        <w:tab/>
        <w:t>(S-101 DCEG Clause 3.</w:t>
      </w:r>
      <w:r w:rsidR="00873C80">
        <w:t>9</w:t>
      </w:r>
      <w:r w:rsidRPr="00EF7A5A">
        <w:t>)</w:t>
      </w:r>
    </w:p>
    <w:p w:rsidR="00320148" w:rsidRPr="00EF7A5A" w:rsidRDefault="00320148" w:rsidP="0032014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Conversion of these features is automated only if the value populated for VERDAT is in accordance with </w:t>
      </w:r>
      <w:r w:rsidR="00A92FD4" w:rsidRPr="00EF7A5A">
        <w:t xml:space="preserve">Table </w:t>
      </w:r>
      <w:r w:rsidRPr="00EF7A5A">
        <w:t>2</w:t>
      </w:r>
      <w:r w:rsidR="00A92FD4" w:rsidRPr="00EF7A5A">
        <w:t>-</w:t>
      </w:r>
      <w:r w:rsidR="00AF5F0D" w:rsidRPr="00EF7A5A">
        <w:t xml:space="preserve">2 </w:t>
      </w:r>
      <w:r w:rsidRPr="00EF7A5A">
        <w:t>above.</w:t>
      </w:r>
      <w:r w:rsidR="005C6026" w:rsidRPr="00EF7A5A">
        <w:t xml:space="preserve"> </w:t>
      </w:r>
      <w:r w:rsidR="00AC7860" w:rsidRPr="00EF7A5A">
        <w:t xml:space="preserve">If a value other than those listed in </w:t>
      </w:r>
      <w:r w:rsidR="00A92FD4" w:rsidRPr="00EF7A5A">
        <w:t xml:space="preserve">Table </w:t>
      </w:r>
      <w:r w:rsidR="00AC7860" w:rsidRPr="00EF7A5A">
        <w:t>2</w:t>
      </w:r>
      <w:r w:rsidR="00A92FD4" w:rsidRPr="00EF7A5A">
        <w:t>-</w:t>
      </w:r>
      <w:r w:rsidR="00AC7860" w:rsidRPr="00EF7A5A">
        <w:t xml:space="preserve">2 is populated, </w:t>
      </w:r>
      <w:r w:rsidR="002F4827" w:rsidRPr="00EF7A5A">
        <w:t>Data Producers</w:t>
      </w:r>
      <w:r w:rsidR="00AC7860" w:rsidRPr="00EF7A5A">
        <w:t xml:space="preserve"> should consider replacing this value with a permitted value before conversion to S-101.</w:t>
      </w:r>
      <w:r w:rsidR="005C6026" w:rsidRPr="00EF7A5A">
        <w:t xml:space="preserve"> </w:t>
      </w:r>
      <w:r w:rsidR="00991462" w:rsidRPr="00EF7A5A">
        <w:t>Note that other related encoded information (such as sounding values and values for the attribute VALSOU, etc) may need to be reviewed as a consequence of a modification of the sounding datum.</w:t>
      </w:r>
    </w:p>
    <w:p w:rsidR="009D20AE" w:rsidRPr="00EF7A5A" w:rsidRDefault="009D20AE" w:rsidP="009D20A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41445F" w:rsidRDefault="0041445F" w:rsidP="0041445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As stated above, an instance of </w:t>
      </w:r>
      <w:r w:rsidRPr="00EF7A5A">
        <w:rPr>
          <w:b/>
        </w:rPr>
        <w:t>Sounding Datum</w:t>
      </w:r>
      <w:r>
        <w:t xml:space="preserve"> covering the entire area of coverage of </w:t>
      </w:r>
      <w:r>
        <w:rPr>
          <w:b/>
        </w:rPr>
        <w:t>Quality of Bathymetric Data</w:t>
      </w:r>
      <w:r>
        <w:t xml:space="preserve"> for the dataset is created during the automated conversion process to indicate the default </w:t>
      </w:r>
      <w:r w:rsidR="001D1D77">
        <w:t>sounding</w:t>
      </w:r>
      <w:r>
        <w:t xml:space="preserve"> datum for the dataset, having the mandatory attribute </w:t>
      </w:r>
      <w:r>
        <w:rPr>
          <w:b/>
        </w:rPr>
        <w:t>vertical datum</w:t>
      </w:r>
      <w:r>
        <w:t xml:space="preserve"> populated with the value populated for the </w:t>
      </w:r>
      <w:r w:rsidR="001D1D77">
        <w:t>S</w:t>
      </w:r>
      <w:r>
        <w:t xml:space="preserve">DAT subfield of the S-57 dataset. Where an area of the S-57 dataset is additionally covered by one or more </w:t>
      </w:r>
      <w:r>
        <w:rPr>
          <w:b/>
        </w:rPr>
        <w:t>M_</w:t>
      </w:r>
      <w:r w:rsidR="001D1D77">
        <w:rPr>
          <w:b/>
        </w:rPr>
        <w:t>S</w:t>
      </w:r>
      <w:r>
        <w:rPr>
          <w:b/>
        </w:rPr>
        <w:t>DAT</w:t>
      </w:r>
      <w:r>
        <w:t xml:space="preserve"> Meta Objects, the default </w:t>
      </w:r>
      <w:r w:rsidR="001D1D77" w:rsidRPr="00EF7A5A">
        <w:rPr>
          <w:b/>
        </w:rPr>
        <w:t>Sounding Datum</w:t>
      </w:r>
      <w:r>
        <w:t xml:space="preserve"> will be “cookie cut” to exclude the area(s) of the </w:t>
      </w:r>
      <w:r>
        <w:rPr>
          <w:b/>
        </w:rPr>
        <w:t>M_</w:t>
      </w:r>
      <w:r w:rsidR="001D1D77">
        <w:rPr>
          <w:b/>
        </w:rPr>
        <w:t>S</w:t>
      </w:r>
      <w:r>
        <w:rPr>
          <w:b/>
        </w:rPr>
        <w:t>DAT</w:t>
      </w:r>
      <w:r>
        <w:t xml:space="preserve">, which will be automatically converted to instance(s) of </w:t>
      </w:r>
      <w:r w:rsidR="001D1D77" w:rsidRPr="00EF7A5A">
        <w:rPr>
          <w:b/>
        </w:rPr>
        <w:t>Sounding Datum</w:t>
      </w:r>
      <w:r>
        <w:t xml:space="preserve"> having </w:t>
      </w:r>
      <w:r>
        <w:rPr>
          <w:b/>
        </w:rPr>
        <w:t>vertical datum</w:t>
      </w:r>
      <w:r>
        <w:t xml:space="preserve"> populated with the value populated for the S-57 attribute VERDAT.</w:t>
      </w:r>
    </w:p>
    <w:p w:rsidR="009D20AE" w:rsidRPr="00EF7A5A" w:rsidRDefault="009D20AE" w:rsidP="009D20A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datum</w:t>
      </w:r>
      <w:r w:rsidRPr="00EF7A5A">
        <w:rPr>
          <w:rFonts w:cs="Arial"/>
          <w:bCs/>
        </w:rPr>
        <w:t xml:space="preserve"> includes the new enumerate value </w:t>
      </w:r>
      <w:r w:rsidRPr="00EF7A5A">
        <w:rPr>
          <w:rFonts w:cs="Arial"/>
          <w:bCs/>
          <w:i/>
        </w:rPr>
        <w:t>44</w:t>
      </w:r>
      <w:r w:rsidRPr="00EF7A5A">
        <w:rPr>
          <w:rFonts w:cs="Arial"/>
          <w:bCs/>
        </w:rPr>
        <w:t xml:space="preserve"> (Baltic Sea chart datum 2000). This information is encoded in S-57 on </w:t>
      </w:r>
      <w:r w:rsidRPr="00EF7A5A">
        <w:rPr>
          <w:rFonts w:cs="Arial"/>
          <w:b/>
          <w:bCs/>
        </w:rPr>
        <w:t>M_SDAT</w:t>
      </w:r>
      <w:r w:rsidRPr="00EF7A5A">
        <w:rPr>
          <w:rFonts w:cs="Arial"/>
          <w:bCs/>
        </w:rPr>
        <w:t xml:space="preserve"> using the attribute INFORM (see clause 2.3). In order for this information to be converted across to S-101, the text string encoded in INFORM on the </w:t>
      </w:r>
      <w:r w:rsidR="00C910F3" w:rsidRPr="00EF7A5A">
        <w:rPr>
          <w:rFonts w:cs="Arial"/>
          <w:b/>
          <w:bCs/>
        </w:rPr>
        <w:t>M_SDAT</w:t>
      </w:r>
      <w:r w:rsidRPr="00EF7A5A">
        <w:rPr>
          <w:rFonts w:cs="Arial"/>
          <w:bCs/>
        </w:rPr>
        <w:t xml:space="preserve"> should be in a standardised format, such as </w:t>
      </w:r>
      <w:r w:rsidRPr="00EF7A5A">
        <w:rPr>
          <w:rFonts w:cs="Arial"/>
          <w:bCs/>
          <w:i/>
          <w:iCs/>
        </w:rPr>
        <w:t>Baltic Sea chart datum 2000</w:t>
      </w:r>
      <w:r w:rsidRPr="00EF7A5A">
        <w:rPr>
          <w:rFonts w:cs="Arial"/>
          <w:bCs/>
        </w:rPr>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77" w:name="_Toc422735423"/>
      <w:bookmarkStart w:id="278" w:name="_Toc8629837"/>
      <w:bookmarkStart w:id="279" w:name="_Toc8629969"/>
      <w:bookmarkStart w:id="280" w:name="_Toc173416238"/>
      <w:r w:rsidRPr="00EF7A5A">
        <w:t>Units</w:t>
      </w:r>
      <w:bookmarkEnd w:id="277"/>
      <w:bookmarkEnd w:id="278"/>
      <w:bookmarkEnd w:id="279"/>
      <w:bookmarkEnd w:id="280"/>
    </w:p>
    <w:p w:rsidR="006B2826" w:rsidRPr="00EF7A5A" w:rsidRDefault="002F4827"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r w:rsidR="008C7527" w:rsidRPr="00EF7A5A">
        <w:t>.</w:t>
      </w:r>
    </w:p>
    <w:p w:rsidR="006B2826" w:rsidRPr="006670DE"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81" w:name="_Toc422735425"/>
      <w:bookmarkStart w:id="282" w:name="_Toc8629838"/>
      <w:bookmarkStart w:id="283" w:name="_Toc8629970"/>
      <w:bookmarkStart w:id="284" w:name="_Toc173416239"/>
      <w:r w:rsidRPr="006670DE">
        <w:t>Dates</w:t>
      </w:r>
      <w:bookmarkEnd w:id="281"/>
      <w:bookmarkEnd w:id="282"/>
      <w:bookmarkEnd w:id="283"/>
      <w:bookmarkEnd w:id="284"/>
    </w:p>
    <w:p w:rsidR="006B2826" w:rsidRPr="00EF7A5A" w:rsidRDefault="008C7527"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w:t>
      </w:r>
      <w:r w:rsidR="006B2826" w:rsidRPr="00EF7A5A">
        <w:t xml:space="preserve">he </w:t>
      </w:r>
      <w:r w:rsidR="007C51C5" w:rsidRPr="00EF7A5A">
        <w:t xml:space="preserve">S-57 </w:t>
      </w:r>
      <w:r w:rsidR="006B2826" w:rsidRPr="00EF7A5A">
        <w:t>attributes DATEND, DATSTA, PEREND, PERSTA, SORDAT, SUREND and SURSTA</w:t>
      </w:r>
      <w:r w:rsidR="00036370" w:rsidRPr="00EF7A5A">
        <w:t xml:space="preserve"> are replaced in S-101 by the complex attributes </w:t>
      </w:r>
      <w:r w:rsidR="00036370" w:rsidRPr="00EF7A5A">
        <w:rPr>
          <w:b/>
        </w:rPr>
        <w:t>fixed date range</w:t>
      </w:r>
      <w:r w:rsidR="00036370" w:rsidRPr="00EF7A5A">
        <w:t xml:space="preserve">, </w:t>
      </w:r>
      <w:r w:rsidR="00036370" w:rsidRPr="00EF7A5A">
        <w:rPr>
          <w:b/>
        </w:rPr>
        <w:t>periodic date range</w:t>
      </w:r>
      <w:r w:rsidR="00DC745D" w:rsidRPr="00EF7A5A">
        <w:t xml:space="preserve"> and </w:t>
      </w:r>
      <w:r w:rsidR="00DC745D" w:rsidRPr="00EF7A5A">
        <w:rPr>
          <w:b/>
        </w:rPr>
        <w:t>survey date range</w:t>
      </w:r>
      <w:r w:rsidR="00DC745D" w:rsidRPr="00EF7A5A">
        <w:t>; and the attributes</w:t>
      </w:r>
      <w:r w:rsidR="00A37831" w:rsidRPr="00EF7A5A">
        <w:t xml:space="preserve"> </w:t>
      </w:r>
      <w:r w:rsidR="00A37831" w:rsidRPr="00EF7A5A">
        <w:rPr>
          <w:b/>
        </w:rPr>
        <w:t>dredged date</w:t>
      </w:r>
      <w:r w:rsidR="00A37831" w:rsidRPr="00EF7A5A">
        <w:t>,</w:t>
      </w:r>
      <w:r w:rsidR="00036370" w:rsidRPr="00EF7A5A">
        <w:t xml:space="preserve"> </w:t>
      </w:r>
      <w:r w:rsidR="00DC745D" w:rsidRPr="00EF7A5A">
        <w:rPr>
          <w:b/>
        </w:rPr>
        <w:t>reported date</w:t>
      </w:r>
      <w:r w:rsidR="00DC745D" w:rsidRPr="00EF7A5A">
        <w:t xml:space="preserve"> and </w:t>
      </w:r>
      <w:r w:rsidR="00DC745D" w:rsidRPr="00EF7A5A">
        <w:rPr>
          <w:b/>
        </w:rPr>
        <w:t>swept date</w:t>
      </w:r>
      <w:ins w:id="285" w:author="Jeff Wootton" w:date="2024-07-26T09:09:00Z">
        <w:r w:rsidR="00651046">
          <w:rPr>
            <w:bCs/>
          </w:rPr>
          <w:t xml:space="preserve"> (see S-101 DCEG clause </w:t>
        </w:r>
        <w:r w:rsidR="0090176E">
          <w:rPr>
            <w:bCs/>
          </w:rPr>
          <w:t>2.4.8)</w:t>
        </w:r>
      </w:ins>
      <w:r w:rsidR="00DC745D" w:rsidRPr="00EF7A5A">
        <w:t>.</w:t>
      </w:r>
      <w:r w:rsidR="005C6026" w:rsidRPr="00EF7A5A">
        <w:t xml:space="preserve"> </w:t>
      </w:r>
      <w:r w:rsidR="00DC745D" w:rsidRPr="00EF7A5A">
        <w:t xml:space="preserve">Unless otherwise stated against an individual Object class within this document, all encoded dates will be </w:t>
      </w:r>
      <w:r w:rsidR="005266D8" w:rsidRPr="00EF7A5A">
        <w:t>converted to</w:t>
      </w:r>
      <w:r w:rsidR="0032350F" w:rsidRPr="00EF7A5A">
        <w:t xml:space="preserve"> the appropriate S-101 attribute automatically on conversion.</w:t>
      </w:r>
      <w:ins w:id="286" w:author="Jeff Wootton" w:date="2024-08-02T09:32:00Z">
        <w:r w:rsidR="00DD1C76">
          <w:t xml:space="preserve"> </w:t>
        </w:r>
        <w:commentRangeStart w:id="287"/>
        <w:r w:rsidR="00DD1C76">
          <w:t xml:space="preserve">This includes the </w:t>
        </w:r>
      </w:ins>
      <w:ins w:id="288" w:author="Jeff Wootton" w:date="2024-08-02T12:13:00Z">
        <w:r w:rsidR="00412209">
          <w:t xml:space="preserve">mandatory </w:t>
        </w:r>
      </w:ins>
      <w:ins w:id="289" w:author="Jeff Wootton" w:date="2024-08-02T09:32:00Z">
        <w:r w:rsidR="00DD1C76">
          <w:t xml:space="preserve">S-101 requirement </w:t>
        </w:r>
      </w:ins>
      <w:ins w:id="290" w:author="Jeff Wootton" w:date="2024-08-02T09:33:00Z">
        <w:r w:rsidR="00871061">
          <w:t>to include the dashes (-)</w:t>
        </w:r>
        <w:r w:rsidR="005A3DBF">
          <w:t xml:space="preserve"> to indicate that the </w:t>
        </w:r>
      </w:ins>
      <w:ins w:id="291" w:author="Jeff Wootton" w:date="2024-08-02T09:34:00Z">
        <w:r w:rsidR="00243FF5">
          <w:t>day and/or month</w:t>
        </w:r>
        <w:r w:rsidR="0002288F">
          <w:t xml:space="preserve"> are not needed</w:t>
        </w:r>
      </w:ins>
      <w:ins w:id="292" w:author="Jeff Wootton" w:date="2024-08-02T09:35:00Z">
        <w:r w:rsidR="00937136">
          <w:t>, which are not required in S-57 ENCs.</w:t>
        </w:r>
      </w:ins>
      <w:commentRangeEnd w:id="287"/>
      <w:ins w:id="293" w:author="Jeff Wootton" w:date="2024-08-02T09:37:00Z">
        <w:r w:rsidR="00AF6A34">
          <w:rPr>
            <w:rStyle w:val="CommentReference"/>
            <w:rFonts w:ascii="Garamond" w:hAnsi="Garamond"/>
            <w:lang w:eastAsia="en-US"/>
          </w:rPr>
          <w:commentReference w:id="287"/>
        </w:r>
      </w:ins>
    </w:p>
    <w:p w:rsidR="009B0AB6" w:rsidRPr="00EF7A5A" w:rsidRDefault="009B0AB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Data Producers should consider interrogating their S-57 data holdings and </w:t>
      </w:r>
      <w:r w:rsidR="00A02E57" w:rsidRPr="00EF7A5A">
        <w:t>deleting</w:t>
      </w:r>
      <w:r w:rsidRPr="00EF7A5A">
        <w:t xml:space="preserve"> any objects where the date indicated by the attribute DATEND mean</w:t>
      </w:r>
      <w:r w:rsidR="00A02E57" w:rsidRPr="00EF7A5A">
        <w:t>s</w:t>
      </w:r>
      <w:r w:rsidRPr="00EF7A5A">
        <w:t xml:space="preserve"> that the object is time expired (that is, the date in DATEND is earlier than the </w:t>
      </w:r>
      <w:r w:rsidR="00B87731" w:rsidRPr="00EF7A5A">
        <w:t xml:space="preserve">date </w:t>
      </w:r>
      <w:r w:rsidRPr="00EF7A5A">
        <w:t>of conversion).</w:t>
      </w:r>
    </w:p>
    <w:p w:rsidR="00A54ADD" w:rsidRPr="00EF7A5A" w:rsidRDefault="00A54ADD" w:rsidP="00A54A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Information </w:t>
      </w:r>
      <w:r w:rsidR="00AF1F17" w:rsidRPr="00EF7A5A">
        <w:rPr>
          <w:u w:val="single"/>
        </w:rPr>
        <w:t>type</w:t>
      </w:r>
      <w:r w:rsidRPr="00EF7A5A">
        <w:t>:</w:t>
      </w:r>
      <w:r w:rsidRPr="00EF7A5A">
        <w:tab/>
      </w:r>
      <w:r w:rsidRPr="00EF7A5A">
        <w:rPr>
          <w:b/>
        </w:rPr>
        <w:t>Non-Standard Working Day</w:t>
      </w:r>
      <w:r w:rsidRPr="00EF7A5A">
        <w:tab/>
        <w:t>(N)</w:t>
      </w:r>
      <w:r w:rsidRPr="00EF7A5A">
        <w:tab/>
      </w:r>
      <w:r w:rsidRPr="00EF7A5A">
        <w:tab/>
      </w:r>
      <w:r w:rsidRPr="00EF7A5A">
        <w:tab/>
        <w:t>(S-101 DCEG Clause 24.3)</w:t>
      </w:r>
    </w:p>
    <w:p w:rsidR="006B2826" w:rsidRPr="00EF7A5A" w:rsidRDefault="006B2826" w:rsidP="00C93144">
      <w:pPr>
        <w:pStyle w:val="Heading4"/>
        <w:keepLines/>
        <w:widowControl/>
        <w:numPr>
          <w:ilvl w:val="3"/>
          <w:numId w:val="13"/>
        </w:numPr>
        <w:tabs>
          <w:tab w:val="clear" w:pos="915"/>
          <w:tab w:val="clear" w:pos="2911"/>
        </w:tabs>
        <w:spacing w:after="120"/>
        <w:ind w:left="851" w:hanging="851"/>
        <w:rPr>
          <w:shd w:val="clear" w:color="auto" w:fill="FFFF00"/>
        </w:rPr>
      </w:pPr>
      <w:bookmarkStart w:id="294" w:name="_Toc8629839"/>
      <w:bookmarkStart w:id="295" w:name="_Toc8629971"/>
      <w:bookmarkStart w:id="296" w:name="_Toc173416240"/>
      <w:r w:rsidRPr="00EF7A5A">
        <w:t>Seasonal Objects</w:t>
      </w:r>
      <w:bookmarkEnd w:id="294"/>
      <w:bookmarkEnd w:id="295"/>
      <w:bookmarkEnd w:id="296"/>
    </w:p>
    <w:p w:rsidR="0032350F" w:rsidRPr="00EF7A5A" w:rsidRDefault="0032350F" w:rsidP="00D95447">
      <w:pPr>
        <w:spacing w:after="120"/>
        <w:jc w:val="both"/>
      </w:pPr>
      <w:r w:rsidRPr="00EF7A5A">
        <w:t xml:space="preserve">Unless otherwise stated against an individual Object class within this document, all instances of encoding of attribute STATUS = </w:t>
      </w:r>
      <w:r w:rsidRPr="00EF7A5A">
        <w:rPr>
          <w:i/>
        </w:rPr>
        <w:t>5</w:t>
      </w:r>
      <w:r w:rsidRPr="00EF7A5A">
        <w:t xml:space="preserve"> (periodic/intermittent) will be </w:t>
      </w:r>
      <w:r w:rsidR="005879EF" w:rsidRPr="00EF7A5A">
        <w:t>converted to</w:t>
      </w:r>
      <w:r w:rsidR="00955727" w:rsidRPr="00EF7A5A">
        <w:t xml:space="preserve"> the S-101 attribute </w:t>
      </w:r>
      <w:r w:rsidR="00955727" w:rsidRPr="00EF7A5A">
        <w:rPr>
          <w:b/>
        </w:rPr>
        <w:t xml:space="preserve">status </w:t>
      </w:r>
      <w:r w:rsidRPr="00EF7A5A">
        <w:t>on conversion.</w:t>
      </w:r>
      <w:r w:rsidR="005C6026" w:rsidRPr="00EF7A5A">
        <w:t xml:space="preserve"> </w:t>
      </w:r>
      <w:r w:rsidR="00F54EDA" w:rsidRPr="00EF7A5A">
        <w:t xml:space="preserve">See also </w:t>
      </w:r>
      <w:r w:rsidR="005115B2" w:rsidRPr="00EF7A5A">
        <w:t xml:space="preserve">Appendix </w:t>
      </w:r>
      <w:r w:rsidR="00F54EDA" w:rsidRPr="00EF7A5A">
        <w:t>A, Table A</w:t>
      </w:r>
      <w:r w:rsidR="00A92FD4" w:rsidRPr="00EF7A5A">
        <w:t>-</w:t>
      </w:r>
      <w:r w:rsidR="00F54EDA" w:rsidRPr="00EF7A5A">
        <w:t>2.</w:t>
      </w:r>
    </w:p>
    <w:p w:rsidR="0032350F" w:rsidRPr="00EF7A5A" w:rsidRDefault="0032350F" w:rsidP="00D95447">
      <w:pPr>
        <w:spacing w:after="120"/>
        <w:jc w:val="both"/>
      </w:pPr>
      <w:r w:rsidRPr="00EF7A5A">
        <w:t xml:space="preserve">Unless otherwise stated against an individual Object class within this document, all instances of encoding of the attributes PERSTA and PEREND will be </w:t>
      </w:r>
      <w:r w:rsidR="005879EF" w:rsidRPr="00EF7A5A">
        <w:t>converted to</w:t>
      </w:r>
      <w:r w:rsidR="00EC64F6" w:rsidRPr="00EF7A5A">
        <w:t xml:space="preserve"> the S-101 complex attribute </w:t>
      </w:r>
      <w:r w:rsidR="00EC64F6" w:rsidRPr="00EF7A5A">
        <w:rPr>
          <w:b/>
        </w:rPr>
        <w:t xml:space="preserve">periodic date range </w:t>
      </w:r>
      <w:r w:rsidRPr="00EF7A5A">
        <w:t>on conversion.</w:t>
      </w:r>
    </w:p>
    <w:p w:rsidR="006B2826" w:rsidRPr="00EF7A5A" w:rsidRDefault="00DA6FA3" w:rsidP="00D95447">
      <w:pPr>
        <w:spacing w:after="120"/>
        <w:jc w:val="both"/>
        <w:rPr>
          <w:rFonts w:cs="Arial"/>
          <w:bCs/>
        </w:rPr>
      </w:pPr>
      <w:r w:rsidRPr="00EF7A5A">
        <w:rPr>
          <w:rFonts w:cs="Arial"/>
          <w:bCs/>
        </w:rPr>
        <w:t>The encoding guidance for taking into account leap years (“last day in February”) for PEREND/PERSTA remains unchanged in S-101</w:t>
      </w:r>
      <w:r w:rsidR="006B2826" w:rsidRPr="00EF7A5A">
        <w:rPr>
          <w:rFonts w:cs="Arial"/>
          <w:bCs/>
        </w:rPr>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297" w:name="_Toc422735427"/>
      <w:bookmarkStart w:id="298" w:name="_Toc8629840"/>
      <w:bookmarkStart w:id="299" w:name="_Toc8629972"/>
      <w:bookmarkStart w:id="300" w:name="_Toc173416241"/>
      <w:r w:rsidRPr="00EF7A5A">
        <w:t>Times</w:t>
      </w:r>
      <w:bookmarkEnd w:id="297"/>
      <w:bookmarkEnd w:id="298"/>
      <w:bookmarkEnd w:id="299"/>
      <w:bookmarkEnd w:id="300"/>
    </w:p>
    <w:p w:rsidR="0050786E" w:rsidRPr="00EF7A5A" w:rsidRDefault="00E274E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A54ADD" w:rsidRPr="00EF7A5A" w:rsidRDefault="00A54ADD" w:rsidP="00A54A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Information </w:t>
      </w:r>
      <w:r w:rsidR="00AF1F17" w:rsidRPr="00EF7A5A">
        <w:rPr>
          <w:u w:val="single"/>
        </w:rPr>
        <w:t>type</w:t>
      </w:r>
      <w:r w:rsidRPr="00EF7A5A">
        <w:t>:</w:t>
      </w:r>
      <w:r w:rsidRPr="00EF7A5A">
        <w:tab/>
      </w:r>
      <w:r w:rsidRPr="00EF7A5A">
        <w:rPr>
          <w:b/>
        </w:rPr>
        <w:t>Service Hours</w:t>
      </w:r>
      <w:r w:rsidRPr="00EF7A5A">
        <w:tab/>
      </w:r>
      <w:r w:rsidRPr="00EF7A5A">
        <w:tab/>
        <w:t>(N)</w:t>
      </w:r>
      <w:r w:rsidRPr="00EF7A5A">
        <w:tab/>
      </w:r>
      <w:r w:rsidRPr="00EF7A5A">
        <w:tab/>
      </w:r>
      <w:r w:rsidRPr="00EF7A5A">
        <w:tab/>
      </w:r>
      <w:r w:rsidRPr="00EF7A5A">
        <w:tab/>
      </w:r>
      <w:r w:rsidRPr="00EF7A5A">
        <w:tab/>
      </w:r>
      <w:r w:rsidRPr="00EF7A5A">
        <w:tab/>
      </w:r>
      <w:r w:rsidRPr="00EF7A5A">
        <w:tab/>
        <w:t>(S-101 DCEG Clause 24.2)</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301" w:name="_Toc173416242"/>
      <w:bookmarkStart w:id="302" w:name="_Toc422735429"/>
      <w:bookmarkStart w:id="303" w:name="_Toc8629841"/>
      <w:bookmarkStart w:id="304" w:name="_Toc8629973"/>
      <w:r w:rsidRPr="00EF7A5A">
        <w:t>Cells</w:t>
      </w:r>
      <w:bookmarkEnd w:id="301"/>
    </w:p>
    <w:p w:rsidR="006B2826" w:rsidRPr="00EF7A5A" w:rsidRDefault="00711740" w:rsidP="00D95447">
      <w:pPr>
        <w:spacing w:after="120"/>
        <w:jc w:val="both"/>
        <w:rPr>
          <w:lang w:eastAsia="en-US"/>
        </w:rPr>
      </w:pPr>
      <w:r w:rsidRPr="00EF7A5A">
        <w:rPr>
          <w:lang w:eastAsia="en-US"/>
        </w:rPr>
        <w:t>In</w:t>
      </w:r>
      <w:r w:rsidR="004E369D" w:rsidRPr="00EF7A5A">
        <w:rPr>
          <w:lang w:eastAsia="en-US"/>
        </w:rPr>
        <w:t xml:space="preserve"> S-57, the </w:t>
      </w:r>
      <w:r w:rsidRPr="00EF7A5A">
        <w:rPr>
          <w:lang w:eastAsia="en-US"/>
        </w:rPr>
        <w:t xml:space="preserve">recommended </w:t>
      </w:r>
      <w:r w:rsidR="004E369D" w:rsidRPr="00EF7A5A">
        <w:rPr>
          <w:lang w:eastAsia="en-US"/>
        </w:rPr>
        <w:t xml:space="preserve">coordinate multiplication factor for latitude and longitude coordinates is </w:t>
      </w:r>
      <w:r w:rsidR="004E369D" w:rsidRPr="00EF7A5A">
        <w:rPr>
          <w:i/>
          <w:lang w:eastAsia="en-US"/>
        </w:rPr>
        <w:t>10000000</w:t>
      </w:r>
      <w:r w:rsidR="004E369D" w:rsidRPr="00EF7A5A">
        <w:rPr>
          <w:lang w:eastAsia="en-US"/>
        </w:rPr>
        <w:t xml:space="preserve"> (10</w:t>
      </w:r>
      <w:r w:rsidR="004E369D" w:rsidRPr="00EF7A5A">
        <w:rPr>
          <w:vertAlign w:val="superscript"/>
          <w:lang w:eastAsia="en-US"/>
        </w:rPr>
        <w:t>7</w:t>
      </w:r>
      <w:r w:rsidR="004E369D" w:rsidRPr="00EF7A5A">
        <w:rPr>
          <w:lang w:eastAsia="en-US"/>
        </w:rPr>
        <w:t>).</w:t>
      </w:r>
      <w:r w:rsidR="005C6026" w:rsidRPr="00EF7A5A">
        <w:rPr>
          <w:lang w:eastAsia="en-US"/>
        </w:rPr>
        <w:t xml:space="preserve"> </w:t>
      </w:r>
      <w:r w:rsidRPr="00EF7A5A">
        <w:rPr>
          <w:lang w:eastAsia="en-US"/>
        </w:rPr>
        <w:t>This has been mandated in S-101.</w:t>
      </w:r>
      <w:r w:rsidR="005C6026" w:rsidRPr="00EF7A5A">
        <w:rPr>
          <w:lang w:eastAsia="en-US"/>
        </w:rPr>
        <w:t xml:space="preserve"> </w:t>
      </w:r>
      <w:r w:rsidR="00F777FD" w:rsidRPr="00EF7A5A">
        <w:rPr>
          <w:lang w:eastAsia="en-US"/>
        </w:rPr>
        <w:t xml:space="preserve">The </w:t>
      </w:r>
      <w:r w:rsidR="004E369D" w:rsidRPr="00EF7A5A">
        <w:rPr>
          <w:lang w:eastAsia="en-US"/>
        </w:rPr>
        <w:t xml:space="preserve">value in the </w:t>
      </w:r>
      <w:r w:rsidR="009A56A8" w:rsidRPr="00EF7A5A">
        <w:rPr>
          <w:lang w:eastAsia="en-US"/>
        </w:rPr>
        <w:t>Coordinate Multiplication Factor [COMF] subfield of the Data Set Parameter [DSPM] field</w:t>
      </w:r>
      <w:r w:rsidR="006B2826" w:rsidRPr="00EF7A5A">
        <w:rPr>
          <w:lang w:eastAsia="en-US"/>
        </w:rPr>
        <w:t xml:space="preserve"> </w:t>
      </w:r>
      <w:r w:rsidR="00892912" w:rsidRPr="00EF7A5A">
        <w:rPr>
          <w:lang w:eastAsia="en-US"/>
        </w:rPr>
        <w:t xml:space="preserve">in S-57 </w:t>
      </w:r>
      <w:r w:rsidR="00775CD3" w:rsidRPr="00EF7A5A">
        <w:t xml:space="preserve">will be </w:t>
      </w:r>
      <w:r w:rsidR="00B243C1" w:rsidRPr="00EF7A5A">
        <w:t>populated in</w:t>
      </w:r>
      <w:r w:rsidR="00F85393" w:rsidRPr="00EF7A5A">
        <w:t xml:space="preserve"> the “Coordinate Multiplication Factor for X-coordinate” [CMFX] and “Coordinate Multiplication Factor for Y-coordinate” [CMFY] subfields of the “Dataset Structure Information” [DSSI] field for the S-101 dataset</w:t>
      </w:r>
      <w:r w:rsidR="006B2826" w:rsidRPr="00EF7A5A">
        <w:rPr>
          <w:lang w:eastAsia="en-US"/>
        </w:rPr>
        <w:t>.</w:t>
      </w:r>
    </w:p>
    <w:p w:rsidR="006B2826" w:rsidRPr="00EF7A5A" w:rsidRDefault="006B2826" w:rsidP="00C93144">
      <w:pPr>
        <w:pStyle w:val="Heading3"/>
        <w:keepLines/>
        <w:numPr>
          <w:ilvl w:val="2"/>
          <w:numId w:val="13"/>
        </w:numPr>
        <w:tabs>
          <w:tab w:val="clear" w:pos="915"/>
          <w:tab w:val="clear" w:pos="2911"/>
        </w:tabs>
        <w:spacing w:before="240" w:after="120"/>
        <w:rPr>
          <w:bCs/>
        </w:rPr>
      </w:pPr>
      <w:bookmarkStart w:id="305" w:name="_Toc173416243"/>
      <w:r w:rsidRPr="00EF7A5A">
        <w:rPr>
          <w:bCs/>
        </w:rPr>
        <w:t>Seamless ENC coverage</w:t>
      </w:r>
      <w:bookmarkEnd w:id="305"/>
    </w:p>
    <w:p w:rsidR="006B2826" w:rsidRPr="00EF7A5A" w:rsidRDefault="008E02A7" w:rsidP="00D95447">
      <w:pPr>
        <w:spacing w:after="120"/>
        <w:jc w:val="both"/>
        <w:rPr>
          <w:lang w:eastAsia="en-US"/>
        </w:rPr>
      </w:pPr>
      <w:r w:rsidRPr="00EF7A5A">
        <w:rPr>
          <w:lang w:eastAsia="en-US"/>
        </w:rPr>
        <w:t>The rules regarding ENC coverage</w:t>
      </w:r>
      <w:r w:rsidR="002D27FC" w:rsidRPr="00EF7A5A">
        <w:rPr>
          <w:lang w:eastAsia="en-US"/>
        </w:rPr>
        <w:t xml:space="preserve"> (gaps in data coverage)</w:t>
      </w:r>
      <w:r w:rsidRPr="00EF7A5A">
        <w:rPr>
          <w:lang w:eastAsia="en-US"/>
        </w:rPr>
        <w:t xml:space="preserve"> remain unchanged for S-101</w:t>
      </w:r>
      <w:r w:rsidR="006B2826" w:rsidRPr="00EF7A5A">
        <w:rPr>
          <w:lang w:eastAsia="en-US"/>
        </w:rPr>
        <w:t>.</w:t>
      </w:r>
    </w:p>
    <w:p w:rsidR="00913A34" w:rsidRPr="00EF7A5A" w:rsidRDefault="00913A34" w:rsidP="00D95447">
      <w:pPr>
        <w:spacing w:after="120"/>
        <w:jc w:val="both"/>
        <w:rPr>
          <w:lang w:eastAsia="en-US"/>
        </w:rPr>
      </w:pPr>
      <w:r w:rsidRPr="00EF7A5A">
        <w:rPr>
          <w:lang w:eastAsia="en-US"/>
        </w:rPr>
        <w:t xml:space="preserve">The rules regarding ENC data overlaps are now described in terms of </w:t>
      </w:r>
      <w:r w:rsidR="003F51B2" w:rsidRPr="00EF7A5A">
        <w:rPr>
          <w:lang w:eastAsia="en-US"/>
        </w:rPr>
        <w:t xml:space="preserve">the </w:t>
      </w:r>
      <w:r w:rsidR="00D236DA">
        <w:rPr>
          <w:lang w:eastAsia="en-US"/>
        </w:rPr>
        <w:t>optimum</w:t>
      </w:r>
      <w:r w:rsidR="00D236DA" w:rsidRPr="00EF7A5A">
        <w:rPr>
          <w:lang w:eastAsia="en-US"/>
        </w:rPr>
        <w:t xml:space="preserve"> </w:t>
      </w:r>
      <w:r w:rsidRPr="00EF7A5A">
        <w:rPr>
          <w:lang w:eastAsia="en-US"/>
        </w:rPr>
        <w:t xml:space="preserve">display scale </w:t>
      </w:r>
      <w:r w:rsidR="003F51B2" w:rsidRPr="00EF7A5A">
        <w:rPr>
          <w:lang w:eastAsia="en-US"/>
        </w:rPr>
        <w:t>for the data</w:t>
      </w:r>
      <w:ins w:id="306" w:author="Jeff Wootton" w:date="2024-07-26T09:13:00Z">
        <w:r w:rsidR="00C76C3F">
          <w:rPr>
            <w:lang w:eastAsia="en-US"/>
          </w:rPr>
          <w:t xml:space="preserve"> and </w:t>
        </w:r>
        <w:r w:rsidR="003F301F">
          <w:rPr>
            <w:lang w:eastAsia="en-US"/>
          </w:rPr>
          <w:t>the new S-101 attribu</w:t>
        </w:r>
      </w:ins>
      <w:ins w:id="307" w:author="Jeff Wootton" w:date="2024-07-26T09:14:00Z">
        <w:r w:rsidR="003F301F">
          <w:rPr>
            <w:lang w:eastAsia="en-US"/>
          </w:rPr>
          <w:t xml:space="preserve">te </w:t>
        </w:r>
        <w:r w:rsidR="003F301F">
          <w:rPr>
            <w:b/>
            <w:bCs/>
            <w:lang w:eastAsia="en-US"/>
          </w:rPr>
          <w:t>drawing in</w:t>
        </w:r>
      </w:ins>
      <w:ins w:id="308" w:author="Jeff Wootton" w:date="2024-07-26T09:15:00Z">
        <w:r w:rsidR="006F66B6">
          <w:rPr>
            <w:b/>
            <w:bCs/>
            <w:lang w:eastAsia="en-US"/>
          </w:rPr>
          <w:t>d</w:t>
        </w:r>
      </w:ins>
      <w:ins w:id="309" w:author="Jeff Wootton" w:date="2024-07-26T09:14:00Z">
        <w:r w:rsidR="003F301F">
          <w:rPr>
            <w:b/>
            <w:bCs/>
            <w:lang w:eastAsia="en-US"/>
          </w:rPr>
          <w:t>ex</w:t>
        </w:r>
      </w:ins>
      <w:r w:rsidR="003F51B2" w:rsidRPr="00EF7A5A">
        <w:rPr>
          <w:lang w:eastAsia="en-US"/>
        </w:rPr>
        <w:t xml:space="preserve"> </w:t>
      </w:r>
      <w:r w:rsidRPr="00EF7A5A">
        <w:rPr>
          <w:lang w:eastAsia="en-US"/>
        </w:rPr>
        <w:t>rather than Navigational Purpose, and are out of scope for this document.</w:t>
      </w:r>
      <w:r w:rsidR="009F46FA" w:rsidRPr="00EF7A5A">
        <w:rPr>
          <w:lang w:eastAsia="en-US"/>
        </w:rPr>
        <w:t xml:space="preserve"> </w:t>
      </w:r>
      <w:r w:rsidRPr="00EF7A5A">
        <w:rPr>
          <w:lang w:eastAsia="en-US"/>
        </w:rPr>
        <w:t xml:space="preserve">See </w:t>
      </w:r>
      <w:r w:rsidR="003F51B2" w:rsidRPr="00EF7A5A">
        <w:rPr>
          <w:lang w:eastAsia="en-US"/>
        </w:rPr>
        <w:t xml:space="preserve">S-101 DCEG clause 2.5.5 and </w:t>
      </w:r>
      <w:r w:rsidRPr="00EF7A5A">
        <w:rPr>
          <w:lang w:eastAsia="en-US"/>
        </w:rPr>
        <w:t>S-101 Main document clause 4.5.3.</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310" w:name="_Toc173416244"/>
      <w:r w:rsidRPr="00EF7A5A">
        <w:rPr>
          <w:bCs/>
        </w:rPr>
        <w:t>Feature Object Identifiers</w:t>
      </w:r>
      <w:bookmarkEnd w:id="310"/>
    </w:p>
    <w:p w:rsidR="006B2826" w:rsidRPr="00EF7A5A" w:rsidRDefault="0019596B" w:rsidP="00D95447">
      <w:pPr>
        <w:spacing w:after="120"/>
        <w:jc w:val="both"/>
        <w:rPr>
          <w:lang w:eastAsia="en-US"/>
        </w:rPr>
      </w:pPr>
      <w:r w:rsidRPr="00EF7A5A">
        <w:rPr>
          <w:lang w:eastAsia="en-US"/>
        </w:rPr>
        <w:t xml:space="preserve">The value for </w:t>
      </w:r>
      <w:r w:rsidR="006B2826" w:rsidRPr="00EF7A5A">
        <w:rPr>
          <w:lang w:eastAsia="en-US"/>
        </w:rPr>
        <w:t>Feature Object Identifier</w:t>
      </w:r>
      <w:r w:rsidR="00505AD6" w:rsidRPr="00EF7A5A">
        <w:rPr>
          <w:lang w:eastAsia="en-US"/>
        </w:rPr>
        <w:t>s</w:t>
      </w:r>
      <w:r w:rsidR="006B2826" w:rsidRPr="00EF7A5A">
        <w:rPr>
          <w:lang w:eastAsia="en-US"/>
        </w:rPr>
        <w:t xml:space="preserve"> (FOID</w:t>
      </w:r>
      <w:r w:rsidR="001C317B" w:rsidRPr="00EF7A5A">
        <w:rPr>
          <w:lang w:eastAsia="en-US"/>
        </w:rPr>
        <w:t>s</w:t>
      </w:r>
      <w:r w:rsidR="006B2826" w:rsidRPr="00EF7A5A">
        <w:rPr>
          <w:lang w:eastAsia="en-US"/>
        </w:rPr>
        <w:t xml:space="preserve">) </w:t>
      </w:r>
      <w:r w:rsidR="00711740" w:rsidRPr="00EF7A5A">
        <w:rPr>
          <w:lang w:eastAsia="en-US"/>
        </w:rPr>
        <w:t xml:space="preserve">may </w:t>
      </w:r>
      <w:r w:rsidR="00505AD6" w:rsidRPr="00EF7A5A">
        <w:rPr>
          <w:lang w:eastAsia="en-US"/>
        </w:rPr>
        <w:t xml:space="preserve">be </w:t>
      </w:r>
      <w:r w:rsidR="0023696B" w:rsidRPr="00EF7A5A">
        <w:rPr>
          <w:lang w:eastAsia="en-US"/>
        </w:rPr>
        <w:t>retained for</w:t>
      </w:r>
      <w:r w:rsidR="00505AD6" w:rsidRPr="00EF7A5A">
        <w:rPr>
          <w:lang w:eastAsia="en-US"/>
        </w:rPr>
        <w:t xml:space="preserve"> all S-57 objects during conversion to S-101 features</w:t>
      </w:r>
      <w:r w:rsidR="001C317B" w:rsidRPr="00EF7A5A">
        <w:rPr>
          <w:lang w:eastAsia="en-US"/>
        </w:rPr>
        <w:t xml:space="preserve"> where a one-to-one Object/Feature relationship exists</w:t>
      </w:r>
      <w:r w:rsidR="00332935" w:rsidRPr="00EF7A5A">
        <w:rPr>
          <w:lang w:eastAsia="en-US"/>
        </w:rPr>
        <w:t>,</w:t>
      </w:r>
      <w:r w:rsidR="001C317B" w:rsidRPr="00EF7A5A">
        <w:rPr>
          <w:lang w:eastAsia="en-US"/>
        </w:rPr>
        <w:t xml:space="preserve"> if it is considered that this may aid in data management</w:t>
      </w:r>
      <w:r w:rsidR="00505AD6" w:rsidRPr="00EF7A5A">
        <w:rPr>
          <w:lang w:eastAsia="en-US"/>
        </w:rPr>
        <w:t>.</w:t>
      </w:r>
      <w:r w:rsidR="005C6026" w:rsidRPr="00EF7A5A">
        <w:rPr>
          <w:lang w:eastAsia="en-US"/>
        </w:rPr>
        <w:t xml:space="preserve"> </w:t>
      </w:r>
      <w:r w:rsidR="0023696B" w:rsidRPr="00EF7A5A">
        <w:rPr>
          <w:lang w:eastAsia="en-US"/>
        </w:rPr>
        <w:t>The encoding guidance for assigning FOIDs</w:t>
      </w:r>
      <w:r w:rsidR="00FB0114" w:rsidRPr="00EF7A5A">
        <w:rPr>
          <w:lang w:eastAsia="en-US"/>
        </w:rPr>
        <w:t xml:space="preserve"> to representations of real-world features</w:t>
      </w:r>
      <w:r w:rsidR="00505AD6" w:rsidRPr="00EF7A5A">
        <w:rPr>
          <w:lang w:eastAsia="en-US"/>
        </w:rPr>
        <w:t xml:space="preserve"> (that is</w:t>
      </w:r>
      <w:r w:rsidR="00AE0ABB" w:rsidRPr="00EF7A5A">
        <w:rPr>
          <w:lang w:eastAsia="en-US"/>
        </w:rPr>
        <w:t>, each feature must have a unique FOID</w:t>
      </w:r>
      <w:r w:rsidR="000755BA">
        <w:rPr>
          <w:lang w:eastAsia="en-US"/>
        </w:rPr>
        <w:t>,</w:t>
      </w:r>
      <w:r w:rsidR="00AE0ABB" w:rsidRPr="00EF7A5A">
        <w:rPr>
          <w:lang w:eastAsia="en-US"/>
        </w:rPr>
        <w:t xml:space="preserve"> however multiple parts of an individual real-world feature within the cell may have the same FOID)</w:t>
      </w:r>
      <w:r w:rsidR="00FB0114" w:rsidRPr="00EF7A5A">
        <w:rPr>
          <w:lang w:eastAsia="en-US"/>
        </w:rPr>
        <w:t xml:space="preserve"> remains unchanged in S-101</w:t>
      </w:r>
      <w:r w:rsidR="006B2826" w:rsidRPr="00EF7A5A">
        <w:rPr>
          <w:lang w:eastAsia="en-US"/>
        </w:rPr>
        <w:t>.</w:t>
      </w:r>
    </w:p>
    <w:p w:rsidR="006B2826" w:rsidRPr="00EF7A5A" w:rsidRDefault="006B2826" w:rsidP="00C93144">
      <w:pPr>
        <w:pStyle w:val="Heading4"/>
        <w:keepLines/>
        <w:widowControl/>
        <w:numPr>
          <w:ilvl w:val="3"/>
          <w:numId w:val="13"/>
        </w:numPr>
        <w:tabs>
          <w:tab w:val="clear" w:pos="915"/>
          <w:tab w:val="clear" w:pos="2911"/>
        </w:tabs>
        <w:spacing w:after="120"/>
        <w:ind w:left="851" w:hanging="851"/>
        <w:rPr>
          <w:shd w:val="clear" w:color="auto" w:fill="FFFF00"/>
        </w:rPr>
      </w:pPr>
      <w:bookmarkStart w:id="311" w:name="_Toc173416245"/>
      <w:r w:rsidRPr="00EF7A5A">
        <w:t>180</w:t>
      </w:r>
      <w:r w:rsidRPr="00EF7A5A">
        <w:rPr>
          <w:rFonts w:cs="Arial"/>
        </w:rPr>
        <w:t>°</w:t>
      </w:r>
      <w:r w:rsidRPr="00EF7A5A">
        <w:t xml:space="preserve"> Meridian of Longitude</w:t>
      </w:r>
      <w:bookmarkEnd w:id="311"/>
    </w:p>
    <w:p w:rsidR="00DD1C22" w:rsidRPr="00EF7A5A" w:rsidRDefault="00DD1C22" w:rsidP="00DD1C22">
      <w:pPr>
        <w:spacing w:after="120"/>
        <w:jc w:val="both"/>
        <w:rPr>
          <w:lang w:eastAsia="en-US"/>
        </w:rPr>
      </w:pPr>
      <w:r w:rsidRPr="00EF7A5A">
        <w:rPr>
          <w:lang w:eastAsia="en-US"/>
        </w:rPr>
        <w:t>The rule prohibiting datasets from crossing the 180</w:t>
      </w:r>
      <w:r w:rsidRPr="00EF7A5A">
        <w:rPr>
          <w:lang w:eastAsia="en-US"/>
        </w:rPr>
        <w:sym w:font="Symbol" w:char="F0B0"/>
      </w:r>
      <w:r w:rsidRPr="00EF7A5A">
        <w:rPr>
          <w:lang w:eastAsia="en-US"/>
        </w:rPr>
        <w:t xml:space="preserve"> meridian remain</w:t>
      </w:r>
      <w:r w:rsidR="00197F46" w:rsidRPr="00EF7A5A">
        <w:rPr>
          <w:lang w:eastAsia="en-US"/>
        </w:rPr>
        <w:t>s</w:t>
      </w:r>
      <w:r w:rsidRPr="00EF7A5A">
        <w:rPr>
          <w:lang w:eastAsia="en-US"/>
        </w:rPr>
        <w:t xml:space="preserve"> unchanged for S-101.</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312" w:name="_Toc173416246"/>
      <w:r w:rsidRPr="00EF7A5A">
        <w:t>Data quality description</w:t>
      </w:r>
      <w:bookmarkEnd w:id="302"/>
      <w:bookmarkEnd w:id="303"/>
      <w:bookmarkEnd w:id="304"/>
      <w:bookmarkEnd w:id="312"/>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313" w:name="_Toc422735431"/>
      <w:bookmarkStart w:id="314" w:name="_Toc8629842"/>
      <w:bookmarkStart w:id="315" w:name="_Toc8629974"/>
      <w:bookmarkStart w:id="316" w:name="_Toc173416247"/>
      <w:r w:rsidRPr="00EF7A5A">
        <w:t>Production information</w:t>
      </w:r>
      <w:bookmarkEnd w:id="313"/>
      <w:bookmarkEnd w:id="314"/>
      <w:bookmarkEnd w:id="315"/>
      <w:bookmarkEnd w:id="316"/>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Producing Authority </w:t>
      </w:r>
      <w:r w:rsidR="00DD1C22" w:rsidRPr="00EF7A5A">
        <w:t>provided</w:t>
      </w:r>
      <w:r w:rsidRPr="00EF7A5A">
        <w:t xml:space="preserve"> in the “Producing Agency” [AGEN] subfield of the “Data Set Identification” [DSID] field</w:t>
      </w:r>
      <w:r w:rsidR="00DD1C22" w:rsidRPr="00EF7A5A">
        <w:t xml:space="preserve"> </w:t>
      </w:r>
      <w:r w:rsidR="00775CD3" w:rsidRPr="00EF7A5A">
        <w:t xml:space="preserve">will be </w:t>
      </w:r>
      <w:r w:rsidR="00B243C1" w:rsidRPr="00EF7A5A">
        <w:t>populated in</w:t>
      </w:r>
      <w:r w:rsidR="000A01E9" w:rsidRPr="00EF7A5A">
        <w:t xml:space="preserve"> the mandatory producingAgency field of the Dataset Discovery Metadata for the S-101 dataset.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317" w:name="_Toc422735433"/>
      <w:bookmarkStart w:id="318" w:name="_Toc8629843"/>
      <w:bookmarkStart w:id="319" w:name="_Toc8629975"/>
      <w:bookmarkStart w:id="320" w:name="_Toc173416248"/>
      <w:r w:rsidRPr="00EF7A5A">
        <w:t>Up-to-datedness information</w:t>
      </w:r>
      <w:bookmarkEnd w:id="317"/>
      <w:bookmarkEnd w:id="318"/>
      <w:bookmarkEnd w:id="319"/>
      <w:bookmarkEnd w:id="320"/>
    </w:p>
    <w:p w:rsidR="006B2826" w:rsidRPr="00EF7A5A" w:rsidRDefault="006B282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Up-to-datedness information </w:t>
      </w:r>
      <w:r w:rsidR="008D05CF" w:rsidRPr="00EF7A5A">
        <w:t>(</w:t>
      </w:r>
      <w:r w:rsidR="000A01E9" w:rsidRPr="00EF7A5A">
        <w:t>provided</w:t>
      </w:r>
      <w:r w:rsidRPr="00EF7A5A">
        <w:t xml:space="preserve"> in the “Edition Number” [EDTN], “Update Number” [UPDN], “Update Application Date” [UADT] and “Issue Date” [ISDT] subfields of the “Data Set Identification” [DSID] field</w:t>
      </w:r>
      <w:r w:rsidR="008D05CF" w:rsidRPr="00EF7A5A">
        <w:t xml:space="preserve">) </w:t>
      </w:r>
      <w:r w:rsidR="009D3454" w:rsidRPr="00EF7A5A">
        <w:t>may</w:t>
      </w:r>
      <w:r w:rsidR="00505335" w:rsidRPr="00EF7A5A">
        <w:t xml:space="preserve"> be automatically </w:t>
      </w:r>
      <w:r w:rsidR="008D05CF" w:rsidRPr="00EF7A5A">
        <w:t>reset in the corresponding S-101 file</w:t>
      </w:r>
      <w:r w:rsidR="005135B0" w:rsidRPr="00EF7A5A">
        <w:t>,</w:t>
      </w:r>
      <w:r w:rsidR="008D05CF" w:rsidRPr="00EF7A5A">
        <w:t xml:space="preserve"> </w:t>
      </w:r>
      <w:r w:rsidR="00264E4A" w:rsidRPr="00EF7A5A">
        <w:t xml:space="preserve">ISO 8211 </w:t>
      </w:r>
      <w:r w:rsidR="008D05CF" w:rsidRPr="00EF7A5A">
        <w:t>and Dataset Discovery Metadata fields</w:t>
      </w:r>
      <w:r w:rsidR="00386BC6" w:rsidRPr="00EF7A5A">
        <w:t>,</w:t>
      </w:r>
      <w:r w:rsidR="008D05CF" w:rsidRPr="00EF7A5A">
        <w:t xml:space="preserve"> to reflect the release of a new S-101 dataset</w:t>
      </w:r>
      <w:r w:rsidR="00E53A47" w:rsidRPr="00EF7A5A">
        <w:t xml:space="preserve"> during the automated conversion process</w:t>
      </w:r>
      <w:r w:rsidRPr="00EF7A5A">
        <w:t>.</w:t>
      </w:r>
      <w:r w:rsidR="005C6026" w:rsidRPr="00EF7A5A">
        <w:t xml:space="preserve"> </w:t>
      </w:r>
      <w:r w:rsidR="00F54734" w:rsidRPr="00EF7A5A">
        <w:t xml:space="preserve">The population of this information is at the discretion of the Data Producer, noting that </w:t>
      </w:r>
      <w:r w:rsidR="00253EE0" w:rsidRPr="00EF7A5A">
        <w:t>there is no requirement for this information to be aligned between S-57 ENCs and the corresponding S-101 ENCs in ECDIS</w:t>
      </w:r>
      <w:r w:rsidR="00A65ADE"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321" w:name="_Toc422735435"/>
      <w:bookmarkStart w:id="322" w:name="_Toc8629844"/>
      <w:bookmarkStart w:id="323" w:name="_Toc8629976"/>
      <w:bookmarkStart w:id="324" w:name="_Toc173416249"/>
      <w:r w:rsidRPr="00EF7A5A">
        <w:t>Quality, reliability and accuracy of bathymetric data</w:t>
      </w:r>
      <w:bookmarkEnd w:id="321"/>
      <w:bookmarkEnd w:id="322"/>
      <w:bookmarkEnd w:id="323"/>
      <w:bookmarkEnd w:id="324"/>
    </w:p>
    <w:p w:rsidR="00AE757E" w:rsidRDefault="00AE757E" w:rsidP="00AE75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S-101 Information </w:t>
      </w:r>
      <w:r w:rsidR="00AF1F17" w:rsidRPr="00EF7A5A">
        <w:rPr>
          <w:u w:val="single"/>
        </w:rPr>
        <w:t>type</w:t>
      </w:r>
      <w:r w:rsidRPr="00EF7A5A">
        <w:t>:</w:t>
      </w:r>
      <w:r w:rsidRPr="00EF7A5A">
        <w:tab/>
      </w:r>
      <w:r w:rsidRPr="00EF7A5A">
        <w:rPr>
          <w:b/>
        </w:rPr>
        <w:t>Spatial Quality</w:t>
      </w:r>
      <w:r w:rsidRPr="00EF7A5A">
        <w:tab/>
      </w:r>
      <w:r w:rsidRPr="00EF7A5A">
        <w:tab/>
      </w:r>
      <w:r w:rsidRPr="00EF7A5A">
        <w:tab/>
      </w:r>
      <w:r w:rsidRPr="00EF7A5A">
        <w:tab/>
        <w:t>(N)</w:t>
      </w:r>
      <w:r w:rsidRPr="00EF7A5A">
        <w:tab/>
      </w:r>
      <w:r w:rsidRPr="00EF7A5A">
        <w:tab/>
      </w:r>
      <w:r w:rsidRPr="00EF7A5A">
        <w:tab/>
      </w:r>
      <w:r w:rsidRPr="00EF7A5A">
        <w:tab/>
      </w:r>
      <w:r w:rsidRPr="00EF7A5A">
        <w:tab/>
        <w:t>(S-101 DCEG Clause 24.5)</w:t>
      </w:r>
    </w:p>
    <w:p w:rsidR="00DB613B" w:rsidRPr="00440632" w:rsidRDefault="00DB613B" w:rsidP="00DB61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325" w:name="_Toc422735437"/>
      <w:bookmarkStart w:id="326" w:name="_Toc8629845"/>
      <w:bookmarkStart w:id="327" w:name="_Toc8629977"/>
      <w:r>
        <w:t>I</w:t>
      </w:r>
      <w:r w:rsidRPr="00EF7A5A">
        <w:t>nstances of encoding of attribute</w:t>
      </w:r>
      <w:r w:rsidR="00AF0733">
        <w:t>s</w:t>
      </w:r>
      <w:r w:rsidRPr="00EF7A5A">
        <w:t xml:space="preserve"> </w:t>
      </w:r>
      <w:r w:rsidR="00AF0733">
        <w:t>QUAPOS or POSACC on the S-57 spatial Objects</w:t>
      </w:r>
      <w:r w:rsidRPr="00EF7A5A">
        <w:t xml:space="preserve"> will be converted to </w:t>
      </w:r>
      <w:r w:rsidR="00AF0733">
        <w:t xml:space="preserve">an instance of </w:t>
      </w:r>
      <w:r w:rsidRPr="00EF7A5A">
        <w:t xml:space="preserve">the S-101 </w:t>
      </w:r>
      <w:r w:rsidR="00AF0733">
        <w:t>Information type</w:t>
      </w:r>
      <w:r w:rsidRPr="00EF7A5A">
        <w:t xml:space="preserve"> </w:t>
      </w:r>
      <w:r w:rsidR="00AF0733">
        <w:rPr>
          <w:b/>
        </w:rPr>
        <w:t>Spatial Quality</w:t>
      </w:r>
      <w:r w:rsidR="00AF0733">
        <w:t xml:space="preserve"> (see DCEG clause 24.5), attribute </w:t>
      </w:r>
      <w:r w:rsidR="00AF0733">
        <w:rPr>
          <w:b/>
        </w:rPr>
        <w:t>quality</w:t>
      </w:r>
      <w:r w:rsidR="00D672FB">
        <w:rPr>
          <w:b/>
        </w:rPr>
        <w:t xml:space="preserve"> of horizontal measurement</w:t>
      </w:r>
      <w:r w:rsidR="00D672FB">
        <w:t xml:space="preserve"> </w:t>
      </w:r>
      <w:r w:rsidR="00440632">
        <w:t xml:space="preserve">(for QUAPOS) </w:t>
      </w:r>
      <w:r w:rsidR="00D672FB">
        <w:t xml:space="preserve">or complex attribute </w:t>
      </w:r>
      <w:r w:rsidR="00D672FB">
        <w:rPr>
          <w:b/>
        </w:rPr>
        <w:t>spatial accuracy</w:t>
      </w:r>
      <w:r w:rsidR="00D672FB">
        <w:t xml:space="preserve">, sub-complex attribute </w:t>
      </w:r>
      <w:r w:rsidR="00D672FB">
        <w:rPr>
          <w:b/>
        </w:rPr>
        <w:t>horizontal position uncertainty</w:t>
      </w:r>
      <w:r w:rsidR="00440632">
        <w:t xml:space="preserve"> (for POSACC)</w:t>
      </w:r>
      <w:r w:rsidR="00D672FB">
        <w:t>,</w:t>
      </w:r>
      <w:r w:rsidRPr="00EF7A5A">
        <w:rPr>
          <w:b/>
        </w:rPr>
        <w:t xml:space="preserve"> </w:t>
      </w:r>
      <w:r w:rsidRPr="00EF7A5A">
        <w:t xml:space="preserve">during the automated conversion process. </w:t>
      </w:r>
      <w:r w:rsidR="00D672FB">
        <w:t xml:space="preserve">The </w:t>
      </w:r>
      <w:r w:rsidR="00440632">
        <w:rPr>
          <w:b/>
        </w:rPr>
        <w:t>Spatial Quality</w:t>
      </w:r>
      <w:r w:rsidR="00440632">
        <w:t xml:space="preserve"> </w:t>
      </w:r>
      <w:r w:rsidR="009A0BF3">
        <w:t xml:space="preserve">instance </w:t>
      </w:r>
      <w:r w:rsidR="00440632">
        <w:t xml:space="preserve">will be </w:t>
      </w:r>
      <w:r w:rsidR="00440632" w:rsidRPr="00440632">
        <w:t xml:space="preserve">associated to the geometry of the </w:t>
      </w:r>
      <w:r w:rsidR="00440632">
        <w:t>relevant Geo</w:t>
      </w:r>
      <w:r w:rsidR="00440632" w:rsidRPr="00440632">
        <w:t xml:space="preserve"> feature</w:t>
      </w:r>
      <w:r w:rsidR="00440632">
        <w:t>(</w:t>
      </w:r>
      <w:r w:rsidR="00440632" w:rsidRPr="00440632">
        <w:t>s</w:t>
      </w:r>
      <w:r w:rsidR="00440632">
        <w:t>)</w:t>
      </w:r>
      <w:r w:rsidR="00440632" w:rsidRPr="00440632">
        <w:t xml:space="preserve"> using the association </w:t>
      </w:r>
      <w:r w:rsidR="00440632" w:rsidRPr="00440632">
        <w:rPr>
          <w:b/>
        </w:rPr>
        <w:t>Spatial Association</w:t>
      </w:r>
      <w:r w:rsidR="00440632" w:rsidRPr="00440632">
        <w:t>.</w:t>
      </w:r>
    </w:p>
    <w:p w:rsidR="00CA34BC" w:rsidRPr="00EF7A5A" w:rsidRDefault="00CA34BC" w:rsidP="00CA34BC">
      <w:pPr>
        <w:tabs>
          <w:tab w:val="decimal" w:pos="5402"/>
          <w:tab w:val="left" w:pos="5589"/>
        </w:tabs>
        <w:spacing w:after="120"/>
        <w:jc w:val="both"/>
      </w:pPr>
      <w:r w:rsidRPr="00EF7A5A">
        <w:t xml:space="preserve">Data Producers are advised that the following enumerate type attribute has restricted allowable enumerate values for </w:t>
      </w:r>
      <w:r>
        <w:rPr>
          <w:b/>
        </w:rPr>
        <w:t>Spatial Quality</w:t>
      </w:r>
      <w:r w:rsidRPr="00EF7A5A">
        <w:t xml:space="preserve"> in S-101:</w:t>
      </w:r>
    </w:p>
    <w:p w:rsidR="00CA34BC" w:rsidRPr="00EF7A5A" w:rsidRDefault="00CA34BC" w:rsidP="00CA34BC">
      <w:pPr>
        <w:spacing w:after="120"/>
        <w:jc w:val="both"/>
      </w:pPr>
      <w:r>
        <w:rPr>
          <w:b/>
        </w:rPr>
        <w:t>quality of horizontal measurement</w:t>
      </w:r>
      <w:r w:rsidR="00B1779D">
        <w:tab/>
      </w:r>
      <w:r w:rsidRPr="00EF7A5A">
        <w:t>(</w:t>
      </w:r>
      <w:r>
        <w:t>QUAPOS</w:t>
      </w:r>
      <w:r w:rsidRPr="00EF7A5A">
        <w:t>)</w:t>
      </w:r>
    </w:p>
    <w:p w:rsidR="00CA34BC" w:rsidRPr="00CA34BC" w:rsidRDefault="00CA34BC" w:rsidP="00CA34BC">
      <w:pPr>
        <w:jc w:val="both"/>
        <w:rPr>
          <w:rFonts w:cs="Arial"/>
          <w:bCs/>
        </w:rPr>
      </w:pPr>
      <w:r w:rsidRPr="00CA34BC">
        <w:rPr>
          <w:rFonts w:cs="Arial"/>
          <w:bCs/>
        </w:rPr>
        <w:t xml:space="preserve">During the automated conversion process, the following </w:t>
      </w:r>
      <w:r>
        <w:rPr>
          <w:rFonts w:cs="Arial"/>
          <w:bCs/>
        </w:rPr>
        <w:t>spatial Object/</w:t>
      </w:r>
      <w:r w:rsidRPr="00CA34BC">
        <w:rPr>
          <w:rFonts w:cs="Arial"/>
          <w:bCs/>
        </w:rPr>
        <w:t xml:space="preserve">QUAPOS encoding instances will be converted to the corresponding </w:t>
      </w:r>
      <w:r>
        <w:rPr>
          <w:rFonts w:cs="Arial"/>
          <w:b/>
          <w:bCs/>
        </w:rPr>
        <w:t>Spatial Quality</w:t>
      </w:r>
      <w:r w:rsidRPr="00CA34BC">
        <w:rPr>
          <w:rFonts w:cs="Arial"/>
          <w:bCs/>
        </w:rPr>
        <w:t>/</w:t>
      </w:r>
      <w:r>
        <w:rPr>
          <w:b/>
        </w:rPr>
        <w:t>quality of horizontal measurement</w:t>
      </w:r>
      <w:r w:rsidRPr="00CA34BC">
        <w:rPr>
          <w:rFonts w:cs="Arial"/>
          <w:bCs/>
        </w:rPr>
        <w:t xml:space="preserve"> instances.</w:t>
      </w:r>
    </w:p>
    <w:p w:rsidR="00CA34BC" w:rsidRPr="00EF7A5A" w:rsidRDefault="00CA34BC" w:rsidP="004A7AC9">
      <w:pPr>
        <w:ind w:firstLine="284"/>
        <w:jc w:val="both"/>
        <w:rPr>
          <w:rFonts w:cs="Arial"/>
          <w:bCs/>
        </w:rPr>
      </w:pPr>
      <w:r>
        <w:rPr>
          <w:rFonts w:cs="Arial"/>
          <w:bCs/>
        </w:rPr>
        <w:t>QUAPOS</w:t>
      </w:r>
      <w:r w:rsidRPr="00EF7A5A">
        <w:rPr>
          <w:rFonts w:cs="Arial"/>
          <w:bCs/>
        </w:rPr>
        <w:t xml:space="preserve"> = </w:t>
      </w:r>
      <w:r>
        <w:rPr>
          <w:rFonts w:cs="Arial"/>
          <w:bCs/>
          <w:i/>
        </w:rPr>
        <w:t>1</w:t>
      </w:r>
      <w:r w:rsidRPr="00EF7A5A">
        <w:rPr>
          <w:rFonts w:cs="Arial"/>
          <w:bCs/>
        </w:rPr>
        <w:t xml:space="preserve"> (</w:t>
      </w:r>
      <w:r>
        <w:rPr>
          <w:rFonts w:cs="Arial"/>
          <w:bCs/>
        </w:rPr>
        <w:t>surveyed</w:t>
      </w:r>
      <w:r w:rsidRPr="00EF7A5A">
        <w:rPr>
          <w:rFonts w:cs="Arial"/>
          <w:bCs/>
        </w:rPr>
        <w:t>)  -&gt;</w:t>
      </w:r>
      <w:r w:rsidR="004A7AC9">
        <w:rPr>
          <w:rFonts w:cs="Arial"/>
          <w:bCs/>
        </w:rPr>
        <w:t xml:space="preserve"> </w:t>
      </w:r>
      <w:r w:rsidRPr="00EF7A5A">
        <w:rPr>
          <w:rFonts w:cs="Arial"/>
          <w:bCs/>
        </w:rPr>
        <w:t xml:space="preserve"> </w:t>
      </w:r>
      <w:r w:rsidRPr="00CA34BC">
        <w:t>will not be converted</w:t>
      </w:r>
    </w:p>
    <w:p w:rsidR="00CA34BC" w:rsidRPr="00EF7A5A" w:rsidRDefault="004A7AC9" w:rsidP="004A7AC9">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sidR="00CA34BC">
        <w:rPr>
          <w:rFonts w:cs="Arial"/>
          <w:bCs/>
          <w:i/>
        </w:rPr>
        <w:t>2</w:t>
      </w:r>
      <w:r w:rsidR="00CA34BC" w:rsidRPr="00EF7A5A">
        <w:rPr>
          <w:rFonts w:cs="Arial"/>
          <w:bCs/>
        </w:rPr>
        <w:t xml:space="preserve"> (</w:t>
      </w:r>
      <w:r w:rsidR="00CA34BC">
        <w:rPr>
          <w:rFonts w:cs="Arial"/>
          <w:bCs/>
        </w:rPr>
        <w:t>unsurveyed</w:t>
      </w:r>
      <w:r w:rsidR="00514136">
        <w:rPr>
          <w:rFonts w:cs="Arial"/>
          <w:bCs/>
        </w:rPr>
        <w:t xml:space="preserve">)  </w:t>
      </w:r>
      <w:r w:rsidR="00CA34BC" w:rsidRPr="00EF7A5A">
        <w:rPr>
          <w:rFonts w:cs="Arial"/>
          <w:bCs/>
        </w:rPr>
        <w:t>-&gt;</w:t>
      </w:r>
      <w:r>
        <w:rPr>
          <w:rFonts w:cs="Arial"/>
          <w:bCs/>
        </w:rPr>
        <w:t xml:space="preserve"> </w:t>
      </w:r>
      <w:r w:rsidR="00CA34BC" w:rsidRPr="00EF7A5A">
        <w:rPr>
          <w:rFonts w:cs="Arial"/>
          <w:bCs/>
        </w:rPr>
        <w:t xml:space="preserve"> </w:t>
      </w:r>
      <w:r w:rsidR="00CA34BC" w:rsidRPr="00CA34BC">
        <w:t>will not be converted</w:t>
      </w:r>
    </w:p>
    <w:p w:rsidR="00CA34BC" w:rsidRPr="00EF7A5A" w:rsidRDefault="004A7AC9" w:rsidP="004A7AC9">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Pr>
          <w:rFonts w:cs="Arial"/>
          <w:bCs/>
          <w:i/>
        </w:rPr>
        <w:t>3</w:t>
      </w:r>
      <w:r w:rsidR="00CA34BC" w:rsidRPr="00EF7A5A">
        <w:rPr>
          <w:rFonts w:cs="Arial"/>
          <w:bCs/>
        </w:rPr>
        <w:t xml:space="preserve"> (</w:t>
      </w:r>
      <w:r>
        <w:rPr>
          <w:rFonts w:cs="Arial"/>
          <w:bCs/>
        </w:rPr>
        <w:t>inadequately surveyed</w:t>
      </w:r>
      <w:r w:rsidR="00CA34BC" w:rsidRPr="00EF7A5A">
        <w:rPr>
          <w:rFonts w:cs="Arial"/>
          <w:bCs/>
        </w:rPr>
        <w:t xml:space="preserve">) </w:t>
      </w:r>
      <w:r>
        <w:rPr>
          <w:rFonts w:cs="Arial"/>
          <w:bCs/>
        </w:rPr>
        <w:t xml:space="preserve"> </w:t>
      </w:r>
      <w:r w:rsidR="00CA34BC" w:rsidRPr="00EF7A5A">
        <w:rPr>
          <w:rFonts w:cs="Arial"/>
          <w:bCs/>
        </w:rPr>
        <w:t>-&gt;</w:t>
      </w:r>
      <w:r>
        <w:rPr>
          <w:rFonts w:cs="Arial"/>
          <w:bCs/>
        </w:rPr>
        <w:t xml:space="preserve"> </w:t>
      </w:r>
      <w:r w:rsidR="00CA34BC" w:rsidRPr="00EF7A5A">
        <w:rPr>
          <w:rFonts w:cs="Arial"/>
          <w:bCs/>
        </w:rPr>
        <w:t xml:space="preserve"> </w:t>
      </w:r>
      <w:r>
        <w:rPr>
          <w:b/>
        </w:rPr>
        <w:t>quality of horizontal measurement</w:t>
      </w:r>
      <w:r w:rsidR="00CA34BC" w:rsidRPr="00EF7A5A">
        <w:rPr>
          <w:rFonts w:cs="Arial"/>
          <w:bCs/>
        </w:rPr>
        <w:t xml:space="preserve"> = </w:t>
      </w:r>
      <w:r>
        <w:rPr>
          <w:rFonts w:cs="Arial"/>
          <w:bCs/>
          <w:i/>
        </w:rPr>
        <w:t>4</w:t>
      </w:r>
      <w:r w:rsidR="00CA34BC" w:rsidRPr="00EF7A5A">
        <w:rPr>
          <w:rFonts w:cs="Arial"/>
          <w:bCs/>
        </w:rPr>
        <w:t xml:space="preserve"> (</w:t>
      </w:r>
      <w:r>
        <w:rPr>
          <w:rFonts w:cs="Arial"/>
          <w:bCs/>
        </w:rPr>
        <w:t>approximate</w:t>
      </w:r>
      <w:r w:rsidR="00CA34BC" w:rsidRPr="00EF7A5A">
        <w:rPr>
          <w:rFonts w:cs="Arial"/>
          <w:bCs/>
        </w:rPr>
        <w:t>)</w:t>
      </w:r>
    </w:p>
    <w:p w:rsidR="00CA34BC" w:rsidRPr="00EF7A5A" w:rsidRDefault="004A7AC9" w:rsidP="004A7AC9">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Pr>
          <w:rFonts w:cs="Arial"/>
          <w:bCs/>
          <w:i/>
        </w:rPr>
        <w:t>4</w:t>
      </w:r>
      <w:r w:rsidR="00CA34BC" w:rsidRPr="00EF7A5A">
        <w:rPr>
          <w:rFonts w:cs="Arial"/>
          <w:bCs/>
        </w:rPr>
        <w:t xml:space="preserve"> (</w:t>
      </w:r>
      <w:r>
        <w:rPr>
          <w:rFonts w:cs="Arial"/>
          <w:bCs/>
        </w:rPr>
        <w:t>approximate)</w:t>
      </w:r>
      <w:r>
        <w:rPr>
          <w:rFonts w:cs="Arial"/>
          <w:bCs/>
        </w:rPr>
        <w:tab/>
        <w:t xml:space="preserve"> </w:t>
      </w:r>
      <w:r w:rsidR="00CA34BC" w:rsidRPr="00EF7A5A">
        <w:rPr>
          <w:rFonts w:cs="Arial"/>
          <w:bCs/>
        </w:rPr>
        <w:t>-&gt;</w:t>
      </w:r>
      <w:r>
        <w:rPr>
          <w:rFonts w:cs="Arial"/>
          <w:bCs/>
        </w:rPr>
        <w:t xml:space="preserve"> </w:t>
      </w:r>
      <w:r w:rsidR="00CA34BC" w:rsidRPr="00EF7A5A">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rsidR="00CA34BC" w:rsidRDefault="004A7AC9" w:rsidP="00CF4212">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00CA34BC" w:rsidRPr="00EF7A5A">
        <w:rPr>
          <w:rFonts w:cs="Arial"/>
          <w:bCs/>
        </w:rPr>
        <w:t xml:space="preserve"> = </w:t>
      </w:r>
      <w:r>
        <w:rPr>
          <w:rFonts w:cs="Arial"/>
          <w:bCs/>
          <w:i/>
        </w:rPr>
        <w:t>5</w:t>
      </w:r>
      <w:r w:rsidR="00CA34BC" w:rsidRPr="00EF7A5A">
        <w:rPr>
          <w:rFonts w:cs="Arial"/>
          <w:bCs/>
        </w:rPr>
        <w:t xml:space="preserve"> (</w:t>
      </w:r>
      <w:r>
        <w:rPr>
          <w:rFonts w:cs="Arial"/>
          <w:bCs/>
        </w:rPr>
        <w:t>position doubtful</w:t>
      </w:r>
      <w:r w:rsidR="00CA34BC" w:rsidRPr="00EF7A5A">
        <w:rPr>
          <w:rFonts w:cs="Arial"/>
          <w:bCs/>
        </w:rPr>
        <w:t>)</w:t>
      </w:r>
      <w:r>
        <w:rPr>
          <w:rFonts w:cs="Arial"/>
          <w:bCs/>
        </w:rPr>
        <w:t xml:space="preserve"> </w:t>
      </w:r>
      <w:r w:rsidR="00CA34BC" w:rsidRPr="00EF7A5A">
        <w:rPr>
          <w:rFonts w:cs="Arial"/>
          <w:bCs/>
        </w:rPr>
        <w:t xml:space="preserve"> -&gt; </w:t>
      </w:r>
      <w:r>
        <w:rPr>
          <w:b/>
        </w:rPr>
        <w:t>quality of horizontal measurement</w:t>
      </w:r>
      <w:r w:rsidRPr="00EF7A5A">
        <w:rPr>
          <w:rFonts w:cs="Arial"/>
          <w:bCs/>
        </w:rPr>
        <w:t xml:space="preserve"> = </w:t>
      </w:r>
      <w:ins w:id="328" w:author="Jeff Wootton" w:date="2024-07-26T10:36:00Z">
        <w:r w:rsidR="000922A1">
          <w:rPr>
            <w:rFonts w:cs="Arial"/>
            <w:bCs/>
            <w:i/>
          </w:rPr>
          <w:t>4</w:t>
        </w:r>
        <w:r w:rsidR="000922A1" w:rsidRPr="00EF7A5A">
          <w:rPr>
            <w:rFonts w:cs="Arial"/>
            <w:bCs/>
          </w:rPr>
          <w:t xml:space="preserve"> (</w:t>
        </w:r>
        <w:r w:rsidR="000922A1">
          <w:rPr>
            <w:rFonts w:cs="Arial"/>
            <w:bCs/>
          </w:rPr>
          <w:t>approximate</w:t>
        </w:r>
        <w:r w:rsidR="000922A1" w:rsidRPr="00EF7A5A">
          <w:rPr>
            <w:rFonts w:cs="Arial"/>
            <w:bCs/>
          </w:rPr>
          <w:t>)</w:t>
        </w:r>
      </w:ins>
      <w:del w:id="329" w:author="Jeff Wootton" w:date="2024-07-26T10:36:00Z">
        <w:r w:rsidDel="000922A1">
          <w:rPr>
            <w:rFonts w:cs="Arial"/>
            <w:bCs/>
            <w:i/>
          </w:rPr>
          <w:delText>5</w:delText>
        </w:r>
        <w:r w:rsidRPr="00EF7A5A" w:rsidDel="000922A1">
          <w:rPr>
            <w:rFonts w:cs="Arial"/>
            <w:bCs/>
          </w:rPr>
          <w:delText xml:space="preserve"> (</w:delText>
        </w:r>
        <w:r w:rsidDel="000922A1">
          <w:rPr>
            <w:rFonts w:cs="Arial"/>
            <w:bCs/>
          </w:rPr>
          <w:delText>position doubtful</w:delText>
        </w:r>
        <w:r w:rsidRPr="00EF7A5A" w:rsidDel="000922A1">
          <w:rPr>
            <w:rFonts w:cs="Arial"/>
            <w:bCs/>
          </w:rPr>
          <w:delText>)</w:delText>
        </w:r>
      </w:del>
    </w:p>
    <w:p w:rsidR="00CF4212" w:rsidRDefault="00CF4212" w:rsidP="00CF4212">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Pr="00EF7A5A">
        <w:rPr>
          <w:rFonts w:cs="Arial"/>
          <w:bCs/>
        </w:rPr>
        <w:t xml:space="preserve"> = </w:t>
      </w:r>
      <w:r>
        <w:rPr>
          <w:rFonts w:cs="Arial"/>
          <w:bCs/>
          <w:i/>
        </w:rPr>
        <w:t>6</w:t>
      </w:r>
      <w:r w:rsidRPr="00EF7A5A">
        <w:rPr>
          <w:rFonts w:cs="Arial"/>
          <w:bCs/>
        </w:rPr>
        <w:t xml:space="preserve"> (</w:t>
      </w:r>
      <w:r>
        <w:rPr>
          <w:rFonts w:cs="Arial"/>
          <w:bCs/>
        </w:rPr>
        <w:t>unreliable</w:t>
      </w:r>
      <w:r w:rsidR="00514136">
        <w:rPr>
          <w:rFonts w:cs="Arial"/>
          <w:bCs/>
        </w:rPr>
        <w:t xml:space="preserve">) </w:t>
      </w:r>
      <w:r>
        <w:rPr>
          <w:rFonts w:cs="Arial"/>
          <w:bCs/>
        </w:rPr>
        <w:t xml:space="preserve"> </w:t>
      </w:r>
      <w:r w:rsidRPr="00EF7A5A">
        <w:rPr>
          <w:rFonts w:cs="Arial"/>
          <w:bCs/>
        </w:rPr>
        <w:t>-&gt;</w:t>
      </w:r>
      <w:r>
        <w:rPr>
          <w:rFonts w:cs="Arial"/>
          <w:bCs/>
        </w:rPr>
        <w:t xml:space="preserve"> </w:t>
      </w:r>
      <w:r w:rsidRPr="00EF7A5A">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rsidR="00CF4212" w:rsidRDefault="00CF4212"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4395" w:hanging="4111"/>
        <w:contextualSpacing w:val="0"/>
        <w:rPr>
          <w:rFonts w:cs="Arial"/>
          <w:bCs/>
        </w:rPr>
      </w:pPr>
      <w:r>
        <w:rPr>
          <w:rFonts w:cs="Arial"/>
          <w:bCs/>
        </w:rPr>
        <w:t>QUAPOS</w:t>
      </w:r>
      <w:r w:rsidRPr="00EF7A5A">
        <w:rPr>
          <w:rFonts w:cs="Arial"/>
          <w:bCs/>
        </w:rPr>
        <w:t xml:space="preserve"> = </w:t>
      </w:r>
      <w:r>
        <w:rPr>
          <w:rFonts w:cs="Arial"/>
          <w:bCs/>
          <w:i/>
        </w:rPr>
        <w:t>7</w:t>
      </w:r>
      <w:r w:rsidRPr="00EF7A5A">
        <w:rPr>
          <w:rFonts w:cs="Arial"/>
          <w:bCs/>
        </w:rPr>
        <w:t xml:space="preserve"> (</w:t>
      </w:r>
      <w:r>
        <w:rPr>
          <w:rFonts w:cs="Arial"/>
          <w:bCs/>
        </w:rPr>
        <w:t xml:space="preserve">reported (not surveyed))  </w:t>
      </w:r>
      <w:r w:rsidRPr="00EF7A5A">
        <w:rPr>
          <w:rFonts w:cs="Arial"/>
          <w:bCs/>
        </w:rPr>
        <w:t>-&gt;</w:t>
      </w:r>
      <w:r>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rsidR="00CF4212" w:rsidRDefault="00CF4212"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4253" w:hanging="3969"/>
        <w:contextualSpacing w:val="0"/>
        <w:rPr>
          <w:rFonts w:cs="Arial"/>
          <w:bCs/>
        </w:rPr>
      </w:pPr>
      <w:r>
        <w:rPr>
          <w:rFonts w:cs="Arial"/>
          <w:bCs/>
        </w:rPr>
        <w:t>QUAPOS</w:t>
      </w:r>
      <w:r w:rsidRPr="00EF7A5A">
        <w:rPr>
          <w:rFonts w:cs="Arial"/>
          <w:bCs/>
        </w:rPr>
        <w:t xml:space="preserve"> = </w:t>
      </w:r>
      <w:r>
        <w:rPr>
          <w:rFonts w:cs="Arial"/>
          <w:bCs/>
          <w:i/>
        </w:rPr>
        <w:t>8</w:t>
      </w:r>
      <w:r w:rsidRPr="00EF7A5A">
        <w:rPr>
          <w:rFonts w:cs="Arial"/>
          <w:bCs/>
        </w:rPr>
        <w:t xml:space="preserve"> (</w:t>
      </w:r>
      <w:r>
        <w:rPr>
          <w:rFonts w:cs="Arial"/>
          <w:bCs/>
        </w:rPr>
        <w:t>reported (not confirmed)</w:t>
      </w:r>
      <w:r w:rsidRPr="00EF7A5A">
        <w:rPr>
          <w:rFonts w:cs="Arial"/>
          <w:bCs/>
        </w:rPr>
        <w:t>)</w:t>
      </w:r>
      <w:r>
        <w:rPr>
          <w:rFonts w:cs="Arial"/>
          <w:bCs/>
        </w:rPr>
        <w:t xml:space="preserve"> </w:t>
      </w:r>
      <w:r w:rsidR="002666B8">
        <w:rPr>
          <w:rFonts w:cs="Arial"/>
          <w:bCs/>
        </w:rPr>
        <w:t xml:space="preserve">-&gt; </w:t>
      </w:r>
      <w:r>
        <w:rPr>
          <w:b/>
        </w:rPr>
        <w:t>quality of horizontal measurement</w:t>
      </w:r>
      <w:r w:rsidRPr="00EF7A5A">
        <w:rPr>
          <w:rFonts w:cs="Arial"/>
          <w:bCs/>
        </w:rPr>
        <w:t xml:space="preserve"> = </w:t>
      </w:r>
      <w:r w:rsidR="002666B8">
        <w:rPr>
          <w:rFonts w:cs="Arial"/>
          <w:bCs/>
          <w:i/>
        </w:rPr>
        <w:t>4</w:t>
      </w:r>
      <w:r w:rsidR="002666B8" w:rsidRPr="00EF7A5A">
        <w:rPr>
          <w:rFonts w:cs="Arial"/>
          <w:bCs/>
        </w:rPr>
        <w:t xml:space="preserve"> (</w:t>
      </w:r>
      <w:r w:rsidR="002666B8">
        <w:rPr>
          <w:rFonts w:cs="Arial"/>
          <w:bCs/>
        </w:rPr>
        <w:t>approximate</w:t>
      </w:r>
      <w:r w:rsidR="002666B8" w:rsidRPr="00EF7A5A">
        <w:rPr>
          <w:rFonts w:cs="Arial"/>
          <w:bCs/>
        </w:rPr>
        <w:t>)</w:t>
      </w:r>
    </w:p>
    <w:p w:rsidR="00514136" w:rsidRDefault="00514136"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rPr>
          <w:rFonts w:cs="Arial"/>
          <w:bCs/>
        </w:rPr>
      </w:pPr>
      <w:r>
        <w:rPr>
          <w:rFonts w:cs="Arial"/>
          <w:bCs/>
        </w:rPr>
        <w:t>QUAPOS</w:t>
      </w:r>
      <w:r w:rsidRPr="00EF7A5A">
        <w:rPr>
          <w:rFonts w:cs="Arial"/>
          <w:bCs/>
        </w:rPr>
        <w:t xml:space="preserve"> = </w:t>
      </w:r>
      <w:r>
        <w:rPr>
          <w:rFonts w:cs="Arial"/>
          <w:bCs/>
          <w:i/>
        </w:rPr>
        <w:t>9</w:t>
      </w:r>
      <w:r w:rsidRPr="00EF7A5A">
        <w:rPr>
          <w:rFonts w:cs="Arial"/>
          <w:bCs/>
        </w:rPr>
        <w:t xml:space="preserve"> (</w:t>
      </w:r>
      <w:r>
        <w:rPr>
          <w:rFonts w:cs="Arial"/>
          <w:bCs/>
        </w:rPr>
        <w:t xml:space="preserve">estimated)  </w:t>
      </w:r>
      <w:r w:rsidRPr="00EF7A5A">
        <w:rPr>
          <w:rFonts w:cs="Arial"/>
          <w:bCs/>
        </w:rPr>
        <w:t>-&gt;</w:t>
      </w:r>
      <w:r>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rsidR="00514136" w:rsidRDefault="00514136"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contextualSpacing w:val="0"/>
        <w:jc w:val="both"/>
      </w:pPr>
      <w:r>
        <w:rPr>
          <w:rFonts w:cs="Arial"/>
          <w:bCs/>
        </w:rPr>
        <w:t>QUAPOS</w:t>
      </w:r>
      <w:r w:rsidRPr="00EF7A5A">
        <w:rPr>
          <w:rFonts w:cs="Arial"/>
          <w:bCs/>
        </w:rPr>
        <w:t xml:space="preserve"> = </w:t>
      </w:r>
      <w:r>
        <w:rPr>
          <w:rFonts w:cs="Arial"/>
          <w:bCs/>
          <w:i/>
        </w:rPr>
        <w:t>10</w:t>
      </w:r>
      <w:r w:rsidRPr="00EF7A5A">
        <w:rPr>
          <w:rFonts w:cs="Arial"/>
          <w:bCs/>
        </w:rPr>
        <w:t xml:space="preserve"> (</w:t>
      </w:r>
      <w:r>
        <w:rPr>
          <w:rFonts w:cs="Arial"/>
          <w:bCs/>
        </w:rPr>
        <w:t xml:space="preserve">precisely known)  </w:t>
      </w:r>
      <w:r w:rsidRPr="00EF7A5A">
        <w:rPr>
          <w:rFonts w:cs="Arial"/>
          <w:bCs/>
        </w:rPr>
        <w:t>-&gt;</w:t>
      </w:r>
      <w:r>
        <w:rPr>
          <w:rFonts w:cs="Arial"/>
          <w:bCs/>
        </w:rPr>
        <w:t xml:space="preserve"> </w:t>
      </w:r>
      <w:r w:rsidRPr="00EF7A5A">
        <w:rPr>
          <w:rFonts w:cs="Arial"/>
          <w:bCs/>
        </w:rPr>
        <w:t xml:space="preserve"> </w:t>
      </w:r>
      <w:r w:rsidRPr="00CA34BC">
        <w:t>will not be converted</w:t>
      </w:r>
    </w:p>
    <w:p w:rsidR="00514136" w:rsidRDefault="00514136" w:rsidP="00514136">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contextualSpacing w:val="0"/>
        <w:jc w:val="both"/>
        <w:rPr>
          <w:rFonts w:cs="Arial"/>
          <w:bCs/>
        </w:rPr>
      </w:pPr>
      <w:r>
        <w:rPr>
          <w:rFonts w:cs="Arial"/>
          <w:bCs/>
        </w:rPr>
        <w:t>QUAPOS</w:t>
      </w:r>
      <w:r w:rsidRPr="00EF7A5A">
        <w:rPr>
          <w:rFonts w:cs="Arial"/>
          <w:bCs/>
        </w:rPr>
        <w:t xml:space="preserve"> = </w:t>
      </w:r>
      <w:r>
        <w:rPr>
          <w:rFonts w:cs="Arial"/>
          <w:bCs/>
          <w:i/>
        </w:rPr>
        <w:t>11</w:t>
      </w:r>
      <w:r w:rsidRPr="00EF7A5A">
        <w:rPr>
          <w:rFonts w:cs="Arial"/>
          <w:bCs/>
        </w:rPr>
        <w:t xml:space="preserve"> (</w:t>
      </w:r>
      <w:r>
        <w:rPr>
          <w:rFonts w:cs="Arial"/>
          <w:bCs/>
        </w:rPr>
        <w:t xml:space="preserve">calculated)  </w:t>
      </w:r>
      <w:r w:rsidRPr="00EF7A5A">
        <w:rPr>
          <w:rFonts w:cs="Arial"/>
          <w:bCs/>
        </w:rPr>
        <w:t>-&gt;</w:t>
      </w:r>
      <w:r>
        <w:rPr>
          <w:rFonts w:cs="Arial"/>
          <w:bCs/>
        </w:rPr>
        <w:t xml:space="preserve"> </w:t>
      </w:r>
      <w:r w:rsidRPr="00EF7A5A">
        <w:rPr>
          <w:rFonts w:cs="Arial"/>
          <w:bCs/>
        </w:rPr>
        <w:t xml:space="preserve"> </w:t>
      </w:r>
      <w:r>
        <w:rPr>
          <w:b/>
        </w:rPr>
        <w:t>quality of horizontal measurement</w:t>
      </w:r>
      <w:r w:rsidRPr="00EF7A5A">
        <w:rPr>
          <w:rFonts w:cs="Arial"/>
          <w:bCs/>
        </w:rPr>
        <w:t xml:space="preserve"> = </w:t>
      </w:r>
      <w:r>
        <w:rPr>
          <w:rFonts w:cs="Arial"/>
          <w:bCs/>
          <w:i/>
        </w:rPr>
        <w:t>4</w:t>
      </w:r>
      <w:r w:rsidRPr="00EF7A5A">
        <w:rPr>
          <w:rFonts w:cs="Arial"/>
          <w:bCs/>
        </w:rPr>
        <w:t xml:space="preserve"> (</w:t>
      </w:r>
      <w:r>
        <w:rPr>
          <w:rFonts w:cs="Arial"/>
          <w:bCs/>
        </w:rPr>
        <w:t>approximate</w:t>
      </w:r>
      <w:r w:rsidRPr="00EF7A5A">
        <w:rPr>
          <w:rFonts w:cs="Arial"/>
          <w:bCs/>
        </w:rPr>
        <w:t>)</w:t>
      </w:r>
    </w:p>
    <w:p w:rsidR="00B430B1" w:rsidRDefault="00B430B1" w:rsidP="00B430B1">
      <w:pPr>
        <w:pStyle w:val="ListParagraph"/>
        <w:spacing w:after="120"/>
        <w:ind w:left="0"/>
        <w:contextualSpacing w:val="0"/>
        <w:jc w:val="both"/>
        <w:rPr>
          <w:rFonts w:cs="Arial"/>
          <w:bCs/>
        </w:rPr>
      </w:pPr>
      <w:r w:rsidRPr="00B430B1">
        <w:rPr>
          <w:rFonts w:cs="Arial"/>
          <w:bCs/>
        </w:rPr>
        <w:t xml:space="preserve">Data Producers will be required to ensure that, when S-57 datasets are converted across to S-101, the </w:t>
      </w:r>
      <w:r w:rsidR="00E5758C">
        <w:rPr>
          <w:b/>
        </w:rPr>
        <w:t>quality of horizontal measurement</w:t>
      </w:r>
      <w:r w:rsidRPr="00B430B1">
        <w:rPr>
          <w:rFonts w:cs="Arial"/>
          <w:bCs/>
        </w:rPr>
        <w:t xml:space="preserve"> </w:t>
      </w:r>
      <w:r w:rsidR="00E5758C">
        <w:rPr>
          <w:rFonts w:cs="Arial"/>
          <w:bCs/>
        </w:rPr>
        <w:t>values included in the dataset</w:t>
      </w:r>
      <w:r w:rsidRPr="00B430B1">
        <w:rPr>
          <w:rFonts w:cs="Arial"/>
          <w:bCs/>
        </w:rPr>
        <w:t xml:space="preserve"> </w:t>
      </w:r>
      <w:r w:rsidR="00B1779D">
        <w:rPr>
          <w:rFonts w:cs="Arial"/>
          <w:bCs/>
        </w:rPr>
        <w:t>are</w:t>
      </w:r>
      <w:r w:rsidRPr="00B430B1">
        <w:rPr>
          <w:rFonts w:cs="Arial"/>
          <w:bCs/>
        </w:rPr>
        <w:t xml:space="preserve"> as intended</w:t>
      </w:r>
      <w:r w:rsidR="00E5758C">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30" w:name="_Toc173416250"/>
      <w:r w:rsidRPr="00EF7A5A">
        <w:t>Quality of bathymetric data</w:t>
      </w:r>
      <w:bookmarkEnd w:id="325"/>
      <w:bookmarkEnd w:id="326"/>
      <w:bookmarkEnd w:id="327"/>
      <w:bookmarkEnd w:id="330"/>
    </w:p>
    <w:p w:rsidR="006B2826" w:rsidRPr="00EF7A5A" w:rsidRDefault="00247A3F" w:rsidP="00247A3F">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5135B0" w:rsidRPr="00EF7A5A">
        <w:rPr>
          <w:u w:val="single"/>
        </w:rPr>
        <w:t>Object</w:t>
      </w:r>
      <w:r w:rsidR="006B2826" w:rsidRPr="00EF7A5A">
        <w:rPr>
          <w:u w:val="single"/>
        </w:rPr>
        <w:t>:</w:t>
      </w:r>
      <w:r w:rsidR="006B2826" w:rsidRPr="00EF7A5A">
        <w:tab/>
      </w:r>
      <w:r w:rsidR="006B2826" w:rsidRPr="00EF7A5A">
        <w:tab/>
      </w:r>
      <w:r w:rsidR="004E2BB4">
        <w:tab/>
      </w:r>
      <w:r w:rsidR="006B2826" w:rsidRPr="00EF7A5A">
        <w:t>Quality of data (</w:t>
      </w:r>
      <w:r w:rsidR="006B2826" w:rsidRPr="00EF7A5A">
        <w:rPr>
          <w:b/>
        </w:rPr>
        <w:t>M_QUAL</w:t>
      </w:r>
      <w:r w:rsidR="006B2826" w:rsidRPr="00EF7A5A">
        <w:t>)</w:t>
      </w:r>
      <w:r w:rsidR="006B2826" w:rsidRPr="00EF7A5A">
        <w:tab/>
      </w:r>
      <w:r w:rsidR="006B2826" w:rsidRPr="00EF7A5A">
        <w:tab/>
        <w:t>(A)</w:t>
      </w:r>
    </w:p>
    <w:p w:rsidR="00247A3F" w:rsidRDefault="00247A3F"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Meta </w:t>
      </w:r>
      <w:r w:rsidR="005135B0" w:rsidRPr="00EF7A5A">
        <w:rPr>
          <w:u w:val="single"/>
        </w:rPr>
        <w:t>Feature</w:t>
      </w:r>
      <w:r w:rsidRPr="00EF7A5A">
        <w:t>:</w:t>
      </w:r>
      <w:r w:rsidRPr="00EF7A5A">
        <w:tab/>
      </w:r>
      <w:r w:rsidR="004E2BB4">
        <w:tab/>
      </w:r>
      <w:r w:rsidRPr="00EF7A5A">
        <w:rPr>
          <w:b/>
        </w:rPr>
        <w:t>Quality of Bathymetric Data</w:t>
      </w:r>
      <w:r w:rsidRPr="00EF7A5A">
        <w:tab/>
        <w:t>(S)</w:t>
      </w:r>
      <w:r w:rsidRPr="00EF7A5A">
        <w:tab/>
      </w:r>
      <w:r w:rsidRPr="00EF7A5A">
        <w:tab/>
      </w:r>
      <w:r w:rsidRPr="00EF7A5A">
        <w:tab/>
      </w:r>
      <w:r w:rsidRPr="00EF7A5A">
        <w:tab/>
        <w:t>(S-101 DCEG Clause 3.</w:t>
      </w:r>
      <w:r w:rsidR="00D236DA">
        <w:t>8</w:t>
      </w:r>
      <w:r w:rsidRPr="00EF7A5A">
        <w:t>)</w:t>
      </w:r>
    </w:p>
    <w:p w:rsidR="004E2BB4" w:rsidRPr="00EF7A5A" w:rsidRDefault="004E2BB4"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Information type</w:t>
      </w:r>
      <w:r w:rsidRPr="00EF7A5A">
        <w:t>:</w:t>
      </w:r>
      <w:r w:rsidRPr="00EF7A5A">
        <w:tab/>
      </w:r>
      <w:r w:rsidRPr="00EF7A5A">
        <w:rPr>
          <w:b/>
        </w:rPr>
        <w:t>Spatial Quality</w:t>
      </w:r>
      <w:r w:rsidRPr="00EF7A5A">
        <w:tab/>
      </w:r>
      <w:r w:rsidRPr="00EF7A5A">
        <w:tab/>
      </w:r>
      <w:r w:rsidRPr="00EF7A5A">
        <w:tab/>
      </w:r>
      <w:r w:rsidRPr="00EF7A5A">
        <w:tab/>
      </w:r>
      <w:r>
        <w:tab/>
      </w:r>
      <w:r>
        <w:tab/>
      </w:r>
      <w:r w:rsidR="00E318B8">
        <w:t>(N)</w:t>
      </w:r>
      <w:r w:rsidR="00E318B8">
        <w:tab/>
      </w:r>
      <w:r w:rsidR="00E318B8">
        <w:tab/>
      </w:r>
      <w:r w:rsidR="00E318B8">
        <w:tab/>
      </w:r>
      <w:r w:rsidR="00E318B8">
        <w:tab/>
      </w:r>
      <w:r w:rsidRPr="00EF7A5A">
        <w:t>(S-101 DCEG Clause 24.5)</w:t>
      </w:r>
    </w:p>
    <w:p w:rsidR="00F80D83" w:rsidRPr="00EF7A5A" w:rsidRDefault="00F80D83" w:rsidP="00F80D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 xml:space="preserve">Quality of </w:t>
      </w:r>
      <w:r w:rsidR="008114C3" w:rsidRPr="00EF7A5A">
        <w:rPr>
          <w:b/>
        </w:rPr>
        <w:t>B</w:t>
      </w:r>
      <w:r w:rsidRPr="00EF7A5A">
        <w:rPr>
          <w:b/>
        </w:rPr>
        <w:t>athymetric Data Composition</w:t>
      </w:r>
      <w:r w:rsidRPr="00EF7A5A">
        <w:rPr>
          <w:b/>
        </w:rPr>
        <w:tab/>
      </w:r>
      <w:r w:rsidRPr="00EF7A5A">
        <w:t>(</w:t>
      </w:r>
      <w:r w:rsidR="00B429E3" w:rsidRPr="00EF7A5A">
        <w:t>N)</w:t>
      </w:r>
      <w:r w:rsidR="00B429E3" w:rsidRPr="00EF7A5A">
        <w:tab/>
        <w:t xml:space="preserve">  </w:t>
      </w:r>
      <w:r w:rsidRPr="00EF7A5A">
        <w:t>(S-101 DCEG Clause 25.</w:t>
      </w:r>
      <w:r w:rsidR="00B429E3" w:rsidRPr="00EF7A5A">
        <w:t>12</w:t>
      </w:r>
      <w:r w:rsidRPr="00EF7A5A">
        <w:t>)</w:t>
      </w:r>
    </w:p>
    <w:p w:rsidR="00052CBD" w:rsidRPr="00EF7A5A" w:rsidRDefault="00247A3F"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differences in the data modelling between the S-57 </w:t>
      </w:r>
      <w:r w:rsidRPr="00EF7A5A">
        <w:rPr>
          <w:b/>
        </w:rPr>
        <w:t>M_QUAL</w:t>
      </w:r>
      <w:r w:rsidRPr="00EF7A5A">
        <w:t xml:space="preserve"> </w:t>
      </w:r>
      <w:r w:rsidR="003065FB" w:rsidRPr="00EF7A5A">
        <w:t>Meta</w:t>
      </w:r>
      <w:r w:rsidRPr="00EF7A5A">
        <w:t xml:space="preserve"> </w:t>
      </w:r>
      <w:r w:rsidR="00CD3822" w:rsidRPr="00EF7A5A">
        <w:t xml:space="preserve">Object </w:t>
      </w:r>
      <w:r w:rsidRPr="00EF7A5A">
        <w:t>and the</w:t>
      </w:r>
      <w:r w:rsidR="009D4E4D" w:rsidRPr="00EF7A5A">
        <w:t xml:space="preserve"> S-101</w:t>
      </w:r>
      <w:r w:rsidRPr="00EF7A5A">
        <w:t xml:space="preserve"> </w:t>
      </w:r>
      <w:r w:rsidRPr="00EF7A5A">
        <w:rPr>
          <w:b/>
        </w:rPr>
        <w:t>Quality of Bathymetric Data</w:t>
      </w:r>
      <w:r w:rsidRPr="00EF7A5A">
        <w:t xml:space="preserve"> Meta </w:t>
      </w:r>
      <w:r w:rsidR="005135B0" w:rsidRPr="00EF7A5A">
        <w:t xml:space="preserve">Feature </w:t>
      </w:r>
      <w:r w:rsidRPr="00EF7A5A">
        <w:t>constitute one of the most significant changes from S-57 to S-101</w:t>
      </w:r>
      <w:r w:rsidR="003065FB" w:rsidRPr="00EF7A5A">
        <w:t>.</w:t>
      </w:r>
      <w:r w:rsidR="005C6026" w:rsidRPr="00EF7A5A">
        <w:t xml:space="preserve"> </w:t>
      </w:r>
      <w:r w:rsidR="003065FB" w:rsidRPr="00EF7A5A">
        <w:t>In the S-101 data model, the defining S-57 CATZOC attribute has been effectively “deconstructed” into its component parts of position and depth accurac</w:t>
      </w:r>
      <w:r w:rsidR="009D4E4D" w:rsidRPr="00EF7A5A">
        <w:t>ies</w:t>
      </w:r>
      <w:del w:id="331" w:author="Jeff Wootton" w:date="2024-07-26T11:48:00Z">
        <w:r w:rsidR="003065FB" w:rsidRPr="00EF7A5A" w:rsidDel="00431FE4">
          <w:delText>;</w:delText>
        </w:r>
      </w:del>
      <w:r w:rsidR="003065FB" w:rsidRPr="00EF7A5A">
        <w:t xml:space="preserve"> </w:t>
      </w:r>
      <w:r w:rsidR="00FF53F4" w:rsidRPr="00EF7A5A">
        <w:t>and seafloor coverage (including feature detection)</w:t>
      </w:r>
      <w:ins w:id="332" w:author="Jeff Wootton" w:date="2024-07-26T11:49:00Z">
        <w:r w:rsidR="00C11993">
          <w:t>,</w:t>
        </w:r>
      </w:ins>
      <w:r w:rsidR="000629B9" w:rsidRPr="00EF7A5A">
        <w:t xml:space="preserve"> in addition to the one-to-one translation to the S-101 attribute </w:t>
      </w:r>
      <w:r w:rsidR="000629B9" w:rsidRPr="00EF7A5A">
        <w:rPr>
          <w:b/>
        </w:rPr>
        <w:t>category of zone of confidence in data</w:t>
      </w:r>
      <w:r w:rsidR="00FF53F4" w:rsidRPr="00EF7A5A">
        <w:t>.</w:t>
      </w:r>
      <w:r w:rsidR="005C6026" w:rsidRPr="00EF7A5A">
        <w:t xml:space="preserve"> </w:t>
      </w:r>
      <w:r w:rsidR="00052CBD" w:rsidRPr="00EF7A5A">
        <w:t>This has been done in order to provide the mariner with more detailed information as to the quality of the bathymetric data included in the ENC dataset.</w:t>
      </w:r>
      <w:r w:rsidR="005C6026" w:rsidRPr="00EF7A5A">
        <w:t xml:space="preserve"> </w:t>
      </w:r>
      <w:r w:rsidR="00A35E2A" w:rsidRPr="00EF7A5A">
        <w:t xml:space="preserve">For an indication of optional enhanced encoding available in S-101, see </w:t>
      </w:r>
      <w:r w:rsidR="005115B2" w:rsidRPr="00EF7A5A">
        <w:t xml:space="preserve">Appendix </w:t>
      </w:r>
      <w:r w:rsidR="00A35E2A" w:rsidRPr="00EF7A5A">
        <w:t>A, Table A</w:t>
      </w:r>
      <w:r w:rsidR="00A92FD4" w:rsidRPr="00EF7A5A">
        <w:t>-</w:t>
      </w:r>
      <w:r w:rsidR="00A35E2A" w:rsidRPr="00EF7A5A">
        <w:t>3.</w:t>
      </w:r>
    </w:p>
    <w:p w:rsidR="00247A3F" w:rsidRPr="00EF7A5A" w:rsidRDefault="009822E2"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Category of Zone of Confidence in Data:</w:t>
      </w:r>
      <w:r w:rsidR="005C6026" w:rsidRPr="00EF7A5A">
        <w:t xml:space="preserve"> </w:t>
      </w:r>
      <w:r w:rsidR="00282A59" w:rsidRPr="00EF7A5A">
        <w:t xml:space="preserve">During the automated conversion process, the value populated in </w:t>
      </w:r>
      <w:r w:rsidR="009D4E4D" w:rsidRPr="00EF7A5A">
        <w:t xml:space="preserve">the S-57 attribute </w:t>
      </w:r>
      <w:r w:rsidR="00282A59" w:rsidRPr="00EF7A5A">
        <w:t xml:space="preserve">CATZOC </w:t>
      </w:r>
      <w:r w:rsidR="000629B9" w:rsidRPr="00EF7A5A">
        <w:t xml:space="preserve">will </w:t>
      </w:r>
      <w:r w:rsidR="00482705" w:rsidRPr="00EF7A5A">
        <w:t xml:space="preserve">be converted </w:t>
      </w:r>
      <w:r w:rsidR="000629B9" w:rsidRPr="00EF7A5A">
        <w:t xml:space="preserve">directly to the S-101 attribute </w:t>
      </w:r>
      <w:r w:rsidR="000629B9" w:rsidRPr="00EF7A5A">
        <w:rPr>
          <w:b/>
        </w:rPr>
        <w:t>category of zone of confidence in data</w:t>
      </w:r>
      <w:r w:rsidR="000629B9" w:rsidRPr="00EF7A5A">
        <w:t xml:space="preserve">; and in addition </w:t>
      </w:r>
      <w:r w:rsidR="00282A59" w:rsidRPr="00EF7A5A">
        <w:t xml:space="preserve">will be </w:t>
      </w:r>
      <w:r w:rsidR="00636D3A" w:rsidRPr="00EF7A5A">
        <w:t>used to populate</w:t>
      </w:r>
      <w:r w:rsidR="00282A59" w:rsidRPr="00EF7A5A">
        <w:t xml:space="preserve"> the S-101 </w:t>
      </w:r>
      <w:r w:rsidR="00346AD6" w:rsidRPr="00EF7A5A">
        <w:t xml:space="preserve">mandatory </w:t>
      </w:r>
      <w:r w:rsidR="00282A59" w:rsidRPr="00EF7A5A">
        <w:t>attributes</w:t>
      </w:r>
      <w:r w:rsidR="00AD4F42" w:rsidRPr="00EF7A5A">
        <w:t xml:space="preserve"> </w:t>
      </w:r>
      <w:r w:rsidR="00AD4F42" w:rsidRPr="00EF7A5A">
        <w:rPr>
          <w:b/>
        </w:rPr>
        <w:t>data assessment</w:t>
      </w:r>
      <w:r w:rsidR="00AD4F42" w:rsidRPr="00EF7A5A">
        <w:t>,</w:t>
      </w:r>
      <w:r w:rsidR="00282A59" w:rsidRPr="00EF7A5A">
        <w:t xml:space="preserve"> </w:t>
      </w:r>
      <w:r w:rsidR="00282A59" w:rsidRPr="00EF7A5A">
        <w:rPr>
          <w:b/>
        </w:rPr>
        <w:t>features detected</w:t>
      </w:r>
      <w:r w:rsidR="00C45D0F" w:rsidRPr="00EF7A5A">
        <w:t xml:space="preserve"> (complex attribute</w:t>
      </w:r>
      <w:r w:rsidR="004E2BB4" w:rsidRPr="00EF7A5A">
        <w:t>)</w:t>
      </w:r>
      <w:r w:rsidR="004E2BB4">
        <w:t xml:space="preserve"> and</w:t>
      </w:r>
      <w:r w:rsidR="004E2BB4" w:rsidRPr="00EF7A5A">
        <w:t xml:space="preserve"> </w:t>
      </w:r>
      <w:r w:rsidR="00282A59" w:rsidRPr="00EF7A5A">
        <w:rPr>
          <w:b/>
        </w:rPr>
        <w:t>full seafloor coverage achieved</w:t>
      </w:r>
      <w:r w:rsidR="004E2BB4">
        <w:t xml:space="preserve">; </w:t>
      </w:r>
      <w:commentRangeStart w:id="333"/>
      <w:r w:rsidR="004E2BB4">
        <w:t>and</w:t>
      </w:r>
      <w:r w:rsidR="004E2BB4" w:rsidRPr="00EF7A5A">
        <w:t xml:space="preserve"> </w:t>
      </w:r>
      <w:r w:rsidR="00C45D0F" w:rsidRPr="00EF7A5A">
        <w:rPr>
          <w:b/>
        </w:rPr>
        <w:t>horizontal position uncertainty</w:t>
      </w:r>
      <w:r w:rsidR="00C45D0F" w:rsidRPr="00EF7A5A">
        <w:t xml:space="preserve"> </w:t>
      </w:r>
      <w:r w:rsidR="00052CBD" w:rsidRPr="00EF7A5A">
        <w:t xml:space="preserve">(complex attribute) </w:t>
      </w:r>
      <w:r w:rsidR="00C45D0F" w:rsidRPr="00EF7A5A">
        <w:t xml:space="preserve">and </w:t>
      </w:r>
      <w:r w:rsidR="00C45D0F" w:rsidRPr="00EF7A5A">
        <w:rPr>
          <w:b/>
        </w:rPr>
        <w:t>vertical uncertainty</w:t>
      </w:r>
      <w:r w:rsidR="00052CBD" w:rsidRPr="00EF7A5A">
        <w:t xml:space="preserve"> (complex attribute)</w:t>
      </w:r>
      <w:r w:rsidR="004E2BB4">
        <w:t xml:space="preserve"> on </w:t>
      </w:r>
      <w:del w:id="334" w:author="Jeff Wootton" w:date="2024-07-26T11:50:00Z">
        <w:r w:rsidR="004E2BB4" w:rsidDel="006B76D3">
          <w:delText xml:space="preserve">the </w:delText>
        </w:r>
      </w:del>
      <w:ins w:id="335" w:author="Jeff Wootton" w:date="2024-07-26T11:50:00Z">
        <w:r w:rsidR="006B76D3">
          <w:t xml:space="preserve">an </w:t>
        </w:r>
      </w:ins>
      <w:r w:rsidR="004E2BB4">
        <w:t xml:space="preserve">associated </w:t>
      </w:r>
      <w:r w:rsidR="004E2BB4">
        <w:rPr>
          <w:b/>
        </w:rPr>
        <w:t>Spatial Quality</w:t>
      </w:r>
      <w:r w:rsidR="004E2BB4">
        <w:t xml:space="preserve"> Information type (see clause 2.3)</w:t>
      </w:r>
      <w:r w:rsidR="00C45D0F" w:rsidRPr="00EF7A5A">
        <w:t>.</w:t>
      </w:r>
      <w:commentRangeEnd w:id="333"/>
      <w:r w:rsidR="008A4255">
        <w:rPr>
          <w:rStyle w:val="CommentReference"/>
          <w:rFonts w:ascii="Garamond" w:hAnsi="Garamond"/>
          <w:lang w:eastAsia="en-US"/>
        </w:rPr>
        <w:commentReference w:id="333"/>
      </w:r>
      <w:r w:rsidR="005C6026" w:rsidRPr="00EF7A5A">
        <w:t xml:space="preserve"> </w:t>
      </w:r>
      <w:r w:rsidR="00052CBD" w:rsidRPr="00EF7A5A">
        <w:t xml:space="preserve">The values populated for these attributes will correspond to the values shown in the ZOC table included in S-57 Appendix A, Chapter 2 – </w:t>
      </w:r>
      <w:r w:rsidR="00052CBD" w:rsidRPr="00EF7A5A">
        <w:rPr>
          <w:i/>
        </w:rPr>
        <w:t>Attributes</w:t>
      </w:r>
      <w:r w:rsidR="00052CBD" w:rsidRPr="00EF7A5A">
        <w:t>, as amended by S-57 Supplement No. 3.</w:t>
      </w:r>
      <w:r w:rsidR="005C6026" w:rsidRPr="00EF7A5A">
        <w:t xml:space="preserve"> </w:t>
      </w:r>
      <w:r w:rsidR="00052CBD" w:rsidRPr="00EF7A5A">
        <w:t xml:space="preserve">Data Producers </w:t>
      </w:r>
      <w:r w:rsidRPr="00EF7A5A">
        <w:t xml:space="preserve">may choose to re-evaluate these values in order to provide more accurate indications of these individual components of bathymetric data quality to the </w:t>
      </w:r>
      <w:r w:rsidR="00261FCA">
        <w:t>M</w:t>
      </w:r>
      <w:r w:rsidR="00261FCA" w:rsidRPr="00EF7A5A">
        <w:t>ariner</w:t>
      </w:r>
      <w:r w:rsidR="00C54078" w:rsidRPr="00EF7A5A">
        <w:t>, given that the automated values populated will correspond to the “worst case” for each component</w:t>
      </w:r>
      <w:r w:rsidR="001B399F" w:rsidRPr="00EF7A5A">
        <w:t xml:space="preserve"> (see also additional comments for the </w:t>
      </w:r>
      <w:r w:rsidR="001B399F" w:rsidRPr="00EF7A5A">
        <w:rPr>
          <w:b/>
        </w:rPr>
        <w:t>data assessment</w:t>
      </w:r>
      <w:r w:rsidR="001B399F" w:rsidRPr="00EF7A5A">
        <w:t xml:space="preserve"> attribute below)</w:t>
      </w:r>
      <w:r w:rsidRPr="00EF7A5A">
        <w:t>.</w:t>
      </w:r>
      <w:r w:rsidR="005C6026" w:rsidRPr="00EF7A5A">
        <w:t xml:space="preserve"> </w:t>
      </w:r>
      <w:r w:rsidRPr="00EF7A5A">
        <w:t xml:space="preserve">For this reason, and also </w:t>
      </w:r>
      <w:r w:rsidR="00346AD6" w:rsidRPr="00EF7A5A">
        <w:t xml:space="preserve">so as </w:t>
      </w:r>
      <w:r w:rsidRPr="00EF7A5A">
        <w:t>to ensure consistent</w:t>
      </w:r>
      <w:r w:rsidR="00346AD6" w:rsidRPr="00EF7A5A">
        <w:t xml:space="preserve"> portrayal of the indication of overall bathymetric data quality </w:t>
      </w:r>
      <w:r w:rsidR="0061795E" w:rsidRPr="00EF7A5A">
        <w:t>during the S-57 to S-101 transition period</w:t>
      </w:r>
      <w:r w:rsidR="00346AD6" w:rsidRPr="00EF7A5A">
        <w:t xml:space="preserve">, the S-101 attribute </w:t>
      </w:r>
      <w:r w:rsidR="00346AD6" w:rsidRPr="00EF7A5A">
        <w:rPr>
          <w:b/>
        </w:rPr>
        <w:t>category of zone of confidence in data</w:t>
      </w:r>
      <w:r w:rsidR="00346AD6" w:rsidRPr="00EF7A5A">
        <w:t xml:space="preserve"> is included as identical to the S-57 CATZOC attribute</w:t>
      </w:r>
      <w:r w:rsidR="00C54078" w:rsidRPr="00EF7A5A">
        <w:t>, from which ECDIS portrayal will be derived</w:t>
      </w:r>
      <w:r w:rsidR="00AD4F42" w:rsidRPr="00EF7A5A">
        <w:t>.</w:t>
      </w:r>
    </w:p>
    <w:p w:rsidR="00636D3A" w:rsidRDefault="00636D3A"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336" w:author="Jeff Wootton" w:date="2024-07-26T11:56:00Z"/>
        </w:rPr>
      </w:pPr>
      <w:r w:rsidRPr="00EF7A5A">
        <w:t xml:space="preserve">Where the S-57 attributes POSACC or SOUACC have been populated for </w:t>
      </w:r>
      <w:r w:rsidRPr="00EF7A5A">
        <w:rPr>
          <w:b/>
        </w:rPr>
        <w:t>M_QUAL</w:t>
      </w:r>
      <w:r w:rsidR="00C03EB6" w:rsidRPr="00EF7A5A">
        <w:t xml:space="preserve"> to indicate a higher accuracy </w:t>
      </w:r>
      <w:r w:rsidR="00C742D6" w:rsidRPr="00EF7A5A">
        <w:t>th</w:t>
      </w:r>
      <w:r w:rsidR="00C742D6">
        <w:t>a</w:t>
      </w:r>
      <w:r w:rsidR="00C742D6" w:rsidRPr="00EF7A5A">
        <w:t xml:space="preserve">n </w:t>
      </w:r>
      <w:r w:rsidR="00C03EB6" w:rsidRPr="00EF7A5A">
        <w:t>the CA</w:t>
      </w:r>
      <w:r w:rsidR="007F627E" w:rsidRPr="00EF7A5A">
        <w:t>T</w:t>
      </w:r>
      <w:r w:rsidR="00C03EB6" w:rsidRPr="00EF7A5A">
        <w:t>ZOC indicates</w:t>
      </w:r>
      <w:r w:rsidRPr="00EF7A5A">
        <w:t xml:space="preserve">, these values will override the CATZOC categorisation of </w:t>
      </w:r>
      <w:r w:rsidR="00C03EB6" w:rsidRPr="00EF7A5A">
        <w:t xml:space="preserve">position and depth accuracy in populating the </w:t>
      </w:r>
      <w:r w:rsidR="00C03EB6" w:rsidRPr="00EF7A5A">
        <w:rPr>
          <w:b/>
        </w:rPr>
        <w:t>horizontal position uncertainty</w:t>
      </w:r>
      <w:r w:rsidR="00C03EB6" w:rsidRPr="00EF7A5A">
        <w:t xml:space="preserve"> and </w:t>
      </w:r>
      <w:r w:rsidR="00C03EB6" w:rsidRPr="00EF7A5A">
        <w:rPr>
          <w:b/>
        </w:rPr>
        <w:t>vertical uncertainty</w:t>
      </w:r>
      <w:r w:rsidR="00C03EB6" w:rsidRPr="00EF7A5A">
        <w:t xml:space="preserve"> complex attributes </w:t>
      </w:r>
      <w:r w:rsidR="004E2BB4">
        <w:t xml:space="preserve">on the associated </w:t>
      </w:r>
      <w:r w:rsidR="004E2BB4">
        <w:rPr>
          <w:b/>
        </w:rPr>
        <w:t>Spatial Quality</w:t>
      </w:r>
      <w:r w:rsidR="004E2BB4">
        <w:t xml:space="preserve"> </w:t>
      </w:r>
      <w:r w:rsidR="00C03EB6" w:rsidRPr="00EF7A5A">
        <w:t>during the automated conversion process.</w:t>
      </w:r>
    </w:p>
    <w:p w:rsidR="00D51434" w:rsidRPr="000E6DA0" w:rsidRDefault="00D51434"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Cs/>
        </w:rPr>
      </w:pPr>
      <w:commentRangeStart w:id="337"/>
      <w:ins w:id="338" w:author="Jeff Wootton" w:date="2024-07-26T11:56:00Z">
        <w:r>
          <w:t xml:space="preserve">The complex attributes </w:t>
        </w:r>
      </w:ins>
      <w:ins w:id="339" w:author="Jeff Wootton" w:date="2024-07-26T11:57:00Z">
        <w:r w:rsidR="00A65F1F" w:rsidRPr="00EF7A5A">
          <w:rPr>
            <w:b/>
          </w:rPr>
          <w:t>horizontal position uncertainty</w:t>
        </w:r>
        <w:r w:rsidR="00A65F1F" w:rsidRPr="00EF7A5A">
          <w:t xml:space="preserve"> and </w:t>
        </w:r>
        <w:r w:rsidR="00A65F1F" w:rsidRPr="00EF7A5A">
          <w:rPr>
            <w:b/>
          </w:rPr>
          <w:t>vertical uncertainty</w:t>
        </w:r>
        <w:r w:rsidR="00A65F1F">
          <w:rPr>
            <w:bCs/>
          </w:rPr>
          <w:t xml:space="preserve"> may alternatively be encoded </w:t>
        </w:r>
        <w:r w:rsidR="0037077A">
          <w:rPr>
            <w:bCs/>
          </w:rPr>
          <w:t xml:space="preserve">on the converted </w:t>
        </w:r>
        <w:r w:rsidR="0037077A" w:rsidRPr="00EF7A5A">
          <w:rPr>
            <w:b/>
          </w:rPr>
          <w:t>Quality of Bathymetric Data</w:t>
        </w:r>
        <w:r w:rsidR="0037077A">
          <w:rPr>
            <w:bCs/>
          </w:rPr>
          <w:t xml:space="preserve"> itself</w:t>
        </w:r>
      </w:ins>
      <w:ins w:id="340" w:author="Jeff Wootton" w:date="2024-07-26T11:58:00Z">
        <w:r w:rsidR="00D42962">
          <w:rPr>
            <w:bCs/>
          </w:rPr>
          <w:t xml:space="preserve">. This is normally only done where </w:t>
        </w:r>
      </w:ins>
      <w:ins w:id="341" w:author="Jeff Wootton" w:date="2024-07-26T12:01:00Z">
        <w:r w:rsidR="007E5354">
          <w:rPr>
            <w:bCs/>
          </w:rPr>
          <w:t>the uncertainties apply to a single</w:t>
        </w:r>
        <w:r w:rsidR="0069357F">
          <w:rPr>
            <w:bCs/>
          </w:rPr>
          <w:t xml:space="preserve"> </w:t>
        </w:r>
        <w:r w:rsidR="0069357F" w:rsidRPr="00EF7A5A">
          <w:rPr>
            <w:b/>
          </w:rPr>
          <w:t>Quality of Bathymetric Data</w:t>
        </w:r>
        <w:r w:rsidR="0069357F">
          <w:rPr>
            <w:bCs/>
          </w:rPr>
          <w:t xml:space="preserve"> instance, such as an area of changeable </w:t>
        </w:r>
      </w:ins>
      <w:ins w:id="342" w:author="Jeff Wootton" w:date="2024-07-26T12:06:00Z">
        <w:r w:rsidR="00972EB3">
          <w:rPr>
            <w:bCs/>
          </w:rPr>
          <w:t>bathymetry</w:t>
        </w:r>
      </w:ins>
      <w:ins w:id="343" w:author="Jeff Wootton" w:date="2024-07-26T12:01:00Z">
        <w:r w:rsidR="00E31B9F">
          <w:rPr>
            <w:bCs/>
          </w:rPr>
          <w:t xml:space="preserve"> over time or </w:t>
        </w:r>
      </w:ins>
      <w:ins w:id="344" w:author="Jeff Wootton" w:date="2024-07-26T12:27:00Z">
        <w:r w:rsidR="005D1EEF" w:rsidRPr="005D1EEF">
          <w:rPr>
            <w:bCs/>
          </w:rPr>
          <w:t>varying bathymetric data quality in the water column</w:t>
        </w:r>
      </w:ins>
      <w:ins w:id="345" w:author="Jeff Wootton" w:date="2024-07-26T12:02:00Z">
        <w:r w:rsidR="002D18FA">
          <w:rPr>
            <w:bCs/>
          </w:rPr>
          <w:t xml:space="preserve">. </w:t>
        </w:r>
      </w:ins>
      <w:ins w:id="346" w:author="Jeff Wootton" w:date="2024-07-26T12:03:00Z">
        <w:r w:rsidR="00F94B0B">
          <w:rPr>
            <w:bCs/>
          </w:rPr>
          <w:t xml:space="preserve">Where this occurs, Data Producers may consider </w:t>
        </w:r>
        <w:r w:rsidR="0037733A">
          <w:rPr>
            <w:bCs/>
          </w:rPr>
          <w:t xml:space="preserve">population of </w:t>
        </w:r>
        <w:r w:rsidR="0037733A" w:rsidRPr="00EF7A5A">
          <w:rPr>
            <w:b/>
          </w:rPr>
          <w:t>horizontal position uncertainty</w:t>
        </w:r>
        <w:r w:rsidR="0037733A" w:rsidRPr="00EF7A5A">
          <w:t xml:space="preserve"> and </w:t>
        </w:r>
        <w:r w:rsidR="0037733A" w:rsidRPr="00EF7A5A">
          <w:rPr>
            <w:b/>
          </w:rPr>
          <w:t>vertical uncertainty</w:t>
        </w:r>
        <w:r w:rsidR="0037733A">
          <w:rPr>
            <w:bCs/>
          </w:rPr>
          <w:t xml:space="preserve"> on the </w:t>
        </w:r>
      </w:ins>
      <w:ins w:id="347" w:author="Jeff Wootton" w:date="2024-07-26T12:04:00Z">
        <w:r w:rsidR="0037733A" w:rsidRPr="00EF7A5A">
          <w:rPr>
            <w:b/>
          </w:rPr>
          <w:t>Quality of Bathymetric Data</w:t>
        </w:r>
        <w:r w:rsidR="000E6DA0">
          <w:rPr>
            <w:bCs/>
          </w:rPr>
          <w:t xml:space="preserve"> feature itself</w:t>
        </w:r>
      </w:ins>
      <w:ins w:id="348" w:author="Jeff Wootton" w:date="2024-07-26T12:06:00Z">
        <w:r w:rsidR="00B62D7A">
          <w:rPr>
            <w:bCs/>
          </w:rPr>
          <w:t>;</w:t>
        </w:r>
      </w:ins>
      <w:ins w:id="349" w:author="Jeff Wootton" w:date="2024-07-26T12:04:00Z">
        <w:r w:rsidR="000E6DA0">
          <w:rPr>
            <w:bCs/>
          </w:rPr>
          <w:t xml:space="preserve"> and removing the associated </w:t>
        </w:r>
        <w:r w:rsidR="000E6DA0">
          <w:rPr>
            <w:b/>
          </w:rPr>
          <w:t>Spatial Quality</w:t>
        </w:r>
        <w:r w:rsidR="000E6DA0">
          <w:rPr>
            <w:bCs/>
          </w:rPr>
          <w:t xml:space="preserve"> instance.</w:t>
        </w:r>
      </w:ins>
      <w:commentRangeEnd w:id="337"/>
      <w:ins w:id="350" w:author="Jeff Wootton" w:date="2024-07-26T12:17:00Z">
        <w:r w:rsidR="004E4EF2">
          <w:rPr>
            <w:rStyle w:val="CommentReference"/>
            <w:rFonts w:ascii="Garamond" w:hAnsi="Garamond"/>
            <w:lang w:eastAsia="en-US"/>
          </w:rPr>
          <w:commentReference w:id="337"/>
        </w:r>
      </w:ins>
    </w:p>
    <w:p w:rsidR="00AD4F42" w:rsidRPr="00EF7A5A" w:rsidRDefault="00AD4F42"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Data Assessment:</w:t>
      </w:r>
      <w:r w:rsidR="005C6026" w:rsidRPr="00EF7A5A">
        <w:t xml:space="preserve"> </w:t>
      </w:r>
      <w:r w:rsidRPr="00EF7A5A">
        <w:t xml:space="preserve">The S-101 </w:t>
      </w:r>
      <w:r w:rsidR="001B399F" w:rsidRPr="00EF7A5A">
        <w:t xml:space="preserve">mandatory </w:t>
      </w:r>
      <w:r w:rsidRPr="00EF7A5A">
        <w:t xml:space="preserve">attribute </w:t>
      </w:r>
      <w:r w:rsidRPr="00EF7A5A">
        <w:rPr>
          <w:b/>
        </w:rPr>
        <w:t>data assessment</w:t>
      </w:r>
      <w:r w:rsidR="003275FC" w:rsidRPr="00EF7A5A">
        <w:t xml:space="preserve"> introduces an option to reduce screen clutter in some ECDIS display modes through population of value </w:t>
      </w:r>
      <w:r w:rsidR="003275FC" w:rsidRPr="00EF7A5A">
        <w:rPr>
          <w:i/>
        </w:rPr>
        <w:t>2</w:t>
      </w:r>
      <w:r w:rsidR="003275FC" w:rsidRPr="00EF7A5A">
        <w:t xml:space="preserve"> (assessed (oceanic)).</w:t>
      </w:r>
      <w:r w:rsidR="005C6026" w:rsidRPr="00EF7A5A">
        <w:t xml:space="preserve"> </w:t>
      </w:r>
      <w:r w:rsidR="003275FC" w:rsidRPr="00EF7A5A">
        <w:t xml:space="preserve">This value is intended for use where </w:t>
      </w:r>
      <w:r w:rsidR="001B399F" w:rsidRPr="00EF7A5A">
        <w:t>an indication of the overall data quality is not considered to be required – generally in depths deeper the 200 metres.</w:t>
      </w:r>
      <w:r w:rsidR="005C6026" w:rsidRPr="00EF7A5A">
        <w:t xml:space="preserve"> </w:t>
      </w:r>
      <w:r w:rsidR="001B399F" w:rsidRPr="00EF7A5A">
        <w:t xml:space="preserve">However, determination as to when this value may be populated cannot be made during the automated conversion process, therefore for all </w:t>
      </w:r>
      <w:r w:rsidR="001B399F" w:rsidRPr="00EF7A5A">
        <w:rPr>
          <w:b/>
        </w:rPr>
        <w:t>M_QUAL</w:t>
      </w:r>
      <w:r w:rsidR="001B399F" w:rsidRPr="00EF7A5A">
        <w:t xml:space="preserve"> except those where CATZOC = </w:t>
      </w:r>
      <w:r w:rsidR="001B399F" w:rsidRPr="00EF7A5A">
        <w:rPr>
          <w:i/>
        </w:rPr>
        <w:t>6</w:t>
      </w:r>
      <w:r w:rsidR="001B399F" w:rsidRPr="00EF7A5A">
        <w:t xml:space="preserve"> (zone of confidence U (data not assessed)</w:t>
      </w:r>
      <w:r w:rsidR="00F6752F" w:rsidRPr="00EF7A5A">
        <w:t>)</w:t>
      </w:r>
      <w:r w:rsidR="00562940" w:rsidRPr="00EF7A5A">
        <w:t xml:space="preserve">, the corresponding </w:t>
      </w:r>
      <w:r w:rsidR="00562940" w:rsidRPr="00EF7A5A">
        <w:rPr>
          <w:b/>
        </w:rPr>
        <w:t>Quality of Bathymetric Data</w:t>
      </w:r>
      <w:r w:rsidR="00562940" w:rsidRPr="00EF7A5A">
        <w:t xml:space="preserve"> will have </w:t>
      </w:r>
      <w:r w:rsidR="00562940" w:rsidRPr="00EF7A5A">
        <w:rPr>
          <w:b/>
        </w:rPr>
        <w:t>data assessment</w:t>
      </w:r>
      <w:r w:rsidR="00562940" w:rsidRPr="00EF7A5A">
        <w:t xml:space="preserve"> populated with value </w:t>
      </w:r>
      <w:r w:rsidR="00562940" w:rsidRPr="00EF7A5A">
        <w:rPr>
          <w:i/>
        </w:rPr>
        <w:t>1</w:t>
      </w:r>
      <w:r w:rsidR="00562940" w:rsidRPr="00EF7A5A">
        <w:t xml:space="preserve"> (assessed).</w:t>
      </w:r>
    </w:p>
    <w:p w:rsidR="00562940" w:rsidRPr="00EF7A5A" w:rsidRDefault="00562940"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Temporal Variation:</w:t>
      </w:r>
      <w:r w:rsidR="005C6026" w:rsidRPr="00EF7A5A">
        <w:t xml:space="preserve"> </w:t>
      </w:r>
      <w:r w:rsidRPr="00EF7A5A">
        <w:t xml:space="preserve">The S-101 mandatory attribute </w:t>
      </w:r>
      <w:r w:rsidRPr="00EF7A5A">
        <w:rPr>
          <w:b/>
        </w:rPr>
        <w:t>category of temporal variation</w:t>
      </w:r>
      <w:r w:rsidRPr="00EF7A5A">
        <w:t xml:space="preserve"> introduces the ability for the Data Producer to incorporate the temporal impact </w:t>
      </w:r>
      <w:r w:rsidR="007E16AA" w:rsidRPr="00EF7A5A">
        <w:t xml:space="preserve">on </w:t>
      </w:r>
      <w:r w:rsidRPr="00EF7A5A">
        <w:t xml:space="preserve">bathymetric data quality </w:t>
      </w:r>
      <w:r w:rsidR="007E16AA" w:rsidRPr="00EF7A5A">
        <w:t>in areas where the seabed is likely to change over time, or in the wake of an extreme event such as a hurricane or tsunami.</w:t>
      </w:r>
      <w:r w:rsidR="005C6026" w:rsidRPr="00EF7A5A">
        <w:t xml:space="preserve"> </w:t>
      </w:r>
      <w:r w:rsidR="007E16AA" w:rsidRPr="00EF7A5A">
        <w:t xml:space="preserve">During the automated conversion process, for all </w:t>
      </w:r>
      <w:r w:rsidR="007E16AA" w:rsidRPr="00EF7A5A">
        <w:rPr>
          <w:b/>
        </w:rPr>
        <w:t>M_QUAL</w:t>
      </w:r>
      <w:r w:rsidR="007E16AA" w:rsidRPr="00EF7A5A">
        <w:t xml:space="preserve"> except those where CATZOC = </w:t>
      </w:r>
      <w:r w:rsidR="007E16AA" w:rsidRPr="00EF7A5A">
        <w:rPr>
          <w:i/>
        </w:rPr>
        <w:t>6</w:t>
      </w:r>
      <w:r w:rsidR="007E16AA" w:rsidRPr="00EF7A5A">
        <w:t xml:space="preserve"> (zone of confidence U (data not assessed)</w:t>
      </w:r>
      <w:r w:rsidR="00F6752F" w:rsidRPr="00EF7A5A">
        <w:t>)</w:t>
      </w:r>
      <w:r w:rsidR="007E16AA" w:rsidRPr="00EF7A5A">
        <w:t xml:space="preserve">, the corresponding </w:t>
      </w:r>
      <w:r w:rsidR="007E16AA" w:rsidRPr="00EF7A5A">
        <w:rPr>
          <w:b/>
        </w:rPr>
        <w:t>Quality of Bathymetric Data</w:t>
      </w:r>
      <w:r w:rsidR="007E16AA" w:rsidRPr="00EF7A5A">
        <w:t xml:space="preserve"> will have </w:t>
      </w:r>
      <w:r w:rsidR="007E16AA" w:rsidRPr="00EF7A5A">
        <w:rPr>
          <w:b/>
        </w:rPr>
        <w:t>category of temporal variation</w:t>
      </w:r>
      <w:r w:rsidR="007E16AA" w:rsidRPr="00EF7A5A">
        <w:t xml:space="preserve"> populated with value </w:t>
      </w:r>
      <w:r w:rsidR="007E16AA" w:rsidRPr="00EF7A5A">
        <w:rPr>
          <w:i/>
        </w:rPr>
        <w:t>5</w:t>
      </w:r>
      <w:r w:rsidR="007E16AA" w:rsidRPr="00EF7A5A">
        <w:t xml:space="preserve"> (unlikely to change).</w:t>
      </w:r>
      <w:r w:rsidR="005C6026" w:rsidRPr="00EF7A5A">
        <w:t xml:space="preserve"> </w:t>
      </w:r>
      <w:r w:rsidR="00F6752F" w:rsidRPr="00EF7A5A">
        <w:t>For full S-101 functionality, Data Producers will be required to reassess the value of this attribute as required.</w:t>
      </w:r>
      <w:r w:rsidR="005C6026" w:rsidRPr="00EF7A5A">
        <w:t xml:space="preserve"> </w:t>
      </w:r>
      <w:r w:rsidR="00F6752F" w:rsidRPr="00EF7A5A">
        <w:t xml:space="preserve">For CATZOC = </w:t>
      </w:r>
      <w:r w:rsidR="00F6752F" w:rsidRPr="00EF7A5A">
        <w:rPr>
          <w:i/>
        </w:rPr>
        <w:t>6</w:t>
      </w:r>
      <w:r w:rsidR="00F6752F" w:rsidRPr="00EF7A5A">
        <w:t xml:space="preserve"> (zone of confidence U (data not assessed)), </w:t>
      </w:r>
      <w:r w:rsidR="00F6752F" w:rsidRPr="00EF7A5A">
        <w:rPr>
          <w:b/>
        </w:rPr>
        <w:t>category of temporal variation</w:t>
      </w:r>
      <w:r w:rsidR="00F6752F" w:rsidRPr="00EF7A5A">
        <w:t xml:space="preserve"> will be populated with value </w:t>
      </w:r>
      <w:r w:rsidR="00F6752F" w:rsidRPr="00EF7A5A">
        <w:rPr>
          <w:i/>
        </w:rPr>
        <w:t>6</w:t>
      </w:r>
      <w:r w:rsidR="00F6752F" w:rsidRPr="00EF7A5A">
        <w:t xml:space="preserve"> (unassessed).</w:t>
      </w:r>
    </w:p>
    <w:p w:rsidR="00166B80" w:rsidRPr="00EF7A5A" w:rsidRDefault="00166B80"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Survey Data Range:</w:t>
      </w:r>
      <w:r w:rsidR="005C6026" w:rsidRPr="00EF7A5A">
        <w:t xml:space="preserve"> </w:t>
      </w:r>
      <w:r w:rsidRPr="00EF7A5A">
        <w:t xml:space="preserve">In S-57, the attribute SUREND is not mandatory for </w:t>
      </w:r>
      <w:r w:rsidRPr="00EF7A5A">
        <w:rPr>
          <w:b/>
        </w:rPr>
        <w:t>M_QUAL</w:t>
      </w:r>
      <w:r w:rsidRPr="00EF7A5A">
        <w:t>.</w:t>
      </w:r>
      <w:r w:rsidR="005C6026" w:rsidRPr="00EF7A5A">
        <w:t xml:space="preserve"> </w:t>
      </w:r>
      <w:r w:rsidRPr="00EF7A5A">
        <w:t xml:space="preserve">In S-101, the complex attribute </w:t>
      </w:r>
      <w:r w:rsidRPr="00EF7A5A">
        <w:rPr>
          <w:b/>
        </w:rPr>
        <w:t>survey date range</w:t>
      </w:r>
      <w:r w:rsidRPr="00EF7A5A">
        <w:t xml:space="preserve">, sub-attribute </w:t>
      </w:r>
      <w:r w:rsidRPr="00EF7A5A">
        <w:rPr>
          <w:b/>
        </w:rPr>
        <w:t>date end</w:t>
      </w:r>
      <w:r w:rsidRPr="00EF7A5A">
        <w:t xml:space="preserve">, is mandatory for </w:t>
      </w:r>
      <w:r w:rsidRPr="00EF7A5A">
        <w:rPr>
          <w:b/>
        </w:rPr>
        <w:t>Quality of Bathymetric Data</w:t>
      </w:r>
      <w:r w:rsidRPr="00EF7A5A">
        <w:t>.</w:t>
      </w:r>
      <w:r w:rsidR="005C6026" w:rsidRPr="00EF7A5A">
        <w:t xml:space="preserve"> </w:t>
      </w:r>
      <w:r w:rsidR="0087451D" w:rsidRPr="00EF7A5A">
        <w:t xml:space="preserve">In order to optimise the S-57 to S-101 conversion process, Data Producers should ensure that the attribute SUREND is populated </w:t>
      </w:r>
      <w:r w:rsidR="008D46BE" w:rsidRPr="00EF7A5A">
        <w:t xml:space="preserve">with appropriate values, if available, </w:t>
      </w:r>
      <w:r w:rsidR="0087451D" w:rsidRPr="00EF7A5A">
        <w:t xml:space="preserve">on all </w:t>
      </w:r>
      <w:r w:rsidR="0087451D" w:rsidRPr="00EF7A5A">
        <w:rPr>
          <w:b/>
        </w:rPr>
        <w:t>M_QUAL</w:t>
      </w:r>
      <w:r w:rsidR="0087451D" w:rsidRPr="00EF7A5A">
        <w:t xml:space="preserve"> </w:t>
      </w:r>
      <w:r w:rsidR="00CD3822" w:rsidRPr="00EF7A5A">
        <w:t>Meta Object</w:t>
      </w:r>
      <w:r w:rsidR="0087451D" w:rsidRPr="00EF7A5A">
        <w:t>s for their S-57 datasets</w:t>
      </w:r>
      <w:r w:rsidR="00020C23" w:rsidRPr="00EF7A5A">
        <w:t xml:space="preserve"> </w:t>
      </w:r>
      <w:r w:rsidR="00E629C4" w:rsidRPr="00EF7A5A">
        <w:t>(for example, where the se</w:t>
      </w:r>
      <w:r w:rsidR="00636D3A" w:rsidRPr="00EF7A5A">
        <w:t>a</w:t>
      </w:r>
      <w:r w:rsidR="00E629C4" w:rsidRPr="00EF7A5A">
        <w:t>b</w:t>
      </w:r>
      <w:r w:rsidR="00636D3A" w:rsidRPr="00EF7A5A">
        <w:t>ed is likely to change over time)</w:t>
      </w:r>
      <w:r w:rsidR="0087451D" w:rsidRPr="00EF7A5A">
        <w:t>.</w:t>
      </w:r>
      <w:r w:rsidR="005C6026" w:rsidRPr="00EF7A5A">
        <w:t xml:space="preserve"> </w:t>
      </w:r>
      <w:r w:rsidR="00020C23" w:rsidRPr="00EF7A5A">
        <w:t xml:space="preserve">If this is not done, </w:t>
      </w:r>
      <w:r w:rsidR="00020C23" w:rsidRPr="00EF7A5A">
        <w:rPr>
          <w:b/>
        </w:rPr>
        <w:t>survey date range</w:t>
      </w:r>
      <w:r w:rsidR="00020C23" w:rsidRPr="00EF7A5A">
        <w:t xml:space="preserve">, sub-attribute </w:t>
      </w:r>
      <w:r w:rsidR="00020C23" w:rsidRPr="00EF7A5A">
        <w:rPr>
          <w:b/>
        </w:rPr>
        <w:t>date end</w:t>
      </w:r>
      <w:r w:rsidR="00020C23" w:rsidRPr="00EF7A5A">
        <w:t xml:space="preserve"> will be populated as empty (null) during the automated conversion process.</w:t>
      </w:r>
    </w:p>
    <w:p w:rsidR="00C81A0C" w:rsidRPr="00EF7A5A" w:rsidRDefault="00C81A0C"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Technique of Sounding Measurement:</w:t>
      </w:r>
      <w:r w:rsidR="005C6026" w:rsidRPr="00EF7A5A">
        <w:t xml:space="preserve"> </w:t>
      </w:r>
      <w:r w:rsidRPr="00EF7A5A">
        <w:t xml:space="preserve">While the S-57 attribute TECSOU is an allowable attribute for </w:t>
      </w:r>
      <w:r w:rsidR="00483667" w:rsidRPr="00EF7A5A">
        <w:rPr>
          <w:b/>
        </w:rPr>
        <w:t>M_QUAL</w:t>
      </w:r>
      <w:r w:rsidR="00483667" w:rsidRPr="00EF7A5A">
        <w:t xml:space="preserve"> in </w:t>
      </w:r>
      <w:r w:rsidRPr="00EF7A5A">
        <w:t xml:space="preserve">S-57 data, the corresponding S-101 attribute </w:t>
      </w:r>
      <w:r w:rsidRPr="00EF7A5A">
        <w:rPr>
          <w:b/>
        </w:rPr>
        <w:t xml:space="preserve">technique of </w:t>
      </w:r>
      <w:r w:rsidR="00DC4C60" w:rsidRPr="00EF7A5A">
        <w:rPr>
          <w:b/>
        </w:rPr>
        <w:t>vertical</w:t>
      </w:r>
      <w:r w:rsidRPr="00EF7A5A">
        <w:rPr>
          <w:b/>
        </w:rPr>
        <w:t xml:space="preserve"> measurement</w:t>
      </w:r>
      <w:r w:rsidRPr="00EF7A5A">
        <w:t xml:space="preserve"> is prohibited for </w:t>
      </w:r>
      <w:r w:rsidRPr="00EF7A5A">
        <w:rPr>
          <w:b/>
        </w:rPr>
        <w:t>Quality of Bathymetric Data</w:t>
      </w:r>
      <w:r w:rsidRPr="00EF7A5A">
        <w:t>.</w:t>
      </w:r>
      <w:r w:rsidR="005C6026" w:rsidRPr="00EF7A5A">
        <w:t xml:space="preserve"> </w:t>
      </w:r>
      <w:r w:rsidRPr="00EF7A5A">
        <w:t xml:space="preserve">If it is considered important </w:t>
      </w:r>
      <w:r w:rsidR="00402D76" w:rsidRPr="00EF7A5A">
        <w:t xml:space="preserve">to retain this information when converting to S-101, Data Producers should remove TECSOU from </w:t>
      </w:r>
      <w:r w:rsidR="00402D76" w:rsidRPr="00EF7A5A">
        <w:rPr>
          <w:b/>
        </w:rPr>
        <w:t>M_QUAL</w:t>
      </w:r>
      <w:r w:rsidR="00402D76" w:rsidRPr="00EF7A5A">
        <w:t xml:space="preserve"> and </w:t>
      </w:r>
      <w:r w:rsidR="008D46BE" w:rsidRPr="00EF7A5A">
        <w:t xml:space="preserve">may </w:t>
      </w:r>
      <w:r w:rsidR="00402D76" w:rsidRPr="00EF7A5A">
        <w:t>populate it on the individual features (wreck</w:t>
      </w:r>
      <w:r w:rsidR="007F21F8" w:rsidRPr="00EF7A5A">
        <w:t>s</w:t>
      </w:r>
      <w:r w:rsidR="00402D76" w:rsidRPr="00EF7A5A">
        <w:t>, obstructions etc)</w:t>
      </w:r>
      <w:r w:rsidR="007F21F8" w:rsidRPr="00EF7A5A">
        <w:t xml:space="preserve"> as required</w:t>
      </w:r>
      <w:r w:rsidR="00402D76" w:rsidRPr="00EF7A5A">
        <w:t>.</w:t>
      </w:r>
      <w:r w:rsidR="005C6026" w:rsidRPr="00EF7A5A">
        <w:t xml:space="preserve"> </w:t>
      </w:r>
      <w:r w:rsidR="00402D76" w:rsidRPr="00EF7A5A">
        <w:t xml:space="preserve">Alternatively, </w:t>
      </w:r>
      <w:r w:rsidR="007F21F8" w:rsidRPr="00EF7A5A">
        <w:t xml:space="preserve">an S-101 Meta </w:t>
      </w:r>
      <w:r w:rsidR="005135B0" w:rsidRPr="00EF7A5A">
        <w:t xml:space="preserve">Feature </w:t>
      </w:r>
      <w:r w:rsidR="00BD4BDD" w:rsidRPr="00EF7A5A">
        <w:rPr>
          <w:b/>
        </w:rPr>
        <w:t>Quality of Survey</w:t>
      </w:r>
      <w:r w:rsidR="007F21F8" w:rsidRPr="00EF7A5A">
        <w:t xml:space="preserve"> may be manually encoded</w:t>
      </w:r>
      <w:r w:rsidR="009B5CD0">
        <w:t xml:space="preserve"> (see clause 2.2.3.2)</w:t>
      </w:r>
      <w:r w:rsidR="007F21F8" w:rsidRPr="00EF7A5A">
        <w:t>.</w:t>
      </w:r>
    </w:p>
    <w:p w:rsidR="0039107A" w:rsidRPr="00EF7A5A" w:rsidRDefault="0039107A" w:rsidP="00247A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Bathymetric Data Quality and Dataset Compilation Scale:</w:t>
      </w:r>
      <w:r w:rsidR="005C6026" w:rsidRPr="00EF7A5A">
        <w:t xml:space="preserve"> </w:t>
      </w:r>
      <w:r w:rsidRPr="00EF7A5A">
        <w:t xml:space="preserve">In S-101, </w:t>
      </w:r>
      <w:r w:rsidRPr="00EF7A5A">
        <w:rPr>
          <w:b/>
        </w:rPr>
        <w:t>Quality of Bathymetric Data</w:t>
      </w:r>
      <w:r w:rsidRPr="00EF7A5A">
        <w:t xml:space="preserve"> is not mandat</w:t>
      </w:r>
      <w:r w:rsidR="00FD1859" w:rsidRPr="00EF7A5A">
        <w:t xml:space="preserve">ory for </w:t>
      </w:r>
      <w:r w:rsidR="00E629C4" w:rsidRPr="00EF7A5A">
        <w:t>data</w:t>
      </w:r>
      <w:r w:rsidR="00FD1859" w:rsidRPr="00EF7A5A">
        <w:t xml:space="preserve"> at smaller than </w:t>
      </w:r>
      <w:r w:rsidR="000C7944" w:rsidRPr="00EF7A5A">
        <w:t xml:space="preserve">1:700000 </w:t>
      </w:r>
      <w:r w:rsidR="00414879">
        <w:t>optimum</w:t>
      </w:r>
      <w:r w:rsidR="00414879" w:rsidRPr="00EF7A5A">
        <w:t xml:space="preserve"> </w:t>
      </w:r>
      <w:r w:rsidR="00FD1859" w:rsidRPr="00EF7A5A">
        <w:t>display scale.</w:t>
      </w:r>
      <w:r w:rsidR="005C6026" w:rsidRPr="00EF7A5A">
        <w:t xml:space="preserve"> </w:t>
      </w:r>
      <w:r w:rsidR="00FD1859" w:rsidRPr="00EF7A5A">
        <w:rPr>
          <w:b/>
        </w:rPr>
        <w:t>M_QUAL</w:t>
      </w:r>
      <w:r w:rsidR="00FD1859" w:rsidRPr="00EF7A5A">
        <w:t xml:space="preserve"> will be converted to </w:t>
      </w:r>
      <w:r w:rsidR="00FD1859" w:rsidRPr="00EF7A5A">
        <w:rPr>
          <w:b/>
        </w:rPr>
        <w:t>Quality of Bathymetric Data</w:t>
      </w:r>
      <w:r w:rsidR="00FD1859" w:rsidRPr="00EF7A5A">
        <w:t xml:space="preserve"> at all scales during the automated conversion process, however Data Producers</w:t>
      </w:r>
      <w:r w:rsidR="00E629C4" w:rsidRPr="00EF7A5A">
        <w:t xml:space="preserve"> may consider removing these features from </w:t>
      </w:r>
      <w:r w:rsidR="00C97942" w:rsidRPr="00EF7A5A">
        <w:t xml:space="preserve">converted </w:t>
      </w:r>
      <w:r w:rsidR="0075649B" w:rsidRPr="00EF7A5A">
        <w:t xml:space="preserve">S-101 </w:t>
      </w:r>
      <w:r w:rsidR="00E629C4" w:rsidRPr="00EF7A5A">
        <w:t xml:space="preserve">data at smaller than </w:t>
      </w:r>
      <w:r w:rsidR="000C7944" w:rsidRPr="00EF7A5A">
        <w:t xml:space="preserve">1:700000 </w:t>
      </w:r>
      <w:r w:rsidR="00414879">
        <w:t>optimum</w:t>
      </w:r>
      <w:r w:rsidR="00414879" w:rsidRPr="00EF7A5A">
        <w:t xml:space="preserve"> </w:t>
      </w:r>
      <w:r w:rsidR="00E629C4" w:rsidRPr="00EF7A5A">
        <w:t xml:space="preserve">display scale, or utilising attribute </w:t>
      </w:r>
      <w:r w:rsidR="00E629C4" w:rsidRPr="00EF7A5A">
        <w:rPr>
          <w:b/>
        </w:rPr>
        <w:t>data assessment</w:t>
      </w:r>
      <w:r w:rsidR="00E629C4" w:rsidRPr="00EF7A5A">
        <w:t xml:space="preserve"> value </w:t>
      </w:r>
      <w:r w:rsidR="00E629C4" w:rsidRPr="00EF7A5A">
        <w:rPr>
          <w:i/>
        </w:rPr>
        <w:t>2</w:t>
      </w:r>
      <w:r w:rsidR="00E629C4" w:rsidRPr="00EF7A5A">
        <w:t xml:space="preserve"> (assessed (oceanic))</w:t>
      </w:r>
      <w:r w:rsidR="000C7944" w:rsidRPr="00EF7A5A">
        <w:t xml:space="preserve"> as appropriate</w:t>
      </w:r>
      <w:r w:rsidR="00E629C4" w:rsidRPr="00EF7A5A">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51" w:name="_Toc422735439"/>
      <w:bookmarkStart w:id="352" w:name="_Toc466703698"/>
      <w:bookmarkStart w:id="353" w:name="_Toc8629846"/>
      <w:bookmarkStart w:id="354" w:name="_Toc8629978"/>
      <w:bookmarkStart w:id="355" w:name="_Toc173416251"/>
      <w:r w:rsidRPr="00EF7A5A">
        <w:t>Survey reliability</w:t>
      </w:r>
      <w:bookmarkEnd w:id="351"/>
      <w:bookmarkEnd w:id="352"/>
      <w:bookmarkEnd w:id="353"/>
      <w:bookmarkEnd w:id="354"/>
      <w:bookmarkEnd w:id="355"/>
    </w:p>
    <w:p w:rsidR="006B2826" w:rsidRPr="00EF7A5A" w:rsidRDefault="00BD4BDD" w:rsidP="00BD4BDD">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CD3822" w:rsidRPr="00EF7A5A">
        <w:rPr>
          <w:u w:val="single"/>
        </w:rPr>
        <w:t>Object</w:t>
      </w:r>
      <w:r w:rsidR="006B2826" w:rsidRPr="00EF7A5A">
        <w:rPr>
          <w:u w:val="single"/>
        </w:rPr>
        <w:t>:</w:t>
      </w:r>
      <w:r w:rsidR="006B2826" w:rsidRPr="00EF7A5A">
        <w:tab/>
      </w:r>
      <w:r w:rsidR="006B2826" w:rsidRPr="00EF7A5A">
        <w:tab/>
        <w:t>Survey reliability (</w:t>
      </w:r>
      <w:r w:rsidR="006B2826" w:rsidRPr="00EF7A5A">
        <w:rPr>
          <w:b/>
        </w:rPr>
        <w:t>M_SREL</w:t>
      </w:r>
      <w:r w:rsidR="006B2826" w:rsidRPr="00EF7A5A">
        <w:t>)</w:t>
      </w:r>
      <w:r w:rsidR="006B2826" w:rsidRPr="00EF7A5A">
        <w:tab/>
      </w:r>
      <w:r w:rsidR="006B2826" w:rsidRPr="00EF7A5A">
        <w:tab/>
        <w:t>(L,A)</w:t>
      </w:r>
    </w:p>
    <w:p w:rsidR="00BD4BDD" w:rsidRPr="00EF7A5A" w:rsidRDefault="00BD4BDD" w:rsidP="00BD4B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Meta </w:t>
      </w:r>
      <w:r w:rsidR="005135B0" w:rsidRPr="00EF7A5A">
        <w:rPr>
          <w:u w:val="single"/>
        </w:rPr>
        <w:t>Feature</w:t>
      </w:r>
      <w:r w:rsidRPr="00EF7A5A">
        <w:t>:</w:t>
      </w:r>
      <w:r w:rsidRPr="00EF7A5A">
        <w:tab/>
      </w:r>
      <w:r w:rsidRPr="00EF7A5A">
        <w:rPr>
          <w:b/>
        </w:rPr>
        <w:t>Quality of Survey</w:t>
      </w:r>
      <w:r w:rsidRPr="00EF7A5A">
        <w:tab/>
      </w:r>
      <w:r w:rsidR="00B97A90" w:rsidRPr="00EF7A5A">
        <w:tab/>
      </w:r>
      <w:r w:rsidR="00B97A90" w:rsidRPr="00EF7A5A">
        <w:tab/>
      </w:r>
      <w:r w:rsidR="00B97A90" w:rsidRPr="00EF7A5A">
        <w:tab/>
      </w:r>
      <w:r w:rsidR="00B97A90" w:rsidRPr="00EF7A5A">
        <w:tab/>
        <w:t>(C,S)</w:t>
      </w:r>
      <w:r w:rsidR="00B97A90" w:rsidRPr="00EF7A5A">
        <w:tab/>
      </w:r>
      <w:r w:rsidR="00B97A90" w:rsidRPr="00EF7A5A">
        <w:tab/>
      </w:r>
      <w:r w:rsidR="00B97A90" w:rsidRPr="00EF7A5A">
        <w:tab/>
      </w:r>
      <w:r w:rsidR="00B97A90" w:rsidRPr="00EF7A5A">
        <w:tab/>
      </w:r>
      <w:r w:rsidRPr="00EF7A5A">
        <w:t>(S-101 DCEG Clause 3.</w:t>
      </w:r>
      <w:r w:rsidR="009B5CD0" w:rsidRPr="00EF7A5A">
        <w:t>1</w:t>
      </w:r>
      <w:r w:rsidR="009B5CD0">
        <w:t>1</w:t>
      </w:r>
      <w:r w:rsidRPr="00EF7A5A">
        <w:t>)</w:t>
      </w:r>
    </w:p>
    <w:p w:rsidR="006745DC" w:rsidRPr="00EF7A5A" w:rsidRDefault="000C7944" w:rsidP="009D7A24">
      <w:pPr>
        <w:jc w:val="both"/>
      </w:pPr>
      <w:r w:rsidRPr="00EF7A5A">
        <w:t xml:space="preserve">All populated attributes for </w:t>
      </w:r>
      <w:r w:rsidRPr="00EF7A5A">
        <w:rPr>
          <w:b/>
        </w:rPr>
        <w:t>M_SREL</w:t>
      </w:r>
      <w:r w:rsidRPr="00EF7A5A">
        <w:t xml:space="preserve"> will be converted to the corresponding </w:t>
      </w:r>
      <w:r w:rsidRPr="00EF7A5A">
        <w:rPr>
          <w:b/>
        </w:rPr>
        <w:t>Quality of Survey</w:t>
      </w:r>
      <w:r w:rsidRPr="00EF7A5A">
        <w:t xml:space="preserve"> attributes during the automated conversion process.</w:t>
      </w:r>
      <w:r w:rsidR="005C6026" w:rsidRPr="00EF7A5A">
        <w:t xml:space="preserve"> </w:t>
      </w:r>
      <w:r w:rsidR="00E84EFD" w:rsidRPr="00EF7A5A">
        <w:t xml:space="preserve">However, the </w:t>
      </w:r>
      <w:r w:rsidR="006745DC" w:rsidRPr="00EF7A5A">
        <w:t xml:space="preserve">S-101 enumerate type attribute </w:t>
      </w:r>
      <w:r w:rsidR="006745DC" w:rsidRPr="00EF7A5A">
        <w:rPr>
          <w:b/>
        </w:rPr>
        <w:t xml:space="preserve">quality of </w:t>
      </w:r>
      <w:r w:rsidR="00F03283" w:rsidRPr="00EF7A5A">
        <w:rPr>
          <w:b/>
        </w:rPr>
        <w:t>horizontal measurement</w:t>
      </w:r>
      <w:r w:rsidR="00F03283" w:rsidRPr="00EF7A5A">
        <w:t xml:space="preserve"> </w:t>
      </w:r>
      <w:r w:rsidR="00B97A90" w:rsidRPr="00EF7A5A">
        <w:t xml:space="preserve">for </w:t>
      </w:r>
      <w:r w:rsidR="00B97A90" w:rsidRPr="00EF7A5A">
        <w:rPr>
          <w:b/>
        </w:rPr>
        <w:t>Quality of Survey</w:t>
      </w:r>
      <w:r w:rsidR="00B97A90" w:rsidRPr="00EF7A5A">
        <w:t xml:space="preserve"> </w:t>
      </w:r>
      <w:r w:rsidR="006745DC" w:rsidRPr="00EF7A5A">
        <w:t>has restricted the list of allowable values from th</w:t>
      </w:r>
      <w:r w:rsidR="009D7A24" w:rsidRPr="00EF7A5A">
        <w:t>o</w:t>
      </w:r>
      <w:r w:rsidR="006745DC" w:rsidRPr="00EF7A5A">
        <w:t>se allowed for the S-57 attribute QUAPOS to the following:</w:t>
      </w:r>
    </w:p>
    <w:p w:rsidR="0061268D" w:rsidRPr="00EF7A5A" w:rsidRDefault="0061268D" w:rsidP="009D7A24">
      <w:pPr>
        <w:ind w:left="1418"/>
        <w:jc w:val="both"/>
      </w:pPr>
      <w:r w:rsidRPr="00EF7A5A">
        <w:rPr>
          <w:i/>
        </w:rPr>
        <w:t>4</w:t>
      </w:r>
      <w:r w:rsidR="005C6026" w:rsidRPr="00EF7A5A">
        <w:t xml:space="preserve"> </w:t>
      </w:r>
      <w:r w:rsidRPr="00EF7A5A">
        <w:t>- approximate</w:t>
      </w:r>
    </w:p>
    <w:p w:rsidR="005D10C0" w:rsidRPr="00EF7A5A" w:rsidRDefault="009D7A24" w:rsidP="009D7A24">
      <w:pPr>
        <w:spacing w:after="120"/>
        <w:jc w:val="both"/>
      </w:pPr>
      <w:r w:rsidRPr="00EF7A5A">
        <w:t>Data Producers are advised to revi</w:t>
      </w:r>
      <w:r w:rsidR="00CF6BA6" w:rsidRPr="00EF7A5A">
        <w:t>ew</w:t>
      </w:r>
      <w:r w:rsidRPr="00EF7A5A">
        <w:t xml:space="preserve"> their S-57 data holdings prior to conversion and amend any populated values for QUAPOS to </w:t>
      </w:r>
      <w:r w:rsidR="007D1C6B" w:rsidRPr="00EF7A5A">
        <w:t xml:space="preserve">value </w:t>
      </w:r>
      <w:r w:rsidR="007D1C6B" w:rsidRPr="00EF7A5A">
        <w:rPr>
          <w:i/>
        </w:rPr>
        <w:t>4</w:t>
      </w:r>
      <w:r w:rsidR="00CF6BA6" w:rsidRPr="00EF7A5A">
        <w:t>, if required</w:t>
      </w:r>
      <w:r w:rsidRPr="00EF7A5A">
        <w:t>.</w:t>
      </w:r>
      <w:r w:rsidR="005C6026" w:rsidRPr="00EF7A5A">
        <w:t xml:space="preserve"> </w:t>
      </w:r>
      <w:r w:rsidRPr="00EF7A5A">
        <w:t xml:space="preserve">Other values for QUAPOS on </w:t>
      </w:r>
      <w:r w:rsidRPr="00EF7A5A">
        <w:rPr>
          <w:b/>
        </w:rPr>
        <w:t>M_SREL</w:t>
      </w:r>
      <w:r w:rsidRPr="00EF7A5A">
        <w:t xml:space="preserve"> will not be converted across to S-101.</w:t>
      </w:r>
    </w:p>
    <w:p w:rsidR="000C7944" w:rsidRPr="00EF7A5A" w:rsidRDefault="000C7944" w:rsidP="009D7A24">
      <w:pPr>
        <w:spacing w:after="120"/>
        <w:jc w:val="both"/>
      </w:pPr>
      <w:r w:rsidRPr="00EF7A5A">
        <w:t xml:space="preserve">In S-101, the </w:t>
      </w:r>
      <w:r w:rsidRPr="00EF7A5A">
        <w:rPr>
          <w:b/>
        </w:rPr>
        <w:t>Quality of Survey</w:t>
      </w:r>
      <w:r w:rsidRPr="00EF7A5A">
        <w:t xml:space="preserve"> attributes </w:t>
      </w:r>
      <w:r w:rsidRPr="00EF7A5A">
        <w:rPr>
          <w:b/>
        </w:rPr>
        <w:t>survey authority</w:t>
      </w:r>
      <w:r w:rsidRPr="00EF7A5A">
        <w:t xml:space="preserve"> and </w:t>
      </w:r>
      <w:r w:rsidR="00277476" w:rsidRPr="00EF7A5A">
        <w:rPr>
          <w:b/>
        </w:rPr>
        <w:t>survey type</w:t>
      </w:r>
      <w:r w:rsidR="00277476" w:rsidRPr="00EF7A5A">
        <w:t xml:space="preserve">; and complex attribute </w:t>
      </w:r>
      <w:r w:rsidR="00277476" w:rsidRPr="00EF7A5A">
        <w:rPr>
          <w:b/>
        </w:rPr>
        <w:t>survey date range</w:t>
      </w:r>
      <w:r w:rsidR="00277476" w:rsidRPr="00EF7A5A">
        <w:t xml:space="preserve"> sub-attribute </w:t>
      </w:r>
      <w:r w:rsidR="00277476" w:rsidRPr="00EF7A5A">
        <w:rPr>
          <w:b/>
        </w:rPr>
        <w:t>date end</w:t>
      </w:r>
      <w:r w:rsidR="00277476" w:rsidRPr="00EF7A5A">
        <w:t xml:space="preserve"> are mandatory, while in S-57 the corresponding attributes SURATH, SURTYP and SUREND are optional.</w:t>
      </w:r>
      <w:r w:rsidR="005C6026" w:rsidRPr="00EF7A5A">
        <w:t xml:space="preserve"> </w:t>
      </w:r>
      <w:r w:rsidR="00277476" w:rsidRPr="00EF7A5A">
        <w:t>During the automated conversion process, these attributes will be populated as empty (null) if they are not included in the S-57 dataset</w:t>
      </w:r>
      <w:r w:rsidR="00D32F43" w:rsidRPr="00EF7A5A">
        <w:t>.</w:t>
      </w:r>
    </w:p>
    <w:p w:rsidR="00D32F43" w:rsidRPr="00EF7A5A" w:rsidRDefault="00D32F43">
      <w:pPr>
        <w:widowControl w:val="0"/>
        <w:spacing w:after="120"/>
        <w:jc w:val="both"/>
        <w:pPrChange w:id="356" w:author="Jeff Wootton" w:date="2024-10-10T06:28:00Z">
          <w:pPr>
            <w:spacing w:after="120"/>
            <w:jc w:val="both"/>
          </w:pPr>
        </w:pPrChange>
      </w:pPr>
      <w:r w:rsidRPr="00EF7A5A">
        <w:rPr>
          <w:b/>
        </w:rPr>
        <w:t>Quality of Survey</w:t>
      </w:r>
      <w:r w:rsidRPr="00EF7A5A">
        <w:t xml:space="preserve"> includes the attribute </w:t>
      </w:r>
      <w:r w:rsidRPr="00EF7A5A">
        <w:rPr>
          <w:b/>
        </w:rPr>
        <w:t xml:space="preserve">technique of </w:t>
      </w:r>
      <w:r w:rsidR="00DC4C60" w:rsidRPr="00EF7A5A">
        <w:rPr>
          <w:b/>
        </w:rPr>
        <w:t>vertical</w:t>
      </w:r>
      <w:r w:rsidRPr="00EF7A5A">
        <w:rPr>
          <w:b/>
        </w:rPr>
        <w:t xml:space="preserve"> measurement</w:t>
      </w:r>
      <w:r w:rsidRPr="00EF7A5A">
        <w:t xml:space="preserve"> as an allowable attribute, while for </w:t>
      </w:r>
      <w:r w:rsidRPr="00EF7A5A">
        <w:rPr>
          <w:b/>
        </w:rPr>
        <w:t>M_SREL</w:t>
      </w:r>
      <w:r w:rsidRPr="00EF7A5A">
        <w:t xml:space="preserve"> the corresponding attribute TECSOU is prohibited.</w:t>
      </w:r>
      <w:r w:rsidR="005C6026" w:rsidRPr="00EF7A5A">
        <w:t xml:space="preserve"> </w:t>
      </w:r>
      <w:r w:rsidR="007C3679" w:rsidRPr="00EF7A5A">
        <w:t xml:space="preserve">For guidance on the use of </w:t>
      </w:r>
      <w:r w:rsidR="007C3679" w:rsidRPr="00EF7A5A">
        <w:rPr>
          <w:b/>
        </w:rPr>
        <w:t xml:space="preserve">technique of </w:t>
      </w:r>
      <w:r w:rsidR="00DC4C60" w:rsidRPr="00EF7A5A">
        <w:rPr>
          <w:b/>
        </w:rPr>
        <w:t>vertical</w:t>
      </w:r>
      <w:r w:rsidR="007C3679" w:rsidRPr="00EF7A5A">
        <w:rPr>
          <w:b/>
        </w:rPr>
        <w:t xml:space="preserve"> measurement</w:t>
      </w:r>
      <w:r w:rsidR="007C3679" w:rsidRPr="00EF7A5A">
        <w:t xml:space="preserve"> for </w:t>
      </w:r>
      <w:r w:rsidR="007C3679" w:rsidRPr="00EF7A5A">
        <w:rPr>
          <w:b/>
        </w:rPr>
        <w:t>Quality of Survey</w:t>
      </w:r>
      <w:r w:rsidR="007C3679" w:rsidRPr="00EF7A5A">
        <w:t xml:space="preserve"> in S-101, see clause 2.2.3.1. </w:t>
      </w:r>
    </w:p>
    <w:p w:rsidR="006B2826" w:rsidRPr="00EF7A5A" w:rsidRDefault="006B2826" w:rsidP="009D0D7F">
      <w:pPr>
        <w:pStyle w:val="Heading4"/>
        <w:keepLines/>
        <w:widowControl/>
        <w:numPr>
          <w:ilvl w:val="3"/>
          <w:numId w:val="5"/>
        </w:numPr>
        <w:tabs>
          <w:tab w:val="clear" w:pos="720"/>
          <w:tab w:val="clear" w:pos="864"/>
          <w:tab w:val="clear" w:pos="915"/>
          <w:tab w:val="clear" w:pos="2911"/>
          <w:tab w:val="num" w:pos="851"/>
        </w:tabs>
        <w:spacing w:after="120"/>
        <w:ind w:left="851" w:hanging="851"/>
      </w:pPr>
      <w:bookmarkStart w:id="357" w:name="_Toc422735441"/>
      <w:bookmarkStart w:id="358" w:name="_Toc8629847"/>
      <w:bookmarkStart w:id="359" w:name="_Toc8629979"/>
      <w:bookmarkStart w:id="360" w:name="_Toc173416252"/>
      <w:r w:rsidRPr="00EF7A5A">
        <w:t>Quality of soundin</w:t>
      </w:r>
      <w:bookmarkEnd w:id="357"/>
      <w:r w:rsidRPr="00EF7A5A">
        <w:t>g</w:t>
      </w:r>
      <w:bookmarkEnd w:id="358"/>
      <w:bookmarkEnd w:id="359"/>
      <w:bookmarkEnd w:id="360"/>
    </w:p>
    <w:p w:rsidR="00C74028" w:rsidRPr="00EF7A5A" w:rsidRDefault="00C74028" w:rsidP="009D7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Data Producers are advised that the value QUA</w:t>
      </w:r>
      <w:r w:rsidR="00C4122B" w:rsidRPr="00EF7A5A">
        <w:t>SOU</w:t>
      </w:r>
      <w:r w:rsidRPr="00EF7A5A">
        <w:t xml:space="preserve"> = </w:t>
      </w:r>
      <w:r w:rsidRPr="00EF7A5A">
        <w:rPr>
          <w:i/>
        </w:rPr>
        <w:t>5</w:t>
      </w:r>
      <w:r w:rsidRPr="00EF7A5A">
        <w:t xml:space="preserve"> (no bottom found at value shown) is prohibited for the corresponding S-101 attribute </w:t>
      </w:r>
      <w:r w:rsidRPr="00EF7A5A">
        <w:rPr>
          <w:b/>
        </w:rPr>
        <w:t>quality of vertical measurement</w:t>
      </w:r>
      <w:r w:rsidRPr="00EF7A5A">
        <w:t>.</w:t>
      </w:r>
      <w:r w:rsidR="005C6026" w:rsidRPr="00EF7A5A">
        <w:t xml:space="preserve"> </w:t>
      </w:r>
      <w:r w:rsidR="0052158A" w:rsidRPr="00EF7A5A">
        <w:t xml:space="preserve">Where a </w:t>
      </w:r>
      <w:r w:rsidR="0052158A" w:rsidRPr="00EF7A5A">
        <w:rPr>
          <w:b/>
        </w:rPr>
        <w:t>SOUNDG</w:t>
      </w:r>
      <w:r w:rsidR="0052158A" w:rsidRPr="00EF7A5A">
        <w:t xml:space="preserve"> object carries QUA</w:t>
      </w:r>
      <w:r w:rsidR="00C4122B" w:rsidRPr="00EF7A5A">
        <w:t>SOU</w:t>
      </w:r>
      <w:r w:rsidR="0052158A" w:rsidRPr="00EF7A5A">
        <w:t xml:space="preserve"> = </w:t>
      </w:r>
      <w:r w:rsidR="0052158A" w:rsidRPr="00EF7A5A">
        <w:rPr>
          <w:i/>
        </w:rPr>
        <w:t>5</w:t>
      </w:r>
      <w:r w:rsidR="0052158A" w:rsidRPr="00EF7A5A">
        <w:t xml:space="preserve">, it will be converted to </w:t>
      </w:r>
      <w:r w:rsidR="00AF1F17" w:rsidRPr="00EF7A5A">
        <w:t xml:space="preserve">an instance of </w:t>
      </w:r>
      <w:r w:rsidR="0052158A" w:rsidRPr="00EF7A5A">
        <w:t xml:space="preserve">the S-101 </w:t>
      </w:r>
      <w:r w:rsidR="00AF1F17" w:rsidRPr="00EF7A5A">
        <w:t xml:space="preserve">Feature type </w:t>
      </w:r>
      <w:r w:rsidR="0052158A" w:rsidRPr="00EF7A5A">
        <w:rPr>
          <w:b/>
        </w:rPr>
        <w:t>Depth – No Bottom Found</w:t>
      </w:r>
      <w:r w:rsidR="0052158A" w:rsidRPr="00EF7A5A">
        <w:t>.</w:t>
      </w:r>
      <w:r w:rsidR="005C6026" w:rsidRPr="00EF7A5A">
        <w:t xml:space="preserve"> </w:t>
      </w:r>
      <w:r w:rsidR="0052158A" w:rsidRPr="00EF7A5A">
        <w:t xml:space="preserve">For any other </w:t>
      </w:r>
      <w:r w:rsidR="00E4623D" w:rsidRPr="00EF7A5A">
        <w:t>S-57 objects carrying QUA</w:t>
      </w:r>
      <w:r w:rsidR="00C4122B" w:rsidRPr="00EF7A5A">
        <w:t>SOU</w:t>
      </w:r>
      <w:r w:rsidR="00E4623D" w:rsidRPr="00EF7A5A">
        <w:t xml:space="preserve"> = </w:t>
      </w:r>
      <w:r w:rsidR="00E4623D" w:rsidRPr="00EF7A5A">
        <w:rPr>
          <w:i/>
        </w:rPr>
        <w:t>5</w:t>
      </w:r>
      <w:r w:rsidR="00E4623D" w:rsidRPr="00EF7A5A">
        <w:t>, the attribute will not be converted across to S-101.</w:t>
      </w:r>
    </w:p>
    <w:p w:rsidR="00E4623D" w:rsidRPr="00EF7A5A" w:rsidRDefault="00E4623D" w:rsidP="009D7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many </w:t>
      </w:r>
      <w:r w:rsidR="005B7C97" w:rsidRPr="00EF7A5A">
        <w:t xml:space="preserve">Feature </w:t>
      </w:r>
      <w:r w:rsidRPr="00EF7A5A">
        <w:t xml:space="preserve">types in S-101, the allowable list of enumerate values for </w:t>
      </w:r>
      <w:r w:rsidRPr="00EF7A5A">
        <w:rPr>
          <w:b/>
        </w:rPr>
        <w:t>quality of vertical measurement</w:t>
      </w:r>
      <w:r w:rsidRPr="00EF7A5A">
        <w:t xml:space="preserve"> is restricted from the full list allowable </w:t>
      </w:r>
      <w:r w:rsidR="00DB7160" w:rsidRPr="00EF7A5A">
        <w:t>for QUA</w:t>
      </w:r>
      <w:r w:rsidR="00C4122B" w:rsidRPr="00EF7A5A">
        <w:t>SOU</w:t>
      </w:r>
      <w:r w:rsidR="0070131F" w:rsidRPr="00EF7A5A">
        <w:t xml:space="preserve"> in S-57 ENCs</w:t>
      </w:r>
      <w:r w:rsidR="007875B5" w:rsidRPr="00EF7A5A">
        <w:t xml:space="preserve">, or </w:t>
      </w:r>
      <w:r w:rsidR="007875B5" w:rsidRPr="00EF7A5A">
        <w:rPr>
          <w:b/>
        </w:rPr>
        <w:t>quality of vertical measurement</w:t>
      </w:r>
      <w:r w:rsidR="007875B5" w:rsidRPr="00EF7A5A">
        <w:t xml:space="preserve"> has been prohibited</w:t>
      </w:r>
      <w:r w:rsidR="00DB7160" w:rsidRPr="00EF7A5A">
        <w:t>.</w:t>
      </w:r>
      <w:r w:rsidR="005C6026" w:rsidRPr="00EF7A5A">
        <w:t xml:space="preserve"> </w:t>
      </w:r>
      <w:r w:rsidR="00DB7160" w:rsidRPr="00EF7A5A">
        <w:t xml:space="preserve">These restrictions are </w:t>
      </w:r>
      <w:r w:rsidR="001150B2" w:rsidRPr="00EF7A5A">
        <w:t>identified</w:t>
      </w:r>
      <w:r w:rsidR="00DB7160" w:rsidRPr="00EF7A5A">
        <w:t xml:space="preserve"> against each of the </w:t>
      </w:r>
      <w:r w:rsidR="00907B68" w:rsidRPr="00EF7A5A">
        <w:t xml:space="preserve">Object </w:t>
      </w:r>
      <w:r w:rsidR="00DB7160" w:rsidRPr="00EF7A5A">
        <w:t>class/</w:t>
      </w:r>
      <w:r w:rsidR="00167D01" w:rsidRPr="00EF7A5A">
        <w:t xml:space="preserve">Feature </w:t>
      </w:r>
      <w:r w:rsidR="00DB7160" w:rsidRPr="00EF7A5A">
        <w:t>type descriptions in this document.</w:t>
      </w:r>
      <w:r w:rsidR="005C6026" w:rsidRPr="00EF7A5A">
        <w:t xml:space="preserve"> </w:t>
      </w:r>
      <w:r w:rsidR="008F1F08" w:rsidRPr="00EF7A5A">
        <w:t xml:space="preserve">Where appropriate, </w:t>
      </w:r>
      <w:r w:rsidR="00DB7160" w:rsidRPr="00EF7A5A">
        <w:t>Data Producers should check their data holdings to ensure that encoded values for QUA</w:t>
      </w:r>
      <w:r w:rsidR="00C4122B" w:rsidRPr="00EF7A5A">
        <w:t>SOU</w:t>
      </w:r>
      <w:r w:rsidR="00DB7160" w:rsidRPr="00EF7A5A">
        <w:t xml:space="preserve"> are allowable values for</w:t>
      </w:r>
      <w:r w:rsidR="0070131F" w:rsidRPr="00EF7A5A">
        <w:t xml:space="preserve"> </w:t>
      </w:r>
      <w:r w:rsidR="0070131F" w:rsidRPr="00EF7A5A">
        <w:rPr>
          <w:b/>
        </w:rPr>
        <w:t>quality of vertical measurement</w:t>
      </w:r>
      <w:r w:rsidR="0070131F" w:rsidRPr="00EF7A5A">
        <w:t xml:space="preserve"> for the relevant</w:t>
      </w:r>
      <w:r w:rsidR="00DB7160" w:rsidRPr="00EF7A5A">
        <w:t xml:space="preserve"> </w:t>
      </w:r>
      <w:r w:rsidR="0070131F" w:rsidRPr="00EF7A5A">
        <w:t xml:space="preserve">binding </w:t>
      </w:r>
      <w:r w:rsidR="00167D01" w:rsidRPr="00EF7A5A">
        <w:t>Feature type</w:t>
      </w:r>
      <w:r w:rsidR="0070131F" w:rsidRPr="00EF7A5A">
        <w:t>.</w:t>
      </w:r>
      <w:r w:rsidR="005C6026" w:rsidRPr="00EF7A5A">
        <w:t xml:space="preserve"> </w:t>
      </w:r>
      <w:r w:rsidR="0070131F" w:rsidRPr="00EF7A5A">
        <w:t>During the automated conversion process, prohibited values will not be converted across to S-101.</w:t>
      </w:r>
    </w:p>
    <w:p w:rsidR="006B2826" w:rsidRPr="00EF7A5A" w:rsidRDefault="006B2826" w:rsidP="00C93144">
      <w:pPr>
        <w:pStyle w:val="Heading4"/>
        <w:keepNext w:val="0"/>
        <w:widowControl/>
        <w:numPr>
          <w:ilvl w:val="3"/>
          <w:numId w:val="5"/>
        </w:numPr>
        <w:tabs>
          <w:tab w:val="clear" w:pos="720"/>
          <w:tab w:val="clear" w:pos="864"/>
          <w:tab w:val="clear" w:pos="915"/>
          <w:tab w:val="clear" w:pos="2911"/>
          <w:tab w:val="num" w:pos="851"/>
        </w:tabs>
        <w:spacing w:after="120"/>
        <w:ind w:left="851" w:hanging="851"/>
      </w:pPr>
      <w:bookmarkStart w:id="361" w:name="_Toc422735443"/>
      <w:bookmarkStart w:id="362" w:name="_Toc8629848"/>
      <w:bookmarkStart w:id="363" w:name="_Toc8629980"/>
      <w:bookmarkStart w:id="364" w:name="_Toc173416253"/>
      <w:r w:rsidRPr="00EF7A5A">
        <w:t>Sounding accuracy</w:t>
      </w:r>
      <w:bookmarkEnd w:id="361"/>
      <w:bookmarkEnd w:id="362"/>
      <w:bookmarkEnd w:id="363"/>
      <w:bookmarkEnd w:id="364"/>
    </w:p>
    <w:p w:rsidR="00FA77FA" w:rsidRPr="00EF7A5A" w:rsidRDefault="00FA77FA" w:rsidP="009D7A2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SOUACC will be converted to the S-101 complex attribute </w:t>
      </w:r>
      <w:r w:rsidRPr="00EF7A5A">
        <w:rPr>
          <w:b/>
        </w:rPr>
        <w:t>vertical uncertainty</w:t>
      </w:r>
      <w:r w:rsidRPr="00EF7A5A">
        <w:t xml:space="preserve">, sub-attribute </w:t>
      </w:r>
      <w:r w:rsidRPr="00EF7A5A">
        <w:rPr>
          <w:b/>
        </w:rPr>
        <w:t>uncertainty fixed</w:t>
      </w:r>
      <w:r w:rsidR="006D1ABC" w:rsidRPr="00EF7A5A">
        <w:t>.</w:t>
      </w:r>
      <w:r w:rsidR="005C6026" w:rsidRPr="00EF7A5A">
        <w:t xml:space="preserve"> </w:t>
      </w:r>
      <w:r w:rsidR="0043004E" w:rsidRPr="00EF7A5A">
        <w:t>Note</w:t>
      </w:r>
      <w:r w:rsidR="000755BA">
        <w:t>,</w:t>
      </w:r>
      <w:r w:rsidR="0043004E" w:rsidRPr="00EF7A5A">
        <w:t xml:space="preserve"> however</w:t>
      </w:r>
      <w:r w:rsidR="000755BA">
        <w:t>,</w:t>
      </w:r>
      <w:r w:rsidR="0043004E" w:rsidRPr="00EF7A5A">
        <w:t xml:space="preserve"> that while SOUACC is allowable for the Object class </w:t>
      </w:r>
      <w:r w:rsidR="0043004E" w:rsidRPr="00EF7A5A">
        <w:rPr>
          <w:b/>
        </w:rPr>
        <w:t>SWPARE</w:t>
      </w:r>
      <w:r w:rsidR="0043004E" w:rsidRPr="00EF7A5A">
        <w:t xml:space="preserve"> in S-57,</w:t>
      </w:r>
      <w:r w:rsidR="008C1AE7" w:rsidRPr="00EF7A5A">
        <w:t xml:space="preserve"> </w:t>
      </w:r>
      <w:r w:rsidR="008C1AE7" w:rsidRPr="00EF7A5A">
        <w:rPr>
          <w:b/>
        </w:rPr>
        <w:t>vertical uncertainty</w:t>
      </w:r>
      <w:r w:rsidR="0043004E" w:rsidRPr="00EF7A5A">
        <w:t xml:space="preserve"> has been prohibited for the </w:t>
      </w:r>
      <w:r w:rsidR="00167D01" w:rsidRPr="00EF7A5A">
        <w:t xml:space="preserve">Feature type </w:t>
      </w:r>
      <w:r w:rsidR="008C1AE7" w:rsidRPr="00EF7A5A">
        <w:rPr>
          <w:b/>
        </w:rPr>
        <w:t>S</w:t>
      </w:r>
      <w:r w:rsidR="0043004E" w:rsidRPr="00EF7A5A">
        <w:rPr>
          <w:b/>
        </w:rPr>
        <w:t xml:space="preserve">wept </w:t>
      </w:r>
      <w:r w:rsidR="008C1AE7" w:rsidRPr="00EF7A5A">
        <w:rPr>
          <w:b/>
        </w:rPr>
        <w:t>A</w:t>
      </w:r>
      <w:r w:rsidR="0043004E" w:rsidRPr="00EF7A5A">
        <w:rPr>
          <w:b/>
        </w:rPr>
        <w:t>rea</w:t>
      </w:r>
      <w:r w:rsidR="0043004E" w:rsidRPr="00EF7A5A">
        <w:t xml:space="preserve"> in S-101</w:t>
      </w:r>
      <w:r w:rsidR="00D61686" w:rsidRPr="00EF7A5A">
        <w:t xml:space="preserve"> (see clause 5.6)</w:t>
      </w:r>
      <w:r w:rsidR="0043004E" w:rsidRPr="00EF7A5A">
        <w:t>.</w:t>
      </w:r>
    </w:p>
    <w:p w:rsidR="006B2826" w:rsidRPr="00EF7A5A" w:rsidRDefault="006B2826" w:rsidP="00C93144">
      <w:pPr>
        <w:pStyle w:val="Heading4"/>
        <w:keepLines/>
        <w:widowControl/>
        <w:numPr>
          <w:ilvl w:val="3"/>
          <w:numId w:val="5"/>
        </w:numPr>
        <w:tabs>
          <w:tab w:val="clear" w:pos="720"/>
          <w:tab w:val="clear" w:pos="864"/>
          <w:tab w:val="clear" w:pos="915"/>
          <w:tab w:val="clear" w:pos="2911"/>
          <w:tab w:val="num" w:pos="851"/>
        </w:tabs>
        <w:spacing w:after="120"/>
        <w:ind w:left="851" w:hanging="851"/>
      </w:pPr>
      <w:bookmarkStart w:id="365" w:name="_Toc422735445"/>
      <w:bookmarkStart w:id="366" w:name="_Toc8629849"/>
      <w:bookmarkStart w:id="367" w:name="_Toc8629981"/>
      <w:bookmarkStart w:id="368" w:name="_Toc173416254"/>
      <w:r w:rsidRPr="00EF7A5A">
        <w:t>Technique of sounding measurement</w:t>
      </w:r>
      <w:bookmarkEnd w:id="365"/>
      <w:bookmarkEnd w:id="366"/>
      <w:bookmarkEnd w:id="367"/>
      <w:bookmarkEnd w:id="368"/>
    </w:p>
    <w:p w:rsidR="002F7018" w:rsidRPr="00EF7A5A" w:rsidRDefault="00DB43D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2F7018" w:rsidRPr="00EF7A5A">
        <w:t xml:space="preserve">S-101 </w:t>
      </w:r>
      <w:r w:rsidRPr="00EF7A5A">
        <w:t xml:space="preserve">enumerate type attribute </w:t>
      </w:r>
      <w:r w:rsidRPr="00EF7A5A">
        <w:rPr>
          <w:b/>
        </w:rPr>
        <w:t xml:space="preserve">technique of </w:t>
      </w:r>
      <w:r w:rsidR="00DC4C60" w:rsidRPr="00EF7A5A">
        <w:rPr>
          <w:b/>
        </w:rPr>
        <w:t>vertical</w:t>
      </w:r>
      <w:r w:rsidRPr="00EF7A5A">
        <w:rPr>
          <w:b/>
        </w:rPr>
        <w:t xml:space="preserve"> measurement</w:t>
      </w:r>
      <w:r w:rsidRPr="00EF7A5A">
        <w:t xml:space="preserve"> has </w:t>
      </w:r>
      <w:r w:rsidR="002F7018" w:rsidRPr="00EF7A5A">
        <w:t xml:space="preserve">a </w:t>
      </w:r>
      <w:r w:rsidRPr="00EF7A5A">
        <w:t xml:space="preserve">restricted list of allowable values from those allowed for the S-57 attribute TECSOU for </w:t>
      </w:r>
      <w:r w:rsidR="002F7018" w:rsidRPr="00EF7A5A">
        <w:t>the following Object classes:</w:t>
      </w:r>
    </w:p>
    <w:p w:rsidR="002F7018" w:rsidRPr="00EF7A5A" w:rsidRDefault="002F7018"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b/>
        </w:rPr>
        <w:t>DWRTCL</w:t>
      </w:r>
      <w:r w:rsidRPr="00EF7A5A">
        <w:tab/>
      </w:r>
      <w:r w:rsidRPr="00EF7A5A">
        <w:rPr>
          <w:b/>
        </w:rPr>
        <w:t>DWRTPT</w:t>
      </w:r>
      <w:r w:rsidR="007528D3" w:rsidRPr="00EF7A5A">
        <w:t xml:space="preserve"> </w:t>
      </w:r>
      <w:r w:rsidR="007528D3" w:rsidRPr="00EF7A5A">
        <w:tab/>
      </w:r>
      <w:r w:rsidR="007528D3" w:rsidRPr="00EF7A5A">
        <w:rPr>
          <w:b/>
        </w:rPr>
        <w:t>R</w:t>
      </w:r>
      <w:r w:rsidR="00316E40" w:rsidRPr="00EF7A5A">
        <w:rPr>
          <w:b/>
        </w:rPr>
        <w:t>C</w:t>
      </w:r>
      <w:r w:rsidR="007528D3" w:rsidRPr="00EF7A5A">
        <w:rPr>
          <w:b/>
        </w:rPr>
        <w:t>RT</w:t>
      </w:r>
      <w:r w:rsidR="00316E40" w:rsidRPr="00EF7A5A">
        <w:rPr>
          <w:b/>
        </w:rPr>
        <w:t>C</w:t>
      </w:r>
      <w:r w:rsidR="007528D3" w:rsidRPr="00EF7A5A">
        <w:rPr>
          <w:b/>
        </w:rPr>
        <w:t>L</w:t>
      </w:r>
      <w:r w:rsidR="007528D3" w:rsidRPr="00EF7A5A">
        <w:t xml:space="preserve"> </w:t>
      </w:r>
      <w:r w:rsidR="007528D3" w:rsidRPr="00EF7A5A">
        <w:tab/>
      </w:r>
      <w:r w:rsidR="007528D3" w:rsidRPr="00EF7A5A">
        <w:rPr>
          <w:b/>
        </w:rPr>
        <w:t>RECTRC</w:t>
      </w:r>
      <w:r w:rsidR="007528D3" w:rsidRPr="00EF7A5A">
        <w:t xml:space="preserve"> </w:t>
      </w:r>
      <w:r w:rsidR="007528D3" w:rsidRPr="00EF7A5A">
        <w:tab/>
      </w:r>
      <w:r w:rsidR="007528D3" w:rsidRPr="00EF7A5A">
        <w:rPr>
          <w:b/>
        </w:rPr>
        <w:t>SOUNDG</w:t>
      </w:r>
      <w:r w:rsidR="007528D3" w:rsidRPr="00EF7A5A">
        <w:t xml:space="preserve"> </w:t>
      </w:r>
      <w:r w:rsidR="007528D3" w:rsidRPr="00EF7A5A">
        <w:tab/>
      </w:r>
      <w:r w:rsidR="007528D3" w:rsidRPr="00EF7A5A">
        <w:rPr>
          <w:b/>
        </w:rPr>
        <w:t>TWRTPT</w:t>
      </w:r>
      <w:r w:rsidR="007528D3" w:rsidRPr="00EF7A5A">
        <w:t xml:space="preserve"> </w:t>
      </w:r>
      <w:r w:rsidR="007528D3" w:rsidRPr="00EF7A5A">
        <w:tab/>
      </w:r>
      <w:r w:rsidR="007528D3" w:rsidRPr="00EF7A5A">
        <w:rPr>
          <w:b/>
        </w:rPr>
        <w:t>M_QUAL</w:t>
      </w:r>
    </w:p>
    <w:p w:rsidR="002F7018" w:rsidRPr="00EF7A5A" w:rsidRDefault="00694D00" w:rsidP="008665B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See entries for TECSOU in </w:t>
      </w:r>
      <w:r w:rsidR="005115B2" w:rsidRPr="00EF7A5A">
        <w:t xml:space="preserve">Appendix </w:t>
      </w:r>
      <w:r w:rsidRPr="00EF7A5A">
        <w:t>A, Table A</w:t>
      </w:r>
      <w:r w:rsidR="00A92FD4" w:rsidRPr="00EF7A5A">
        <w:t>-</w:t>
      </w:r>
      <w:r w:rsidRPr="00EF7A5A">
        <w:t>2</w:t>
      </w:r>
      <w:r w:rsidR="002F7018" w:rsidRPr="00EF7A5A">
        <w:t>.</w:t>
      </w:r>
      <w:r w:rsidR="005C6026" w:rsidRPr="00EF7A5A">
        <w:t xml:space="preserve"> </w:t>
      </w:r>
      <w:r w:rsidR="004C21C4" w:rsidRPr="00EF7A5A">
        <w:t xml:space="preserve">All other instances of encoding of TECSOU will be </w:t>
      </w:r>
      <w:r w:rsidR="00B21D90" w:rsidRPr="00EF7A5A">
        <w:t>converted to</w:t>
      </w:r>
      <w:r w:rsidR="004C21C4" w:rsidRPr="00EF7A5A">
        <w:t xml:space="preserve"> the corresponding </w:t>
      </w:r>
      <w:r w:rsidR="004C21C4" w:rsidRPr="00EF7A5A">
        <w:rPr>
          <w:b/>
        </w:rPr>
        <w:t xml:space="preserve">technique of sounding measurement </w:t>
      </w:r>
      <w:r w:rsidR="004C21C4" w:rsidRPr="00EF7A5A">
        <w:t>values on conversion, except for the following:</w:t>
      </w:r>
    </w:p>
    <w:p w:rsidR="00BF3005" w:rsidRDefault="00BF3005"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TECSOU value </w:t>
      </w:r>
      <w:r>
        <w:rPr>
          <w:i/>
        </w:rPr>
        <w:t>6</w:t>
      </w:r>
      <w:r w:rsidRPr="00EF7A5A">
        <w:t xml:space="preserve"> (</w:t>
      </w:r>
      <w:r>
        <w:t>swept by wire-drag</w:t>
      </w:r>
      <w:r w:rsidRPr="00EF7A5A">
        <w:t xml:space="preserve">) is prohibited in S-101. This value has been replaced by the </w:t>
      </w:r>
      <w:r w:rsidRPr="00EF7A5A">
        <w:rPr>
          <w:b/>
        </w:rPr>
        <w:t>technique of vertical measurement</w:t>
      </w:r>
      <w:r w:rsidRPr="00EF7A5A">
        <w:t xml:space="preserve"> value </w:t>
      </w:r>
      <w:r w:rsidRPr="00EF7A5A">
        <w:rPr>
          <w:i/>
        </w:rPr>
        <w:t>1</w:t>
      </w:r>
      <w:r>
        <w:rPr>
          <w:i/>
        </w:rPr>
        <w:t>8</w:t>
      </w:r>
      <w:r w:rsidRPr="00EF7A5A">
        <w:t xml:space="preserve"> (</w:t>
      </w:r>
      <w:r>
        <w:t>mechanically swept</w:t>
      </w:r>
      <w:r w:rsidRPr="00EF7A5A">
        <w:t xml:space="preserve">). During the automated conversion process, all instances of TECSOU = </w:t>
      </w:r>
      <w:r>
        <w:rPr>
          <w:i/>
        </w:rPr>
        <w:t>6</w:t>
      </w:r>
      <w:r w:rsidRPr="00EF7A5A">
        <w:t xml:space="preserve"> will be converted to </w:t>
      </w:r>
      <w:r w:rsidRPr="00EF7A5A">
        <w:rPr>
          <w:b/>
        </w:rPr>
        <w:t>technique of vertical measurement</w:t>
      </w:r>
      <w:r w:rsidRPr="00EF7A5A">
        <w:t xml:space="preserve"> = </w:t>
      </w:r>
      <w:r w:rsidRPr="00EF7A5A">
        <w:rPr>
          <w:i/>
        </w:rPr>
        <w:t>1</w:t>
      </w:r>
      <w:r>
        <w:rPr>
          <w:i/>
        </w:rPr>
        <w:t>8</w:t>
      </w:r>
      <w:r w:rsidRPr="00EF7A5A">
        <w:t>.</w:t>
      </w:r>
    </w:p>
    <w:p w:rsidR="008010D3" w:rsidRPr="00EF7A5A" w:rsidRDefault="008010D3"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TECSOU value </w:t>
      </w:r>
      <w:r w:rsidRPr="00EF7A5A">
        <w:rPr>
          <w:i/>
        </w:rPr>
        <w:t>7</w:t>
      </w:r>
      <w:r w:rsidRPr="00EF7A5A">
        <w:t xml:space="preserve"> (found by laser) is prohibited in S-101.</w:t>
      </w:r>
      <w:r w:rsidR="005C6026" w:rsidRPr="00EF7A5A">
        <w:t xml:space="preserve"> </w:t>
      </w:r>
      <w:r w:rsidRPr="00EF7A5A">
        <w:t xml:space="preserve">This value has been replaced by the </w:t>
      </w:r>
      <w:r w:rsidRPr="00EF7A5A">
        <w:rPr>
          <w:b/>
        </w:rPr>
        <w:t xml:space="preserve">technique of </w:t>
      </w:r>
      <w:r w:rsidR="00DC4C60" w:rsidRPr="00EF7A5A">
        <w:rPr>
          <w:b/>
        </w:rPr>
        <w:t>vertical</w:t>
      </w:r>
      <w:r w:rsidRPr="00EF7A5A">
        <w:rPr>
          <w:b/>
        </w:rPr>
        <w:t xml:space="preserve"> measurement</w:t>
      </w:r>
      <w:r w:rsidRPr="00EF7A5A">
        <w:t xml:space="preserve"> value </w:t>
      </w:r>
      <w:r w:rsidRPr="00EF7A5A">
        <w:rPr>
          <w:i/>
        </w:rPr>
        <w:t>15</w:t>
      </w:r>
      <w:r w:rsidRPr="00EF7A5A">
        <w:t xml:space="preserve"> (found by LIDAR).</w:t>
      </w:r>
      <w:r w:rsidR="005C6026" w:rsidRPr="00EF7A5A">
        <w:t xml:space="preserve"> </w:t>
      </w:r>
      <w:r w:rsidRPr="00EF7A5A">
        <w:t xml:space="preserve">During the automated conversion process, all instances of TECSOU = </w:t>
      </w:r>
      <w:r w:rsidRPr="00EF7A5A">
        <w:rPr>
          <w:i/>
        </w:rPr>
        <w:t>7</w:t>
      </w:r>
      <w:r w:rsidRPr="00EF7A5A">
        <w:t xml:space="preserve"> will be converted to </w:t>
      </w:r>
      <w:r w:rsidRPr="00EF7A5A">
        <w:rPr>
          <w:b/>
        </w:rPr>
        <w:t xml:space="preserve">technique of </w:t>
      </w:r>
      <w:r w:rsidR="00DC4C60" w:rsidRPr="00EF7A5A">
        <w:rPr>
          <w:b/>
        </w:rPr>
        <w:t>vertical</w:t>
      </w:r>
      <w:r w:rsidRPr="00EF7A5A">
        <w:rPr>
          <w:b/>
        </w:rPr>
        <w:t xml:space="preserve"> measurement</w:t>
      </w:r>
      <w:r w:rsidRPr="00EF7A5A">
        <w:t xml:space="preserve"> = </w:t>
      </w:r>
      <w:r w:rsidRPr="00EF7A5A">
        <w:rPr>
          <w:i/>
        </w:rPr>
        <w:t>15</w:t>
      </w:r>
      <w:r w:rsidRPr="00EF7A5A">
        <w:t>.</w:t>
      </w:r>
    </w:p>
    <w:p w:rsidR="008010D3" w:rsidRPr="00EF7A5A" w:rsidRDefault="00D876F9"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TECSOU value </w:t>
      </w:r>
      <w:r w:rsidRPr="00EF7A5A">
        <w:rPr>
          <w:i/>
        </w:rPr>
        <w:t>14</w:t>
      </w:r>
      <w:r w:rsidRPr="00EF7A5A">
        <w:t xml:space="preserve"> (computer generated) is prohibited in S-101.</w:t>
      </w:r>
      <w:r w:rsidR="005C6026" w:rsidRPr="00EF7A5A">
        <w:t xml:space="preserve"> </w:t>
      </w:r>
      <w:r w:rsidRPr="00EF7A5A">
        <w:t xml:space="preserve">During the automated conversion process, all instances of TECSOU = </w:t>
      </w:r>
      <w:r w:rsidRPr="00EF7A5A">
        <w:rPr>
          <w:i/>
        </w:rPr>
        <w:t>14</w:t>
      </w:r>
      <w:r w:rsidRPr="00EF7A5A">
        <w:t xml:space="preserve"> will be converted to </w:t>
      </w:r>
      <w:r w:rsidRPr="00EF7A5A">
        <w:rPr>
          <w:b/>
        </w:rPr>
        <w:t xml:space="preserve">technique of </w:t>
      </w:r>
      <w:r w:rsidR="00DC4C60" w:rsidRPr="00EF7A5A">
        <w:rPr>
          <w:b/>
        </w:rPr>
        <w:t>vertical</w:t>
      </w:r>
      <w:r w:rsidRPr="00EF7A5A">
        <w:rPr>
          <w:b/>
        </w:rPr>
        <w:t xml:space="preserve"> measurement</w:t>
      </w:r>
      <w:r w:rsidRPr="00EF7A5A">
        <w:t xml:space="preserve"> = </w:t>
      </w:r>
      <w:r w:rsidRPr="00EF7A5A">
        <w:rPr>
          <w:i/>
        </w:rPr>
        <w:t>17</w:t>
      </w:r>
      <w:r w:rsidRPr="00EF7A5A">
        <w:t xml:space="preserve"> (hyperspectral imagery).</w:t>
      </w:r>
      <w:r w:rsidR="005C6026" w:rsidRPr="00EF7A5A">
        <w:t xml:space="preserve"> </w:t>
      </w:r>
      <w:r w:rsidRPr="00EF7A5A">
        <w:t>Data Producers should check their data holdings and amend as required so as to achieve the required conversion outcome.</w:t>
      </w:r>
    </w:p>
    <w:p w:rsidR="00D876F9" w:rsidRDefault="00D876F9" w:rsidP="00393A5E">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While </w:t>
      </w:r>
      <w:r w:rsidR="00DC4C60" w:rsidRPr="00EF7A5A">
        <w:t>TECSOU</w:t>
      </w:r>
      <w:r w:rsidRPr="00EF7A5A">
        <w:t xml:space="preserve"> is allowable for the Object class </w:t>
      </w:r>
      <w:r w:rsidRPr="00EF7A5A">
        <w:rPr>
          <w:b/>
        </w:rPr>
        <w:t>M_QUAL</w:t>
      </w:r>
      <w:r w:rsidRPr="00EF7A5A">
        <w:t xml:space="preserve"> in S-57, </w:t>
      </w:r>
      <w:r w:rsidR="00DC4C60" w:rsidRPr="00EF7A5A">
        <w:rPr>
          <w:b/>
        </w:rPr>
        <w:t>technique of vertical measurement</w:t>
      </w:r>
      <w:r w:rsidRPr="00EF7A5A">
        <w:t xml:space="preserve"> has been prohibited for the </w:t>
      </w:r>
      <w:r w:rsidR="00B0447E" w:rsidRPr="00EF7A5A">
        <w:t xml:space="preserve">Meta </w:t>
      </w:r>
      <w:r w:rsidR="009E4F0B" w:rsidRPr="00EF7A5A">
        <w:t xml:space="preserve">Feature </w:t>
      </w:r>
      <w:r w:rsidR="00DC4C60" w:rsidRPr="00EF7A5A">
        <w:rPr>
          <w:b/>
        </w:rPr>
        <w:t>Quality of Bathymetric Data</w:t>
      </w:r>
      <w:r w:rsidRPr="00EF7A5A">
        <w:t xml:space="preserve"> in S-101 (see clause </w:t>
      </w:r>
      <w:r w:rsidR="00B0447E" w:rsidRPr="00EF7A5A">
        <w:t>2.2.3.1</w:t>
      </w:r>
      <w:r w:rsidRPr="00EF7A5A">
        <w:t>).</w:t>
      </w:r>
    </w:p>
    <w:p w:rsidR="00393A5E" w:rsidRPr="00EF7A5A" w:rsidRDefault="00393A5E" w:rsidP="00C93144">
      <w:pPr>
        <w:pStyle w:val="ListParagraph"/>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While TECSOU is allowable for the Object class </w:t>
      </w:r>
      <w:r>
        <w:rPr>
          <w:b/>
        </w:rPr>
        <w:t>SWPARE</w:t>
      </w:r>
      <w:r w:rsidRPr="00EF7A5A">
        <w:t xml:space="preserve"> in S-57, </w:t>
      </w:r>
      <w:r w:rsidRPr="00EF7A5A">
        <w:rPr>
          <w:b/>
        </w:rPr>
        <w:t>technique of vertical measurement</w:t>
      </w:r>
      <w:r w:rsidRPr="00EF7A5A">
        <w:t xml:space="preserve"> has been prohibited for the Meta Feature </w:t>
      </w:r>
      <w:r>
        <w:rPr>
          <w:b/>
        </w:rPr>
        <w:t>Swept Area</w:t>
      </w:r>
      <w:r w:rsidRPr="00EF7A5A">
        <w:t xml:space="preserve"> in S-101 (see clause </w:t>
      </w:r>
      <w:r>
        <w:t>5.6</w:t>
      </w:r>
      <w:r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369" w:name="_Toc422735447"/>
      <w:bookmarkStart w:id="370" w:name="_Toc8629850"/>
      <w:bookmarkStart w:id="371" w:name="_Toc8629982"/>
      <w:bookmarkStart w:id="372" w:name="_Toc173416255"/>
      <w:r w:rsidRPr="00EF7A5A">
        <w:t>Accuracy</w:t>
      </w:r>
      <w:bookmarkEnd w:id="369"/>
      <w:r w:rsidRPr="00EF7A5A">
        <w:t xml:space="preserve"> of non-bathymetric data</w:t>
      </w:r>
      <w:bookmarkEnd w:id="370"/>
      <w:bookmarkEnd w:id="371"/>
      <w:bookmarkEnd w:id="372"/>
    </w:p>
    <w:p w:rsidR="006B2826" w:rsidRPr="00EF7A5A" w:rsidRDefault="006B2826" w:rsidP="00C93144">
      <w:pPr>
        <w:pStyle w:val="Heading4"/>
        <w:keepLines/>
        <w:widowControl/>
        <w:numPr>
          <w:ilvl w:val="3"/>
          <w:numId w:val="13"/>
        </w:numPr>
        <w:tabs>
          <w:tab w:val="clear" w:pos="915"/>
          <w:tab w:val="clear" w:pos="2911"/>
        </w:tabs>
        <w:spacing w:after="120"/>
      </w:pPr>
      <w:bookmarkStart w:id="373" w:name="_Toc422735449"/>
      <w:bookmarkStart w:id="374" w:name="_Toc8629851"/>
      <w:bookmarkStart w:id="375" w:name="_Toc8629983"/>
      <w:bookmarkStart w:id="376" w:name="_Toc173416256"/>
      <w:r w:rsidRPr="00EF7A5A">
        <w:t>Quality of positions</w:t>
      </w:r>
      <w:bookmarkEnd w:id="373"/>
      <w:bookmarkEnd w:id="374"/>
      <w:bookmarkEnd w:id="375"/>
      <w:bookmarkEnd w:id="376"/>
    </w:p>
    <w:p w:rsidR="006B2826" w:rsidRPr="00EF7A5A" w:rsidRDefault="00002565" w:rsidP="0000256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9E4F0B" w:rsidRPr="00EF7A5A">
        <w:rPr>
          <w:u w:val="single"/>
        </w:rPr>
        <w:t>Object</w:t>
      </w:r>
      <w:r w:rsidR="006B2826" w:rsidRPr="00EF7A5A">
        <w:rPr>
          <w:u w:val="single"/>
        </w:rPr>
        <w:t>:</w:t>
      </w:r>
      <w:r w:rsidR="006B2826" w:rsidRPr="00EF7A5A">
        <w:tab/>
      </w:r>
      <w:r w:rsidR="006B2826" w:rsidRPr="00EF7A5A">
        <w:tab/>
        <w:t>Accuracy of data (</w:t>
      </w:r>
      <w:r w:rsidR="006B2826" w:rsidRPr="00EF7A5A">
        <w:rPr>
          <w:b/>
        </w:rPr>
        <w:t>M_ACCY</w:t>
      </w:r>
      <w:r w:rsidR="006B2826" w:rsidRPr="00EF7A5A">
        <w:t>)</w:t>
      </w:r>
      <w:r w:rsidR="006B2826" w:rsidRPr="00EF7A5A">
        <w:tab/>
      </w:r>
      <w:r w:rsidR="006B2826" w:rsidRPr="00EF7A5A">
        <w:tab/>
      </w:r>
      <w:r w:rsidR="006B2826" w:rsidRPr="00EF7A5A">
        <w:tab/>
        <w:t>(A)</w:t>
      </w:r>
    </w:p>
    <w:p w:rsidR="00002565" w:rsidRPr="00EF7A5A" w:rsidRDefault="00002565" w:rsidP="0000256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Meta </w:t>
      </w:r>
      <w:r w:rsidR="009E4F0B" w:rsidRPr="00EF7A5A">
        <w:rPr>
          <w:u w:val="single"/>
        </w:rPr>
        <w:t>Feature</w:t>
      </w:r>
      <w:r w:rsidRPr="00EF7A5A">
        <w:t>:</w:t>
      </w:r>
      <w:r w:rsidRPr="00EF7A5A">
        <w:tab/>
      </w:r>
      <w:r w:rsidRPr="00EF7A5A">
        <w:rPr>
          <w:b/>
        </w:rPr>
        <w:t>Quality of Non-Bathymetric Data</w:t>
      </w:r>
      <w:r w:rsidRPr="00EF7A5A">
        <w:tab/>
        <w:t>(S)</w:t>
      </w:r>
      <w:r w:rsidRPr="00EF7A5A">
        <w:tab/>
      </w:r>
      <w:r w:rsidRPr="00EF7A5A">
        <w:tab/>
      </w:r>
      <w:r w:rsidRPr="00EF7A5A">
        <w:tab/>
      </w:r>
      <w:r w:rsidRPr="00EF7A5A">
        <w:tab/>
        <w:t>(S-101 DCEG Clause 3.</w:t>
      </w:r>
      <w:r w:rsidR="00393A5E">
        <w:t>4</w:t>
      </w:r>
      <w:r w:rsidRPr="00EF7A5A">
        <w:t>)</w:t>
      </w:r>
    </w:p>
    <w:p w:rsidR="006C44E2" w:rsidRPr="00EF7A5A" w:rsidRDefault="00A81123" w:rsidP="006C44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9E4F0B" w:rsidRPr="00EF7A5A">
        <w:t>Meta O</w:t>
      </w:r>
      <w:r w:rsidRPr="00EF7A5A">
        <w:t>bject</w:t>
      </w:r>
      <w:r w:rsidR="009E4F0B" w:rsidRPr="00EF7A5A">
        <w:t xml:space="preserve"> </w:t>
      </w:r>
      <w:r w:rsidRPr="00EF7A5A">
        <w:rPr>
          <w:b/>
        </w:rPr>
        <w:t>M_ACCY</w:t>
      </w:r>
      <w:r w:rsidRPr="00EF7A5A">
        <w:t xml:space="preserve"> and its binding attributes will be </w:t>
      </w:r>
      <w:r w:rsidR="008A7A7F" w:rsidRPr="00EF7A5A">
        <w:t>converted to</w:t>
      </w:r>
      <w:r w:rsidRPr="00EF7A5A">
        <w:t xml:space="preserve"> </w:t>
      </w:r>
      <w:r w:rsidR="009E4F0B" w:rsidRPr="00EF7A5A">
        <w:t xml:space="preserve">an instance of </w:t>
      </w:r>
      <w:r w:rsidRPr="00EF7A5A">
        <w:t xml:space="preserve">the S-101 </w:t>
      </w:r>
      <w:r w:rsidR="009E4F0B" w:rsidRPr="00EF7A5A">
        <w:t xml:space="preserve">Meta Feature </w:t>
      </w:r>
      <w:r w:rsidRPr="00EF7A5A">
        <w:rPr>
          <w:b/>
        </w:rPr>
        <w:t xml:space="preserve">Quality of Non-Bathymetric Data </w:t>
      </w:r>
      <w:r w:rsidRPr="00EF7A5A">
        <w:t>during the automated conversion process.</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77" w:name="_Toc422735451"/>
      <w:bookmarkStart w:id="378" w:name="_Toc8629852"/>
      <w:bookmarkStart w:id="379" w:name="_Toc8629984"/>
      <w:bookmarkStart w:id="380" w:name="_Toc173416257"/>
      <w:r w:rsidRPr="00EF7A5A">
        <w:t>Horizontal accuracy</w:t>
      </w:r>
      <w:bookmarkEnd w:id="377"/>
      <w:bookmarkEnd w:id="378"/>
      <w:bookmarkEnd w:id="379"/>
      <w:bookmarkEnd w:id="380"/>
    </w:p>
    <w:p w:rsidR="00370C9D" w:rsidRPr="00EF7A5A" w:rsidRDefault="00370C9D"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Values populated for the S-57 attribute HORACC will be converted to the S-101 </w:t>
      </w:r>
      <w:r w:rsidR="0032774E" w:rsidRPr="00EF7A5A">
        <w:t>sub-</w:t>
      </w:r>
      <w:r w:rsidRPr="00EF7A5A">
        <w:t xml:space="preserve">attribute </w:t>
      </w:r>
      <w:r w:rsidRPr="00EF7A5A">
        <w:rPr>
          <w:b/>
        </w:rPr>
        <w:t>horizontal distance uncertainty</w:t>
      </w:r>
      <w:r w:rsidRPr="00EF7A5A">
        <w:t>.</w:t>
      </w:r>
      <w:r w:rsidR="005C6026" w:rsidRPr="00EF7A5A">
        <w:t xml:space="preserve"> </w:t>
      </w:r>
      <w:r w:rsidRPr="00EF7A5A">
        <w:t>Note</w:t>
      </w:r>
      <w:r w:rsidR="000755BA">
        <w:t>,</w:t>
      </w:r>
      <w:r w:rsidRPr="00EF7A5A">
        <w:t xml:space="preserve"> however</w:t>
      </w:r>
      <w:r w:rsidR="000755BA">
        <w:t>,</w:t>
      </w:r>
      <w:r w:rsidRPr="00EF7A5A">
        <w:t xml:space="preserve"> that</w:t>
      </w:r>
      <w:r w:rsidR="00BA3ACE" w:rsidRPr="00EF7A5A">
        <w:t xml:space="preserve"> while HORACC is an allowable attribute for </w:t>
      </w:r>
      <w:r w:rsidR="008A1883" w:rsidRPr="00EF7A5A">
        <w:t>the following</w:t>
      </w:r>
      <w:r w:rsidR="00BA3ACE" w:rsidRPr="00EF7A5A">
        <w:t xml:space="preserve"> S-57 Object classes</w:t>
      </w:r>
      <w:r w:rsidR="008A1883" w:rsidRPr="00EF7A5A">
        <w:t>,</w:t>
      </w:r>
      <w:r w:rsidR="005259E5" w:rsidRPr="00EF7A5A">
        <w:t xml:space="preserve"> </w:t>
      </w:r>
      <w:r w:rsidR="005259E5" w:rsidRPr="00EF7A5A">
        <w:rPr>
          <w:b/>
        </w:rPr>
        <w:t>horizontal distance</w:t>
      </w:r>
      <w:r w:rsidRPr="00EF7A5A">
        <w:rPr>
          <w:b/>
        </w:rPr>
        <w:t xml:space="preserve"> uncertainty</w:t>
      </w:r>
      <w:r w:rsidRPr="00EF7A5A">
        <w:t xml:space="preserve"> </w:t>
      </w:r>
      <w:r w:rsidR="00A60B86" w:rsidRPr="00EF7A5A">
        <w:t>is</w:t>
      </w:r>
      <w:r w:rsidRPr="00EF7A5A">
        <w:t xml:space="preserve"> prohibited for the </w:t>
      </w:r>
      <w:r w:rsidR="008A1883" w:rsidRPr="00EF7A5A">
        <w:t xml:space="preserve">corresponding </w:t>
      </w:r>
      <w:r w:rsidR="005259E5" w:rsidRPr="00EF7A5A">
        <w:t>S-101 features</w:t>
      </w:r>
      <w:r w:rsidR="008A1883" w:rsidRPr="00EF7A5A">
        <w:t>,</w:t>
      </w:r>
      <w:r w:rsidR="005259E5" w:rsidRPr="00EF7A5A">
        <w:t xml:space="preserve"> </w:t>
      </w:r>
      <w:r w:rsidR="00166F5D" w:rsidRPr="00EF7A5A">
        <w:t>and will therefore not be converted</w:t>
      </w:r>
      <w:r w:rsidR="005259E5" w:rsidRPr="00EF7A5A">
        <w:t>:</w:t>
      </w:r>
    </w:p>
    <w:p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DRYDOC</w:t>
      </w:r>
      <w:r w:rsidRPr="00EF7A5A">
        <w:t>]</w:t>
      </w:r>
      <w:r w:rsidRPr="00EF7A5A">
        <w:rPr>
          <w:b/>
        </w:rPr>
        <w:tab/>
      </w:r>
      <w:r w:rsidRPr="00EF7A5A">
        <w:rPr>
          <w:b/>
        </w:rPr>
        <w:tab/>
      </w:r>
      <w:r w:rsidRPr="00EF7A5A">
        <w:rPr>
          <w:b/>
        </w:rPr>
        <w:tab/>
      </w:r>
      <w:r w:rsidR="005259E5" w:rsidRPr="00EF7A5A">
        <w:rPr>
          <w:b/>
        </w:rPr>
        <w:t>Dry Dock</w:t>
      </w:r>
    </w:p>
    <w:p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FLODOC</w:t>
      </w:r>
      <w:r w:rsidRPr="00EF7A5A">
        <w:t>]</w:t>
      </w:r>
      <w:r w:rsidRPr="00EF7A5A">
        <w:tab/>
      </w:r>
      <w:r w:rsidRPr="00EF7A5A">
        <w:tab/>
      </w:r>
      <w:r w:rsidRPr="00EF7A5A">
        <w:tab/>
      </w:r>
      <w:r w:rsidR="005259E5" w:rsidRPr="00EF7A5A">
        <w:rPr>
          <w:b/>
        </w:rPr>
        <w:t>Floating Dock</w:t>
      </w:r>
    </w:p>
    <w:p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GRIDRN</w:t>
      </w:r>
      <w:r w:rsidRPr="00EF7A5A">
        <w:t>]</w:t>
      </w:r>
      <w:r w:rsidRPr="00EF7A5A">
        <w:tab/>
      </w:r>
      <w:r w:rsidRPr="00EF7A5A">
        <w:tab/>
      </w:r>
      <w:r w:rsidRPr="00EF7A5A">
        <w:tab/>
      </w:r>
      <w:r w:rsidR="005259E5" w:rsidRPr="00EF7A5A">
        <w:rPr>
          <w:b/>
        </w:rPr>
        <w:t>Gridiron</w:t>
      </w:r>
    </w:p>
    <w:p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HULKES</w:t>
      </w:r>
      <w:r w:rsidRPr="00EF7A5A">
        <w:t>]</w:t>
      </w:r>
      <w:r w:rsidRPr="00EF7A5A">
        <w:tab/>
      </w:r>
      <w:r w:rsidRPr="00EF7A5A">
        <w:tab/>
      </w:r>
      <w:r w:rsidRPr="00EF7A5A">
        <w:tab/>
      </w:r>
      <w:r w:rsidR="00C559F6" w:rsidRPr="00EF7A5A">
        <w:rPr>
          <w:b/>
        </w:rPr>
        <w:t>Hulk</w:t>
      </w:r>
    </w:p>
    <w:p w:rsidR="00C559F6"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851"/>
        <w:jc w:val="both"/>
      </w:pPr>
      <w:r w:rsidRPr="00EF7A5A">
        <w:t>[</w:t>
      </w:r>
      <w:r w:rsidRPr="00EF7A5A">
        <w:rPr>
          <w:b/>
        </w:rPr>
        <w:t>LITFLT</w:t>
      </w:r>
      <w:r w:rsidRPr="00EF7A5A">
        <w:t>]</w:t>
      </w:r>
      <w:r w:rsidRPr="00EF7A5A">
        <w:tab/>
      </w:r>
      <w:r w:rsidRPr="00EF7A5A">
        <w:tab/>
      </w:r>
      <w:r w:rsidRPr="00EF7A5A">
        <w:tab/>
      </w:r>
      <w:r w:rsidRPr="00EF7A5A">
        <w:tab/>
      </w:r>
      <w:r w:rsidR="00C559F6" w:rsidRPr="00EF7A5A">
        <w:rPr>
          <w:b/>
        </w:rPr>
        <w:t>Light Float</w:t>
      </w:r>
    </w:p>
    <w:p w:rsidR="005259E5" w:rsidRPr="00EF7A5A" w:rsidRDefault="008A1883" w:rsidP="005259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851"/>
        <w:jc w:val="both"/>
      </w:pPr>
      <w:r w:rsidRPr="00EF7A5A">
        <w:t>[</w:t>
      </w:r>
      <w:r w:rsidRPr="00EF7A5A">
        <w:rPr>
          <w:b/>
        </w:rPr>
        <w:t>LITVES</w:t>
      </w:r>
      <w:r w:rsidRPr="00EF7A5A">
        <w:t>]</w:t>
      </w:r>
      <w:r w:rsidRPr="00EF7A5A">
        <w:tab/>
      </w:r>
      <w:r w:rsidRPr="00EF7A5A">
        <w:tab/>
      </w:r>
      <w:r w:rsidRPr="00EF7A5A">
        <w:tab/>
      </w:r>
      <w:r w:rsidRPr="00EF7A5A">
        <w:tab/>
      </w:r>
      <w:r w:rsidR="00C559F6" w:rsidRPr="00EF7A5A">
        <w:rPr>
          <w:b/>
        </w:rPr>
        <w:t>Light Vessel</w:t>
      </w:r>
    </w:p>
    <w:p w:rsidR="00C559F6" w:rsidRPr="00EF7A5A" w:rsidRDefault="00C559F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It is considered that </w:t>
      </w:r>
      <w:r w:rsidRPr="00EF7A5A">
        <w:rPr>
          <w:b/>
        </w:rPr>
        <w:t>horizontal distance uncertainty</w:t>
      </w:r>
      <w:r w:rsidRPr="00EF7A5A">
        <w:t xml:space="preserve"> is not relevant for these features in S-101.</w:t>
      </w:r>
    </w:p>
    <w:p w:rsidR="00C559F6" w:rsidRPr="00EF7A5A" w:rsidRDefault="00C559F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HORACC has been populated for </w:t>
      </w:r>
      <w:r w:rsidR="00115C4D" w:rsidRPr="00EF7A5A">
        <w:t>an</w:t>
      </w:r>
      <w:r w:rsidRPr="00EF7A5A">
        <w:t xml:space="preserve"> </w:t>
      </w:r>
      <w:r w:rsidR="005B7C97" w:rsidRPr="00EF7A5A">
        <w:t xml:space="preserve">instance of the </w:t>
      </w:r>
      <w:r w:rsidRPr="00EF7A5A">
        <w:t xml:space="preserve">S-57 </w:t>
      </w:r>
      <w:r w:rsidR="00DB5192" w:rsidRPr="00EF7A5A">
        <w:t xml:space="preserve">Object class </w:t>
      </w:r>
      <w:r w:rsidRPr="00EF7A5A">
        <w:rPr>
          <w:b/>
        </w:rPr>
        <w:t>BRIDGE</w:t>
      </w:r>
      <w:r w:rsidRPr="00EF7A5A">
        <w:t xml:space="preserve">, </w:t>
      </w:r>
      <w:r w:rsidR="00115C4D" w:rsidRPr="00EF7A5A">
        <w:t xml:space="preserve">this will be converted to </w:t>
      </w:r>
      <w:r w:rsidR="00115C4D" w:rsidRPr="00EF7A5A">
        <w:rPr>
          <w:b/>
        </w:rPr>
        <w:t>horizontal distance uncertainty</w:t>
      </w:r>
      <w:r w:rsidR="00115C4D" w:rsidRPr="00EF7A5A">
        <w:t xml:space="preserve"> on an </w:t>
      </w:r>
      <w:r w:rsidR="00DB5192" w:rsidRPr="00EF7A5A">
        <w:t xml:space="preserve">instance of the </w:t>
      </w:r>
      <w:r w:rsidR="00115C4D" w:rsidRPr="00EF7A5A">
        <w:t xml:space="preserve">S-101 </w:t>
      </w:r>
      <w:r w:rsidR="00DB5192" w:rsidRPr="00EF7A5A">
        <w:t xml:space="preserve">Feature type </w:t>
      </w:r>
      <w:r w:rsidR="00115C4D" w:rsidRPr="00EF7A5A">
        <w:rPr>
          <w:b/>
        </w:rPr>
        <w:t>Span Fixed</w:t>
      </w:r>
      <w:r w:rsidR="00115C4D" w:rsidRPr="00EF7A5A">
        <w:t xml:space="preserve"> or </w:t>
      </w:r>
      <w:r w:rsidR="00115C4D" w:rsidRPr="00EF7A5A">
        <w:rPr>
          <w:b/>
        </w:rPr>
        <w:t>Span Opening</w:t>
      </w:r>
      <w:r w:rsidR="00115C4D" w:rsidRPr="00EF7A5A">
        <w:t>, noting that</w:t>
      </w:r>
      <w:r w:rsidR="001F3D0E" w:rsidRPr="00EF7A5A">
        <w:t xml:space="preserve"> </w:t>
      </w:r>
      <w:r w:rsidR="001F3D0E" w:rsidRPr="00EF7A5A">
        <w:rPr>
          <w:b/>
        </w:rPr>
        <w:t>horizontal distance uncertainty</w:t>
      </w:r>
      <w:r w:rsidR="001F3D0E" w:rsidRPr="00EF7A5A">
        <w:t xml:space="preserve"> is prohibited for the S-101 </w:t>
      </w:r>
      <w:r w:rsidR="009E4F0B" w:rsidRPr="00EF7A5A">
        <w:t xml:space="preserve">Feature type </w:t>
      </w:r>
      <w:r w:rsidR="001F3D0E" w:rsidRPr="00EF7A5A">
        <w:rPr>
          <w:b/>
        </w:rPr>
        <w:t>Bridge</w:t>
      </w:r>
      <w:r w:rsidR="00115C4D" w:rsidRPr="00EF7A5A">
        <w:t xml:space="preserve"> (see clause 4.8.10).</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81" w:name="_Toc422735453"/>
      <w:bookmarkStart w:id="382" w:name="_Toc8629853"/>
      <w:bookmarkStart w:id="383" w:name="_Toc8629985"/>
      <w:bookmarkStart w:id="384" w:name="_Toc173416258"/>
      <w:r w:rsidRPr="00EF7A5A">
        <w:t>Vertical accuracy</w:t>
      </w:r>
      <w:bookmarkEnd w:id="381"/>
      <w:bookmarkEnd w:id="382"/>
      <w:bookmarkEnd w:id="383"/>
      <w:bookmarkEnd w:id="384"/>
    </w:p>
    <w:p w:rsidR="00D560F1" w:rsidRPr="00EF7A5A" w:rsidRDefault="00D560F1"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VERACC will be converted to the S-101 complex attribute </w:t>
      </w:r>
      <w:r w:rsidR="00CF70D6" w:rsidRPr="00EF7A5A">
        <w:rPr>
          <w:b/>
        </w:rPr>
        <w:t>vertical</w:t>
      </w:r>
      <w:r w:rsidRPr="00EF7A5A">
        <w:rPr>
          <w:b/>
        </w:rPr>
        <w:t xml:space="preserve"> uncertainty</w:t>
      </w:r>
      <w:r w:rsidR="00CF70D6" w:rsidRPr="00EF7A5A">
        <w:t xml:space="preserve">, sub-attribute </w:t>
      </w:r>
      <w:r w:rsidR="00CF70D6" w:rsidRPr="00EF7A5A">
        <w:rPr>
          <w:b/>
        </w:rPr>
        <w:t>uncertainty fixed</w:t>
      </w:r>
      <w:r w:rsidR="00CF70D6" w:rsidRPr="00EF7A5A">
        <w:t xml:space="preserve"> where allowed</w:t>
      </w:r>
      <w:r w:rsidRPr="00EF7A5A">
        <w:t>.</w:t>
      </w:r>
      <w:r w:rsidR="005C6026" w:rsidRPr="00EF7A5A">
        <w:t xml:space="preserve"> </w:t>
      </w:r>
      <w:r w:rsidRPr="00EF7A5A">
        <w:t>Note</w:t>
      </w:r>
      <w:r w:rsidR="000755BA">
        <w:t>,</w:t>
      </w:r>
      <w:r w:rsidRPr="00EF7A5A">
        <w:t xml:space="preserve"> however</w:t>
      </w:r>
      <w:r w:rsidR="000755BA">
        <w:t>,</w:t>
      </w:r>
      <w:r w:rsidRPr="00EF7A5A">
        <w:t xml:space="preserve"> that </w:t>
      </w:r>
      <w:r w:rsidR="00CF70D6" w:rsidRPr="00EF7A5A">
        <w:rPr>
          <w:b/>
        </w:rPr>
        <w:t>vertical</w:t>
      </w:r>
      <w:r w:rsidRPr="00EF7A5A">
        <w:rPr>
          <w:b/>
        </w:rPr>
        <w:t xml:space="preserve"> uncertainty</w:t>
      </w:r>
      <w:r w:rsidRPr="00EF7A5A">
        <w:t xml:space="preserve"> has been prohibited for </w:t>
      </w:r>
      <w:r w:rsidR="00CF70D6" w:rsidRPr="00EF7A5A">
        <w:t>most</w:t>
      </w:r>
      <w:r w:rsidRPr="00EF7A5A">
        <w:t xml:space="preserve"> S-101 features for which </w:t>
      </w:r>
      <w:r w:rsidR="00CF70D6" w:rsidRPr="00EF7A5A">
        <w:t>VERACC</w:t>
      </w:r>
      <w:r w:rsidRPr="00EF7A5A">
        <w:t xml:space="preserve"> is allowable for the corresponding S-57 Object class</w:t>
      </w:r>
      <w:r w:rsidR="00CF70D6" w:rsidRPr="00EF7A5A">
        <w:t xml:space="preserve">, as it is considered that </w:t>
      </w:r>
      <w:r w:rsidR="00FF2F3F" w:rsidRPr="00EF7A5A">
        <w:rPr>
          <w:b/>
        </w:rPr>
        <w:t>vertical</w:t>
      </w:r>
      <w:r w:rsidR="00CF70D6" w:rsidRPr="00EF7A5A">
        <w:rPr>
          <w:b/>
        </w:rPr>
        <w:t xml:space="preserve"> uncertainty</w:t>
      </w:r>
      <w:r w:rsidR="00CF70D6" w:rsidRPr="00EF7A5A">
        <w:t xml:space="preserve"> is not relevant for these features in S-101.</w:t>
      </w:r>
      <w:r w:rsidR="005C6026" w:rsidRPr="00EF7A5A">
        <w:t xml:space="preserve"> </w:t>
      </w:r>
      <w:r w:rsidR="00093AB0" w:rsidRPr="00EF7A5A">
        <w:t>Where this is the case, it is stated against the individual Object classes within this document.</w:t>
      </w:r>
    </w:p>
    <w:p w:rsidR="00093AB0" w:rsidRPr="00EF7A5A" w:rsidRDefault="00093AB0" w:rsidP="00093AB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Where VERACC has been populated for a</w:t>
      </w:r>
      <w:r w:rsidR="00615893" w:rsidRPr="00EF7A5A">
        <w:t>n instance of the</w:t>
      </w:r>
      <w:r w:rsidRPr="00EF7A5A">
        <w:t xml:space="preserve"> S-57</w:t>
      </w:r>
      <w:r w:rsidR="00615893" w:rsidRPr="00EF7A5A">
        <w:t xml:space="preserve"> Object class</w:t>
      </w:r>
      <w:r w:rsidRPr="00EF7A5A">
        <w:t xml:space="preserve"> </w:t>
      </w:r>
      <w:r w:rsidRPr="00EF7A5A">
        <w:rPr>
          <w:b/>
        </w:rPr>
        <w:t>BRIDGE</w:t>
      </w:r>
      <w:r w:rsidRPr="00EF7A5A">
        <w:t xml:space="preserve">, this will be converted to </w:t>
      </w:r>
      <w:r w:rsidRPr="00EF7A5A">
        <w:rPr>
          <w:b/>
        </w:rPr>
        <w:t>vertical uncertainty</w:t>
      </w:r>
      <w:r w:rsidRPr="00EF7A5A">
        <w:t>/</w:t>
      </w:r>
      <w:r w:rsidRPr="00EF7A5A">
        <w:rPr>
          <w:b/>
        </w:rPr>
        <w:t>uncertainty fixed</w:t>
      </w:r>
      <w:r w:rsidRPr="00EF7A5A">
        <w:t xml:space="preserve"> on an</w:t>
      </w:r>
      <w:r w:rsidR="00615893" w:rsidRPr="00EF7A5A">
        <w:t xml:space="preserve"> instance of the</w:t>
      </w:r>
      <w:r w:rsidRPr="00EF7A5A">
        <w:t xml:space="preserve"> S-101</w:t>
      </w:r>
      <w:r w:rsidR="00615893" w:rsidRPr="00EF7A5A">
        <w:t xml:space="preserve"> Feature type</w:t>
      </w:r>
      <w:r w:rsidRPr="00EF7A5A">
        <w:t xml:space="preserve"> </w:t>
      </w:r>
      <w:r w:rsidRPr="00EF7A5A">
        <w:rPr>
          <w:b/>
        </w:rPr>
        <w:t>Span Fixed</w:t>
      </w:r>
      <w:r w:rsidRPr="00EF7A5A">
        <w:t xml:space="preserve"> or </w:t>
      </w:r>
      <w:r w:rsidRPr="00EF7A5A">
        <w:rPr>
          <w:b/>
        </w:rPr>
        <w:t>Span Opening</w:t>
      </w:r>
      <w:r w:rsidRPr="00EF7A5A">
        <w:t xml:space="preserve">, noting that </w:t>
      </w:r>
      <w:r w:rsidRPr="00EF7A5A">
        <w:rPr>
          <w:b/>
        </w:rPr>
        <w:t>vertical uncertainty</w:t>
      </w:r>
      <w:r w:rsidRPr="00EF7A5A">
        <w:t xml:space="preserve"> is prohibited for the S-101 </w:t>
      </w:r>
      <w:r w:rsidR="00615893" w:rsidRPr="00EF7A5A">
        <w:t xml:space="preserve">Feature type </w:t>
      </w:r>
      <w:r w:rsidRPr="00EF7A5A">
        <w:rPr>
          <w:b/>
        </w:rPr>
        <w:t>Bridge</w:t>
      </w:r>
      <w:r w:rsidRPr="00EF7A5A">
        <w:t xml:space="preserve"> (see clause 4.8.10).</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385" w:name="_Toc422735455"/>
      <w:bookmarkStart w:id="386" w:name="_Toc8629854"/>
      <w:bookmarkStart w:id="387" w:name="_Toc8629986"/>
      <w:bookmarkStart w:id="388" w:name="_Toc173416259"/>
      <w:r w:rsidRPr="00EF7A5A">
        <w:t>Source of data</w:t>
      </w:r>
      <w:bookmarkEnd w:id="385"/>
      <w:bookmarkEnd w:id="386"/>
      <w:bookmarkEnd w:id="387"/>
      <w:bookmarkEnd w:id="388"/>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89" w:name="_Toc422735457"/>
      <w:bookmarkStart w:id="390" w:name="_Toc8629855"/>
      <w:bookmarkStart w:id="391" w:name="_Toc8629987"/>
      <w:bookmarkStart w:id="392" w:name="_Toc173416260"/>
      <w:r w:rsidRPr="00EF7A5A">
        <w:t>Source of bathymetric data</w:t>
      </w:r>
      <w:bookmarkEnd w:id="389"/>
      <w:bookmarkEnd w:id="390"/>
      <w:bookmarkEnd w:id="391"/>
      <w:bookmarkEnd w:id="392"/>
    </w:p>
    <w:p w:rsidR="00FA24D6" w:rsidRPr="00EF7A5A" w:rsidRDefault="00FA24D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SURATH on the </w:t>
      </w:r>
      <w:r w:rsidRPr="00EF7A5A">
        <w:rPr>
          <w:b/>
        </w:rPr>
        <w:t>M_SREL</w:t>
      </w:r>
      <w:r w:rsidRPr="00EF7A5A">
        <w:t xml:space="preserve"> Meta </w:t>
      </w:r>
      <w:r w:rsidR="00CD3822" w:rsidRPr="00EF7A5A">
        <w:t>Object</w:t>
      </w:r>
      <w:r w:rsidRPr="00EF7A5A">
        <w:t xml:space="preserve"> will be converted to the S-101 attribute </w:t>
      </w:r>
      <w:r w:rsidRPr="00EF7A5A">
        <w:rPr>
          <w:b/>
        </w:rPr>
        <w:t>survey authority</w:t>
      </w:r>
      <w:r w:rsidRPr="00EF7A5A">
        <w:t xml:space="preserve"> for the </w:t>
      </w:r>
      <w:r w:rsidRPr="00EF7A5A">
        <w:rPr>
          <w:b/>
        </w:rPr>
        <w:t>Quality of Survey</w:t>
      </w:r>
      <w:r w:rsidRPr="00EF7A5A">
        <w:t xml:space="preserve"> Meta </w:t>
      </w:r>
      <w:r w:rsidR="009E4F0B" w:rsidRPr="00EF7A5A">
        <w:t>Feature</w:t>
      </w:r>
      <w:r w:rsidRPr="00EF7A5A">
        <w:t>.</w:t>
      </w:r>
    </w:p>
    <w:p w:rsidR="00FA24D6" w:rsidRPr="00EF7A5A" w:rsidRDefault="00702E32"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There is no equivalent S-101 attribute for the S-57 attribute SORIND, as it is considered that this information is not required for S-101 ENCs.</w:t>
      </w:r>
      <w:r w:rsidR="005C6026" w:rsidRPr="00EF7A5A">
        <w:t xml:space="preserve"> </w:t>
      </w:r>
      <w:r w:rsidRPr="00EF7A5A">
        <w:t>During the automated conversion process, SORIND will not be converted across to S-101.</w:t>
      </w:r>
    </w:p>
    <w:p w:rsidR="00E8305F" w:rsidRPr="00EF7A5A" w:rsidRDefault="00E8305F"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b/>
        </w:rPr>
      </w:pPr>
      <w:r w:rsidRPr="00EF7A5A">
        <w:t>Except for reported dates, there is no equivalent S-101 attribute for the S-57 attribute SORDAT, as it is considered that this information is not required for S-101 ENCs.</w:t>
      </w:r>
      <w:r w:rsidR="005C6026" w:rsidRPr="00EF7A5A">
        <w:t xml:space="preserve"> </w:t>
      </w:r>
      <w:r w:rsidRPr="00EF7A5A">
        <w:t xml:space="preserve">In S-101, reported dates are encoded using the attribute </w:t>
      </w:r>
      <w:r w:rsidRPr="00EF7A5A">
        <w:rPr>
          <w:b/>
        </w:rPr>
        <w:t>reported date</w:t>
      </w:r>
      <w:r w:rsidRPr="00EF7A5A">
        <w:t>.</w:t>
      </w:r>
      <w:r w:rsidR="005C6026" w:rsidRPr="00EF7A5A">
        <w:t xml:space="preserve"> </w:t>
      </w:r>
      <w:r w:rsidRPr="00EF7A5A">
        <w:t xml:space="preserve">During the automated conversion process, </w:t>
      </w:r>
      <w:r w:rsidR="0063527F" w:rsidRPr="00EF7A5A">
        <w:t xml:space="preserve">where an S-57 </w:t>
      </w:r>
      <w:r w:rsidR="00CD3822" w:rsidRPr="00EF7A5A">
        <w:t>Object class</w:t>
      </w:r>
      <w:r w:rsidR="009E4F0B" w:rsidRPr="00EF7A5A">
        <w:t xml:space="preserve"> </w:t>
      </w:r>
      <w:r w:rsidR="0063527F" w:rsidRPr="00EF7A5A">
        <w:t xml:space="preserve">converts to an S-101 </w:t>
      </w:r>
      <w:r w:rsidR="00CD3822" w:rsidRPr="00EF7A5A">
        <w:t xml:space="preserve">Feature type </w:t>
      </w:r>
      <w:r w:rsidR="0063527F" w:rsidRPr="00EF7A5A">
        <w:t xml:space="preserve">having </w:t>
      </w:r>
      <w:r w:rsidR="0063527F" w:rsidRPr="00EF7A5A">
        <w:rPr>
          <w:b/>
        </w:rPr>
        <w:t>reported date</w:t>
      </w:r>
      <w:r w:rsidR="0063527F" w:rsidRPr="00EF7A5A">
        <w:t xml:space="preserve"> as an allowable attribute, values populated in SORDAT will be converted </w:t>
      </w:r>
      <w:r w:rsidR="002B5B3A" w:rsidRPr="00EF7A5A">
        <w:t xml:space="preserve">to </w:t>
      </w:r>
      <w:r w:rsidR="002B5B3A" w:rsidRPr="00EF7A5A">
        <w:rPr>
          <w:b/>
        </w:rPr>
        <w:t>reported date</w:t>
      </w:r>
      <w:r w:rsidRPr="00EF7A5A">
        <w:t>.</w:t>
      </w:r>
      <w:r w:rsidR="005C6026" w:rsidRPr="00EF7A5A">
        <w:t xml:space="preserve"> </w:t>
      </w:r>
      <w:r w:rsidR="00BC1B46" w:rsidRPr="00EF7A5A">
        <w:t>Data Producers</w:t>
      </w:r>
      <w:r w:rsidR="0063527F" w:rsidRPr="00EF7A5A">
        <w:t xml:space="preserve"> are </w:t>
      </w:r>
      <w:r w:rsidR="00DF68A2" w:rsidRPr="00EF7A5A">
        <w:t>advised</w:t>
      </w:r>
      <w:r w:rsidR="0063527F" w:rsidRPr="00EF7A5A">
        <w:t xml:space="preserve"> to evaluate their data holdings </w:t>
      </w:r>
      <w:r w:rsidR="00E46BFD" w:rsidRPr="00EF7A5A">
        <w:t>to</w:t>
      </w:r>
      <w:r w:rsidR="0063527F" w:rsidRPr="00EF7A5A">
        <w:t xml:space="preserve"> ensure</w:t>
      </w:r>
      <w:r w:rsidR="00AE26D1" w:rsidRPr="00EF7A5A">
        <w:t xml:space="preserve"> that the value populated in SORDAT </w:t>
      </w:r>
      <w:r w:rsidR="00E46BFD" w:rsidRPr="00EF7A5A">
        <w:t>for</w:t>
      </w:r>
      <w:r w:rsidR="00AE26D1" w:rsidRPr="00EF7A5A">
        <w:t xml:space="preserve"> these instances is actually the date that the instance was reported</w:t>
      </w:r>
      <w:r w:rsidR="0063527F" w:rsidRPr="00EF7A5A">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393" w:name="_Toc422735459"/>
      <w:bookmarkStart w:id="394" w:name="_Toc8629856"/>
      <w:bookmarkStart w:id="395" w:name="_Toc8629988"/>
      <w:bookmarkStart w:id="396" w:name="_Toc173416261"/>
      <w:r w:rsidRPr="00EF7A5A">
        <w:t>Source of other data</w:t>
      </w:r>
      <w:bookmarkEnd w:id="393"/>
      <w:bookmarkEnd w:id="394"/>
      <w:bookmarkEnd w:id="395"/>
      <w:bookmarkEnd w:id="396"/>
    </w:p>
    <w:p w:rsidR="006B2826" w:rsidRPr="00EF7A5A" w:rsidRDefault="00A52B5F"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As for clause 2.2.5.1 above</w:t>
      </w:r>
      <w:r w:rsidR="006B2826"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397" w:name="_Toc422735461"/>
      <w:bookmarkStart w:id="398" w:name="_Toc8629857"/>
      <w:bookmarkStart w:id="399" w:name="_Toc8629989"/>
      <w:bookmarkStart w:id="400" w:name="_Toc173416262"/>
      <w:r w:rsidRPr="00EF7A5A">
        <w:t>Compilation scale</w:t>
      </w:r>
      <w:bookmarkEnd w:id="397"/>
      <w:bookmarkEnd w:id="398"/>
      <w:bookmarkEnd w:id="399"/>
      <w:bookmarkEnd w:id="400"/>
    </w:p>
    <w:p w:rsidR="003B3EF5" w:rsidRPr="00EF7A5A" w:rsidRDefault="003B3EF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There ha</w:t>
      </w:r>
      <w:r w:rsidR="0075263B" w:rsidRPr="00EF7A5A">
        <w:t>ve</w:t>
      </w:r>
      <w:r w:rsidRPr="00EF7A5A">
        <w:t xml:space="preserve"> been significant changes made in the way that scale information relevant to S-101 compiled data is encoded in comparison to S-57</w:t>
      </w:r>
      <w:r w:rsidR="0075263B" w:rsidRPr="00EF7A5A">
        <w:t>.</w:t>
      </w:r>
      <w:r w:rsidR="005C6026" w:rsidRPr="00EF7A5A">
        <w:t xml:space="preserve"> </w:t>
      </w:r>
      <w:r w:rsidR="0075263B" w:rsidRPr="00EF7A5A">
        <w:t>Data Producers will be required to ensure that, when S-57 datasets are converted across to S-101, the scale information included in the dataset(s) is as intended, in terms of both the dataset itself and the intended performance in terms of dataset loading and unloading in ECDIS for the entire ENC portfolio.</w:t>
      </w:r>
    </w:p>
    <w:p w:rsidR="0075263B" w:rsidRPr="00EF7A5A" w:rsidRDefault="0075263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AA3FB6" w:rsidRPr="00EF7A5A">
        <w:t>compilation scale appropriate to the greater part of the data in the cell</w:t>
      </w:r>
      <w:r w:rsidRPr="00EF7A5A">
        <w:t xml:space="preserve"> provided in the “</w:t>
      </w:r>
      <w:r w:rsidR="00AA3FB6" w:rsidRPr="00EF7A5A">
        <w:t>Compilation Scale of Data</w:t>
      </w:r>
      <w:r w:rsidR="00DB5192" w:rsidRPr="00EF7A5A">
        <w:t>”</w:t>
      </w:r>
      <w:r w:rsidR="00A71960" w:rsidRPr="00EF7A5A">
        <w:t xml:space="preserve"> [CSCL]</w:t>
      </w:r>
      <w:r w:rsidRPr="00EF7A5A">
        <w:t xml:space="preserve"> subfield of the “Data Set </w:t>
      </w:r>
      <w:r w:rsidR="00AA3FB6" w:rsidRPr="00EF7A5A">
        <w:t>Parameter</w:t>
      </w:r>
      <w:r w:rsidR="00DB5192" w:rsidRPr="00EF7A5A">
        <w:t>”</w:t>
      </w:r>
      <w:r w:rsidR="00A71960" w:rsidRPr="00EF7A5A">
        <w:t xml:space="preserve"> [DSPM]</w:t>
      </w:r>
      <w:r w:rsidRPr="00EF7A5A">
        <w:t xml:space="preserve"> field </w:t>
      </w:r>
      <w:r w:rsidR="00A35780" w:rsidRPr="00EF7A5A">
        <w:t xml:space="preserve">will be </w:t>
      </w:r>
      <w:r w:rsidR="005F7E94" w:rsidRPr="00EF7A5A">
        <w:t>converted to</w:t>
      </w:r>
      <w:r w:rsidRPr="00EF7A5A">
        <w:t xml:space="preserve"> the mandatory </w:t>
      </w:r>
      <w:r w:rsidR="00FE69F6">
        <w:t>opt</w:t>
      </w:r>
      <w:r w:rsidR="00FE69F6" w:rsidRPr="00EF7A5A">
        <w:t xml:space="preserve">imumDisplayScale </w:t>
      </w:r>
      <w:r w:rsidRPr="00EF7A5A">
        <w:t>field of the Dataset Discovery Metadata for the S-101 dataset.</w:t>
      </w:r>
    </w:p>
    <w:p w:rsidR="00EF2641" w:rsidRPr="00EF7A5A" w:rsidRDefault="00AA3FB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S-101, the primary source of scale information for </w:t>
      </w:r>
      <w:r w:rsidR="00EA63AF" w:rsidRPr="00EF7A5A">
        <w:t xml:space="preserve">areas of data coverage within </w:t>
      </w:r>
      <w:r w:rsidRPr="00EF7A5A">
        <w:t xml:space="preserve">an S-101 dataset comes from the S-101 Meta </w:t>
      </w:r>
      <w:r w:rsidR="009C78EE" w:rsidRPr="00EF7A5A">
        <w:t xml:space="preserve">Feature </w:t>
      </w:r>
      <w:r w:rsidRPr="00EF7A5A">
        <w:rPr>
          <w:b/>
        </w:rPr>
        <w:t>Data Coverage</w:t>
      </w:r>
      <w:r w:rsidRPr="00EF7A5A">
        <w:t>.</w:t>
      </w:r>
      <w:r w:rsidR="005C6026" w:rsidRPr="00EF7A5A">
        <w:t xml:space="preserve"> </w:t>
      </w:r>
      <w:r w:rsidRPr="00EF7A5A">
        <w:t xml:space="preserve">This </w:t>
      </w:r>
      <w:r w:rsidR="00A43C6E" w:rsidRPr="00EF7A5A">
        <w:t xml:space="preserve">Meta </w:t>
      </w:r>
      <w:r w:rsidR="009C78EE" w:rsidRPr="00EF7A5A">
        <w:t xml:space="preserve">Feature </w:t>
      </w:r>
      <w:r w:rsidR="00A43C6E" w:rsidRPr="00EF7A5A">
        <w:t xml:space="preserve">is effectively a combination of the S-57 Meta </w:t>
      </w:r>
      <w:r w:rsidR="00167D01" w:rsidRPr="00EF7A5A">
        <w:t xml:space="preserve">Object </w:t>
      </w:r>
      <w:r w:rsidR="00A43C6E" w:rsidRPr="00EF7A5A">
        <w:t xml:space="preserve">classes </w:t>
      </w:r>
      <w:r w:rsidR="00A43C6E" w:rsidRPr="00EF7A5A">
        <w:rPr>
          <w:b/>
        </w:rPr>
        <w:t>M_COVR</w:t>
      </w:r>
      <w:r w:rsidR="00A43C6E" w:rsidRPr="00EF7A5A">
        <w:t xml:space="preserve"> and </w:t>
      </w:r>
      <w:r w:rsidR="00A43C6E" w:rsidRPr="00EF7A5A">
        <w:rPr>
          <w:b/>
        </w:rPr>
        <w:t>M_CSCL</w:t>
      </w:r>
      <w:r w:rsidR="00BF604C" w:rsidRPr="00EF7A5A">
        <w:t>.</w:t>
      </w:r>
    </w:p>
    <w:p w:rsidR="002A06C3" w:rsidRPr="00EF7A5A" w:rsidRDefault="002A06C3" w:rsidP="002A06C3">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Meta </w:t>
      </w:r>
      <w:r w:rsidR="009C78EE" w:rsidRPr="00EF7A5A">
        <w:rPr>
          <w:u w:val="single"/>
        </w:rPr>
        <w:t>Object</w:t>
      </w:r>
      <w:r w:rsidRPr="00EF7A5A">
        <w:rPr>
          <w:u w:val="single"/>
        </w:rPr>
        <w:t>:</w:t>
      </w:r>
      <w:r w:rsidRPr="00EF7A5A">
        <w:tab/>
      </w:r>
      <w:r w:rsidRPr="00EF7A5A">
        <w:tab/>
        <w:t>Coverage (</w:t>
      </w:r>
      <w:r w:rsidRPr="00EF7A5A">
        <w:rPr>
          <w:b/>
        </w:rPr>
        <w:t>M_COVR</w:t>
      </w:r>
      <w:r w:rsidRPr="00EF7A5A">
        <w:t>)</w:t>
      </w:r>
      <w:r w:rsidRPr="00EF7A5A">
        <w:tab/>
      </w:r>
      <w:r w:rsidRPr="00EF7A5A">
        <w:tab/>
      </w:r>
      <w:r w:rsidRPr="00EF7A5A">
        <w:tab/>
      </w:r>
      <w:r w:rsidRPr="00EF7A5A">
        <w:tab/>
      </w:r>
      <w:r w:rsidRPr="00EF7A5A">
        <w:tab/>
      </w:r>
      <w:r w:rsidRPr="00EF7A5A">
        <w:tab/>
      </w:r>
      <w:r w:rsidRPr="00EF7A5A">
        <w:tab/>
        <w:t>(A)</w:t>
      </w:r>
    </w:p>
    <w:p w:rsidR="00EF2641" w:rsidRPr="00EF7A5A" w:rsidRDefault="00EF2641" w:rsidP="00EF2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Meta </w:t>
      </w:r>
      <w:r w:rsidR="009C78EE" w:rsidRPr="00EF7A5A">
        <w:rPr>
          <w:u w:val="single"/>
        </w:rPr>
        <w:t>Object</w:t>
      </w:r>
      <w:r w:rsidRPr="00EF7A5A">
        <w:rPr>
          <w:u w:val="single"/>
        </w:rPr>
        <w:t>:</w:t>
      </w:r>
      <w:r w:rsidRPr="00EF7A5A">
        <w:tab/>
      </w:r>
      <w:r w:rsidRPr="00EF7A5A">
        <w:tab/>
        <w:t>Compilation scale of data (</w:t>
      </w:r>
      <w:r w:rsidRPr="00EF7A5A">
        <w:rPr>
          <w:b/>
        </w:rPr>
        <w:t>M_CSCL</w:t>
      </w:r>
      <w:r w:rsidRPr="00EF7A5A">
        <w:t>)</w:t>
      </w:r>
      <w:r w:rsidRPr="00EF7A5A">
        <w:tab/>
      </w:r>
      <w:r w:rsidRPr="00EF7A5A">
        <w:tab/>
        <w:t>(A)</w:t>
      </w:r>
    </w:p>
    <w:p w:rsidR="00EF2641" w:rsidRPr="00EF7A5A" w:rsidRDefault="00EF2641" w:rsidP="00EF2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Meta </w:t>
      </w:r>
      <w:r w:rsidR="009C78EE" w:rsidRPr="00EF7A5A">
        <w:rPr>
          <w:u w:val="single"/>
        </w:rPr>
        <w:t>Feature</w:t>
      </w:r>
      <w:r w:rsidRPr="00EF7A5A">
        <w:t>:</w:t>
      </w:r>
      <w:r w:rsidRPr="00EF7A5A">
        <w:tab/>
      </w:r>
      <w:r w:rsidRPr="00EF7A5A">
        <w:rPr>
          <w:b/>
        </w:rPr>
        <w:t xml:space="preserve">Data Coverage </w:t>
      </w:r>
      <w:r w:rsidRPr="00EF7A5A">
        <w:tab/>
      </w:r>
      <w:r w:rsidRPr="00EF7A5A">
        <w:tab/>
      </w:r>
      <w:r w:rsidRPr="00EF7A5A">
        <w:tab/>
      </w:r>
      <w:r w:rsidRPr="00EF7A5A">
        <w:tab/>
      </w:r>
      <w:r w:rsidRPr="00EF7A5A">
        <w:tab/>
      </w:r>
      <w:r w:rsidRPr="00EF7A5A">
        <w:tab/>
      </w:r>
      <w:r w:rsidRPr="00EF7A5A">
        <w:tab/>
      </w:r>
      <w:r w:rsidRPr="00EF7A5A">
        <w:tab/>
        <w:t>(S)</w:t>
      </w:r>
      <w:r w:rsidRPr="00EF7A5A">
        <w:tab/>
      </w:r>
      <w:r w:rsidRPr="00EF7A5A">
        <w:tab/>
        <w:t>(S-101 DCEG Clause 3.</w:t>
      </w:r>
      <w:r w:rsidR="00B476D5">
        <w:t>5</w:t>
      </w:r>
      <w:r w:rsidRPr="00EF7A5A">
        <w:t>)</w:t>
      </w:r>
    </w:p>
    <w:p w:rsidR="00377AB3" w:rsidRPr="00EF7A5A" w:rsidRDefault="00377AB3" w:rsidP="00EF2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See also S-101 DCEG clause 2.5.5 and S-101 Main document clause</w:t>
      </w:r>
      <w:r w:rsidR="00885B2A">
        <w:t>s 4.5 and</w:t>
      </w:r>
      <w:r w:rsidRPr="00EF7A5A">
        <w:t xml:space="preserve"> 4.</w:t>
      </w:r>
      <w:r w:rsidR="00885B2A">
        <w:t>7</w:t>
      </w:r>
      <w:r w:rsidRPr="00EF7A5A">
        <w:t xml:space="preserve"> for further information regarding S-101 data coverage and dataset loading and unloading.</w:t>
      </w:r>
    </w:p>
    <w:p w:rsidR="00AA3FB6" w:rsidRPr="00EF7A5A" w:rsidRDefault="00A43C6E"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entire area of data coverage for the S-101 dataset must be covered by one or more non-overlapping </w:t>
      </w:r>
      <w:r w:rsidRPr="00EF7A5A">
        <w:rPr>
          <w:b/>
        </w:rPr>
        <w:t>Data Coverage</w:t>
      </w:r>
      <w:r w:rsidRPr="00EF7A5A">
        <w:t xml:space="preserve"> features, having </w:t>
      </w:r>
      <w:r w:rsidR="00C66D7F">
        <w:t xml:space="preserve">scale denominator </w:t>
      </w:r>
      <w:r w:rsidRPr="00EF7A5A">
        <w:t xml:space="preserve">values for the mandatory attributes </w:t>
      </w:r>
      <w:r w:rsidRPr="00EF7A5A">
        <w:rPr>
          <w:b/>
        </w:rPr>
        <w:t>maximum display scale</w:t>
      </w:r>
      <w:r w:rsidR="00FE69F6">
        <w:t xml:space="preserve">, </w:t>
      </w:r>
      <w:r w:rsidR="00FE69F6">
        <w:rPr>
          <w:b/>
        </w:rPr>
        <w:t>optimum display scale</w:t>
      </w:r>
      <w:r w:rsidRPr="00EF7A5A">
        <w:t xml:space="preserve"> and </w:t>
      </w:r>
      <w:r w:rsidRPr="00EF7A5A">
        <w:rPr>
          <w:b/>
        </w:rPr>
        <w:t>minimum display scale</w:t>
      </w:r>
      <w:r w:rsidRPr="00EF7A5A">
        <w:t>.</w:t>
      </w:r>
      <w:r w:rsidR="005C6026" w:rsidRPr="00EF7A5A">
        <w:t xml:space="preserve"> </w:t>
      </w:r>
      <w:r w:rsidR="00EF2641" w:rsidRPr="00EF7A5A">
        <w:t>It is important to note that the values for these attributes</w:t>
      </w:r>
      <w:r w:rsidR="00B31574" w:rsidRPr="00EF7A5A">
        <w:t xml:space="preserve">, and the </w:t>
      </w:r>
      <w:r w:rsidR="00FE69F6">
        <w:t>opt</w:t>
      </w:r>
      <w:r w:rsidR="00FE69F6" w:rsidRPr="00EF7A5A">
        <w:t xml:space="preserve">imumDisplayScale </w:t>
      </w:r>
      <w:r w:rsidR="00B31574" w:rsidRPr="00EF7A5A">
        <w:t>field of the Dataset Discovery Metadata,</w:t>
      </w:r>
      <w:r w:rsidR="00EF2641" w:rsidRPr="00EF7A5A">
        <w:t xml:space="preserve"> must be taken from the following </w:t>
      </w:r>
      <w:r w:rsidR="00A92FD4" w:rsidRPr="00EF7A5A">
        <w:t>Table</w:t>
      </w:r>
      <w:r w:rsidR="00EF2641" w:rsidRPr="00EF7A5A">
        <w:t>:</w:t>
      </w:r>
    </w:p>
    <w:tbl>
      <w:tblPr>
        <w:tblW w:w="6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7"/>
        <w:gridCol w:w="2217"/>
        <w:gridCol w:w="2217"/>
        <w:tblGridChange w:id="401">
          <w:tblGrid>
            <w:gridCol w:w="2217"/>
            <w:gridCol w:w="2217"/>
            <w:gridCol w:w="2217"/>
          </w:tblGrid>
        </w:tblGridChange>
      </w:tblGrid>
      <w:tr w:rsidR="00FE69F6" w:rsidRPr="00EF7A5A" w:rsidTr="00DD2515">
        <w:trPr>
          <w:jc w:val="center"/>
        </w:trPr>
        <w:tc>
          <w:tcPr>
            <w:tcW w:w="2217" w:type="dxa"/>
            <w:shd w:val="clear" w:color="auto" w:fill="D9D9D9" w:themeFill="background1" w:themeFillShade="D9"/>
            <w:vAlign w:val="center"/>
          </w:tcPr>
          <w:p w:rsidR="00FE69F6" w:rsidRPr="00EF7A5A" w:rsidRDefault="00FE69F6" w:rsidP="002A06C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Maximum display scale</w:t>
            </w:r>
          </w:p>
        </w:tc>
        <w:tc>
          <w:tcPr>
            <w:tcW w:w="2217" w:type="dxa"/>
            <w:shd w:val="clear" w:color="auto" w:fill="D9D9D9" w:themeFill="background1" w:themeFillShade="D9"/>
          </w:tcPr>
          <w:p w:rsidR="00FE69F6" w:rsidRPr="00EF7A5A" w:rsidRDefault="00FE69F6" w:rsidP="002A06C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Pr>
                <w:b/>
                <w:sz w:val="16"/>
                <w:szCs w:val="16"/>
              </w:rPr>
              <w:t>Optimum display scale</w:t>
            </w:r>
          </w:p>
        </w:tc>
        <w:tc>
          <w:tcPr>
            <w:tcW w:w="2217" w:type="dxa"/>
            <w:shd w:val="clear" w:color="auto" w:fill="D9D9D9" w:themeFill="background1" w:themeFillShade="D9"/>
            <w:vAlign w:val="center"/>
          </w:tcPr>
          <w:p w:rsidR="00FE69F6" w:rsidRPr="00EF7A5A" w:rsidRDefault="00FE69F6" w:rsidP="002A06C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b/>
                <w:sz w:val="16"/>
                <w:szCs w:val="16"/>
              </w:rPr>
            </w:pPr>
            <w:r w:rsidRPr="00EF7A5A">
              <w:rPr>
                <w:b/>
                <w:sz w:val="16"/>
                <w:szCs w:val="16"/>
              </w:rPr>
              <w:t>Minimum display scale</w:t>
            </w:r>
          </w:p>
        </w:tc>
      </w:tr>
      <w:tr w:rsidR="000E0FE4" w:rsidRPr="00EF7A5A" w:rsidTr="000E0FE4">
        <w:trPr>
          <w:jc w:val="center"/>
        </w:trPr>
        <w:tc>
          <w:tcPr>
            <w:tcW w:w="2217" w:type="dxa"/>
            <w:vMerge w:val="restart"/>
          </w:tcPr>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ins w:id="402" w:author="Jeff Wootton" w:date="2024-07-26T09:18:00Z">
              <w:r>
                <w:rPr>
                  <w:sz w:val="16"/>
                  <w:szCs w:val="16"/>
                </w:rPr>
                <w:t>Any value</w:t>
              </w:r>
            </w:ins>
            <w:del w:id="403" w:author="Jeff Wootton" w:date="2024-07-26T09:18:00Z">
              <w:r w:rsidRPr="00EF7A5A" w:rsidDel="00667FED">
                <w:rPr>
                  <w:sz w:val="16"/>
                  <w:szCs w:val="16"/>
                </w:rPr>
                <w:delText>10,000,000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04" w:author="Jeff Wootton" w:date="2024-07-26T09:18:00Z">
              <w:r w:rsidRPr="00EF7A5A" w:rsidDel="00667FED">
                <w:rPr>
                  <w:sz w:val="16"/>
                  <w:szCs w:val="16"/>
                </w:rPr>
                <w:delText>3,500,000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05" w:author="Jeff Wootton" w:date="2024-07-26T09:18:00Z">
              <w:r w:rsidRPr="00EF7A5A" w:rsidDel="00667FED">
                <w:rPr>
                  <w:sz w:val="16"/>
                  <w:szCs w:val="16"/>
                </w:rPr>
                <w:delText>1,500,000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06" w:author="Jeff Wootton" w:date="2024-07-26T09:18:00Z">
              <w:r w:rsidRPr="00EF7A5A" w:rsidDel="00667FED">
                <w:rPr>
                  <w:sz w:val="16"/>
                  <w:szCs w:val="16"/>
                </w:rPr>
                <w:delText>700,000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07" w:author="Jeff Wootton" w:date="2024-07-26T09:18:00Z">
              <w:r w:rsidRPr="00EF7A5A" w:rsidDel="00667FED">
                <w:rPr>
                  <w:sz w:val="16"/>
                  <w:szCs w:val="16"/>
                </w:rPr>
                <w:delText>350,000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08" w:author="Jeff Wootton" w:date="2024-07-26T09:18:00Z">
              <w:r w:rsidRPr="00EF7A5A" w:rsidDel="00667FED">
                <w:rPr>
                  <w:sz w:val="16"/>
                  <w:szCs w:val="16"/>
                </w:rPr>
                <w:delText>180,000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09" w:author="Jeff Wootton" w:date="2024-07-26T09:18:00Z">
              <w:r w:rsidRPr="00EF7A5A" w:rsidDel="00667FED">
                <w:rPr>
                  <w:sz w:val="16"/>
                  <w:szCs w:val="16"/>
                </w:rPr>
                <w:delText>90,000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0" w:author="Jeff Wootton" w:date="2024-07-26T09:18:00Z">
              <w:r w:rsidRPr="00EF7A5A" w:rsidDel="00667FED">
                <w:rPr>
                  <w:sz w:val="16"/>
                  <w:szCs w:val="16"/>
                </w:rPr>
                <w:delText>45,000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1" w:author="Jeff Wootton" w:date="2024-07-26T09:18:00Z">
              <w:r w:rsidRPr="00EF7A5A" w:rsidDel="00667FED">
                <w:rPr>
                  <w:sz w:val="16"/>
                  <w:szCs w:val="16"/>
                </w:rPr>
                <w:delText>22,000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2" w:author="Jeff Wootton" w:date="2024-07-26T09:18:00Z">
              <w:r w:rsidRPr="00EF7A5A" w:rsidDel="00667FED">
                <w:rPr>
                  <w:sz w:val="16"/>
                  <w:szCs w:val="16"/>
                </w:rPr>
                <w:delText>12,000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3" w:author="Jeff Wootton" w:date="2024-07-26T09:18:00Z">
              <w:r w:rsidRPr="00EF7A5A" w:rsidDel="00667FED">
                <w:rPr>
                  <w:sz w:val="16"/>
                  <w:szCs w:val="16"/>
                </w:rPr>
                <w:delText>8,000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4" w:author="Jeff Wootton" w:date="2024-07-26T09:18:00Z">
              <w:r w:rsidRPr="00EF7A5A" w:rsidDel="00667FED">
                <w:rPr>
                  <w:sz w:val="16"/>
                  <w:szCs w:val="16"/>
                </w:rPr>
                <w:delText>4,000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5" w:author="Jeff Wootton" w:date="2024-07-26T09:18:00Z">
              <w:r w:rsidRPr="00EF7A5A" w:rsidDel="00667FED">
                <w:rPr>
                  <w:sz w:val="16"/>
                  <w:szCs w:val="16"/>
                </w:rPr>
                <w:delText>3,000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6" w:author="Jeff Wootton" w:date="2024-07-26T09:18:00Z">
              <w:r w:rsidRPr="00EF7A5A" w:rsidDel="00667FED">
                <w:rPr>
                  <w:sz w:val="16"/>
                  <w:szCs w:val="16"/>
                </w:rPr>
                <w:delText>2,000</w:delText>
              </w:r>
            </w:del>
          </w:p>
          <w:p w:rsidR="000E0FE4" w:rsidRPr="00EF7A5A" w:rsidRDefault="000E0FE4" w:rsidP="000E0F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szCs w:val="16"/>
              </w:rPr>
            </w:pPr>
            <w:del w:id="417" w:author="Jeff Wootton" w:date="2024-07-26T09:18:00Z">
              <w:r w:rsidRPr="00EF7A5A" w:rsidDel="00667FED">
                <w:rPr>
                  <w:sz w:val="16"/>
                  <w:szCs w:val="16"/>
                </w:rPr>
                <w:delText>1,000</w:delText>
              </w:r>
            </w:del>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10,000,000</w:t>
            </w:r>
          </w:p>
        </w:tc>
        <w:tc>
          <w:tcPr>
            <w:tcW w:w="2217" w:type="dxa"/>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empty (null)</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10,000,000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1,500,000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700,000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1,500,000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700,000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180,000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350,000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90,000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180,000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45,000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90,000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22,000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45,000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12,000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22,000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8,000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12,000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8,000</w:t>
            </w:r>
          </w:p>
        </w:tc>
      </w:tr>
      <w:tr w:rsidR="000E0FE4" w:rsidRPr="00EF7A5A" w:rsidTr="00DD2515">
        <w:trPr>
          <w:jc w:val="center"/>
        </w:trPr>
        <w:tc>
          <w:tcPr>
            <w:tcW w:w="2217" w:type="dxa"/>
            <w:vMerge/>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3,000</w:t>
            </w:r>
          </w:p>
        </w:tc>
        <w:tc>
          <w:tcPr>
            <w:tcW w:w="2217" w:type="dxa"/>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4,000</w:t>
            </w:r>
          </w:p>
        </w:tc>
      </w:tr>
      <w:tr w:rsidR="000E0FE4" w:rsidRPr="00EF7A5A" w:rsidTr="00883DA2">
        <w:tblPrEx>
          <w:tblW w:w="6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418" w:author="Jeff Wootton" w:date="2024-07-26T09:32:00Z">
            <w:tblPrEx>
              <w:tblW w:w="6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jc w:val="center"/>
          <w:trPrChange w:id="419" w:author="Jeff Wootton" w:date="2024-07-26T09:32:00Z">
            <w:trPr>
              <w:jc w:val="center"/>
            </w:trPr>
          </w:trPrChange>
        </w:trPr>
        <w:tc>
          <w:tcPr>
            <w:tcW w:w="2217" w:type="dxa"/>
            <w:vMerge/>
            <w:vAlign w:val="center"/>
            <w:tcPrChange w:id="420" w:author="Jeff Wootton" w:date="2024-07-26T09:32:00Z">
              <w:tcPr>
                <w:tcW w:w="2217" w:type="dxa"/>
                <w:vMerge/>
                <w:vAlign w:val="center"/>
              </w:tcPr>
            </w:tcPrChange>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tcBorders>
              <w:bottom w:val="single" w:sz="4" w:space="0" w:color="auto"/>
            </w:tcBorders>
            <w:vAlign w:val="center"/>
            <w:tcPrChange w:id="421" w:author="Jeff Wootton" w:date="2024-07-26T09:32:00Z">
              <w:tcPr>
                <w:tcW w:w="2217" w:type="dxa"/>
                <w:vAlign w:val="center"/>
              </w:tcPr>
            </w:tcPrChange>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2,000</w:t>
            </w:r>
          </w:p>
        </w:tc>
        <w:tc>
          <w:tcPr>
            <w:tcW w:w="2217" w:type="dxa"/>
            <w:tcBorders>
              <w:bottom w:val="single" w:sz="4" w:space="0" w:color="auto"/>
            </w:tcBorders>
            <w:vAlign w:val="center"/>
            <w:tcPrChange w:id="422" w:author="Jeff Wootton" w:date="2024-07-26T09:32:00Z">
              <w:tcPr>
                <w:tcW w:w="2217" w:type="dxa"/>
                <w:vAlign w:val="center"/>
              </w:tcPr>
            </w:tcPrChange>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3,000</w:t>
            </w:r>
          </w:p>
        </w:tc>
      </w:tr>
      <w:tr w:rsidR="000E0FE4" w:rsidRPr="00EF7A5A" w:rsidTr="00DD2515">
        <w:trPr>
          <w:jc w:val="center"/>
        </w:trPr>
        <w:tc>
          <w:tcPr>
            <w:tcW w:w="2217" w:type="dxa"/>
            <w:vMerge/>
            <w:tcBorders>
              <w:bottom w:val="single" w:sz="4" w:space="0" w:color="auto"/>
            </w:tcBorders>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tcBorders>
              <w:bottom w:val="single" w:sz="4" w:space="0" w:color="auto"/>
            </w:tcBorders>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1,000</w:t>
            </w:r>
          </w:p>
        </w:tc>
        <w:tc>
          <w:tcPr>
            <w:tcW w:w="2217" w:type="dxa"/>
            <w:tcBorders>
              <w:bottom w:val="single" w:sz="4" w:space="0" w:color="auto"/>
            </w:tcBorders>
            <w:vAlign w:val="center"/>
          </w:tcPr>
          <w:p w:rsidR="000E0FE4" w:rsidRPr="00EF7A5A" w:rsidRDefault="000E0FE4"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r w:rsidRPr="00EF7A5A">
              <w:rPr>
                <w:sz w:val="16"/>
                <w:szCs w:val="16"/>
              </w:rPr>
              <w:t>2,000</w:t>
            </w:r>
          </w:p>
        </w:tc>
      </w:tr>
      <w:tr w:rsidR="00FE69F6" w:rsidRPr="00EF7A5A" w:rsidDel="00667FED" w:rsidTr="00DD2515">
        <w:trPr>
          <w:jc w:val="center"/>
          <w:del w:id="423" w:author="Jeff Wootton" w:date="2024-07-26T09:18:00Z"/>
        </w:trPr>
        <w:tc>
          <w:tcPr>
            <w:tcW w:w="2217" w:type="dxa"/>
            <w:tcBorders>
              <w:bottom w:val="single" w:sz="4" w:space="0" w:color="auto"/>
            </w:tcBorders>
            <w:vAlign w:val="center"/>
          </w:tcPr>
          <w:p w:rsidR="00FE69F6" w:rsidRPr="00EF7A5A" w:rsidDel="00667FED" w:rsidRDefault="00FE69F6"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del w:id="424" w:author="Jeff Wootton" w:date="2024-07-26T09:18:00Z"/>
                <w:sz w:val="16"/>
                <w:szCs w:val="16"/>
              </w:rPr>
            </w:pPr>
            <w:del w:id="425" w:author="Jeff Wootton" w:date="2024-07-26T09:18:00Z">
              <w:r w:rsidDel="00667FED">
                <w:rPr>
                  <w:sz w:val="16"/>
                  <w:szCs w:val="16"/>
                </w:rPr>
                <w:delText>empty (null)</w:delText>
              </w:r>
            </w:del>
          </w:p>
        </w:tc>
        <w:tc>
          <w:tcPr>
            <w:tcW w:w="2217" w:type="dxa"/>
            <w:tcBorders>
              <w:bottom w:val="nil"/>
              <w:right w:val="nil"/>
            </w:tcBorders>
            <w:vAlign w:val="center"/>
          </w:tcPr>
          <w:p w:rsidR="00FE69F6" w:rsidRPr="00EF7A5A" w:rsidDel="00667FED" w:rsidRDefault="00FE69F6"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del w:id="426" w:author="Jeff Wootton" w:date="2024-07-26T09:18:00Z"/>
                <w:sz w:val="16"/>
                <w:szCs w:val="16"/>
              </w:rPr>
            </w:pPr>
          </w:p>
        </w:tc>
        <w:tc>
          <w:tcPr>
            <w:tcW w:w="2217" w:type="dxa"/>
            <w:tcBorders>
              <w:left w:val="nil"/>
              <w:bottom w:val="nil"/>
              <w:right w:val="nil"/>
            </w:tcBorders>
            <w:vAlign w:val="center"/>
          </w:tcPr>
          <w:p w:rsidR="00FE69F6" w:rsidRPr="00EF7A5A" w:rsidDel="00667FED" w:rsidRDefault="00FE69F6" w:rsidP="00FE69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del w:id="427" w:author="Jeff Wootton" w:date="2024-07-26T09:18:00Z"/>
                <w:sz w:val="16"/>
                <w:szCs w:val="16"/>
              </w:rPr>
            </w:pPr>
          </w:p>
        </w:tc>
      </w:tr>
      <w:tr w:rsidR="00FE69F6" w:rsidRPr="00EF7A5A" w:rsidTr="00DD2515">
        <w:trPr>
          <w:jc w:val="center"/>
        </w:trPr>
        <w:tc>
          <w:tcPr>
            <w:tcW w:w="2217" w:type="dxa"/>
            <w:tcBorders>
              <w:top w:val="single" w:sz="4" w:space="0" w:color="auto"/>
              <w:left w:val="nil"/>
              <w:bottom w:val="nil"/>
              <w:right w:val="nil"/>
            </w:tcBorders>
            <w:vAlign w:val="center"/>
          </w:tcPr>
          <w:p w:rsidR="00FE69F6" w:rsidRPr="00EF7A5A" w:rsidRDefault="00FE69F6" w:rsidP="005E30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both"/>
              <w:rPr>
                <w:sz w:val="16"/>
                <w:szCs w:val="16"/>
              </w:rPr>
            </w:pPr>
          </w:p>
        </w:tc>
        <w:tc>
          <w:tcPr>
            <w:tcW w:w="2217" w:type="dxa"/>
            <w:tcBorders>
              <w:top w:val="nil"/>
              <w:left w:val="nil"/>
              <w:bottom w:val="nil"/>
              <w:right w:val="nil"/>
            </w:tcBorders>
          </w:tcPr>
          <w:p w:rsidR="00FE69F6" w:rsidRPr="00EF7A5A" w:rsidRDefault="00FE69F6"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szCs w:val="16"/>
              </w:rPr>
            </w:pPr>
          </w:p>
        </w:tc>
        <w:tc>
          <w:tcPr>
            <w:tcW w:w="2217" w:type="dxa"/>
            <w:tcBorders>
              <w:top w:val="nil"/>
              <w:left w:val="nil"/>
              <w:bottom w:val="nil"/>
              <w:right w:val="nil"/>
            </w:tcBorders>
            <w:vAlign w:val="center"/>
          </w:tcPr>
          <w:p w:rsidR="00FE69F6" w:rsidRPr="00EF7A5A" w:rsidRDefault="00FE69F6" w:rsidP="00A92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szCs w:val="16"/>
              </w:rPr>
            </w:pPr>
            <w:r w:rsidRPr="00EF7A5A">
              <w:rPr>
                <w:i/>
                <w:sz w:val="16"/>
                <w:szCs w:val="16"/>
              </w:rPr>
              <w:t>Table 2-3</w:t>
            </w:r>
          </w:p>
        </w:tc>
      </w:tr>
    </w:tbl>
    <w:p w:rsidR="00B31574" w:rsidRPr="00EF7A5A" w:rsidRDefault="00B31574"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During the automated conversion process, values for the </w:t>
      </w:r>
      <w:r w:rsidR="00FE69F6">
        <w:t>opt</w:t>
      </w:r>
      <w:r w:rsidR="00FE69F6" w:rsidRPr="00EF7A5A">
        <w:t xml:space="preserve">imumDisplayScale </w:t>
      </w:r>
      <w:r w:rsidRPr="00EF7A5A">
        <w:t xml:space="preserve">field of the Dataset Discovery Metadata and the </w:t>
      </w:r>
      <w:r w:rsidR="00FE69F6">
        <w:rPr>
          <w:b/>
        </w:rPr>
        <w:t>opt</w:t>
      </w:r>
      <w:r w:rsidR="00FE69F6" w:rsidRPr="00EF7A5A">
        <w:rPr>
          <w:b/>
        </w:rPr>
        <w:t xml:space="preserve">imum </w:t>
      </w:r>
      <w:r w:rsidRPr="00EF7A5A">
        <w:rPr>
          <w:b/>
        </w:rPr>
        <w:t>display scale</w:t>
      </w:r>
      <w:r w:rsidRPr="00EF7A5A">
        <w:t xml:space="preserve"> </w:t>
      </w:r>
      <w:r w:rsidR="00C450B5" w:rsidRPr="00EF7A5A">
        <w:t xml:space="preserve">attribute </w:t>
      </w:r>
      <w:r w:rsidRPr="00EF7A5A">
        <w:t xml:space="preserve">will be directly </w:t>
      </w:r>
      <w:r w:rsidR="00C450B5" w:rsidRPr="00EF7A5A">
        <w:t>converted across from the S-57 dataset.</w:t>
      </w:r>
      <w:r w:rsidR="005C6026" w:rsidRPr="00EF7A5A">
        <w:t xml:space="preserve"> </w:t>
      </w:r>
      <w:r w:rsidR="00C450B5" w:rsidRPr="00EF7A5A">
        <w:t xml:space="preserve">If the S-57 </w:t>
      </w:r>
      <w:r w:rsidR="00C66D7F">
        <w:t xml:space="preserve">compilation </w:t>
      </w:r>
      <w:r w:rsidR="00C450B5" w:rsidRPr="00EF7A5A">
        <w:t xml:space="preserve">scale value is not equal to one of the values from </w:t>
      </w:r>
      <w:r w:rsidR="00A92FD4" w:rsidRPr="00EF7A5A">
        <w:t xml:space="preserve">Table </w:t>
      </w:r>
      <w:r w:rsidR="00C450B5" w:rsidRPr="00EF7A5A">
        <w:t>2</w:t>
      </w:r>
      <w:r w:rsidR="00A92FD4" w:rsidRPr="00EF7A5A">
        <w:t>-</w:t>
      </w:r>
      <w:r w:rsidR="00C450B5" w:rsidRPr="00EF7A5A">
        <w:t xml:space="preserve">3 above, the corresponding S-101 value will be populated as the next </w:t>
      </w:r>
      <w:r w:rsidR="00C66D7F">
        <w:t>smallest</w:t>
      </w:r>
      <w:r w:rsidR="00C66D7F" w:rsidRPr="00EF7A5A">
        <w:t xml:space="preserve"> </w:t>
      </w:r>
      <w:r w:rsidR="00C450B5" w:rsidRPr="00EF7A5A">
        <w:t>scale</w:t>
      </w:r>
      <w:r w:rsidR="00C66D7F">
        <w:t xml:space="preserve"> denominator</w:t>
      </w:r>
      <w:r w:rsidR="00C450B5" w:rsidRPr="00EF7A5A">
        <w:t xml:space="preserve"> value as taken from </w:t>
      </w:r>
      <w:r w:rsidR="00A92FD4" w:rsidRPr="00EF7A5A">
        <w:t xml:space="preserve">Table </w:t>
      </w:r>
      <w:r w:rsidR="00C450B5" w:rsidRPr="00EF7A5A">
        <w:t>2</w:t>
      </w:r>
      <w:r w:rsidR="00A92FD4" w:rsidRPr="00EF7A5A">
        <w:t>-</w:t>
      </w:r>
      <w:r w:rsidR="00C450B5" w:rsidRPr="00EF7A5A">
        <w:t>3.</w:t>
      </w:r>
    </w:p>
    <w:p w:rsidR="00D62E4B" w:rsidRPr="00EF7A5A" w:rsidRDefault="00D62E4B" w:rsidP="00D62E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an S-57 dataset containing no </w:t>
      </w:r>
      <w:r w:rsidRPr="00EF7A5A">
        <w:rPr>
          <w:b/>
        </w:rPr>
        <w:t>M_CSCL</w:t>
      </w:r>
      <w:r w:rsidRPr="00EF7A5A">
        <w:t xml:space="preserve"> Meta </w:t>
      </w:r>
      <w:r w:rsidR="009C78EE" w:rsidRPr="00EF7A5A">
        <w:t>Objects</w:t>
      </w:r>
      <w:r w:rsidRPr="00EF7A5A">
        <w:t>, a</w:t>
      </w:r>
      <w:r w:rsidR="005E3061" w:rsidRPr="00EF7A5A">
        <w:t>n S-101</w:t>
      </w:r>
      <w:r w:rsidRPr="00EF7A5A">
        <w:t xml:space="preserve"> </w:t>
      </w:r>
      <w:r w:rsidRPr="00EF7A5A">
        <w:rPr>
          <w:b/>
        </w:rPr>
        <w:t>Data Coverage</w:t>
      </w:r>
      <w:r w:rsidRPr="00EF7A5A">
        <w:t xml:space="preserve"> </w:t>
      </w:r>
      <w:r w:rsidR="009C78EE" w:rsidRPr="00EF7A5A">
        <w:t xml:space="preserve">Meta Feature </w:t>
      </w:r>
      <w:r w:rsidRPr="00EF7A5A">
        <w:t>is created</w:t>
      </w:r>
      <w:r w:rsidR="00D25E6D" w:rsidRPr="00EF7A5A">
        <w:t xml:space="preserve"> for each area of the dataset corresponding to </w:t>
      </w:r>
      <w:r w:rsidR="00D25E6D" w:rsidRPr="00EF7A5A">
        <w:rPr>
          <w:b/>
        </w:rPr>
        <w:t>M_COVR</w:t>
      </w:r>
      <w:r w:rsidR="00D25E6D" w:rsidRPr="00EF7A5A">
        <w:t xml:space="preserve"> having attribute CATCOV = </w:t>
      </w:r>
      <w:r w:rsidR="00D25E6D" w:rsidRPr="00EF7A5A">
        <w:rPr>
          <w:i/>
        </w:rPr>
        <w:t>1</w:t>
      </w:r>
      <w:r w:rsidR="00D25E6D" w:rsidRPr="00EF7A5A">
        <w:t xml:space="preserve"> (coverage available), and taking the value </w:t>
      </w:r>
      <w:r w:rsidR="005B5A5C" w:rsidRPr="00EF7A5A">
        <w:t>populated in the “Compilation Scale of Data” [</w:t>
      </w:r>
      <w:r w:rsidR="00AD738D" w:rsidRPr="00EF7A5A">
        <w:t>CSCL</w:t>
      </w:r>
      <w:r w:rsidR="005B5A5C" w:rsidRPr="00EF7A5A">
        <w:t xml:space="preserve">] subfield of the “Data Set Parameter” [DSPM] field to </w:t>
      </w:r>
      <w:r w:rsidR="00F325FE" w:rsidRPr="00EF7A5A">
        <w:t xml:space="preserve">convert to </w:t>
      </w:r>
      <w:r w:rsidR="00FE69F6">
        <w:rPr>
          <w:b/>
        </w:rPr>
        <w:t>opt</w:t>
      </w:r>
      <w:r w:rsidR="00FE69F6" w:rsidRPr="00EF7A5A">
        <w:rPr>
          <w:b/>
        </w:rPr>
        <w:t xml:space="preserve">imum </w:t>
      </w:r>
      <w:r w:rsidR="005B5A5C" w:rsidRPr="00EF7A5A">
        <w:rPr>
          <w:b/>
        </w:rPr>
        <w:t>display scale</w:t>
      </w:r>
      <w:r w:rsidR="005B5A5C" w:rsidRPr="00EF7A5A">
        <w:t xml:space="preserve"> based on the above paragraph.</w:t>
      </w:r>
    </w:p>
    <w:p w:rsidR="005B5A5C" w:rsidRPr="00EF7A5A" w:rsidRDefault="005B5A5C" w:rsidP="00D62E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an S-57 dataset contains one or more </w:t>
      </w:r>
      <w:r w:rsidRPr="00EF7A5A">
        <w:rPr>
          <w:b/>
        </w:rPr>
        <w:t>M_CSCL</w:t>
      </w:r>
      <w:r w:rsidRPr="00EF7A5A">
        <w:t xml:space="preserve"> Meta </w:t>
      </w:r>
      <w:r w:rsidR="00CD3822" w:rsidRPr="00EF7A5A">
        <w:t>Object</w:t>
      </w:r>
      <w:r w:rsidRPr="00EF7A5A">
        <w:t xml:space="preserve">s, the </w:t>
      </w:r>
      <w:r w:rsidRPr="00EF7A5A">
        <w:rPr>
          <w:b/>
        </w:rPr>
        <w:t>Data Coverage</w:t>
      </w:r>
      <w:r w:rsidRPr="00EF7A5A">
        <w:t xml:space="preserve"> Meta </w:t>
      </w:r>
      <w:r w:rsidR="009C78EE" w:rsidRPr="00EF7A5A">
        <w:t>Feature</w:t>
      </w:r>
      <w:r w:rsidR="00135C29" w:rsidRPr="00EF7A5A">
        <w:t>(s)</w:t>
      </w:r>
      <w:r w:rsidRPr="00EF7A5A">
        <w:t xml:space="preserve"> created </w:t>
      </w:r>
      <w:r w:rsidR="00135C29" w:rsidRPr="00EF7A5A">
        <w:t xml:space="preserve">from </w:t>
      </w:r>
      <w:r w:rsidR="00135C29" w:rsidRPr="00EF7A5A">
        <w:rPr>
          <w:b/>
        </w:rPr>
        <w:t>M_COVR</w:t>
      </w:r>
      <w:r w:rsidR="00135C29" w:rsidRPr="00EF7A5A">
        <w:t xml:space="preserve"> are effectively “cookie-cut” to create separate </w:t>
      </w:r>
      <w:r w:rsidR="003A0C20" w:rsidRPr="00EF7A5A">
        <w:t xml:space="preserve">disjoint </w:t>
      </w:r>
      <w:r w:rsidR="00135C29" w:rsidRPr="00EF7A5A">
        <w:rPr>
          <w:b/>
        </w:rPr>
        <w:t>Data Coverage</w:t>
      </w:r>
      <w:r w:rsidR="00135C29" w:rsidRPr="00EF7A5A">
        <w:t xml:space="preserve"> Meta </w:t>
      </w:r>
      <w:r w:rsidR="009C78EE" w:rsidRPr="00EF7A5A">
        <w:t>Feature</w:t>
      </w:r>
      <w:r w:rsidR="00135C29" w:rsidRPr="00EF7A5A">
        <w:t xml:space="preserve">(s), having </w:t>
      </w:r>
      <w:r w:rsidR="00FE69F6">
        <w:rPr>
          <w:b/>
        </w:rPr>
        <w:t>opt</w:t>
      </w:r>
      <w:r w:rsidR="00FE69F6" w:rsidRPr="00EF7A5A">
        <w:rPr>
          <w:b/>
        </w:rPr>
        <w:t xml:space="preserve">imum </w:t>
      </w:r>
      <w:r w:rsidR="00135C29" w:rsidRPr="00EF7A5A">
        <w:rPr>
          <w:b/>
        </w:rPr>
        <w:t>display scale</w:t>
      </w:r>
      <w:r w:rsidR="00135C29" w:rsidRPr="00EF7A5A">
        <w:t xml:space="preserve"> </w:t>
      </w:r>
      <w:r w:rsidR="00F325FE" w:rsidRPr="00EF7A5A">
        <w:t xml:space="preserve">converted </w:t>
      </w:r>
      <w:r w:rsidR="00135C29" w:rsidRPr="00EF7A5A">
        <w:t>in accordance with the</w:t>
      </w:r>
      <w:r w:rsidR="006275EB">
        <w:t xml:space="preserve"> scale denominator</w:t>
      </w:r>
      <w:r w:rsidR="00135C29" w:rsidRPr="00EF7A5A">
        <w:t xml:space="preserve"> value populated for the attribute CSCALE for the </w:t>
      </w:r>
      <w:r w:rsidR="00135C29" w:rsidRPr="00EF7A5A">
        <w:rPr>
          <w:b/>
        </w:rPr>
        <w:t>M_CSCL</w:t>
      </w:r>
      <w:r w:rsidR="00F337D8" w:rsidRPr="00EF7A5A">
        <w:t xml:space="preserve"> based on </w:t>
      </w:r>
      <w:r w:rsidR="00CD5DD6" w:rsidRPr="00EF7A5A">
        <w:t xml:space="preserve">Table </w:t>
      </w:r>
      <w:r w:rsidR="00F337D8" w:rsidRPr="00EF7A5A">
        <w:t>2</w:t>
      </w:r>
      <w:r w:rsidR="00CD5DD6" w:rsidRPr="00EF7A5A">
        <w:t>-</w:t>
      </w:r>
      <w:r w:rsidR="00F337D8" w:rsidRPr="00EF7A5A">
        <w:t xml:space="preserve">3 </w:t>
      </w:r>
      <w:r w:rsidR="00C01E1A" w:rsidRPr="00EF7A5A">
        <w:t xml:space="preserve">and </w:t>
      </w:r>
      <w:r w:rsidR="00F337D8" w:rsidRPr="00EF7A5A">
        <w:t>above</w:t>
      </w:r>
      <w:r w:rsidR="00C01E1A" w:rsidRPr="00EF7A5A">
        <w:t xml:space="preserve"> paragraphs</w:t>
      </w:r>
      <w:r w:rsidR="00135C29" w:rsidRPr="00EF7A5A">
        <w:t>.</w:t>
      </w:r>
    </w:p>
    <w:p w:rsidR="00D62E4B" w:rsidRDefault="00D62E4B"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 all cases during the automated conversion process, the mandatory attribute </w:t>
      </w:r>
      <w:r w:rsidRPr="00EF7A5A">
        <w:rPr>
          <w:b/>
        </w:rPr>
        <w:t>minimum display scale</w:t>
      </w:r>
      <w:r w:rsidRPr="00EF7A5A">
        <w:t xml:space="preserve"> will be set to an empty (null) value.</w:t>
      </w:r>
      <w:r w:rsidR="005C6026" w:rsidRPr="00EF7A5A">
        <w:t xml:space="preserve"> </w:t>
      </w:r>
      <w:r w:rsidR="005E3061" w:rsidRPr="00EF7A5A">
        <w:t xml:space="preserve">Data Producers will be required to manually populate this attribute in accordance with the intended ECDIS performance, based on the </w:t>
      </w:r>
      <w:r w:rsidR="00682B53" w:rsidRPr="00EF7A5A">
        <w:t xml:space="preserve">available S-101 </w:t>
      </w:r>
      <w:r w:rsidR="005E3061" w:rsidRPr="00EF7A5A">
        <w:t>ENC portfolio</w:t>
      </w:r>
      <w:ins w:id="428" w:author="Jeff Wootton" w:date="2024-07-26T09:37:00Z">
        <w:r w:rsidR="005D4725">
          <w:t xml:space="preserve"> and noting that</w:t>
        </w:r>
        <w:r w:rsidR="00A159D7">
          <w:t xml:space="preserve"> </w:t>
        </w:r>
      </w:ins>
      <w:ins w:id="429" w:author="Jeff Wootton" w:date="2024-07-26T09:38:00Z">
        <w:r w:rsidR="00A159D7">
          <w:t>common values of</w:t>
        </w:r>
      </w:ins>
      <w:ins w:id="430" w:author="Jeff Wootton" w:date="2024-07-26T09:37:00Z">
        <w:r w:rsidR="005D4725">
          <w:t xml:space="preserve"> </w:t>
        </w:r>
        <w:r w:rsidR="00B92D6F">
          <w:rPr>
            <w:b/>
            <w:bCs/>
          </w:rPr>
          <w:t>minimum display scale</w:t>
        </w:r>
        <w:r w:rsidR="00B92D6F">
          <w:t xml:space="preserve"> </w:t>
        </w:r>
      </w:ins>
      <w:ins w:id="431" w:author="Jeff Wootton" w:date="2024-07-26T09:38:00Z">
        <w:r w:rsidR="003740BF">
          <w:t xml:space="preserve">in adjoining datasets </w:t>
        </w:r>
      </w:ins>
      <w:ins w:id="432" w:author="Jeff Wootton" w:date="2024-07-26T09:37:00Z">
        <w:r w:rsidR="00B92D6F">
          <w:t xml:space="preserve">is an indicator in ECDIS that </w:t>
        </w:r>
      </w:ins>
      <w:ins w:id="433" w:author="Jeff Wootton" w:date="2024-07-26T09:38:00Z">
        <w:r w:rsidR="003740BF">
          <w:t>the datasets are intended to be displayed seamlessly</w:t>
        </w:r>
      </w:ins>
      <w:r w:rsidR="005E3061" w:rsidRPr="00EF7A5A">
        <w:t>.</w:t>
      </w:r>
    </w:p>
    <w:p w:rsidR="00B476D5" w:rsidRDefault="00B476D5" w:rsidP="00B476D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434" w:author="Jeff Wootton" w:date="2024-07-26T09:39:00Z"/>
        </w:rPr>
      </w:pPr>
      <w:r>
        <w:t>D</w:t>
      </w:r>
      <w:r w:rsidRPr="00EF7A5A">
        <w:t xml:space="preserve">uring the automated conversion process, the mandatory attribute </w:t>
      </w:r>
      <w:r>
        <w:rPr>
          <w:b/>
        </w:rPr>
        <w:t>max</w:t>
      </w:r>
      <w:r w:rsidRPr="00EF7A5A">
        <w:rPr>
          <w:b/>
        </w:rPr>
        <w:t>imum display scale</w:t>
      </w:r>
      <w:r w:rsidRPr="00EF7A5A">
        <w:t xml:space="preserve"> </w:t>
      </w:r>
      <w:r>
        <w:t>should</w:t>
      </w:r>
      <w:r w:rsidRPr="00EF7A5A">
        <w:t xml:space="preserve"> be set to</w:t>
      </w:r>
      <w:ins w:id="435" w:author="Jeff Wootton" w:date="2024-07-26T09:27:00Z">
        <w:r w:rsidR="00D927C8">
          <w:t xml:space="preserve"> a value corre</w:t>
        </w:r>
        <w:r w:rsidR="00DC6AE5">
          <w:t>sponding to</w:t>
        </w:r>
      </w:ins>
      <w:r w:rsidRPr="00EF7A5A">
        <w:t xml:space="preserve"> </w:t>
      </w:r>
      <w:del w:id="436" w:author="Jeff Wootton" w:date="2024-07-26T09:27:00Z">
        <w:r w:rsidR="00C66D7F" w:rsidDel="00DB476E">
          <w:delText>the next smallest scale denominator value than the</w:delText>
        </w:r>
      </w:del>
      <w:ins w:id="437" w:author="Jeff Wootton" w:date="2024-07-26T09:27:00Z">
        <w:r w:rsidR="00DB476E">
          <w:t>half</w:t>
        </w:r>
        <w:r w:rsidR="00D927C8">
          <w:t xml:space="preserve"> the</w:t>
        </w:r>
      </w:ins>
      <w:r w:rsidR="00C66D7F">
        <w:t xml:space="preserve"> value populated for </w:t>
      </w:r>
      <w:r w:rsidR="00C66D7F">
        <w:rPr>
          <w:b/>
        </w:rPr>
        <w:t>optimum display scale</w:t>
      </w:r>
      <w:ins w:id="438" w:author="Jeff Wootton" w:date="2024-07-26T09:28:00Z">
        <w:r w:rsidR="00A142C7">
          <w:rPr>
            <w:bCs/>
          </w:rPr>
          <w:t xml:space="preserve"> (for example </w:t>
        </w:r>
        <w:r w:rsidR="00237F65">
          <w:rPr>
            <w:bCs/>
          </w:rPr>
          <w:t xml:space="preserve">if </w:t>
        </w:r>
        <w:r w:rsidR="00237F65">
          <w:rPr>
            <w:b/>
          </w:rPr>
          <w:t>optimum d</w:t>
        </w:r>
      </w:ins>
      <w:ins w:id="439" w:author="Jeff Wootton" w:date="2024-07-26T09:29:00Z">
        <w:r w:rsidR="00237F65">
          <w:rPr>
            <w:b/>
          </w:rPr>
          <w:t>isplay scale</w:t>
        </w:r>
        <w:r w:rsidR="00237F65">
          <w:rPr>
            <w:bCs/>
          </w:rPr>
          <w:t xml:space="preserve"> is populated as </w:t>
        </w:r>
        <w:r w:rsidR="00237F65">
          <w:rPr>
            <w:bCs/>
            <w:i/>
            <w:iCs/>
          </w:rPr>
          <w:t>45000</w:t>
        </w:r>
        <w:r w:rsidR="00FF6B5D">
          <w:rPr>
            <w:bCs/>
          </w:rPr>
          <w:t xml:space="preserve"> then </w:t>
        </w:r>
        <w:r w:rsidR="00FF6B5D">
          <w:rPr>
            <w:b/>
          </w:rPr>
          <w:t>maximum display scale</w:t>
        </w:r>
        <w:r w:rsidR="00FF6B5D">
          <w:rPr>
            <w:bCs/>
          </w:rPr>
          <w:t xml:space="preserve"> </w:t>
        </w:r>
        <w:r w:rsidR="00E46F6B">
          <w:rPr>
            <w:bCs/>
          </w:rPr>
          <w:t>should be automatically popu</w:t>
        </w:r>
      </w:ins>
      <w:ins w:id="440" w:author="Jeff Wootton" w:date="2024-07-26T09:30:00Z">
        <w:r w:rsidR="00E46F6B">
          <w:rPr>
            <w:bCs/>
          </w:rPr>
          <w:t xml:space="preserve">lated as </w:t>
        </w:r>
        <w:r w:rsidR="00E46F6B">
          <w:rPr>
            <w:bCs/>
            <w:i/>
            <w:iCs/>
          </w:rPr>
          <w:t>22500</w:t>
        </w:r>
        <w:r w:rsidR="00E46F6B">
          <w:rPr>
            <w:bCs/>
          </w:rPr>
          <w:t>)</w:t>
        </w:r>
      </w:ins>
      <w:r w:rsidRPr="00EF7A5A">
        <w:t xml:space="preserve">. </w:t>
      </w:r>
      <w:r w:rsidR="00C66D7F">
        <w:t xml:space="preserve">However, a suitably configured converter may </w:t>
      </w:r>
      <w:r w:rsidR="004A6F69">
        <w:t xml:space="preserve">populate </w:t>
      </w:r>
      <w:r w:rsidR="004A6F69">
        <w:rPr>
          <w:b/>
        </w:rPr>
        <w:t>maximum display scale</w:t>
      </w:r>
      <w:r w:rsidR="004A6F69">
        <w:t xml:space="preserve"> in accordance with the policy/convention of the Data Producer</w:t>
      </w:r>
      <w:r w:rsidRPr="00EF7A5A">
        <w:t>.</w:t>
      </w:r>
    </w:p>
    <w:p w:rsidR="00F227FD" w:rsidRPr="00E073DA" w:rsidRDefault="002F23B8" w:rsidP="00B476D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441" w:author="Jeff Wootton" w:date="2024-07-26T09:39:00Z">
        <w:r>
          <w:t xml:space="preserve">The S-101 attribute </w:t>
        </w:r>
      </w:ins>
      <w:ins w:id="442" w:author="Jeff Wootton" w:date="2024-07-26T09:40:00Z">
        <w:r w:rsidR="003E215A">
          <w:rPr>
            <w:b/>
            <w:bCs/>
          </w:rPr>
          <w:t>drawing index</w:t>
        </w:r>
        <w:r w:rsidR="003E215A">
          <w:t xml:space="preserve"> has been introduced to provide the additional </w:t>
        </w:r>
        <w:r w:rsidR="00E67566">
          <w:t xml:space="preserve">optional capability </w:t>
        </w:r>
      </w:ins>
      <w:ins w:id="443" w:author="Jeff Wootton" w:date="2024-07-26T09:41:00Z">
        <w:r w:rsidR="00E67566">
          <w:t>to identify a series of ENC datasets that are intended to be displayed seamlessly</w:t>
        </w:r>
      </w:ins>
      <w:ins w:id="444" w:author="Jeff Wootton" w:date="2024-07-26T09:42:00Z">
        <w:r w:rsidR="00DF01B8">
          <w:t xml:space="preserve"> in ECD</w:t>
        </w:r>
        <w:r w:rsidR="00E84A77">
          <w:t>IS</w:t>
        </w:r>
      </w:ins>
      <w:ins w:id="445" w:author="Jeff Wootton" w:date="2024-07-26T09:41:00Z">
        <w:r w:rsidR="00E67566">
          <w:t>.</w:t>
        </w:r>
      </w:ins>
      <w:ins w:id="446" w:author="Jeff Wootton" w:date="2024-07-26T09:42:00Z">
        <w:r w:rsidR="00E84A77">
          <w:t xml:space="preserve"> </w:t>
        </w:r>
      </w:ins>
      <w:ins w:id="447" w:author="Jeff Wootton" w:date="2024-07-26T09:44:00Z">
        <w:r w:rsidR="00EE1E2B">
          <w:t>During the autom</w:t>
        </w:r>
        <w:r w:rsidR="00611CC4">
          <w:t xml:space="preserve">ated conversion process, if </w:t>
        </w:r>
        <w:r w:rsidR="006E167B">
          <w:t>the Da</w:t>
        </w:r>
      </w:ins>
      <w:ins w:id="448" w:author="Jeff Wootton" w:date="2024-07-26T09:45:00Z">
        <w:r w:rsidR="006E167B">
          <w:t>ta Producer wishes to have this attribute populated</w:t>
        </w:r>
        <w:r w:rsidR="007B04AC">
          <w:t xml:space="preserve">, the value is to be populated with the Navigational </w:t>
        </w:r>
      </w:ins>
      <w:ins w:id="449" w:author="Jeff Wootton" w:date="2024-07-26T09:46:00Z">
        <w:r w:rsidR="007B04AC">
          <w:t>Purpose of the S-57 dataset</w:t>
        </w:r>
        <w:r w:rsidR="00C8279B">
          <w:t xml:space="preserve"> (in</w:t>
        </w:r>
      </w:ins>
      <w:ins w:id="450" w:author="Jeff Wootton" w:date="2024-07-26T09:51:00Z">
        <w:r w:rsidR="006A75BF">
          <w:t>clud</w:t>
        </w:r>
      </w:ins>
      <w:ins w:id="451" w:author="Jeff Wootton" w:date="2024-07-26T09:46:00Z">
        <w:r w:rsidR="00C8279B">
          <w:t>ed</w:t>
        </w:r>
      </w:ins>
      <w:ins w:id="452" w:author="Jeff Wootton" w:date="2024-07-26T09:47:00Z">
        <w:r w:rsidR="003D41BB">
          <w:t xml:space="preserve"> as the third c</w:t>
        </w:r>
        <w:r w:rsidR="00DD759C">
          <w:t xml:space="preserve">haracter </w:t>
        </w:r>
      </w:ins>
      <w:ins w:id="453" w:author="Jeff Wootton" w:date="2024-07-26T09:48:00Z">
        <w:r w:rsidR="00DD759C">
          <w:t xml:space="preserve">of the ENC dataset file name) for all </w:t>
        </w:r>
        <w:r w:rsidR="008F797E">
          <w:t xml:space="preserve">converted </w:t>
        </w:r>
        <w:r w:rsidR="008F797E">
          <w:rPr>
            <w:b/>
            <w:bCs/>
          </w:rPr>
          <w:t>Data Coverage</w:t>
        </w:r>
        <w:r w:rsidR="008F797E">
          <w:t xml:space="preserve"> features. Data Producers </w:t>
        </w:r>
      </w:ins>
      <w:ins w:id="454" w:author="Jeff Wootton" w:date="2024-07-26T09:49:00Z">
        <w:r w:rsidR="008F797E">
          <w:t>will be required to ensure that</w:t>
        </w:r>
        <w:r w:rsidR="008254FA">
          <w:t xml:space="preserve">, where populated, the values of </w:t>
        </w:r>
        <w:r w:rsidR="008254FA">
          <w:rPr>
            <w:b/>
            <w:bCs/>
          </w:rPr>
          <w:t>drawing index</w:t>
        </w:r>
      </w:ins>
      <w:ins w:id="455" w:author="Jeff Wootton" w:date="2024-07-26T09:50:00Z">
        <w:r w:rsidR="00E073DA">
          <w:t xml:space="preserve"> are correct for </w:t>
        </w:r>
        <w:r w:rsidR="005D5B79">
          <w:t>the S-101 ENC portfolio in order to provide the required ECDIS performance</w:t>
        </w:r>
      </w:ins>
      <w:ins w:id="456" w:author="Jeff Wootton" w:date="2024-07-26T09:51:00Z">
        <w:r w:rsidR="005D5B79">
          <w:t>.</w:t>
        </w:r>
      </w:ins>
    </w:p>
    <w:p w:rsidR="006B2826" w:rsidRPr="006C5803"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457" w:name="_Toc422735463"/>
      <w:bookmarkStart w:id="458" w:name="_Toc8629858"/>
      <w:bookmarkStart w:id="459" w:name="_Toc8629990"/>
      <w:bookmarkStart w:id="460" w:name="_Toc173416263"/>
      <w:r w:rsidRPr="006C5803">
        <w:t>Use of the attribute SCAMIN</w:t>
      </w:r>
      <w:bookmarkEnd w:id="457"/>
      <w:bookmarkEnd w:id="458"/>
      <w:bookmarkEnd w:id="459"/>
      <w:bookmarkEnd w:id="460"/>
    </w:p>
    <w:p w:rsidR="00807506" w:rsidRPr="00EF7A5A" w:rsidRDefault="00807506" w:rsidP="00807506">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S-57 Attribute:</w:t>
      </w:r>
      <w:r w:rsidRPr="00EF7A5A">
        <w:tab/>
      </w:r>
      <w:r w:rsidRPr="00EF7A5A">
        <w:tab/>
      </w:r>
      <w:r w:rsidR="001E17E1" w:rsidRPr="00EF7A5A">
        <w:t>Scale minimum</w:t>
      </w:r>
      <w:r w:rsidRPr="00EF7A5A">
        <w:t xml:space="preserve"> (</w:t>
      </w:r>
      <w:r w:rsidR="001E17E1" w:rsidRPr="00EF7A5A">
        <w:t>SCAMIN</w:t>
      </w:r>
      <w:r w:rsidRPr="00EF7A5A">
        <w:t>)</w:t>
      </w:r>
    </w:p>
    <w:p w:rsidR="00807506" w:rsidRPr="00EF7A5A" w:rsidRDefault="00807506" w:rsidP="008075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101 Attribute</w:t>
      </w:r>
      <w:r w:rsidRPr="00EF7A5A">
        <w:t>:</w:t>
      </w:r>
      <w:r w:rsidRPr="00EF7A5A">
        <w:tab/>
      </w:r>
      <w:r w:rsidRPr="00EF7A5A">
        <w:tab/>
      </w:r>
      <w:r w:rsidR="001E17E1" w:rsidRPr="00EF7A5A">
        <w:rPr>
          <w:b/>
        </w:rPr>
        <w:t>scale minimum</w:t>
      </w:r>
      <w:r w:rsidRPr="00EF7A5A">
        <w:rPr>
          <w:b/>
        </w:rPr>
        <w:t xml:space="preserve"> </w:t>
      </w:r>
      <w:r w:rsidR="001E17E1" w:rsidRPr="00EF7A5A">
        <w:tab/>
      </w:r>
      <w:r w:rsidR="001E17E1" w:rsidRPr="00EF7A5A">
        <w:tab/>
      </w:r>
      <w:r w:rsidR="001E17E1" w:rsidRPr="00EF7A5A">
        <w:tab/>
      </w:r>
      <w:r w:rsidR="001E17E1" w:rsidRPr="00EF7A5A">
        <w:tab/>
      </w:r>
      <w:r w:rsidR="001E17E1" w:rsidRPr="00EF7A5A">
        <w:tab/>
      </w:r>
      <w:r w:rsidR="001E17E1" w:rsidRPr="00EF7A5A">
        <w:tab/>
      </w:r>
      <w:r w:rsidRPr="00EF7A5A">
        <w:tab/>
      </w:r>
      <w:r w:rsidRPr="00EF7A5A">
        <w:tab/>
        <w:t>(S-101 DCEG Clause 2.5.9)</w:t>
      </w:r>
    </w:p>
    <w:p w:rsidR="00ED2963" w:rsidRPr="00EF7A5A" w:rsidRDefault="00ED2963" w:rsidP="00EC0D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In S-101 a direct relationship has been defined between the display scale of data encoded in the S-101 dataset</w:t>
      </w:r>
      <w:r w:rsidR="00504035" w:rsidRPr="00EF7A5A">
        <w:t>;</w:t>
      </w:r>
      <w:r w:rsidRPr="00EF7A5A">
        <w:t xml:space="preserve"> the values </w:t>
      </w:r>
      <w:r w:rsidR="00453FD9" w:rsidRPr="00EF7A5A">
        <w:t>encoded for</w:t>
      </w:r>
      <w:r w:rsidRPr="00EF7A5A">
        <w:t xml:space="preserve"> the attribute </w:t>
      </w:r>
      <w:r w:rsidRPr="00EF7A5A">
        <w:rPr>
          <w:b/>
        </w:rPr>
        <w:t>scale minimum</w:t>
      </w:r>
      <w:r w:rsidR="00504035" w:rsidRPr="00EF7A5A">
        <w:t>;</w:t>
      </w:r>
      <w:r w:rsidRPr="00EF7A5A">
        <w:t xml:space="preserve"> and </w:t>
      </w:r>
      <w:r w:rsidR="00453FD9" w:rsidRPr="00EF7A5A">
        <w:t>ECDIS data display scales.</w:t>
      </w:r>
      <w:r w:rsidR="005C6026" w:rsidRPr="00EF7A5A">
        <w:t xml:space="preserve"> </w:t>
      </w:r>
      <w:r w:rsidR="00453FD9" w:rsidRPr="00EF7A5A">
        <w:t>This has been done in order to ensure optimum performance of S-101 ENC in ECDIS, and has been achieved by:</w:t>
      </w:r>
    </w:p>
    <w:p w:rsidR="00F86A0F" w:rsidRPr="00EF7A5A" w:rsidRDefault="00F86A0F"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Restricting the allowable compilation scales indicated by the values for the attributes </w:t>
      </w:r>
      <w:r w:rsidR="006C5803">
        <w:rPr>
          <w:b/>
        </w:rPr>
        <w:t>opt</w:t>
      </w:r>
      <w:r w:rsidR="006C5803" w:rsidRPr="00EF7A5A">
        <w:rPr>
          <w:b/>
        </w:rPr>
        <w:t xml:space="preserve">imum </w:t>
      </w:r>
      <w:r w:rsidRPr="00EF7A5A">
        <w:rPr>
          <w:b/>
        </w:rPr>
        <w:t>display scale</w:t>
      </w:r>
      <w:r w:rsidRPr="00EF7A5A">
        <w:t xml:space="preserve"> and </w:t>
      </w:r>
      <w:r w:rsidRPr="00EF7A5A">
        <w:rPr>
          <w:b/>
        </w:rPr>
        <w:t>minimum display scale</w:t>
      </w:r>
      <w:r w:rsidRPr="00EF7A5A">
        <w:t xml:space="preserve"> (see clause 2.2.6);</w:t>
      </w:r>
    </w:p>
    <w:p w:rsidR="00F86A0F" w:rsidRPr="00EF7A5A" w:rsidRDefault="00F86A0F"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Recommending </w:t>
      </w:r>
      <w:r w:rsidR="00EC0D75" w:rsidRPr="00EF7A5A">
        <w:t>that</w:t>
      </w:r>
      <w:r w:rsidRPr="00EF7A5A">
        <w:t xml:space="preserve"> ECDIS manufacturers use this restricted list of compilation scales as a minimum list of allowable ECDIS display step scales when </w:t>
      </w:r>
      <w:r w:rsidR="00EC0D75" w:rsidRPr="00EF7A5A">
        <w:t xml:space="preserve">the mariner </w:t>
      </w:r>
      <w:r w:rsidRPr="00EF7A5A">
        <w:t>zoom</w:t>
      </w:r>
      <w:r w:rsidR="00EC0D75" w:rsidRPr="00EF7A5A">
        <w:t>s</w:t>
      </w:r>
      <w:r w:rsidRPr="00EF7A5A">
        <w:t xml:space="preserve"> in or out</w:t>
      </w:r>
      <w:r w:rsidR="00EC0D75" w:rsidRPr="00EF7A5A">
        <w:t>; and</w:t>
      </w:r>
    </w:p>
    <w:p w:rsidR="00EC0D75" w:rsidRPr="00EF7A5A" w:rsidRDefault="00EC0D75"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Restricting the allowable values for the attribute </w:t>
      </w:r>
      <w:r w:rsidRPr="00EF7A5A">
        <w:rPr>
          <w:b/>
        </w:rPr>
        <w:t>scale minimum</w:t>
      </w:r>
      <w:r w:rsidRPr="00EF7A5A">
        <w:t xml:space="preserve"> based on harmonisation with dataset compilation scales and recommended ECDIS display scales.</w:t>
      </w:r>
    </w:p>
    <w:p w:rsidR="00EC0D75" w:rsidRPr="00EF7A5A" w:rsidRDefault="0050403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 S-101, values for the attribute </w:t>
      </w:r>
      <w:r w:rsidRPr="00EF7A5A">
        <w:rPr>
          <w:b/>
        </w:rPr>
        <w:t>scale minimum</w:t>
      </w:r>
      <w:r w:rsidRPr="00EF7A5A">
        <w:t xml:space="preserve"> must be taken from the following </w:t>
      </w:r>
      <w:r w:rsidR="00CD5DD6" w:rsidRPr="00EF7A5A">
        <w:t>Table</w:t>
      </w:r>
      <w:r w:rsidRPr="00EF7A5A">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4"/>
      </w:tblGrid>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19999999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9999999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4999999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3499999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1499999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999999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699999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499999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349999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259999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179999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119999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89999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59999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44999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29999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21999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17999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11999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7999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3999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2999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1999</w:t>
            </w:r>
          </w:p>
        </w:tc>
      </w:tr>
      <w:tr w:rsidR="00504035" w:rsidRPr="00EF7A5A" w:rsidTr="00664057">
        <w:trPr>
          <w:cantSplit/>
          <w:jc w:val="center"/>
        </w:trPr>
        <w:tc>
          <w:tcPr>
            <w:tcW w:w="1814" w:type="dxa"/>
            <w:vAlign w:val="center"/>
          </w:tcPr>
          <w:p w:rsidR="00504035" w:rsidRPr="00EF7A5A" w:rsidRDefault="00504035" w:rsidP="00664057">
            <w:pPr>
              <w:spacing w:before="60" w:after="60"/>
              <w:jc w:val="center"/>
              <w:rPr>
                <w:sz w:val="16"/>
                <w:szCs w:val="16"/>
                <w:lang w:eastAsia="en-US"/>
              </w:rPr>
            </w:pPr>
            <w:r w:rsidRPr="00EF7A5A">
              <w:rPr>
                <w:sz w:val="16"/>
                <w:szCs w:val="16"/>
                <w:lang w:eastAsia="en-US"/>
              </w:rPr>
              <w:t>999</w:t>
            </w:r>
          </w:p>
        </w:tc>
      </w:tr>
    </w:tbl>
    <w:p w:rsidR="00504035" w:rsidRPr="00EF7A5A" w:rsidRDefault="00CD5DD6" w:rsidP="00504035">
      <w:pPr>
        <w:spacing w:before="120" w:after="120"/>
        <w:jc w:val="center"/>
        <w:rPr>
          <w:i/>
          <w:sz w:val="16"/>
          <w:szCs w:val="16"/>
          <w:lang w:eastAsia="en-US"/>
        </w:rPr>
      </w:pPr>
      <w:r w:rsidRPr="00EF7A5A">
        <w:rPr>
          <w:i/>
          <w:sz w:val="16"/>
          <w:szCs w:val="16"/>
          <w:lang w:eastAsia="en-US"/>
        </w:rPr>
        <w:t xml:space="preserve">Table </w:t>
      </w:r>
      <w:r w:rsidR="00504035" w:rsidRPr="00EF7A5A">
        <w:rPr>
          <w:i/>
          <w:sz w:val="16"/>
          <w:szCs w:val="16"/>
          <w:lang w:eastAsia="en-US"/>
        </w:rPr>
        <w:t>2</w:t>
      </w:r>
      <w:r w:rsidRPr="00EF7A5A">
        <w:rPr>
          <w:i/>
          <w:sz w:val="16"/>
          <w:szCs w:val="16"/>
          <w:lang w:eastAsia="en-US"/>
        </w:rPr>
        <w:t>-</w:t>
      </w:r>
      <w:r w:rsidR="00504035" w:rsidRPr="00EF7A5A">
        <w:rPr>
          <w:i/>
          <w:sz w:val="16"/>
          <w:szCs w:val="16"/>
          <w:lang w:eastAsia="en-US"/>
        </w:rPr>
        <w:t xml:space="preserve">4 – </w:t>
      </w:r>
      <w:r w:rsidR="00500D77" w:rsidRPr="00EF7A5A">
        <w:rPr>
          <w:i/>
          <w:sz w:val="16"/>
          <w:szCs w:val="16"/>
          <w:lang w:eastAsia="en-US"/>
        </w:rPr>
        <w:t xml:space="preserve">S-101 </w:t>
      </w:r>
      <w:r w:rsidR="0056494B" w:rsidRPr="00EF7A5A">
        <w:rPr>
          <w:b/>
          <w:i/>
          <w:sz w:val="16"/>
          <w:szCs w:val="16"/>
          <w:lang w:eastAsia="en-US"/>
        </w:rPr>
        <w:t>scale minimum</w:t>
      </w:r>
      <w:r w:rsidR="00504035" w:rsidRPr="00EF7A5A">
        <w:rPr>
          <w:i/>
          <w:sz w:val="16"/>
          <w:szCs w:val="16"/>
          <w:lang w:eastAsia="en-US"/>
        </w:rPr>
        <w:t xml:space="preserve"> values</w:t>
      </w:r>
    </w:p>
    <w:p w:rsidR="00504035" w:rsidRPr="00EF7A5A" w:rsidRDefault="00504035"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For an optimum outcome during the automated conversion process</w:t>
      </w:r>
      <w:r w:rsidR="006A1ADD" w:rsidRPr="00EF7A5A">
        <w:t xml:space="preserve"> and to ensure consistent data display in a “dual fuel” ECDIS environment</w:t>
      </w:r>
      <w:r w:rsidRPr="00EF7A5A">
        <w:t xml:space="preserve">, Data Producers are advised to examine their S-57 ENC portfolios and amend values assigned for the attribute SCAMIN in accordance with </w:t>
      </w:r>
      <w:r w:rsidR="00CD5DD6" w:rsidRPr="00EF7A5A">
        <w:t xml:space="preserve">Table </w:t>
      </w:r>
      <w:r w:rsidRPr="00EF7A5A">
        <w:t>2</w:t>
      </w:r>
      <w:r w:rsidR="00CD5DD6" w:rsidRPr="00EF7A5A">
        <w:t>-</w:t>
      </w:r>
      <w:r w:rsidRPr="00EF7A5A">
        <w:t>4 above</w:t>
      </w:r>
      <w:r w:rsidR="006A1ADD" w:rsidRPr="00EF7A5A">
        <w:t>.</w:t>
      </w:r>
      <w:r w:rsidR="005C6026" w:rsidRPr="00EF7A5A">
        <w:t xml:space="preserve"> </w:t>
      </w:r>
      <w:r w:rsidR="006A1ADD" w:rsidRPr="00EF7A5A">
        <w:t xml:space="preserve">SCAMIN values other than those in </w:t>
      </w:r>
      <w:r w:rsidR="00CD5DD6" w:rsidRPr="00EF7A5A">
        <w:t xml:space="preserve">Table </w:t>
      </w:r>
      <w:r w:rsidR="006A1ADD" w:rsidRPr="00EF7A5A">
        <w:t>2</w:t>
      </w:r>
      <w:r w:rsidR="00CD5DD6" w:rsidRPr="00EF7A5A">
        <w:t>-</w:t>
      </w:r>
      <w:r w:rsidR="006A1ADD" w:rsidRPr="00EF7A5A">
        <w:t xml:space="preserve">4 will be converted to the value corresponding to the next </w:t>
      </w:r>
      <w:r w:rsidR="006C5803">
        <w:t>largest</w:t>
      </w:r>
      <w:r w:rsidR="006C5803" w:rsidRPr="00EF7A5A">
        <w:t xml:space="preserve"> </w:t>
      </w:r>
      <w:r w:rsidR="00DD65A4" w:rsidRPr="00EF7A5A">
        <w:t>scale</w:t>
      </w:r>
      <w:r w:rsidR="006C5803">
        <w:t xml:space="preserve"> denominator</w:t>
      </w:r>
      <w:r w:rsidR="00DD65A4" w:rsidRPr="00EF7A5A">
        <w:t xml:space="preserve"> </w:t>
      </w:r>
      <w:r w:rsidR="006A1ADD" w:rsidRPr="00EF7A5A">
        <w:t xml:space="preserve">value in </w:t>
      </w:r>
      <w:r w:rsidR="00CD5DD6" w:rsidRPr="00EF7A5A">
        <w:t xml:space="preserve">Table </w:t>
      </w:r>
      <w:r w:rsidR="006A1ADD" w:rsidRPr="00EF7A5A">
        <w:t>2</w:t>
      </w:r>
      <w:r w:rsidR="00CD5DD6" w:rsidRPr="00EF7A5A">
        <w:t>-</w:t>
      </w:r>
      <w:r w:rsidR="006A1ADD" w:rsidRPr="00EF7A5A">
        <w:t xml:space="preserve">4 for </w:t>
      </w:r>
      <w:r w:rsidR="006A1ADD" w:rsidRPr="00EF7A5A">
        <w:rPr>
          <w:b/>
        </w:rPr>
        <w:t>scale minimum</w:t>
      </w:r>
      <w:r w:rsidR="006A1ADD" w:rsidRPr="00EF7A5A">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461" w:name="_Toc173416264"/>
      <w:bookmarkStart w:id="462" w:name="_Toc422735465"/>
      <w:bookmarkStart w:id="463" w:name="_Toc8629859"/>
      <w:bookmarkStart w:id="464" w:name="_Toc8629991"/>
      <w:r w:rsidRPr="00EF7A5A">
        <w:t>Sample SCAMIN policy</w:t>
      </w:r>
      <w:bookmarkEnd w:id="461"/>
    </w:p>
    <w:p w:rsidR="0056494B" w:rsidRPr="00EF7A5A" w:rsidRDefault="0056494B" w:rsidP="00D95447">
      <w:pPr>
        <w:spacing w:after="120"/>
        <w:jc w:val="both"/>
        <w:rPr>
          <w:lang w:eastAsia="en-US"/>
        </w:rPr>
      </w:pPr>
      <w:r w:rsidRPr="00EF7A5A">
        <w:rPr>
          <w:lang w:eastAsia="en-US"/>
        </w:rPr>
        <w:t xml:space="preserve">The S-101 sample </w:t>
      </w:r>
      <w:r w:rsidRPr="00EF7A5A">
        <w:rPr>
          <w:b/>
          <w:lang w:eastAsia="en-US"/>
        </w:rPr>
        <w:t>scale minimum</w:t>
      </w:r>
      <w:r w:rsidRPr="00EF7A5A">
        <w:rPr>
          <w:lang w:eastAsia="en-US"/>
        </w:rPr>
        <w:t xml:space="preserve"> policy is consistent with that for the S-57 attribute SCAMIN.</w:t>
      </w:r>
      <w:r w:rsidR="005C6026" w:rsidRPr="00EF7A5A">
        <w:rPr>
          <w:lang w:eastAsia="en-US"/>
        </w:rPr>
        <w:t xml:space="preserve"> </w:t>
      </w:r>
      <w:r w:rsidRPr="00EF7A5A">
        <w:rPr>
          <w:lang w:eastAsia="en-US"/>
        </w:rPr>
        <w:t>There is no requirement to amend SCAMIN in this regard.</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465" w:name="_Toc173416265"/>
      <w:r w:rsidRPr="00EF7A5A">
        <w:t>Textual information</w:t>
      </w:r>
      <w:bookmarkEnd w:id="462"/>
      <w:bookmarkEnd w:id="463"/>
      <w:bookmarkEnd w:id="464"/>
      <w:bookmarkEnd w:id="465"/>
    </w:p>
    <w:p w:rsidR="000F6A60" w:rsidRPr="00EF7A5A" w:rsidRDefault="000F6A60"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Information contained in the S-57 attributes INFORM, NINFOM, TXTDSC and NTXTDS on individual </w:t>
      </w:r>
      <w:r w:rsidR="00CD3822" w:rsidRPr="00EF7A5A">
        <w:t>Object</w:t>
      </w:r>
      <w:r w:rsidRPr="00EF7A5A">
        <w:t xml:space="preserve"> instances in S-57 is encoded in S-101 using the </w:t>
      </w:r>
      <w:r w:rsidR="00785978" w:rsidRPr="00EF7A5A">
        <w:t xml:space="preserve">attributes </w:t>
      </w:r>
      <w:r w:rsidR="00785978" w:rsidRPr="00EF7A5A">
        <w:rPr>
          <w:b/>
        </w:rPr>
        <w:t>information</w:t>
      </w:r>
      <w:r w:rsidR="00785978" w:rsidRPr="00EF7A5A">
        <w:t xml:space="preserve"> (complex attribute) and </w:t>
      </w:r>
      <w:r w:rsidR="00785978" w:rsidRPr="00EF7A5A">
        <w:rPr>
          <w:b/>
        </w:rPr>
        <w:t>pictorial representation</w:t>
      </w:r>
      <w:r w:rsidR="006201C4" w:rsidRPr="00EF7A5A">
        <w:t xml:space="preserve"> on the feature instance</w:t>
      </w:r>
      <w:r w:rsidR="007906FA">
        <w:t>;</w:t>
      </w:r>
      <w:r w:rsidR="006201C4" w:rsidRPr="00EF7A5A">
        <w:t xml:space="preserve"> or </w:t>
      </w:r>
      <w:r w:rsidR="0066353B" w:rsidRPr="00EF7A5A">
        <w:t>by using</w:t>
      </w:r>
      <w:r w:rsidR="006201C4" w:rsidRPr="00EF7A5A">
        <w:t xml:space="preserve"> the</w:t>
      </w:r>
      <w:r w:rsidR="00785978" w:rsidRPr="00EF7A5A">
        <w:t xml:space="preserve"> </w:t>
      </w:r>
      <w:r w:rsidRPr="00EF7A5A">
        <w:t xml:space="preserve">information type </w:t>
      </w:r>
      <w:r w:rsidRPr="00EF7A5A">
        <w:rPr>
          <w:b/>
        </w:rPr>
        <w:t>Nautical Information</w:t>
      </w:r>
      <w:r w:rsidRPr="00EF7A5A">
        <w:t>.</w:t>
      </w:r>
      <w:r w:rsidR="005C6026" w:rsidRPr="00EF7A5A">
        <w:t xml:space="preserve"> </w:t>
      </w:r>
      <w:r w:rsidR="008648F2" w:rsidRPr="00EF7A5A">
        <w:rPr>
          <w:b/>
        </w:rPr>
        <w:t>Nautical Information</w:t>
      </w:r>
      <w:r w:rsidR="008648F2" w:rsidRPr="00EF7A5A">
        <w:t xml:space="preserve"> is associated to the feature instance for which the information applies using the association </w:t>
      </w:r>
      <w:r w:rsidR="008648F2" w:rsidRPr="00EF7A5A">
        <w:rPr>
          <w:b/>
        </w:rPr>
        <w:t>Additional Information</w:t>
      </w:r>
      <w:r w:rsidR="008648F2" w:rsidRPr="00EF7A5A">
        <w:t>.</w:t>
      </w:r>
    </w:p>
    <w:p w:rsidR="008648F2" w:rsidRPr="00EF7A5A" w:rsidRDefault="008648F2" w:rsidP="008648F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Information </w:t>
      </w:r>
      <w:r w:rsidR="00DB5192" w:rsidRPr="00EF7A5A">
        <w:rPr>
          <w:u w:val="single"/>
        </w:rPr>
        <w:t>type</w:t>
      </w:r>
      <w:r w:rsidRPr="00EF7A5A">
        <w:t>:</w:t>
      </w:r>
      <w:r w:rsidRPr="00EF7A5A">
        <w:tab/>
      </w:r>
      <w:r w:rsidR="009323A8" w:rsidRPr="00EF7A5A">
        <w:rPr>
          <w:b/>
        </w:rPr>
        <w:t>Nautical Information</w:t>
      </w:r>
      <w:r w:rsidRPr="00EF7A5A">
        <w:tab/>
      </w:r>
      <w:r w:rsidRPr="00EF7A5A">
        <w:tab/>
      </w:r>
      <w:r w:rsidRPr="00EF7A5A">
        <w:tab/>
      </w:r>
      <w:r w:rsidRPr="00EF7A5A">
        <w:tab/>
      </w:r>
      <w:r w:rsidRPr="00EF7A5A">
        <w:tab/>
        <w:t>(N)</w:t>
      </w:r>
      <w:r w:rsidRPr="00EF7A5A">
        <w:tab/>
      </w:r>
      <w:r w:rsidRPr="00EF7A5A">
        <w:tab/>
        <w:t>(S-101 DCEG Clause 24.4)</w:t>
      </w:r>
    </w:p>
    <w:p w:rsidR="00A54ADD" w:rsidRPr="00EF7A5A" w:rsidRDefault="00A54ADD" w:rsidP="00A54AD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Information </w:t>
      </w:r>
      <w:r w:rsidR="00DB5192" w:rsidRPr="00EF7A5A">
        <w:rPr>
          <w:u w:val="single"/>
        </w:rPr>
        <w:t>type</w:t>
      </w:r>
      <w:r w:rsidR="00AE757E" w:rsidRPr="00EF7A5A">
        <w:t>:</w:t>
      </w:r>
      <w:r w:rsidR="00AE757E" w:rsidRPr="00EF7A5A">
        <w:tab/>
      </w:r>
      <w:r w:rsidRPr="00EF7A5A">
        <w:rPr>
          <w:b/>
        </w:rPr>
        <w:t>Contact Details</w:t>
      </w:r>
      <w:r w:rsidRPr="00EF7A5A">
        <w:rPr>
          <w:b/>
        </w:rPr>
        <w:tab/>
      </w:r>
      <w:r w:rsidRPr="00EF7A5A">
        <w:tab/>
      </w:r>
      <w:r w:rsidRPr="00EF7A5A">
        <w:tab/>
      </w:r>
      <w:r w:rsidRPr="00EF7A5A">
        <w:tab/>
      </w:r>
      <w:r w:rsidRPr="00EF7A5A">
        <w:tab/>
      </w:r>
      <w:r w:rsidRPr="00EF7A5A">
        <w:tab/>
        <w:t>(N)</w:t>
      </w:r>
      <w:r w:rsidRPr="00EF7A5A">
        <w:tab/>
      </w:r>
      <w:r w:rsidRPr="00EF7A5A">
        <w:tab/>
        <w:t>(S-101 DCEG Clause 24.1)</w:t>
      </w:r>
    </w:p>
    <w:p w:rsidR="00132BC2" w:rsidRPr="00EF7A5A" w:rsidRDefault="00132BC2" w:rsidP="00132BC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101 Association</w:t>
      </w:r>
      <w:r w:rsidRPr="00EF7A5A">
        <w:t>:</w:t>
      </w:r>
      <w:r w:rsidRPr="00EF7A5A">
        <w:tab/>
      </w:r>
      <w:r w:rsidRPr="00EF7A5A">
        <w:tab/>
      </w:r>
      <w:r w:rsidR="005C6026" w:rsidRPr="00EF7A5A">
        <w:tab/>
      </w:r>
      <w:r w:rsidRPr="00EF7A5A">
        <w:rPr>
          <w:b/>
        </w:rPr>
        <w:t>Additional Information</w:t>
      </w:r>
      <w:r w:rsidR="005C6026" w:rsidRPr="00EF7A5A">
        <w:tab/>
      </w:r>
      <w:r w:rsidR="005C6026" w:rsidRPr="00EF7A5A">
        <w:tab/>
      </w:r>
      <w:r w:rsidR="005C6026" w:rsidRPr="00EF7A5A">
        <w:tab/>
      </w:r>
      <w:r w:rsidR="005C6026" w:rsidRPr="00EF7A5A">
        <w:tab/>
      </w:r>
      <w:r w:rsidRPr="00EF7A5A">
        <w:t>(N)</w:t>
      </w:r>
      <w:r w:rsidRPr="00EF7A5A">
        <w:tab/>
      </w:r>
      <w:r w:rsidRPr="00EF7A5A">
        <w:tab/>
        <w:t>(S-101 DCEG Clause 25.1)</w:t>
      </w:r>
    </w:p>
    <w:p w:rsidR="009323A8" w:rsidRPr="00EF7A5A" w:rsidRDefault="009323A8" w:rsidP="006E260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Information contained in</w:t>
      </w:r>
      <w:r w:rsidR="00750E62" w:rsidRPr="00EF7A5A">
        <w:t xml:space="preserve"> the S-57 attributes</w:t>
      </w:r>
      <w:r w:rsidRPr="00EF7A5A">
        <w:t xml:space="preserve"> INFORM and NINFOM will </w:t>
      </w:r>
      <w:r w:rsidR="00750E62" w:rsidRPr="00EF7A5A">
        <w:t xml:space="preserve">generally be converted directly to an instance of the S-101 complex attribute </w:t>
      </w:r>
      <w:r w:rsidR="00750E62" w:rsidRPr="00EF7A5A">
        <w:rPr>
          <w:b/>
        </w:rPr>
        <w:t>information</w:t>
      </w:r>
      <w:r w:rsidR="009D2171" w:rsidRPr="00EF7A5A">
        <w:t xml:space="preserve">, sub-attribute </w:t>
      </w:r>
      <w:r w:rsidR="009D2171" w:rsidRPr="00EF7A5A">
        <w:rPr>
          <w:b/>
        </w:rPr>
        <w:t>text</w:t>
      </w:r>
      <w:r w:rsidR="006E260C" w:rsidRPr="00EF7A5A">
        <w:t xml:space="preserve"> </w:t>
      </w:r>
      <w:r w:rsidR="00785978" w:rsidRPr="00EF7A5A">
        <w:t>for the corresponding S-101 feature</w:t>
      </w:r>
      <w:r w:rsidR="006201C4" w:rsidRPr="00EF7A5A">
        <w:t xml:space="preserve"> instance</w:t>
      </w:r>
      <w:r w:rsidR="00785978" w:rsidRPr="00EF7A5A">
        <w:t xml:space="preserve"> </w:t>
      </w:r>
      <w:r w:rsidR="006E260C" w:rsidRPr="00EF7A5A">
        <w:t>during the automated conversion process</w:t>
      </w:r>
      <w:r w:rsidR="00750E62" w:rsidRPr="00EF7A5A">
        <w:t>.</w:t>
      </w:r>
      <w:r w:rsidR="005C6026" w:rsidRPr="00EF7A5A">
        <w:t xml:space="preserve"> </w:t>
      </w:r>
      <w:r w:rsidR="006E260C" w:rsidRPr="00EF7A5A">
        <w:t>However, the following exceptions and issues must be noted:</w:t>
      </w:r>
    </w:p>
    <w:p w:rsidR="006E260C" w:rsidRPr="00EF7A5A" w:rsidRDefault="006E260C"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In some cases, information encoded using INFORM/NINFOM in S-57 has been implemented in S-101</w:t>
      </w:r>
      <w:r w:rsidR="00EA67A5" w:rsidRPr="00EF7A5A">
        <w:t xml:space="preserve"> as an enhancement to the data model such as a new </w:t>
      </w:r>
      <w:r w:rsidR="00160EAD" w:rsidRPr="00EF7A5A">
        <w:t xml:space="preserve">dedicated </w:t>
      </w:r>
      <w:r w:rsidR="00EA67A5" w:rsidRPr="00EF7A5A">
        <w:t>feature, attribute or enumerate value.</w:t>
      </w:r>
      <w:r w:rsidR="005C6026" w:rsidRPr="00EF7A5A">
        <w:t xml:space="preserve"> </w:t>
      </w:r>
      <w:r w:rsidR="00EA67A5" w:rsidRPr="00EF7A5A">
        <w:t xml:space="preserve">Within this document, this is indicated </w:t>
      </w:r>
      <w:r w:rsidR="004C64A9" w:rsidRPr="00EF7A5A">
        <w:t>against the relevant Object class</w:t>
      </w:r>
      <w:r w:rsidR="00B32EB5" w:rsidRPr="00EF7A5A">
        <w:t xml:space="preserve"> along with any additional guidance to assist in the </w:t>
      </w:r>
      <w:r w:rsidR="00F246E5" w:rsidRPr="00EF7A5A">
        <w:t xml:space="preserve">automated </w:t>
      </w:r>
      <w:r w:rsidR="00B32EB5" w:rsidRPr="00EF7A5A">
        <w:t>conversion process</w:t>
      </w:r>
      <w:r w:rsidR="007A3454" w:rsidRPr="00EF7A5A">
        <w:t>.</w:t>
      </w:r>
      <w:r w:rsidR="005C6026" w:rsidRPr="00EF7A5A">
        <w:t xml:space="preserve"> </w:t>
      </w:r>
      <w:r w:rsidR="007A3454" w:rsidRPr="00EF7A5A">
        <w:t>This guidance may include instruction as to a standard text string to be populated in INFORM that can be recognised by the S-57 to S-101 converter so as to convert to a new S-101 feature/attribute/enumerate</w:t>
      </w:r>
      <w:r w:rsidR="00630A1F" w:rsidRPr="00EF7A5A">
        <w:t>.</w:t>
      </w:r>
      <w:r w:rsidR="005C6026" w:rsidRPr="00EF7A5A">
        <w:t xml:space="preserve"> </w:t>
      </w:r>
      <w:r w:rsidR="009E5294" w:rsidRPr="00EF7A5A">
        <w:t xml:space="preserve">This </w:t>
      </w:r>
      <w:r w:rsidR="00A77B8D" w:rsidRPr="00EF7A5A">
        <w:t>may be specific to a particular conversion technology and</w:t>
      </w:r>
      <w:r w:rsidR="003164C1" w:rsidRPr="00EF7A5A">
        <w:t xml:space="preserve"> </w:t>
      </w:r>
      <w:r w:rsidR="009E5294" w:rsidRPr="00EF7A5A">
        <w:t>will require Data Producers to check their S-57 ENC portfolio prior to conversion and apply these changes as required</w:t>
      </w:r>
      <w:del w:id="466" w:author="Jeff Wootton" w:date="2024-07-26T13:48:00Z">
        <w:r w:rsidR="00A85E85" w:rsidRPr="00EF7A5A" w:rsidDel="00FD15EA">
          <w:delText xml:space="preserve">, </w:delText>
        </w:r>
      </w:del>
      <w:ins w:id="467" w:author="Jeff Wootton" w:date="2024-07-26T13:48:00Z">
        <w:r w:rsidR="00FD15EA">
          <w:t>;</w:t>
        </w:r>
        <w:r w:rsidR="00FD15EA" w:rsidRPr="00EF7A5A">
          <w:t xml:space="preserve"> </w:t>
        </w:r>
      </w:ins>
      <w:r w:rsidR="00A85E85" w:rsidRPr="00EF7A5A">
        <w:t>noting</w:t>
      </w:r>
      <w:r w:rsidR="000755BA">
        <w:t>,</w:t>
      </w:r>
      <w:r w:rsidR="00A85E85" w:rsidRPr="00EF7A5A">
        <w:t xml:space="preserve"> however</w:t>
      </w:r>
      <w:r w:rsidR="000755BA">
        <w:t>,</w:t>
      </w:r>
      <w:r w:rsidR="00A85E85" w:rsidRPr="00EF7A5A">
        <w:t xml:space="preserve"> that data conversion tools may include the capability to customise the conversion process in accordance with national encoding practices</w:t>
      </w:r>
      <w:r w:rsidR="009E5294" w:rsidRPr="00EF7A5A">
        <w:t>.</w:t>
      </w:r>
      <w:r w:rsidR="005C6026" w:rsidRPr="00EF7A5A">
        <w:t xml:space="preserve"> </w:t>
      </w:r>
      <w:r w:rsidR="009E5294" w:rsidRPr="00EF7A5A">
        <w:t>In such cases a</w:t>
      </w:r>
      <w:r w:rsidR="00A51484" w:rsidRPr="00EF7A5A">
        <w:t xml:space="preserve">n instance of </w:t>
      </w:r>
      <w:r w:rsidR="006201C4" w:rsidRPr="00EF7A5A">
        <w:rPr>
          <w:b/>
        </w:rPr>
        <w:t>i</w:t>
      </w:r>
      <w:r w:rsidR="009E5294" w:rsidRPr="00EF7A5A">
        <w:rPr>
          <w:b/>
        </w:rPr>
        <w:t>nformation</w:t>
      </w:r>
      <w:r w:rsidR="009E5294" w:rsidRPr="00EF7A5A">
        <w:t xml:space="preserve"> </w:t>
      </w:r>
      <w:r w:rsidR="00A85E85" w:rsidRPr="00EF7A5A">
        <w:t>may</w:t>
      </w:r>
      <w:r w:rsidR="009E5294" w:rsidRPr="00EF7A5A">
        <w:t xml:space="preserve"> not be created</w:t>
      </w:r>
      <w:r w:rsidRPr="00EF7A5A">
        <w:t>;</w:t>
      </w:r>
    </w:p>
    <w:p w:rsidR="006E260C" w:rsidRPr="00EF7A5A" w:rsidRDefault="00630A1F"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In relation to the above, Data Producers must note that additional encoded instances of INFORM in an ENC dataset </w:t>
      </w:r>
      <w:r w:rsidR="006201C4" w:rsidRPr="00EF7A5A">
        <w:t xml:space="preserve">so as to aid in the conversion process </w:t>
      </w:r>
      <w:r w:rsidRPr="00EF7A5A">
        <w:t xml:space="preserve">may result in excessive screen clutter </w:t>
      </w:r>
      <w:r w:rsidR="00664057" w:rsidRPr="00EF7A5A">
        <w:t xml:space="preserve">(display of “information” symbols) in certain </w:t>
      </w:r>
      <w:r w:rsidR="003164C1" w:rsidRPr="00EF7A5A">
        <w:t xml:space="preserve">S-57 </w:t>
      </w:r>
      <w:r w:rsidR="00664057" w:rsidRPr="00EF7A5A">
        <w:t>ECDIS display settings.</w:t>
      </w:r>
      <w:r w:rsidR="005C6026" w:rsidRPr="00EF7A5A">
        <w:t xml:space="preserve"> </w:t>
      </w:r>
      <w:r w:rsidR="00664057" w:rsidRPr="00EF7A5A">
        <w:t xml:space="preserve">Data Producers should evaluate the impact </w:t>
      </w:r>
      <w:r w:rsidR="00160EAD" w:rsidRPr="00EF7A5A">
        <w:t>for</w:t>
      </w:r>
      <w:r w:rsidR="00664057" w:rsidRPr="00EF7A5A">
        <w:t xml:space="preserve"> the mariner of guidance within this document to populate INFORM additional to existing instances in their </w:t>
      </w:r>
      <w:r w:rsidR="00160EAD" w:rsidRPr="00EF7A5A">
        <w:t xml:space="preserve">S-57 </w:t>
      </w:r>
      <w:r w:rsidR="00664057" w:rsidRPr="00EF7A5A">
        <w:t xml:space="preserve">ENC portfolio and consider </w:t>
      </w:r>
      <w:r w:rsidR="00160EAD" w:rsidRPr="00EF7A5A">
        <w:t>options to mitigate this impact.</w:t>
      </w:r>
      <w:r w:rsidR="005C6026" w:rsidRPr="00EF7A5A">
        <w:t xml:space="preserve"> </w:t>
      </w:r>
      <w:r w:rsidR="00160EAD" w:rsidRPr="00EF7A5A">
        <w:t>This may include population of INFORM (or database specific variant attribute</w:t>
      </w:r>
      <w:r w:rsidR="001641DC" w:rsidRPr="00EF7A5A">
        <w:t>s</w:t>
      </w:r>
      <w:r w:rsidR="00160EAD" w:rsidRPr="00EF7A5A">
        <w:t>) in the S-57 source database and filtering out these instances on creation of the S-57 product dataset</w:t>
      </w:r>
      <w:r w:rsidR="006E260C" w:rsidRPr="00EF7A5A">
        <w:t>; and</w:t>
      </w:r>
    </w:p>
    <w:p w:rsidR="006E260C" w:rsidRPr="00EF7A5A" w:rsidRDefault="00550CA2"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Information encoded in NINFOM, when converted to S-101, requires an entry in the </w:t>
      </w:r>
      <w:r w:rsidRPr="00EF7A5A">
        <w:rPr>
          <w:b/>
        </w:rPr>
        <w:t>information</w:t>
      </w:r>
      <w:r w:rsidRPr="00EF7A5A">
        <w:t xml:space="preserve"> </w:t>
      </w:r>
      <w:r w:rsidR="00913637" w:rsidRPr="00EF7A5A">
        <w:t xml:space="preserve">complex attribute instance, </w:t>
      </w:r>
      <w:r w:rsidR="00624D6C">
        <w:t xml:space="preserve">mandatory </w:t>
      </w:r>
      <w:r w:rsidRPr="00EF7A5A">
        <w:t xml:space="preserve">sub-attribute </w:t>
      </w:r>
      <w:r w:rsidRPr="00EF7A5A">
        <w:rPr>
          <w:b/>
        </w:rPr>
        <w:t>language</w:t>
      </w:r>
      <w:r w:rsidRPr="00EF7A5A">
        <w:t xml:space="preserve"> to indicate the language of the text string.</w:t>
      </w:r>
      <w:r w:rsidR="005C6026" w:rsidRPr="00EF7A5A">
        <w:t xml:space="preserve"> </w:t>
      </w:r>
      <w:r w:rsidRPr="00EF7A5A">
        <w:t xml:space="preserve">There is no corresponding </w:t>
      </w:r>
      <w:r w:rsidR="00913637" w:rsidRPr="00EF7A5A">
        <w:t>attribute in S-57 to provide this information.</w:t>
      </w:r>
      <w:r w:rsidR="005C6026" w:rsidRPr="00EF7A5A">
        <w:t xml:space="preserve"> </w:t>
      </w:r>
      <w:r w:rsidR="00913637" w:rsidRPr="00EF7A5A">
        <w:t xml:space="preserve">Data Producers </w:t>
      </w:r>
      <w:r w:rsidR="00566EE2" w:rsidRPr="00EF7A5A">
        <w:t xml:space="preserve">may </w:t>
      </w:r>
      <w:r w:rsidR="00913637" w:rsidRPr="00EF7A5A">
        <w:t>be required to manually populate this attribute during the conversion process</w:t>
      </w:r>
      <w:r w:rsidR="00566EE2" w:rsidRPr="00EF7A5A">
        <w:t xml:space="preserve">, however a suitably configured converter may populate this attribute </w:t>
      </w:r>
      <w:r w:rsidR="000D7CDB" w:rsidRPr="00EF7A5A">
        <w:t>as part of the automated conversion process</w:t>
      </w:r>
      <w:r w:rsidR="00913637" w:rsidRPr="00EF7A5A">
        <w:t xml:space="preserve"> (see S-101 DCEG clause 2.4.6)</w:t>
      </w:r>
      <w:r w:rsidR="006E260C" w:rsidRPr="00EF7A5A">
        <w:t>.</w:t>
      </w:r>
    </w:p>
    <w:p w:rsidR="009D2171" w:rsidRPr="00EF7A5A" w:rsidRDefault="009D2171" w:rsidP="003844F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attributes TXTDSC and NTXTDS will be converted directly to an instance of the S-101 complex attribute </w:t>
      </w:r>
      <w:r w:rsidRPr="00EF7A5A">
        <w:rPr>
          <w:b/>
        </w:rPr>
        <w:t>information</w:t>
      </w:r>
      <w:r w:rsidRPr="00EF7A5A">
        <w:t xml:space="preserve">, sub-attribute </w:t>
      </w:r>
      <w:r w:rsidRPr="00EF7A5A">
        <w:rPr>
          <w:b/>
        </w:rPr>
        <w:t>file reference</w:t>
      </w:r>
      <w:r w:rsidRPr="00EF7A5A">
        <w:t xml:space="preserve"> </w:t>
      </w:r>
      <w:r w:rsidR="0071121B" w:rsidRPr="00EF7A5A">
        <w:t>for the corresponding S-101 feature</w:t>
      </w:r>
      <w:r w:rsidR="001641DC" w:rsidRPr="00EF7A5A">
        <w:t xml:space="preserve"> instance</w:t>
      </w:r>
      <w:r w:rsidR="0071121B" w:rsidRPr="00EF7A5A">
        <w:t xml:space="preserve"> </w:t>
      </w:r>
      <w:r w:rsidRPr="00EF7A5A">
        <w:t>during the automated conversion process.</w:t>
      </w:r>
      <w:r w:rsidR="005C6026" w:rsidRPr="00EF7A5A">
        <w:t xml:space="preserve"> </w:t>
      </w:r>
      <w:r w:rsidR="000D7A97" w:rsidRPr="00EF7A5A">
        <w:t xml:space="preserve">However, </w:t>
      </w:r>
      <w:r w:rsidR="003844F3" w:rsidRPr="00EF7A5A">
        <w:t>the following issues must be noted:</w:t>
      </w:r>
    </w:p>
    <w:p w:rsidR="003844F3" w:rsidRPr="00EF7A5A" w:rsidRDefault="003844F3"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file naming convention for support files in S-101 is different from the convention used in S-57.</w:t>
      </w:r>
      <w:r w:rsidR="005C6026" w:rsidRPr="00EF7A5A">
        <w:t xml:space="preserve"> </w:t>
      </w:r>
      <w:r w:rsidRPr="00EF7A5A">
        <w:t xml:space="preserve">Data Producers will be required to revisit automatically </w:t>
      </w:r>
      <w:r w:rsidR="00E1343C" w:rsidRPr="00EF7A5A">
        <w:t xml:space="preserve">converted </w:t>
      </w:r>
      <w:r w:rsidRPr="00EF7A5A">
        <w:t xml:space="preserve">instances of the </w:t>
      </w:r>
      <w:r w:rsidRPr="00EF7A5A">
        <w:rPr>
          <w:b/>
        </w:rPr>
        <w:t>file reference</w:t>
      </w:r>
      <w:r w:rsidRPr="00EF7A5A">
        <w:t xml:space="preserve"> sub-attribute during the conversion process and apply the new convention for both the </w:t>
      </w:r>
      <w:r w:rsidRPr="00EF7A5A">
        <w:rPr>
          <w:b/>
        </w:rPr>
        <w:t xml:space="preserve">file reference </w:t>
      </w:r>
      <w:r w:rsidRPr="00DD2515">
        <w:rPr>
          <w:bCs/>
        </w:rPr>
        <w:t>value</w:t>
      </w:r>
      <w:r w:rsidRPr="002B4736">
        <w:rPr>
          <w:bCs/>
        </w:rPr>
        <w:t xml:space="preserve"> </w:t>
      </w:r>
      <w:r w:rsidRPr="00EF7A5A">
        <w:t>and the name of the referenced file itself</w:t>
      </w:r>
      <w:r w:rsidR="00BC1B46" w:rsidRPr="00EF7A5A">
        <w:t xml:space="preserve"> (see S-101 Main document clause 11.4)</w:t>
      </w:r>
      <w:r w:rsidRPr="00EF7A5A">
        <w:t>; and</w:t>
      </w:r>
    </w:p>
    <w:p w:rsidR="003844F3" w:rsidRPr="00EF7A5A" w:rsidRDefault="003844F3" w:rsidP="00C93144">
      <w:pPr>
        <w:pStyle w:val="ListParagraph"/>
        <w:numPr>
          <w:ilvl w:val="0"/>
          <w:numId w:val="1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Information encoded in NTXTDS, when converted to S-101, requires an entry in the </w:t>
      </w:r>
      <w:r w:rsidRPr="00EF7A5A">
        <w:rPr>
          <w:b/>
        </w:rPr>
        <w:t>information</w:t>
      </w:r>
      <w:r w:rsidRPr="00EF7A5A">
        <w:t xml:space="preserve"> complex attribute instance, </w:t>
      </w:r>
      <w:r w:rsidR="00624D6C">
        <w:t xml:space="preserve">mandatory </w:t>
      </w:r>
      <w:r w:rsidRPr="00EF7A5A">
        <w:t xml:space="preserve">sub-attribute </w:t>
      </w:r>
      <w:r w:rsidRPr="00EF7A5A">
        <w:rPr>
          <w:b/>
        </w:rPr>
        <w:t>language</w:t>
      </w:r>
      <w:r w:rsidRPr="00EF7A5A">
        <w:t xml:space="preserve"> to indicate the language of the text in the associated text file.</w:t>
      </w:r>
      <w:r w:rsidR="005C6026" w:rsidRPr="00EF7A5A">
        <w:t xml:space="preserve"> </w:t>
      </w:r>
      <w:r w:rsidRPr="00EF7A5A">
        <w:t>There is no corresponding attribute in S-57 to provide this information.</w:t>
      </w:r>
      <w:r w:rsidR="005C6026" w:rsidRPr="00EF7A5A">
        <w:t xml:space="preserve"> </w:t>
      </w:r>
      <w:r w:rsidRPr="00EF7A5A">
        <w:t xml:space="preserve">Data Producers </w:t>
      </w:r>
      <w:r w:rsidR="001641DC" w:rsidRPr="00EF7A5A">
        <w:t>may</w:t>
      </w:r>
      <w:r w:rsidRPr="00EF7A5A">
        <w:t xml:space="preserve"> </w:t>
      </w:r>
      <w:r w:rsidR="00DB5192" w:rsidRPr="00EF7A5A">
        <w:t xml:space="preserve">be </w:t>
      </w:r>
      <w:r w:rsidRPr="00EF7A5A">
        <w:t>required to manually populate this attribute during the conversion process</w:t>
      </w:r>
      <w:r w:rsidR="001641DC" w:rsidRPr="00EF7A5A">
        <w:t>, however a suitably configured converter may populate this attribute as part of the automated conversion process</w:t>
      </w:r>
      <w:r w:rsidRPr="00EF7A5A">
        <w:t xml:space="preserve"> (see S-101 DCEG clause 2.4.6).</w:t>
      </w:r>
    </w:p>
    <w:p w:rsidR="0071121B" w:rsidRPr="00EF7A5A" w:rsidRDefault="0071121B" w:rsidP="0071121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information contained in INFORM, NINFOM, TXTDSC and NTXTDS is duplicated for multiple </w:t>
      </w:r>
      <w:r w:rsidR="00CD3822" w:rsidRPr="00EF7A5A">
        <w:t>Object</w:t>
      </w:r>
      <w:r w:rsidR="00F04054" w:rsidRPr="00EF7A5A">
        <w:t xml:space="preserve"> instances in an S-57 dataset, this may be encoded more economically in the corresponding S-101 dataset by associating an instance of the S-101 </w:t>
      </w:r>
      <w:r w:rsidR="00DB5192" w:rsidRPr="00EF7A5A">
        <w:t xml:space="preserve">Information type </w:t>
      </w:r>
      <w:r w:rsidR="00F04054" w:rsidRPr="00EF7A5A">
        <w:rPr>
          <w:b/>
        </w:rPr>
        <w:t>Nautical Information</w:t>
      </w:r>
      <w:r w:rsidR="00F04054" w:rsidRPr="00EF7A5A">
        <w:t xml:space="preserve"> to the relevant S-101 </w:t>
      </w:r>
      <w:r w:rsidR="009C78EE" w:rsidRPr="00EF7A5A">
        <w:t xml:space="preserve">Geo Features </w:t>
      </w:r>
      <w:r w:rsidR="00F04054" w:rsidRPr="00EF7A5A">
        <w:t xml:space="preserve">(see S-101 DCEG clause 24.4) using the association </w:t>
      </w:r>
      <w:r w:rsidR="00F04054" w:rsidRPr="00EF7A5A">
        <w:rPr>
          <w:b/>
        </w:rPr>
        <w:t>Additional Information</w:t>
      </w:r>
      <w:r w:rsidR="00F04054" w:rsidRPr="00EF7A5A">
        <w:t xml:space="preserve"> (see S-101 DCEG clause 25.1)</w:t>
      </w:r>
      <w:r w:rsidR="00F918BE" w:rsidRPr="00EF7A5A">
        <w:t>.</w:t>
      </w:r>
      <w:r w:rsidR="005C6026" w:rsidRPr="00EF7A5A">
        <w:t xml:space="preserve"> </w:t>
      </w:r>
      <w:r w:rsidR="00F918BE" w:rsidRPr="00EF7A5A">
        <w:t xml:space="preserve">Where this is considered to be the preferred encoding, Data Producers will be required to manually encode the </w:t>
      </w:r>
      <w:r w:rsidR="00F918BE" w:rsidRPr="00EF7A5A">
        <w:rPr>
          <w:b/>
        </w:rPr>
        <w:t>Nautical Information</w:t>
      </w:r>
      <w:r w:rsidR="00F918BE" w:rsidRPr="00EF7A5A">
        <w:t>; associate th</w:t>
      </w:r>
      <w:r w:rsidR="001641DC" w:rsidRPr="00EF7A5A">
        <w:t>is feature</w:t>
      </w:r>
      <w:r w:rsidR="00F918BE" w:rsidRPr="00EF7A5A">
        <w:t xml:space="preserve"> to the relevant S-101 </w:t>
      </w:r>
      <w:r w:rsidR="009C78EE" w:rsidRPr="00EF7A5A">
        <w:t xml:space="preserve">Geo Features </w:t>
      </w:r>
      <w:r w:rsidR="00F918BE" w:rsidRPr="00EF7A5A">
        <w:t xml:space="preserve">using the association </w:t>
      </w:r>
      <w:r w:rsidR="00F918BE" w:rsidRPr="00EF7A5A">
        <w:rPr>
          <w:b/>
        </w:rPr>
        <w:t>Additional Information</w:t>
      </w:r>
      <w:r w:rsidR="00740D23" w:rsidRPr="00EF7A5A">
        <w:t>; and remove the complex attribute</w:t>
      </w:r>
      <w:r w:rsidR="00F918BE" w:rsidRPr="00EF7A5A">
        <w:t xml:space="preserve"> </w:t>
      </w:r>
      <w:r w:rsidR="00F918BE" w:rsidRPr="00EF7A5A">
        <w:rPr>
          <w:b/>
        </w:rPr>
        <w:t>information</w:t>
      </w:r>
      <w:r w:rsidR="00F918BE" w:rsidRPr="00EF7A5A">
        <w:t xml:space="preserve"> from these </w:t>
      </w:r>
      <w:r w:rsidR="009C78EE" w:rsidRPr="00EF7A5A">
        <w:t>Geo Features</w:t>
      </w:r>
      <w:r w:rsidR="00740D23" w:rsidRPr="00EF7A5A">
        <w:t>.</w:t>
      </w:r>
      <w:r w:rsidR="005C6026" w:rsidRPr="00EF7A5A">
        <w:t xml:space="preserve"> </w:t>
      </w:r>
      <w:r w:rsidR="00740D23" w:rsidRPr="00EF7A5A">
        <w:t xml:space="preserve">Note that </w:t>
      </w:r>
      <w:r w:rsidR="009C0EF9" w:rsidRPr="00EF7A5A">
        <w:t>this encoding</w:t>
      </w:r>
      <w:r w:rsidR="00740D23" w:rsidRPr="00EF7A5A">
        <w:t xml:space="preserve"> may </w:t>
      </w:r>
      <w:r w:rsidR="009C0EF9" w:rsidRPr="00EF7A5A">
        <w:t xml:space="preserve">also </w:t>
      </w:r>
      <w:r w:rsidR="00740D23" w:rsidRPr="00EF7A5A">
        <w:t xml:space="preserve">be </w:t>
      </w:r>
      <w:r w:rsidR="009C0EF9" w:rsidRPr="00EF7A5A">
        <w:t>considered</w:t>
      </w:r>
      <w:r w:rsidR="00740D23" w:rsidRPr="00EF7A5A">
        <w:t xml:space="preserve"> where textual information is duplicated across multiple datasets within the </w:t>
      </w:r>
      <w:r w:rsidR="009C0EF9" w:rsidRPr="00EF7A5A">
        <w:t>S-57/</w:t>
      </w:r>
      <w:r w:rsidR="00740D23" w:rsidRPr="00EF7A5A">
        <w:t>S-101 ENC portfolio</w:t>
      </w:r>
      <w:r w:rsidRPr="00EF7A5A">
        <w:t>.</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468" w:name="_Toc422735467"/>
      <w:bookmarkStart w:id="469" w:name="_Toc8629860"/>
      <w:bookmarkStart w:id="470" w:name="_Toc8629992"/>
      <w:bookmarkStart w:id="471" w:name="_Toc173416266"/>
      <w:r w:rsidRPr="00EF7A5A">
        <w:t>Colours and colour patterns</w:t>
      </w:r>
      <w:bookmarkEnd w:id="468"/>
      <w:bookmarkEnd w:id="469"/>
      <w:bookmarkEnd w:id="470"/>
      <w:bookmarkEnd w:id="471"/>
    </w:p>
    <w:p w:rsidR="00601CDC" w:rsidRPr="00EF7A5A" w:rsidRDefault="00601CDC" w:rsidP="009851E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With the exception of the cases described below, a</w:t>
      </w:r>
      <w:r w:rsidR="00390CA4" w:rsidRPr="00EF7A5A">
        <w:t xml:space="preserve">ll instances of encoding of </w:t>
      </w:r>
      <w:r w:rsidR="001C17CE">
        <w:t xml:space="preserve">the S-57 </w:t>
      </w:r>
      <w:r w:rsidR="00390CA4" w:rsidRPr="00EF7A5A">
        <w:t xml:space="preserve">attribute COLOUR will be </w:t>
      </w:r>
      <w:r w:rsidR="009851E1" w:rsidRPr="00EF7A5A">
        <w:t>converted to</w:t>
      </w:r>
      <w:r w:rsidR="00390CA4" w:rsidRPr="00EF7A5A">
        <w:t xml:space="preserve"> the S-101 attribute </w:t>
      </w:r>
      <w:r w:rsidR="00390CA4" w:rsidRPr="00EF7A5A">
        <w:rPr>
          <w:b/>
        </w:rPr>
        <w:t xml:space="preserve">colour </w:t>
      </w:r>
      <w:r w:rsidR="00FF7E67" w:rsidRPr="00EF7A5A">
        <w:t>during the automated</w:t>
      </w:r>
      <w:r w:rsidR="00390CA4" w:rsidRPr="00EF7A5A">
        <w:t xml:space="preserve"> conversion</w:t>
      </w:r>
      <w:r w:rsidR="00FF7E67" w:rsidRPr="00EF7A5A">
        <w:t xml:space="preserve"> process</w:t>
      </w:r>
      <w:r w:rsidR="00390CA4" w:rsidRPr="00EF7A5A">
        <w:t>.</w:t>
      </w:r>
    </w:p>
    <w:p w:rsidR="0033549A" w:rsidRPr="00EF7A5A" w:rsidRDefault="00601CDC"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w:t>
      </w:r>
      <w:r w:rsidR="005F75B5" w:rsidRPr="00EF7A5A">
        <w:t xml:space="preserve">he allowable list of enumerate values for </w:t>
      </w:r>
      <w:r w:rsidR="005F75B5" w:rsidRPr="00EF7A5A">
        <w:rPr>
          <w:b/>
        </w:rPr>
        <w:t>colour</w:t>
      </w:r>
      <w:r w:rsidR="005F75B5" w:rsidRPr="00EF7A5A">
        <w:t xml:space="preserve"> is restricted </w:t>
      </w:r>
      <w:ins w:id="472" w:author="Jeff Wootton" w:date="2024-07-26T13:51:00Z">
        <w:r w:rsidR="0003218D">
          <w:t xml:space="preserve">in S-101 </w:t>
        </w:r>
      </w:ins>
      <w:r w:rsidR="005F75B5" w:rsidRPr="00EF7A5A">
        <w:t>from the full list allowable for COLOUR in S-57 ENCs for the following features:</w:t>
      </w:r>
    </w:p>
    <w:p w:rsidR="005F75B5" w:rsidRPr="00EF7A5A" w:rsidRDefault="005F75B5"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Coastline</w:t>
      </w:r>
      <w:r w:rsidR="005E5A5D" w:rsidRPr="00EF7A5A">
        <w:tab/>
      </w:r>
      <w:r w:rsidR="005E5A5D" w:rsidRPr="00EF7A5A">
        <w:tab/>
      </w:r>
      <w:r w:rsidR="005E5A5D" w:rsidRPr="00EF7A5A">
        <w:tab/>
      </w:r>
      <w:r w:rsidR="005E5A5D" w:rsidRPr="00EF7A5A">
        <w:tab/>
      </w:r>
      <w:r w:rsidR="005E5A5D" w:rsidRPr="00EF7A5A">
        <w:tab/>
        <w:t>[</w:t>
      </w:r>
      <w:r w:rsidR="005E5A5D" w:rsidRPr="00EF7A5A">
        <w:rPr>
          <w:b/>
        </w:rPr>
        <w:t>COALNE</w:t>
      </w:r>
      <w:r w:rsidR="005E5A5D" w:rsidRPr="00EF7A5A">
        <w:t>]</w:t>
      </w:r>
      <w:r w:rsidRPr="00EF7A5A">
        <w:tab/>
      </w:r>
      <w:r w:rsidRPr="00EF7A5A">
        <w:tab/>
      </w:r>
      <w:r w:rsidR="007804CD" w:rsidRPr="00EF7A5A">
        <w:tab/>
      </w:r>
      <w:r w:rsidR="007804CD" w:rsidRPr="00EF7A5A">
        <w:tab/>
      </w:r>
      <w:r w:rsidRPr="00EF7A5A">
        <w:t>(</w:t>
      </w:r>
      <w:r w:rsidR="00A7579E" w:rsidRPr="00EF7A5A">
        <w:t xml:space="preserve">S-101 </w:t>
      </w:r>
      <w:r w:rsidR="00403A7E" w:rsidRPr="00EF7A5A">
        <w:t xml:space="preserve">DCEG </w:t>
      </w:r>
      <w:r w:rsidRPr="00EF7A5A">
        <w:t xml:space="preserve">clause </w:t>
      </w:r>
      <w:r w:rsidR="00403A7E" w:rsidRPr="00EF7A5A">
        <w:t>5.3</w:t>
      </w:r>
      <w:r w:rsidRPr="00EF7A5A">
        <w:t>)</w:t>
      </w:r>
    </w:p>
    <w:p w:rsidR="007804CD" w:rsidRPr="00EF7A5A" w:rsidRDefault="007804CD"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Light Air Obstruction</w:t>
      </w:r>
      <w:r w:rsidRPr="00EF7A5A">
        <w:tab/>
      </w:r>
      <w:r w:rsidR="005E5A5D" w:rsidRPr="00EF7A5A">
        <w:t>[</w:t>
      </w:r>
      <w:r w:rsidR="005E5A5D" w:rsidRPr="00EF7A5A">
        <w:rPr>
          <w:b/>
        </w:rPr>
        <w:t>LIGHTS</w:t>
      </w:r>
      <w:r w:rsidR="005E5A5D" w:rsidRPr="00EF7A5A">
        <w:t>]</w:t>
      </w:r>
      <w:r w:rsidR="005E5A5D" w:rsidRPr="00EF7A5A">
        <w:tab/>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403A7E" w:rsidRPr="00EF7A5A">
        <w:t xml:space="preserve">DCEG </w:t>
      </w:r>
      <w:r w:rsidRPr="00EF7A5A">
        <w:t xml:space="preserve">clause </w:t>
      </w:r>
      <w:r w:rsidR="005D2815" w:rsidRPr="00EF7A5A">
        <w:t>19.5</w:t>
      </w:r>
      <w:r w:rsidRPr="00EF7A5A">
        <w:t>)</w:t>
      </w:r>
    </w:p>
    <w:p w:rsidR="005F75B5" w:rsidRPr="00EF7A5A" w:rsidRDefault="005F75B5"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Light All Around</w:t>
      </w:r>
      <w:r w:rsidRPr="00EF7A5A">
        <w:tab/>
      </w:r>
      <w:r w:rsidRPr="00EF7A5A">
        <w:tab/>
      </w:r>
      <w:r w:rsidR="007804CD" w:rsidRPr="00EF7A5A">
        <w:tab/>
      </w:r>
      <w:r w:rsidR="005E5A5D" w:rsidRPr="00EF7A5A">
        <w:t>[</w:t>
      </w:r>
      <w:r w:rsidR="005E5A5D" w:rsidRPr="00EF7A5A">
        <w:rPr>
          <w:b/>
        </w:rPr>
        <w:t>LIGHTS</w:t>
      </w:r>
      <w:r w:rsidR="005E5A5D" w:rsidRPr="00EF7A5A">
        <w:t>]</w:t>
      </w:r>
      <w:r w:rsidR="005E5A5D" w:rsidRPr="00EF7A5A">
        <w:tab/>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5D2815" w:rsidRPr="00EF7A5A">
        <w:t xml:space="preserve">DCEG </w:t>
      </w:r>
      <w:r w:rsidRPr="00EF7A5A">
        <w:t xml:space="preserve">clause </w:t>
      </w:r>
      <w:r w:rsidR="005D2815" w:rsidRPr="00EF7A5A">
        <w:t>19.2</w:t>
      </w:r>
      <w:r w:rsidRPr="00EF7A5A">
        <w:t>)</w:t>
      </w:r>
    </w:p>
    <w:p w:rsidR="005F75B5" w:rsidRPr="00EF7A5A" w:rsidRDefault="005F75B5"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 xml:space="preserve">Light </w:t>
      </w:r>
      <w:r w:rsidR="007804CD" w:rsidRPr="00EF7A5A">
        <w:rPr>
          <w:b/>
        </w:rPr>
        <w:t>Fog Detector</w:t>
      </w:r>
      <w:r w:rsidR="007804CD" w:rsidRPr="00EF7A5A">
        <w:tab/>
      </w:r>
      <w:r w:rsidR="007804CD" w:rsidRPr="00EF7A5A">
        <w:tab/>
      </w:r>
      <w:r w:rsidR="005E5A5D" w:rsidRPr="00EF7A5A">
        <w:t>[</w:t>
      </w:r>
      <w:r w:rsidR="005E5A5D" w:rsidRPr="00EF7A5A">
        <w:rPr>
          <w:b/>
        </w:rPr>
        <w:t>LIGHTS</w:t>
      </w:r>
      <w:r w:rsidR="005E5A5D" w:rsidRPr="00EF7A5A">
        <w:t>]</w:t>
      </w:r>
      <w:r w:rsidR="005E5A5D" w:rsidRPr="00EF7A5A">
        <w:tab/>
        <w:t xml:space="preserve"> </w:t>
      </w:r>
      <w:r w:rsidR="005E5A5D" w:rsidRPr="00EF7A5A">
        <w:tab/>
      </w:r>
      <w:r w:rsidR="005E5A5D" w:rsidRPr="00EF7A5A">
        <w:tab/>
      </w:r>
      <w:r w:rsidR="005E5A5D" w:rsidRPr="00EF7A5A">
        <w:tab/>
      </w:r>
      <w:r w:rsidR="005E5A5D" w:rsidRPr="00EF7A5A">
        <w:tab/>
      </w:r>
      <w:r w:rsidR="007804CD" w:rsidRPr="00EF7A5A">
        <w:t>(</w:t>
      </w:r>
      <w:r w:rsidR="00A7579E" w:rsidRPr="00EF7A5A">
        <w:t xml:space="preserve">S-101 </w:t>
      </w:r>
      <w:r w:rsidR="005D2815" w:rsidRPr="00EF7A5A">
        <w:t xml:space="preserve">DCEG </w:t>
      </w:r>
      <w:r w:rsidR="007804CD" w:rsidRPr="00EF7A5A">
        <w:t xml:space="preserve">clause </w:t>
      </w:r>
      <w:r w:rsidR="005D2815" w:rsidRPr="00EF7A5A">
        <w:t>19.4</w:t>
      </w:r>
      <w:r w:rsidR="007804CD" w:rsidRPr="00EF7A5A">
        <w:t>)</w:t>
      </w:r>
    </w:p>
    <w:p w:rsidR="007804CD" w:rsidRPr="00EF7A5A" w:rsidRDefault="007804CD"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Light Sectored</w:t>
      </w:r>
      <w:r w:rsidRPr="00EF7A5A">
        <w:tab/>
      </w:r>
      <w:r w:rsidRPr="00EF7A5A">
        <w:tab/>
      </w:r>
      <w:r w:rsidRPr="00EF7A5A">
        <w:tab/>
      </w:r>
      <w:r w:rsidRPr="00EF7A5A">
        <w:tab/>
      </w:r>
      <w:r w:rsidR="005E5A5D" w:rsidRPr="00EF7A5A">
        <w:t>[</w:t>
      </w:r>
      <w:r w:rsidR="005E5A5D" w:rsidRPr="00EF7A5A">
        <w:rPr>
          <w:b/>
        </w:rPr>
        <w:t>LIGHTS</w:t>
      </w:r>
      <w:r w:rsidR="005E5A5D" w:rsidRPr="00EF7A5A">
        <w:t>]</w:t>
      </w:r>
      <w:r w:rsidR="005E5A5D" w:rsidRPr="00EF7A5A">
        <w:tab/>
        <w:t xml:space="preserve"> </w:t>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5D2815" w:rsidRPr="00EF7A5A">
        <w:t xml:space="preserve">DCEG </w:t>
      </w:r>
      <w:r w:rsidRPr="00EF7A5A">
        <w:t xml:space="preserve">clause </w:t>
      </w:r>
      <w:r w:rsidR="005D2815" w:rsidRPr="00EF7A5A">
        <w:t>19.3</w:t>
      </w:r>
      <w:r w:rsidRPr="00EF7A5A">
        <w:t>)</w:t>
      </w:r>
    </w:p>
    <w:p w:rsidR="007804CD" w:rsidRPr="00EF7A5A" w:rsidRDefault="007804CD" w:rsidP="007715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ab/>
      </w:r>
      <w:r w:rsidRPr="00EF7A5A">
        <w:tab/>
      </w:r>
      <w:r w:rsidRPr="00EF7A5A">
        <w:tab/>
      </w:r>
      <w:r w:rsidRPr="00EF7A5A">
        <w:rPr>
          <w:b/>
        </w:rPr>
        <w:t>Sloping Ground</w:t>
      </w:r>
      <w:r w:rsidRPr="00EF7A5A">
        <w:tab/>
      </w:r>
      <w:r w:rsidRPr="00EF7A5A">
        <w:tab/>
      </w:r>
      <w:r w:rsidRPr="00EF7A5A">
        <w:tab/>
      </w:r>
      <w:r w:rsidR="005E5A5D" w:rsidRPr="00EF7A5A">
        <w:t>[</w:t>
      </w:r>
      <w:r w:rsidR="005E5A5D" w:rsidRPr="00EF7A5A">
        <w:rPr>
          <w:b/>
        </w:rPr>
        <w:t>SLOGRD</w:t>
      </w:r>
      <w:r w:rsidR="005E5A5D" w:rsidRPr="00EF7A5A">
        <w:t>]</w:t>
      </w:r>
      <w:r w:rsidR="005E5A5D" w:rsidRPr="00EF7A5A">
        <w:tab/>
      </w:r>
      <w:r w:rsidR="005E5A5D" w:rsidRPr="00EF7A5A">
        <w:tab/>
      </w:r>
      <w:r w:rsidR="005E5A5D" w:rsidRPr="00EF7A5A">
        <w:tab/>
      </w:r>
      <w:r w:rsidR="005E5A5D" w:rsidRPr="00EF7A5A">
        <w:tab/>
      </w:r>
      <w:r w:rsidR="00771516" w:rsidRPr="00EF7A5A">
        <w:t>(</w:t>
      </w:r>
      <w:r w:rsidR="00A7579E" w:rsidRPr="00EF7A5A">
        <w:t xml:space="preserve">S-101 </w:t>
      </w:r>
      <w:r w:rsidR="005D2815" w:rsidRPr="00EF7A5A">
        <w:t xml:space="preserve">DCEG </w:t>
      </w:r>
      <w:r w:rsidR="00771516" w:rsidRPr="00EF7A5A">
        <w:t xml:space="preserve">clause </w:t>
      </w:r>
      <w:r w:rsidR="005D2815" w:rsidRPr="00EF7A5A">
        <w:t>5.14</w:t>
      </w:r>
      <w:r w:rsidR="00771516" w:rsidRPr="00EF7A5A">
        <w:t>)</w:t>
      </w:r>
    </w:p>
    <w:p w:rsidR="00771516" w:rsidRPr="00EF7A5A" w:rsidRDefault="0077151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ab/>
      </w:r>
      <w:r w:rsidRPr="00EF7A5A">
        <w:tab/>
      </w:r>
      <w:r w:rsidRPr="00EF7A5A">
        <w:tab/>
      </w:r>
      <w:r w:rsidRPr="00EF7A5A">
        <w:rPr>
          <w:b/>
        </w:rPr>
        <w:t>Slope Topline</w:t>
      </w:r>
      <w:r w:rsidRPr="00EF7A5A">
        <w:tab/>
      </w:r>
      <w:r w:rsidRPr="00EF7A5A">
        <w:tab/>
      </w:r>
      <w:r w:rsidRPr="00EF7A5A">
        <w:tab/>
      </w:r>
      <w:r w:rsidRPr="00EF7A5A">
        <w:tab/>
      </w:r>
      <w:r w:rsidR="005E5A5D" w:rsidRPr="00EF7A5A">
        <w:t>[</w:t>
      </w:r>
      <w:r w:rsidR="005E5A5D" w:rsidRPr="00EF7A5A">
        <w:rPr>
          <w:b/>
        </w:rPr>
        <w:t>SLOTOP</w:t>
      </w:r>
      <w:r w:rsidR="005E5A5D" w:rsidRPr="00EF7A5A">
        <w:t>]</w:t>
      </w:r>
      <w:r w:rsidR="005E5A5D" w:rsidRPr="00EF7A5A">
        <w:tab/>
      </w:r>
      <w:r w:rsidR="005E5A5D" w:rsidRPr="00EF7A5A">
        <w:tab/>
      </w:r>
      <w:r w:rsidR="005E5A5D" w:rsidRPr="00EF7A5A">
        <w:tab/>
      </w:r>
      <w:r w:rsidR="005E5A5D" w:rsidRPr="00EF7A5A">
        <w:tab/>
      </w:r>
      <w:r w:rsidRPr="00EF7A5A">
        <w:t>(</w:t>
      </w:r>
      <w:r w:rsidR="00A7579E" w:rsidRPr="00EF7A5A">
        <w:t xml:space="preserve">S-101 </w:t>
      </w:r>
      <w:r w:rsidR="005D2815" w:rsidRPr="00EF7A5A">
        <w:t xml:space="preserve">DCEG </w:t>
      </w:r>
      <w:r w:rsidRPr="00EF7A5A">
        <w:t xml:space="preserve">clause </w:t>
      </w:r>
      <w:r w:rsidR="005D2815" w:rsidRPr="00EF7A5A">
        <w:t>5.15</w:t>
      </w:r>
      <w:r w:rsidRPr="00EF7A5A">
        <w:t>)</w:t>
      </w:r>
    </w:p>
    <w:p w:rsidR="006B2826" w:rsidRPr="00EF7A5A" w:rsidRDefault="0077151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list of allowable colours for these features can be found </w:t>
      </w:r>
      <w:r w:rsidR="00CD64AF" w:rsidRPr="00EF7A5A">
        <w:t>in</w:t>
      </w:r>
      <w:r w:rsidRPr="00EF7A5A">
        <w:t xml:space="preserve"> the </w:t>
      </w:r>
      <w:r w:rsidR="005D2815" w:rsidRPr="00EF7A5A">
        <w:t xml:space="preserve">S-101 DCEG </w:t>
      </w:r>
      <w:r w:rsidRPr="00EF7A5A">
        <w:t>clauses sited against each feature above</w:t>
      </w:r>
      <w:r w:rsidR="00E05992" w:rsidRPr="00EF7A5A">
        <w:t xml:space="preserve"> and </w:t>
      </w:r>
      <w:r w:rsidR="009851E1" w:rsidRPr="00EF7A5A">
        <w:t xml:space="preserve">in </w:t>
      </w:r>
      <w:r w:rsidR="005115B2" w:rsidRPr="00EF7A5A">
        <w:t xml:space="preserve">Appendix </w:t>
      </w:r>
      <w:r w:rsidR="00E05992" w:rsidRPr="00EF7A5A">
        <w:t>A, Table A</w:t>
      </w:r>
      <w:r w:rsidR="00CD5DD6" w:rsidRPr="00EF7A5A">
        <w:t>-</w:t>
      </w:r>
      <w:r w:rsidR="00E05992" w:rsidRPr="00EF7A5A">
        <w:t xml:space="preserve">2 of this </w:t>
      </w:r>
      <w:r w:rsidR="00F845CC" w:rsidRPr="00EF7A5A">
        <w:t>document</w:t>
      </w:r>
      <w:r w:rsidRPr="00EF7A5A">
        <w:t>.</w:t>
      </w:r>
      <w:r w:rsidR="005C6026" w:rsidRPr="00EF7A5A">
        <w:t xml:space="preserve"> </w:t>
      </w:r>
      <w:r w:rsidR="005E5A5D" w:rsidRPr="00EF7A5A">
        <w:t xml:space="preserve">Data Producers are advised to check values of COLOUR populated for the corresponding S-57 </w:t>
      </w:r>
      <w:r w:rsidR="00DA099D" w:rsidRPr="00EF7A5A">
        <w:t>objects</w:t>
      </w:r>
      <w:r w:rsidR="00CD64AF" w:rsidRPr="00EF7A5A">
        <w:t xml:space="preserve">, as </w:t>
      </w:r>
      <w:r w:rsidR="005E5A5D" w:rsidRPr="00EF7A5A">
        <w:t>conversion of th</w:t>
      </w:r>
      <w:r w:rsidR="00DA099D" w:rsidRPr="00EF7A5A">
        <w:t>is</w:t>
      </w:r>
      <w:r w:rsidR="005E5A5D" w:rsidRPr="00EF7A5A">
        <w:t xml:space="preserve"> </w:t>
      </w:r>
      <w:r w:rsidR="00DA099D" w:rsidRPr="00EF7A5A">
        <w:t xml:space="preserve">attribute </w:t>
      </w:r>
      <w:r w:rsidR="005E5A5D" w:rsidRPr="00EF7A5A">
        <w:t xml:space="preserve">is automated only if the value populated for COLOUR is </w:t>
      </w:r>
      <w:r w:rsidR="00CD64AF" w:rsidRPr="00EF7A5A">
        <w:t>an allowable value in S-101</w:t>
      </w:r>
      <w:r w:rsidR="005E5A5D" w:rsidRPr="00EF7A5A">
        <w:t>.</w:t>
      </w:r>
    </w:p>
    <w:p w:rsidR="00771516" w:rsidRPr="00EF7A5A" w:rsidRDefault="00771516" w:rsidP="00FF7E6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Note that </w:t>
      </w:r>
      <w:r w:rsidRPr="00EF7A5A">
        <w:rPr>
          <w:b/>
        </w:rPr>
        <w:t>colour</w:t>
      </w:r>
      <w:r w:rsidRPr="00EF7A5A">
        <w:t xml:space="preserve"> has been prohibited for the S-101 </w:t>
      </w:r>
      <w:r w:rsidR="00B47E47" w:rsidRPr="00EF7A5A">
        <w:t xml:space="preserve">Feature type </w:t>
      </w:r>
      <w:r w:rsidRPr="00EF7A5A">
        <w:rPr>
          <w:b/>
        </w:rPr>
        <w:t>Seabed Area</w:t>
      </w:r>
      <w:r w:rsidR="00CD64AF" w:rsidRPr="00EF7A5A">
        <w:t>,</w:t>
      </w:r>
      <w:r w:rsidRPr="00EF7A5A">
        <w:t xml:space="preserve"> for which </w:t>
      </w:r>
      <w:r w:rsidR="00FF7E67" w:rsidRPr="00EF7A5A">
        <w:t>COLOUR</w:t>
      </w:r>
      <w:r w:rsidRPr="00EF7A5A">
        <w:t xml:space="preserve"> is allowable for the corresponding S-57 </w:t>
      </w:r>
      <w:r w:rsidR="00FF7E67" w:rsidRPr="00EF7A5A">
        <w:rPr>
          <w:b/>
        </w:rPr>
        <w:t>SBDARE</w:t>
      </w:r>
      <w:r w:rsidR="00FF7E67" w:rsidRPr="00EF7A5A">
        <w:t xml:space="preserve"> Object class.</w:t>
      </w:r>
      <w:r w:rsidR="005C6026" w:rsidRPr="00EF7A5A">
        <w:t xml:space="preserve"> </w:t>
      </w:r>
      <w:r w:rsidRPr="00EF7A5A">
        <w:t xml:space="preserve">It is considered that </w:t>
      </w:r>
      <w:r w:rsidR="00FF7E67" w:rsidRPr="00EF7A5A">
        <w:rPr>
          <w:b/>
        </w:rPr>
        <w:t>colour</w:t>
      </w:r>
      <w:r w:rsidRPr="00EF7A5A">
        <w:rPr>
          <w:b/>
        </w:rPr>
        <w:t xml:space="preserve"> </w:t>
      </w:r>
      <w:r w:rsidRPr="00EF7A5A">
        <w:t>is not relevant for th</w:t>
      </w:r>
      <w:r w:rsidR="00FF7E67" w:rsidRPr="00EF7A5A">
        <w:t>is feature</w:t>
      </w:r>
      <w:r w:rsidRPr="00EF7A5A">
        <w:t xml:space="preserve"> in S-101.</w:t>
      </w:r>
    </w:p>
    <w:p w:rsidR="00FF7E67" w:rsidRPr="00EF7A5A" w:rsidRDefault="00CD64AF" w:rsidP="00FF7E6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attribute COLPAT will be </w:t>
      </w:r>
      <w:r w:rsidR="009851E1" w:rsidRPr="00EF7A5A">
        <w:t>converted to</w:t>
      </w:r>
      <w:r w:rsidRPr="00EF7A5A">
        <w:t xml:space="preserve"> the S-101 attribute </w:t>
      </w:r>
      <w:r w:rsidRPr="00EF7A5A">
        <w:rPr>
          <w:b/>
        </w:rPr>
        <w:t xml:space="preserve">colour pattern </w:t>
      </w:r>
      <w:r w:rsidRPr="00EF7A5A">
        <w:t>during the automated conversion process.</w:t>
      </w:r>
      <w:r w:rsidR="005C6026" w:rsidRPr="00EF7A5A">
        <w:t xml:space="preserve"> </w:t>
      </w:r>
      <w:r w:rsidR="00970256" w:rsidRPr="00EF7A5A">
        <w:t>However</w:t>
      </w:r>
      <w:r w:rsidR="000755BA">
        <w:t>,</w:t>
      </w:r>
      <w:r w:rsidR="00970256" w:rsidRPr="00EF7A5A">
        <w:t xml:space="preserve"> where COLPAT has more than one value, Data Producers should evaluate this encoding and populate </w:t>
      </w:r>
      <w:r w:rsidR="00C26AF9" w:rsidRPr="00EF7A5A">
        <w:t xml:space="preserve">only </w:t>
      </w:r>
      <w:r w:rsidR="00970256" w:rsidRPr="00EF7A5A">
        <w:t>the most important value required for marine navigation</w:t>
      </w:r>
      <w:r w:rsidR="00C26AF9" w:rsidRPr="00EF7A5A">
        <w:t xml:space="preserve">, noting that </w:t>
      </w:r>
      <w:r w:rsidR="00C26AF9" w:rsidRPr="00EF7A5A">
        <w:rPr>
          <w:b/>
        </w:rPr>
        <w:t>colour pattern</w:t>
      </w:r>
      <w:r w:rsidR="00C26AF9" w:rsidRPr="00EF7A5A">
        <w:t xml:space="preserve"> has multiplicity [0..1] in S-101 (see S-101 DCEG clause 2.4.10).</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473" w:name="_Toc422735469"/>
      <w:bookmarkStart w:id="474" w:name="_Toc8629861"/>
      <w:bookmarkStart w:id="475" w:name="_Toc8629993"/>
      <w:bookmarkStart w:id="476" w:name="_Toc173416267"/>
      <w:r w:rsidRPr="00EF7A5A">
        <w:t>Reference to other publications</w:t>
      </w:r>
      <w:bookmarkEnd w:id="473"/>
      <w:bookmarkEnd w:id="474"/>
      <w:bookmarkEnd w:id="475"/>
      <w:bookmarkEnd w:id="476"/>
    </w:p>
    <w:p w:rsidR="006B2826" w:rsidRPr="00EF7A5A" w:rsidRDefault="007B06AC" w:rsidP="007B06AC">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Meta </w:t>
      </w:r>
      <w:r w:rsidR="00B47E47" w:rsidRPr="00EF7A5A">
        <w:rPr>
          <w:u w:val="single"/>
        </w:rPr>
        <w:t>Object</w:t>
      </w:r>
      <w:r w:rsidR="006B2826" w:rsidRPr="00EF7A5A">
        <w:rPr>
          <w:u w:val="single"/>
        </w:rPr>
        <w:t>:</w:t>
      </w:r>
      <w:r w:rsidR="006B2826" w:rsidRPr="00EF7A5A">
        <w:tab/>
      </w:r>
      <w:r w:rsidR="006B2826" w:rsidRPr="00EF7A5A">
        <w:tab/>
        <w:t>Nautical publication information (</w:t>
      </w:r>
      <w:r w:rsidR="006B2826" w:rsidRPr="00EF7A5A">
        <w:rPr>
          <w:b/>
        </w:rPr>
        <w:t>M_NPUB</w:t>
      </w:r>
      <w:r w:rsidRPr="00EF7A5A">
        <w:t>)</w:t>
      </w:r>
      <w:r w:rsidRPr="00EF7A5A">
        <w:tab/>
      </w:r>
      <w:r w:rsidR="006B2826" w:rsidRPr="00EF7A5A">
        <w:t>(P,A)</w:t>
      </w:r>
    </w:p>
    <w:p w:rsidR="007B06AC" w:rsidRPr="00EF7A5A" w:rsidRDefault="007B06AC" w:rsidP="007B06A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Information Area</w:t>
      </w:r>
      <w:r w:rsidRPr="00EF7A5A">
        <w:tab/>
      </w:r>
      <w:r w:rsidRPr="00EF7A5A">
        <w:tab/>
      </w:r>
      <w:r w:rsidRPr="00EF7A5A">
        <w:tab/>
      </w:r>
      <w:r w:rsidRPr="00EF7A5A">
        <w:tab/>
      </w:r>
      <w:r w:rsidRPr="00EF7A5A">
        <w:tab/>
      </w:r>
      <w:r w:rsidRPr="00EF7A5A">
        <w:tab/>
      </w:r>
      <w:r w:rsidRPr="00EF7A5A">
        <w:tab/>
      </w:r>
      <w:r w:rsidR="00B9362E" w:rsidRPr="00EF7A5A">
        <w:tab/>
      </w:r>
      <w:r w:rsidRPr="00EF7A5A">
        <w:t>(</w:t>
      </w:r>
      <w:r w:rsidR="00B9362E" w:rsidRPr="00EF7A5A">
        <w:t>P,</w:t>
      </w:r>
      <w:r w:rsidRPr="00EF7A5A">
        <w:t>S)</w:t>
      </w:r>
      <w:r w:rsidR="00B9362E" w:rsidRPr="00EF7A5A">
        <w:tab/>
      </w:r>
      <w:r w:rsidR="00E37DD1" w:rsidRPr="00EF7A5A">
        <w:tab/>
      </w:r>
      <w:r w:rsidRPr="00EF7A5A">
        <w:t>(S-101 DCEG Clause 16.</w:t>
      </w:r>
      <w:r w:rsidR="001C17CE" w:rsidRPr="00EF7A5A">
        <w:t>1</w:t>
      </w:r>
      <w:r w:rsidR="001C17CE">
        <w:t>2</w:t>
      </w:r>
      <w:r w:rsidRPr="00EF7A5A">
        <w:t>)</w:t>
      </w:r>
    </w:p>
    <w:p w:rsidR="006B42F1" w:rsidRPr="00EF7A5A" w:rsidRDefault="006B42F1" w:rsidP="0066177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Information contained in the S-57 attributes INFORM and NINFOM for </w:t>
      </w:r>
      <w:r w:rsidRPr="00EF7A5A">
        <w:rPr>
          <w:b/>
        </w:rPr>
        <w:t>M_NPUB</w:t>
      </w:r>
      <w:r w:rsidRPr="00EF7A5A">
        <w:t xml:space="preserve"> will be converted to the S-101 complex attribute </w:t>
      </w:r>
      <w:r w:rsidRPr="00EF7A5A">
        <w:rPr>
          <w:b/>
        </w:rPr>
        <w:t>information</w:t>
      </w:r>
      <w:r w:rsidRPr="00EF7A5A">
        <w:t xml:space="preserve">, sub-attribute </w:t>
      </w:r>
      <w:r w:rsidRPr="00EF7A5A">
        <w:rPr>
          <w:b/>
        </w:rPr>
        <w:t>text</w:t>
      </w:r>
      <w:r w:rsidRPr="00EF7A5A">
        <w:t xml:space="preserve"> for an instance of the S-101 </w:t>
      </w:r>
      <w:r w:rsidR="00B47E47" w:rsidRPr="00EF7A5A">
        <w:t xml:space="preserve">Feature type </w:t>
      </w:r>
      <w:r w:rsidRPr="00EF7A5A">
        <w:rPr>
          <w:b/>
        </w:rPr>
        <w:t>Information Area</w:t>
      </w:r>
      <w:r w:rsidRPr="00EF7A5A">
        <w:t xml:space="preserve"> during the automated conversion process.</w:t>
      </w:r>
      <w:r w:rsidR="005C6026" w:rsidRPr="00EF7A5A">
        <w:t xml:space="preserve"> </w:t>
      </w:r>
      <w:r w:rsidRPr="00EF7A5A">
        <w:t>See also clause 2.3.</w:t>
      </w:r>
    </w:p>
    <w:p w:rsidR="0066177F" w:rsidRPr="00EF7A5A" w:rsidRDefault="0066177F" w:rsidP="0066177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References to nautical publication information contained in the S-57 attribute PUBREF for </w:t>
      </w:r>
      <w:r w:rsidR="00EE05E6" w:rsidRPr="00EF7A5A">
        <w:rPr>
          <w:b/>
        </w:rPr>
        <w:t>M_N</w:t>
      </w:r>
      <w:r w:rsidRPr="00EF7A5A">
        <w:rPr>
          <w:b/>
        </w:rPr>
        <w:t>PUB</w:t>
      </w:r>
      <w:r w:rsidRPr="00EF7A5A">
        <w:t xml:space="preserve"> will be converted to the S-101 complex attribute </w:t>
      </w:r>
      <w:r w:rsidRPr="00EF7A5A">
        <w:rPr>
          <w:b/>
        </w:rPr>
        <w:t>information</w:t>
      </w:r>
      <w:r w:rsidRPr="00EF7A5A">
        <w:t xml:space="preserve">, sub-attribute </w:t>
      </w:r>
      <w:r w:rsidRPr="00EF7A5A">
        <w:rPr>
          <w:b/>
        </w:rPr>
        <w:t>headline</w:t>
      </w:r>
      <w:r w:rsidRPr="00EF7A5A">
        <w:t xml:space="preserve"> </w:t>
      </w:r>
      <w:r w:rsidR="00465A24" w:rsidRPr="00EF7A5A">
        <w:t xml:space="preserve">on </w:t>
      </w:r>
      <w:r w:rsidRPr="00EF7A5A">
        <w:rPr>
          <w:b/>
        </w:rPr>
        <w:t>Information Area</w:t>
      </w:r>
      <w:r w:rsidRPr="00EF7A5A">
        <w:t xml:space="preserve"> during the automated conversion process.</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477" w:name="_Toc422735471"/>
      <w:bookmarkStart w:id="478" w:name="_Toc8629862"/>
      <w:bookmarkStart w:id="479" w:name="_Toc8629994"/>
      <w:bookmarkStart w:id="480" w:name="_Toc173416268"/>
      <w:r w:rsidRPr="00EF7A5A">
        <w:t>Updating</w:t>
      </w:r>
      <w:bookmarkEnd w:id="477"/>
      <w:bookmarkEnd w:id="478"/>
      <w:bookmarkEnd w:id="479"/>
      <w:bookmarkEnd w:id="480"/>
    </w:p>
    <w:p w:rsidR="00BB26AE" w:rsidRPr="00EF7A5A" w:rsidRDefault="005471ED" w:rsidP="00BB26AE">
      <w:pPr>
        <w:spacing w:after="120"/>
        <w:jc w:val="both"/>
      </w:pPr>
      <w:r w:rsidRPr="00EF7A5A">
        <w:t>Not applicable</w:t>
      </w:r>
      <w:r w:rsidR="00BB26AE"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481" w:name="_Toc422735473"/>
      <w:bookmarkStart w:id="482" w:name="_Toc8629863"/>
      <w:bookmarkStart w:id="483" w:name="_Toc8629995"/>
      <w:bookmarkStart w:id="484" w:name="_Toc173416269"/>
      <w:r w:rsidRPr="00EF7A5A">
        <w:t>Issuing Updates in advance</w:t>
      </w:r>
      <w:bookmarkEnd w:id="481"/>
      <w:bookmarkEnd w:id="482"/>
      <w:bookmarkEnd w:id="483"/>
      <w:bookmarkEnd w:id="484"/>
    </w:p>
    <w:p w:rsidR="004A6535" w:rsidRPr="00EF7A5A" w:rsidRDefault="005471ED" w:rsidP="004A6535">
      <w:pPr>
        <w:spacing w:after="120"/>
        <w:jc w:val="both"/>
      </w:pPr>
      <w:r w:rsidRPr="00EF7A5A">
        <w:t>Not applicable.</w:t>
      </w:r>
      <w:r w:rsidR="005C6026" w:rsidRPr="00EF7A5A">
        <w:t xml:space="preserve"> </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485" w:name="_Toc173416270"/>
      <w:r w:rsidRPr="00EF7A5A">
        <w:rPr>
          <w:bCs/>
        </w:rPr>
        <w:t>Advance notification of changes to traffic separation schemes</w:t>
      </w:r>
      <w:bookmarkEnd w:id="485"/>
    </w:p>
    <w:p w:rsidR="004A6535" w:rsidRPr="00EF7A5A" w:rsidRDefault="005471ED" w:rsidP="004A6535">
      <w:pPr>
        <w:spacing w:after="120"/>
        <w:jc w:val="both"/>
      </w:pPr>
      <w:r w:rsidRPr="00EF7A5A">
        <w:t>Not applicable.</w:t>
      </w:r>
      <w:r w:rsidR="005C6026" w:rsidRPr="00EF7A5A">
        <w:t xml:space="preserve"> </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486" w:name="_Toc173416271"/>
      <w:bookmarkStart w:id="487" w:name="_Toc422735475"/>
      <w:bookmarkStart w:id="488" w:name="_Toc8629864"/>
      <w:bookmarkStart w:id="489" w:name="_Toc8629996"/>
      <w:r w:rsidRPr="00EF7A5A">
        <w:t>Guidelines for encoding Temporary and Preliminary ENC Updates</w:t>
      </w:r>
      <w:bookmarkEnd w:id="486"/>
    </w:p>
    <w:p w:rsidR="006B2826" w:rsidRPr="00EF7A5A" w:rsidRDefault="005471ED" w:rsidP="009558DB">
      <w:pPr>
        <w:spacing w:after="120"/>
        <w:jc w:val="both"/>
        <w:rPr>
          <w:lang w:eastAsia="en-US"/>
        </w:rPr>
      </w:pPr>
      <w:r w:rsidRPr="00EF7A5A">
        <w:t>Not applicable.</w:t>
      </w:r>
    </w:p>
    <w:p w:rsidR="006B2826" w:rsidRPr="00EF7A5A" w:rsidRDefault="006B2826" w:rsidP="00C93144">
      <w:pPr>
        <w:pStyle w:val="Heading2"/>
        <w:numPr>
          <w:ilvl w:val="1"/>
          <w:numId w:val="13"/>
        </w:numPr>
        <w:tabs>
          <w:tab w:val="clear" w:pos="0"/>
          <w:tab w:val="clear" w:pos="283"/>
          <w:tab w:val="clear" w:pos="576"/>
          <w:tab w:val="clear" w:pos="72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before="240" w:after="120"/>
        <w:ind w:left="851" w:hanging="851"/>
      </w:pPr>
      <w:bookmarkStart w:id="490" w:name="_Toc173416272"/>
      <w:r w:rsidRPr="00EF7A5A">
        <w:t>Multiple objects</w:t>
      </w:r>
      <w:bookmarkEnd w:id="487"/>
      <w:bookmarkEnd w:id="488"/>
      <w:bookmarkEnd w:id="489"/>
      <w:r w:rsidRPr="00EF7A5A">
        <w:t xml:space="preserve"> and objects shown out of position on paper charts</w:t>
      </w:r>
      <w:bookmarkEnd w:id="490"/>
    </w:p>
    <w:p w:rsidR="00D009BF" w:rsidRPr="00EF7A5A" w:rsidRDefault="004C3800" w:rsidP="00AA1BA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In S-101, the </w:t>
      </w:r>
      <w:r w:rsidR="00D009BF" w:rsidRPr="00EF7A5A">
        <w:t>textual indication of</w:t>
      </w:r>
      <w:r w:rsidR="00704F27" w:rsidRPr="00EF7A5A">
        <w:t xml:space="preserve"> the existence of</w:t>
      </w:r>
      <w:r w:rsidR="00D009BF" w:rsidRPr="00EF7A5A">
        <w:t xml:space="preserve"> multiple real-world features </w:t>
      </w:r>
      <w:r w:rsidR="00F22367" w:rsidRPr="00EF7A5A">
        <w:t>represented by</w:t>
      </w:r>
      <w:r w:rsidR="00704F27" w:rsidRPr="00EF7A5A">
        <w:t xml:space="preserve"> a single encoded feature </w:t>
      </w:r>
      <w:r w:rsidR="00F22367" w:rsidRPr="00EF7A5A">
        <w:t>instance</w:t>
      </w:r>
      <w:r w:rsidR="00704F27" w:rsidRPr="00EF7A5A">
        <w:t xml:space="preserve"> </w:t>
      </w:r>
      <w:r w:rsidR="00D009BF" w:rsidRPr="00EF7A5A">
        <w:t xml:space="preserve">has been enhanced by the introduction of a new complex attribute </w:t>
      </w:r>
      <w:r w:rsidR="00D009BF" w:rsidRPr="00EF7A5A">
        <w:rPr>
          <w:b/>
        </w:rPr>
        <w:t>multiplicity of features</w:t>
      </w:r>
      <w:r w:rsidR="007C6C91" w:rsidRPr="00EF7A5A">
        <w:t>.</w:t>
      </w:r>
      <w:r w:rsidR="005C6026" w:rsidRPr="00EF7A5A">
        <w:t xml:space="preserve"> </w:t>
      </w:r>
      <w:r w:rsidR="007C6C91" w:rsidRPr="00EF7A5A">
        <w:t>However</w:t>
      </w:r>
      <w:r w:rsidR="000755BA">
        <w:t>,</w:t>
      </w:r>
      <w:r w:rsidR="007C6C91" w:rsidRPr="00EF7A5A">
        <w:t xml:space="preserve"> this complex attribute has not been bound to all S-101 </w:t>
      </w:r>
      <w:r w:rsidR="00B47E47" w:rsidRPr="00EF7A5A">
        <w:t>Geo Features</w:t>
      </w:r>
      <w:r w:rsidR="007C6C91" w:rsidRPr="00EF7A5A">
        <w:t>.</w:t>
      </w:r>
    </w:p>
    <w:p w:rsidR="007C6C91" w:rsidRPr="00EF7A5A" w:rsidRDefault="007C6C91" w:rsidP="00AA1BA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During the S-57 to S-101 </w:t>
      </w:r>
      <w:r w:rsidR="00FB0F8F" w:rsidRPr="00EF7A5A">
        <w:t xml:space="preserve">automated </w:t>
      </w:r>
      <w:r w:rsidRPr="00EF7A5A">
        <w:t xml:space="preserve">conversion process, </w:t>
      </w:r>
      <w:r w:rsidR="00FB0F8F" w:rsidRPr="00EF7A5A">
        <w:t xml:space="preserve">unless otherwise described against individual Object classes within this document, all instances of encoding of the attribute INFORM will be </w:t>
      </w:r>
      <w:r w:rsidR="00E1343C" w:rsidRPr="00EF7A5A">
        <w:t xml:space="preserve">converted </w:t>
      </w:r>
      <w:r w:rsidR="00FB0F8F" w:rsidRPr="00EF7A5A">
        <w:t xml:space="preserve">automatically </w:t>
      </w:r>
      <w:r w:rsidR="00E1343C" w:rsidRPr="00EF7A5A">
        <w:t xml:space="preserve">to </w:t>
      </w:r>
      <w:r w:rsidR="00FB0F8F" w:rsidRPr="00EF7A5A">
        <w:t xml:space="preserve">the S-101 complex attribute </w:t>
      </w:r>
      <w:r w:rsidR="00FB0F8F" w:rsidRPr="00EF7A5A">
        <w:rPr>
          <w:b/>
        </w:rPr>
        <w:t>information</w:t>
      </w:r>
      <w:r w:rsidR="00FB0F8F" w:rsidRPr="00EF7A5A">
        <w:t xml:space="preserve">, sub-attribute </w:t>
      </w:r>
      <w:r w:rsidR="00FB0F8F" w:rsidRPr="00EF7A5A">
        <w:rPr>
          <w:b/>
        </w:rPr>
        <w:t>text</w:t>
      </w:r>
      <w:r w:rsidR="00A865B6">
        <w:t xml:space="preserve"> (see clause 2.3)</w:t>
      </w:r>
      <w:r w:rsidR="00FB0F8F" w:rsidRPr="00EF7A5A">
        <w:t>.</w:t>
      </w:r>
      <w:r w:rsidR="005C6026" w:rsidRPr="00EF7A5A">
        <w:t xml:space="preserve"> </w:t>
      </w:r>
      <w:r w:rsidR="00FB0F8F" w:rsidRPr="00EF7A5A">
        <w:t xml:space="preserve">Data Producers will be required to evaluate these incidences manually and, if the information is related to multiplicity of features and the S-101 feature carries </w:t>
      </w:r>
      <w:r w:rsidR="00FB0F8F" w:rsidRPr="00EF7A5A">
        <w:rPr>
          <w:b/>
        </w:rPr>
        <w:t>multiplicity of features</w:t>
      </w:r>
      <w:r w:rsidR="00FB0F8F" w:rsidRPr="00EF7A5A">
        <w:t xml:space="preserve"> as an allowable attribute, populate this attribute accordingly</w:t>
      </w:r>
      <w:r w:rsidR="00AD3B29" w:rsidRPr="00EF7A5A">
        <w:t>.</w:t>
      </w:r>
      <w:r w:rsidR="005C6026" w:rsidRPr="00EF7A5A">
        <w:t xml:space="preserve"> </w:t>
      </w:r>
      <w:r w:rsidR="00AD3B29" w:rsidRPr="00EF7A5A">
        <w:t>I</w:t>
      </w:r>
      <w:r w:rsidR="00E61D36" w:rsidRPr="00EF7A5A">
        <w:t>f no</w:t>
      </w:r>
      <w:r w:rsidR="00AD3B29" w:rsidRPr="00EF7A5A">
        <w:t xml:space="preserve"> other information is included in the </w:t>
      </w:r>
      <w:r w:rsidR="00465A24" w:rsidRPr="00EF7A5A">
        <w:rPr>
          <w:b/>
        </w:rPr>
        <w:t>i</w:t>
      </w:r>
      <w:r w:rsidR="00AD3B29" w:rsidRPr="00EF7A5A">
        <w:rPr>
          <w:b/>
        </w:rPr>
        <w:t>nformation</w:t>
      </w:r>
      <w:r w:rsidR="00AD3B29" w:rsidRPr="00EF7A5A">
        <w:t xml:space="preserve"> </w:t>
      </w:r>
      <w:r w:rsidR="00465A24" w:rsidRPr="00EF7A5A">
        <w:t>attribute</w:t>
      </w:r>
      <w:r w:rsidR="00AD3B29" w:rsidRPr="00EF7A5A">
        <w:t xml:space="preserve">, this </w:t>
      </w:r>
      <w:r w:rsidR="00465A24" w:rsidRPr="00EF7A5A">
        <w:t xml:space="preserve">attribute </w:t>
      </w:r>
      <w:r w:rsidR="00AD3B29" w:rsidRPr="00EF7A5A">
        <w:t xml:space="preserve">can be </w:t>
      </w:r>
      <w:r w:rsidR="00465A24" w:rsidRPr="00EF7A5A">
        <w:t>removed</w:t>
      </w:r>
      <w:r w:rsidR="00AD3B29"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491" w:name="_Toc173416273"/>
      <w:r w:rsidRPr="00EF7A5A">
        <w:rPr>
          <w:bCs/>
        </w:rPr>
        <w:t>Minimal depiction areas</w:t>
      </w:r>
      <w:bookmarkEnd w:id="491"/>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492" w:name="_Toc173416274"/>
      <w:r w:rsidRPr="00EF7A5A">
        <w:rPr>
          <w:bCs/>
        </w:rPr>
        <w:t>Wide blank areas</w:t>
      </w:r>
      <w:bookmarkEnd w:id="492"/>
    </w:p>
    <w:p w:rsidR="00EA63AF" w:rsidRPr="00EF7A5A" w:rsidRDefault="00EA63AF"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S-57 Meta </w:t>
      </w:r>
      <w:r w:rsidR="00CD3822" w:rsidRPr="00EF7A5A">
        <w:t>Object</w:t>
      </w:r>
      <w:r w:rsidRPr="00EF7A5A">
        <w:t xml:space="preserve"> </w:t>
      </w:r>
      <w:r w:rsidRPr="00EF7A5A">
        <w:rPr>
          <w:b/>
        </w:rPr>
        <w:t>M_COVR</w:t>
      </w:r>
      <w:r w:rsidRPr="00EF7A5A">
        <w:t xml:space="preserve"> having attribute CATCOV = </w:t>
      </w:r>
      <w:r w:rsidRPr="00EF7A5A">
        <w:rPr>
          <w:i/>
        </w:rPr>
        <w:t>2</w:t>
      </w:r>
      <w:r w:rsidRPr="00EF7A5A">
        <w:t xml:space="preserve"> (no coverage available) will not be converted across to S-101.</w:t>
      </w:r>
      <w:r w:rsidR="005C6026" w:rsidRPr="00EF7A5A">
        <w:t xml:space="preserve"> </w:t>
      </w:r>
      <w:r w:rsidRPr="00EF7A5A">
        <w:t>There is no requirement in S-101 to indicate areas of the ENC dataset that have no data coverage.</w:t>
      </w:r>
      <w:r w:rsidR="005C6026" w:rsidRPr="00EF7A5A">
        <w:t xml:space="preserve"> </w:t>
      </w:r>
      <w:r w:rsidRPr="00EF7A5A">
        <w:t>See also clause 2.2.6.</w:t>
      </w:r>
    </w:p>
    <w:p w:rsidR="00E61D36" w:rsidRPr="00EF7A5A" w:rsidRDefault="00E61D36"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 requirement to avoid leaving “holes” in data coverage for an ENC dataset on the assumption that the end user also has the larger scale ENC(s) available remains unchanged in S-101.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120" w:after="120"/>
        <w:ind w:left="851" w:hanging="851"/>
        <w:rPr>
          <w:bCs/>
        </w:rPr>
      </w:pPr>
      <w:bookmarkStart w:id="493" w:name="_Toc173416275"/>
      <w:r w:rsidRPr="00EF7A5A">
        <w:rPr>
          <w:bCs/>
        </w:rPr>
        <w:t>Simplified or minimal depiction areas</w:t>
      </w:r>
      <w:bookmarkEnd w:id="493"/>
    </w:p>
    <w:p w:rsidR="006B2826" w:rsidRPr="00EF7A5A" w:rsidRDefault="003A1265" w:rsidP="003A1265">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The S-101 encoding guidance for</w:t>
      </w:r>
      <w:r w:rsidRPr="00EF7A5A">
        <w:rPr>
          <w:lang w:eastAsia="en-US"/>
        </w:rPr>
        <w:t xml:space="preserve"> the encoding of simplified or minimal depiction areas in ENCs </w:t>
      </w:r>
      <w:r w:rsidRPr="00EF7A5A">
        <w:t>has not changed from S-57</w:t>
      </w:r>
      <w:r w:rsidR="007678B7" w:rsidRPr="00EF7A5A">
        <w:t xml:space="preserve"> (see also clause 6.6)</w:t>
      </w:r>
      <w:r w:rsidRPr="00EF7A5A">
        <w:rPr>
          <w:lang w:eastAsia="en-US"/>
        </w:rPr>
        <w:t>.</w:t>
      </w:r>
    </w:p>
    <w:p w:rsidR="003A1265" w:rsidRPr="00EF7A5A" w:rsidRDefault="003A1265">
      <w:pPr>
        <w:rPr>
          <w:b/>
          <w:sz w:val="28"/>
          <w:lang w:eastAsia="en-US"/>
        </w:rPr>
      </w:pPr>
      <w:bookmarkStart w:id="494" w:name="_Toc422735476"/>
      <w:bookmarkStart w:id="495" w:name="_Toc8629866"/>
      <w:bookmarkStart w:id="496" w:name="_Toc8629998"/>
      <w:r w:rsidRPr="00EF7A5A">
        <w:br w:type="page"/>
      </w:r>
    </w:p>
    <w:p w:rsidR="006B2826" w:rsidRPr="00EF7A5A" w:rsidRDefault="006B2826" w:rsidP="00C93144">
      <w:pPr>
        <w:pStyle w:val="Heading1"/>
        <w:numPr>
          <w:ilvl w:val="0"/>
          <w:numId w:val="13"/>
        </w:numPr>
        <w:tabs>
          <w:tab w:val="clear" w:pos="0"/>
          <w:tab w:val="clear" w:pos="283"/>
          <w:tab w:val="clear" w:pos="432"/>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rPr>
          <w:sz w:val="20"/>
        </w:rPr>
      </w:pPr>
      <w:bookmarkStart w:id="497" w:name="_Toc173416276"/>
      <w:r w:rsidRPr="00EF7A5A">
        <w:t>Time Varying Objects</w:t>
      </w:r>
      <w:bookmarkEnd w:id="494"/>
      <w:bookmarkEnd w:id="495"/>
      <w:bookmarkEnd w:id="496"/>
      <w:bookmarkEnd w:id="497"/>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rPr>
          <w:sz w:val="20"/>
        </w:rPr>
      </w:pPr>
      <w:bookmarkStart w:id="498" w:name="_Toc422735478"/>
      <w:bookmarkStart w:id="499" w:name="_Toc8629867"/>
      <w:bookmarkStart w:id="500" w:name="_Toc8629999"/>
      <w:bookmarkStart w:id="501" w:name="_Toc173416277"/>
      <w:r w:rsidRPr="00EF7A5A">
        <w:t>Magnetic data</w:t>
      </w:r>
      <w:bookmarkEnd w:id="498"/>
      <w:bookmarkEnd w:id="499"/>
      <w:bookmarkEnd w:id="500"/>
      <w:bookmarkEnd w:id="501"/>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02" w:name="_Toc422735480"/>
      <w:bookmarkStart w:id="503" w:name="_Toc8629868"/>
      <w:bookmarkStart w:id="504" w:name="_Toc8630000"/>
      <w:bookmarkStart w:id="505" w:name="_Toc173416278"/>
      <w:r w:rsidRPr="00EF7A5A">
        <w:t>Magnetic variation</w:t>
      </w:r>
      <w:bookmarkEnd w:id="502"/>
      <w:bookmarkEnd w:id="503"/>
      <w:bookmarkEnd w:id="504"/>
      <w:bookmarkEnd w:id="505"/>
    </w:p>
    <w:p w:rsidR="000E191D" w:rsidRPr="00EF7A5A" w:rsidRDefault="000E191D" w:rsidP="000E191D">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47E47" w:rsidRPr="00EF7A5A">
        <w:rPr>
          <w:u w:val="single"/>
        </w:rPr>
        <w:t>Object</w:t>
      </w:r>
      <w:r w:rsidRPr="00EF7A5A">
        <w:rPr>
          <w:u w:val="single"/>
        </w:rPr>
        <w:t>:</w:t>
      </w:r>
      <w:r w:rsidRPr="00EF7A5A">
        <w:tab/>
      </w:r>
      <w:r w:rsidRPr="00EF7A5A">
        <w:tab/>
        <w:t>Magnetic variation (</w:t>
      </w:r>
      <w:r w:rsidRPr="00EF7A5A">
        <w:rPr>
          <w:b/>
        </w:rPr>
        <w:t>MAGVAR</w:t>
      </w:r>
      <w:r w:rsidRPr="00EF7A5A">
        <w:t>)</w:t>
      </w:r>
      <w:r w:rsidRPr="00EF7A5A">
        <w:tab/>
      </w:r>
      <w:r w:rsidRPr="00EF7A5A">
        <w:tab/>
        <w:t>(P,L,A)</w:t>
      </w:r>
    </w:p>
    <w:p w:rsidR="000E191D" w:rsidRPr="00EF7A5A" w:rsidRDefault="000E191D" w:rsidP="000E191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 xml:space="preserve">Magnetic Variation </w:t>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(S-101 DCEG Clause 4.1)</w:t>
      </w:r>
    </w:p>
    <w:p w:rsidR="000E191D" w:rsidRPr="00EF7A5A" w:rsidRDefault="000E191D" w:rsidP="00E335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Pr="00EF7A5A">
        <w:rPr>
          <w:b/>
        </w:rPr>
        <w:t>MAGVAR</w:t>
      </w:r>
      <w:r w:rsidRPr="00EF7A5A">
        <w:t xml:space="preserve"> </w:t>
      </w:r>
      <w:r w:rsidR="00E33573" w:rsidRPr="00EF7A5A">
        <w:t xml:space="preserve">and its binding attributes </w:t>
      </w:r>
      <w:r w:rsidRPr="00EF7A5A">
        <w:t xml:space="preserve">will be </w:t>
      </w:r>
      <w:r w:rsidR="00F05D09" w:rsidRPr="00EF7A5A">
        <w:t xml:space="preserve">converted </w:t>
      </w:r>
      <w:r w:rsidRPr="00EF7A5A">
        <w:t xml:space="preserve">automatically </w:t>
      </w:r>
      <w:r w:rsidR="00F05D09" w:rsidRPr="00EF7A5A">
        <w:t xml:space="preserve">to an instance of </w:t>
      </w:r>
      <w:r w:rsidRPr="00EF7A5A">
        <w:t xml:space="preserve">the S-101 </w:t>
      </w:r>
      <w:r w:rsidR="00B47E47" w:rsidRPr="00EF7A5A">
        <w:t xml:space="preserve">Feature type </w:t>
      </w:r>
      <w:r w:rsidRPr="00EF7A5A">
        <w:rPr>
          <w:b/>
        </w:rPr>
        <w:t xml:space="preserve">Magnetic Variation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0E191D" w:rsidRPr="00EF7A5A" w:rsidRDefault="00E3357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DATEND and DATSTA for </w:t>
      </w:r>
      <w:r w:rsidRPr="00EF7A5A">
        <w:rPr>
          <w:b/>
        </w:rPr>
        <w:t>MAGVAR</w:t>
      </w:r>
      <w:r w:rsidRPr="00EF7A5A">
        <w:t xml:space="preserve"> will not be converted.</w:t>
      </w:r>
      <w:r w:rsidR="005C6026" w:rsidRPr="00EF7A5A">
        <w:t xml:space="preserve"> </w:t>
      </w:r>
      <w:r w:rsidRPr="00EF7A5A">
        <w:t xml:space="preserve">It is considered that these attributes </w:t>
      </w:r>
      <w:r w:rsidR="007C3675" w:rsidRPr="00EF7A5A">
        <w:t xml:space="preserve">are </w:t>
      </w:r>
      <w:r w:rsidRPr="00EF7A5A">
        <w:t xml:space="preserve">not relevant for </w:t>
      </w:r>
      <w:r w:rsidRPr="00EF7A5A">
        <w:rPr>
          <w:b/>
        </w:rPr>
        <w:t>Magnetic Variation</w:t>
      </w:r>
      <w:r w:rsidRPr="00EF7A5A">
        <w:t xml:space="preserve"> in S-101.</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06" w:name="_Toc422735482"/>
      <w:bookmarkStart w:id="507" w:name="_Toc8629869"/>
      <w:bookmarkStart w:id="508" w:name="_Toc8630001"/>
      <w:bookmarkStart w:id="509" w:name="_Toc173416279"/>
      <w:r w:rsidRPr="00EF7A5A">
        <w:t>Abnormal magnetic variation</w:t>
      </w:r>
      <w:bookmarkEnd w:id="506"/>
      <w:bookmarkEnd w:id="507"/>
      <w:bookmarkEnd w:id="508"/>
      <w:bookmarkEnd w:id="509"/>
    </w:p>
    <w:p w:rsidR="006B2826" w:rsidRPr="00EF7A5A" w:rsidRDefault="007C3675" w:rsidP="007C367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B47E47" w:rsidRPr="00EF7A5A">
        <w:rPr>
          <w:u w:val="single"/>
        </w:rPr>
        <w:t>Object</w:t>
      </w:r>
      <w:r w:rsidR="006B2826" w:rsidRPr="00EF7A5A">
        <w:rPr>
          <w:u w:val="single"/>
        </w:rPr>
        <w:t>:</w:t>
      </w:r>
      <w:r w:rsidR="006B2826" w:rsidRPr="00EF7A5A">
        <w:tab/>
      </w:r>
      <w:r w:rsidR="006B2826" w:rsidRPr="00EF7A5A">
        <w:tab/>
        <w:t>Local magnetic anomaly (</w:t>
      </w:r>
      <w:r w:rsidR="006B2826" w:rsidRPr="00EF7A5A">
        <w:rPr>
          <w:b/>
        </w:rPr>
        <w:t>LOCMAG</w:t>
      </w:r>
      <w:r w:rsidR="006B2826" w:rsidRPr="00EF7A5A">
        <w:t>)</w:t>
      </w:r>
      <w:r w:rsidR="006B2826" w:rsidRPr="00EF7A5A">
        <w:tab/>
      </w:r>
      <w:r w:rsidR="006B2826" w:rsidRPr="00EF7A5A">
        <w:tab/>
        <w:t>(P,L,A)</w:t>
      </w:r>
    </w:p>
    <w:p w:rsidR="007C3675" w:rsidRPr="00EF7A5A" w:rsidRDefault="007C3675" w:rsidP="007C36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 xml:space="preserve">Local Magnetic Anomaly </w:t>
      </w:r>
      <w:r w:rsidRPr="00EF7A5A">
        <w:rPr>
          <w:b/>
        </w:rPr>
        <w:tab/>
      </w:r>
      <w:r w:rsidRPr="00EF7A5A">
        <w:rPr>
          <w:b/>
        </w:rPr>
        <w:tab/>
      </w:r>
      <w:r w:rsidRPr="00EF7A5A">
        <w:rPr>
          <w:b/>
        </w:rPr>
        <w:tab/>
      </w:r>
      <w:r w:rsidRPr="00EF7A5A">
        <w:rPr>
          <w:b/>
        </w:rPr>
        <w:tab/>
      </w:r>
      <w:r w:rsidRPr="00EF7A5A">
        <w:rPr>
          <w:b/>
        </w:rPr>
        <w:tab/>
      </w:r>
      <w:r w:rsidRPr="00EF7A5A">
        <w:t>(P,C,S)</w:t>
      </w:r>
      <w:r w:rsidRPr="00EF7A5A">
        <w:tab/>
        <w:t>(S-101 DCEG Clause 4.2)</w:t>
      </w:r>
    </w:p>
    <w:p w:rsidR="007C3675" w:rsidRPr="00EF7A5A" w:rsidRDefault="007C3675" w:rsidP="007C36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00E62317" w:rsidRPr="00EF7A5A">
        <w:rPr>
          <w:b/>
        </w:rPr>
        <w:t>LOCMAG</w:t>
      </w:r>
      <w:r w:rsidRPr="00EF7A5A">
        <w:t xml:space="preserve"> and its binding attributes will be </w:t>
      </w:r>
      <w:r w:rsidR="00F05D09" w:rsidRPr="00EF7A5A">
        <w:t xml:space="preserve">converted </w:t>
      </w:r>
      <w:r w:rsidRPr="00EF7A5A">
        <w:t xml:space="preserve">automatically </w:t>
      </w:r>
      <w:r w:rsidR="00F05D09" w:rsidRPr="00EF7A5A">
        <w:t>to an instance of</w:t>
      </w:r>
      <w:r w:rsidRPr="00EF7A5A">
        <w:t xml:space="preserve"> the S-101 </w:t>
      </w:r>
      <w:r w:rsidR="00B47E47" w:rsidRPr="00EF7A5A">
        <w:t>Feature type</w:t>
      </w:r>
      <w:r w:rsidRPr="00EF7A5A">
        <w:t xml:space="preserve"> </w:t>
      </w:r>
      <w:r w:rsidR="00E62317" w:rsidRPr="00EF7A5A">
        <w:rPr>
          <w:b/>
        </w:rPr>
        <w:t xml:space="preserve">Local </w:t>
      </w:r>
      <w:r w:rsidRPr="00EF7A5A">
        <w:rPr>
          <w:b/>
        </w:rPr>
        <w:t xml:space="preserve">Magnetic </w:t>
      </w:r>
      <w:r w:rsidR="00E62317" w:rsidRPr="00EF7A5A">
        <w:rPr>
          <w:b/>
        </w:rPr>
        <w:t>Anomaly</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455183" w:rsidRPr="00EF7A5A" w:rsidRDefault="00E62317"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mandatory attribute VALLMA has been remodelled in S-101 as </w:t>
      </w:r>
      <w:r w:rsidR="00455183" w:rsidRPr="00EF7A5A">
        <w:t>the</w:t>
      </w:r>
      <w:r w:rsidRPr="00EF7A5A">
        <w:t xml:space="preserve"> </w:t>
      </w:r>
      <w:r w:rsidR="008E4F84" w:rsidRPr="00EF7A5A">
        <w:t xml:space="preserve">mandatory </w:t>
      </w:r>
      <w:r w:rsidRPr="00EF7A5A">
        <w:t xml:space="preserve">complex attribute </w:t>
      </w:r>
      <w:r w:rsidR="008E4F84" w:rsidRPr="00EF7A5A">
        <w:rPr>
          <w:b/>
        </w:rPr>
        <w:t>value of local magnetic anomaly</w:t>
      </w:r>
      <w:r w:rsidR="008E4F84" w:rsidRPr="00EF7A5A">
        <w:t xml:space="preserve">, having sub-attributes </w:t>
      </w:r>
      <w:r w:rsidR="008E4F84" w:rsidRPr="00EF7A5A">
        <w:rPr>
          <w:b/>
        </w:rPr>
        <w:t xml:space="preserve">magnetic anomaly value </w:t>
      </w:r>
      <w:r w:rsidR="008E4F84" w:rsidRPr="00EF7A5A">
        <w:t xml:space="preserve">(mandatory) and </w:t>
      </w:r>
      <w:r w:rsidR="00DA3125" w:rsidRPr="00EF7A5A">
        <w:rPr>
          <w:b/>
        </w:rPr>
        <w:t>reference direction</w:t>
      </w:r>
      <w:r w:rsidR="00455183" w:rsidRPr="00EF7A5A">
        <w:t>, where:</w:t>
      </w:r>
      <w:r w:rsidR="005C6026" w:rsidRPr="00EF7A5A">
        <w:t xml:space="preserve"> </w:t>
      </w:r>
    </w:p>
    <w:p w:rsidR="00455183" w:rsidRPr="00EF7A5A" w:rsidRDefault="008E4F84" w:rsidP="00C9314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b/>
        </w:rPr>
        <w:t xml:space="preserve">magnetic anomaly value </w:t>
      </w:r>
      <w:r w:rsidRPr="00EF7A5A">
        <w:t xml:space="preserve">is intended to </w:t>
      </w:r>
      <w:r w:rsidR="00455183" w:rsidRPr="00EF7A5A">
        <w:t>indicate</w:t>
      </w:r>
      <w:r w:rsidRPr="00EF7A5A">
        <w:t xml:space="preserve"> </w:t>
      </w:r>
      <w:r w:rsidR="00455183" w:rsidRPr="00EF7A5A">
        <w:t>both the positive</w:t>
      </w:r>
      <w:r w:rsidR="00412386" w:rsidRPr="00EF7A5A">
        <w:t xml:space="preserve"> (easterly)</w:t>
      </w:r>
      <w:r w:rsidR="00455183" w:rsidRPr="00EF7A5A">
        <w:t xml:space="preserve"> and negative</w:t>
      </w:r>
      <w:r w:rsidR="00412386" w:rsidRPr="00EF7A5A">
        <w:t xml:space="preserve"> (westerly)</w:t>
      </w:r>
      <w:r w:rsidR="00455183" w:rsidRPr="00EF7A5A">
        <w:t xml:space="preserve"> values where </w:t>
      </w:r>
      <w:r w:rsidR="00DA3125" w:rsidRPr="00EF7A5A">
        <w:t xml:space="preserve">only a single instance of </w:t>
      </w:r>
      <w:r w:rsidR="00DA3125" w:rsidRPr="00EF7A5A">
        <w:rPr>
          <w:b/>
        </w:rPr>
        <w:t xml:space="preserve">value of local </w:t>
      </w:r>
      <w:r w:rsidR="00455183" w:rsidRPr="00EF7A5A">
        <w:rPr>
          <w:b/>
        </w:rPr>
        <w:t>magnetic anomaly</w:t>
      </w:r>
      <w:r w:rsidR="00455183" w:rsidRPr="00EF7A5A">
        <w:t xml:space="preserve"> is </w:t>
      </w:r>
      <w:r w:rsidR="00DA3125" w:rsidRPr="00EF7A5A">
        <w:t xml:space="preserve">encoded, having no populated value for </w:t>
      </w:r>
      <w:r w:rsidR="00DA3125" w:rsidRPr="00EF7A5A">
        <w:rPr>
          <w:b/>
        </w:rPr>
        <w:t>reference direction</w:t>
      </w:r>
      <w:r w:rsidR="00455183" w:rsidRPr="00EF7A5A">
        <w:t xml:space="preserve">; </w:t>
      </w:r>
      <w:r w:rsidR="00DA3125" w:rsidRPr="00EF7A5A">
        <w:t>or</w:t>
      </w:r>
    </w:p>
    <w:p w:rsidR="005364EC" w:rsidRPr="00EF7A5A" w:rsidRDefault="006765CE" w:rsidP="00C9314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pPr>
      <w:r w:rsidRPr="00EF7A5A">
        <w:rPr>
          <w:b/>
        </w:rPr>
        <w:t xml:space="preserve">magnetic anomaly value </w:t>
      </w:r>
      <w:r w:rsidRPr="00EF7A5A">
        <w:t xml:space="preserve">is intended to indicate </w:t>
      </w:r>
      <w:r w:rsidR="005364EC" w:rsidRPr="00EF7A5A">
        <w:t>an</w:t>
      </w:r>
      <w:r w:rsidRPr="00EF7A5A">
        <w:t xml:space="preserve"> anomaly </w:t>
      </w:r>
      <w:r w:rsidR="005364EC" w:rsidRPr="00EF7A5A">
        <w:t>in a single direction</w:t>
      </w:r>
      <w:r w:rsidRPr="00EF7A5A">
        <w:t xml:space="preserve">, where </w:t>
      </w:r>
      <w:r w:rsidR="005364EC" w:rsidRPr="00EF7A5A">
        <w:t xml:space="preserve">only a single instance of </w:t>
      </w:r>
      <w:r w:rsidR="005364EC" w:rsidRPr="00EF7A5A">
        <w:rPr>
          <w:b/>
        </w:rPr>
        <w:t>value of local magnetic anomaly</w:t>
      </w:r>
      <w:r w:rsidR="005364EC" w:rsidRPr="00EF7A5A">
        <w:t xml:space="preserve"> is encoded and </w:t>
      </w:r>
      <w:r w:rsidR="005364EC" w:rsidRPr="00EF7A5A">
        <w:rPr>
          <w:b/>
        </w:rPr>
        <w:t>reference direction</w:t>
      </w:r>
      <w:r w:rsidR="005364EC" w:rsidRPr="00EF7A5A">
        <w:t xml:space="preserve"> is populated; or</w:t>
      </w:r>
    </w:p>
    <w:p w:rsidR="006765CE" w:rsidRPr="00EF7A5A" w:rsidRDefault="005364EC" w:rsidP="00C9314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pPr>
      <w:r w:rsidRPr="00EF7A5A">
        <w:rPr>
          <w:b/>
        </w:rPr>
        <w:t xml:space="preserve">magnetic anomaly value </w:t>
      </w:r>
      <w:r w:rsidRPr="00EF7A5A">
        <w:t>is intended to indicate an anomaly that is different in a positive (easterly</w:t>
      </w:r>
      <w:r w:rsidR="00412386" w:rsidRPr="00EF7A5A">
        <w:t>) and negative (westerly) direction</w:t>
      </w:r>
      <w:r w:rsidRPr="00EF7A5A">
        <w:t xml:space="preserve">, where </w:t>
      </w:r>
      <w:r w:rsidR="00412386" w:rsidRPr="00EF7A5A">
        <w:t>two</w:t>
      </w:r>
      <w:r w:rsidRPr="00EF7A5A">
        <w:t xml:space="preserve"> instance</w:t>
      </w:r>
      <w:r w:rsidR="00412386" w:rsidRPr="00EF7A5A">
        <w:t>s</w:t>
      </w:r>
      <w:r w:rsidRPr="00EF7A5A">
        <w:t xml:space="preserve"> of </w:t>
      </w:r>
      <w:r w:rsidRPr="00EF7A5A">
        <w:rPr>
          <w:b/>
        </w:rPr>
        <w:t>value of local magnetic anomaly</w:t>
      </w:r>
      <w:r w:rsidRPr="00EF7A5A">
        <w:t xml:space="preserve"> </w:t>
      </w:r>
      <w:r w:rsidR="00412386" w:rsidRPr="00EF7A5A">
        <w:t>are</w:t>
      </w:r>
      <w:r w:rsidRPr="00EF7A5A">
        <w:t xml:space="preserve"> encoded and </w:t>
      </w:r>
      <w:r w:rsidRPr="00EF7A5A">
        <w:rPr>
          <w:b/>
        </w:rPr>
        <w:t>reference direction</w:t>
      </w:r>
      <w:r w:rsidRPr="00EF7A5A">
        <w:t xml:space="preserve"> is populated</w:t>
      </w:r>
      <w:r w:rsidR="00412386" w:rsidRPr="00EF7A5A">
        <w:t xml:space="preserve"> for both instances.</w:t>
      </w:r>
    </w:p>
    <w:p w:rsidR="007C3675" w:rsidRPr="00EF7A5A" w:rsidRDefault="008E4F84" w:rsidP="00676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jc w:val="both"/>
      </w:pPr>
      <w:r w:rsidRPr="00EF7A5A">
        <w:t xml:space="preserve">During the automated conversion process, the value populated in VALLMA will be </w:t>
      </w:r>
      <w:r w:rsidR="00F05D09" w:rsidRPr="00EF7A5A">
        <w:t xml:space="preserve">converted </w:t>
      </w:r>
      <w:r w:rsidRPr="00EF7A5A">
        <w:t xml:space="preserve">across to </w:t>
      </w:r>
      <w:r w:rsidRPr="00EF7A5A">
        <w:rPr>
          <w:b/>
        </w:rPr>
        <w:t>magnetic anomaly value</w:t>
      </w:r>
      <w:r w:rsidR="00A31D48">
        <w:t xml:space="preserve">, noting that the value of VALLMA will be converted from </w:t>
      </w:r>
      <w:ins w:id="510" w:author="Jeff Wootton" w:date="2024-09-11T13:53:00Z">
        <w:r w:rsidR="00EF71C0">
          <w:t xml:space="preserve">decimal </w:t>
        </w:r>
      </w:ins>
      <w:r w:rsidR="00A31D48">
        <w:t xml:space="preserve">minutes to decimal degrees for </w:t>
      </w:r>
      <w:r w:rsidR="00A31D48" w:rsidRPr="00EF7A5A">
        <w:rPr>
          <w:b/>
        </w:rPr>
        <w:t>magnetic anomaly value</w:t>
      </w:r>
      <w:r w:rsidR="007C3675" w:rsidRPr="00EF7A5A">
        <w:t>.</w:t>
      </w:r>
      <w:r w:rsidR="005C6026" w:rsidRPr="00EF7A5A">
        <w:t xml:space="preserve"> </w:t>
      </w:r>
      <w:r w:rsidR="006765CE" w:rsidRPr="00EF7A5A">
        <w:t xml:space="preserve">Data Producers will be required to </w:t>
      </w:r>
      <w:r w:rsidR="00F62C5A" w:rsidRPr="00EF7A5A">
        <w:t>confirm whether the value populated in VALLMA is intended to indicate both the positive</w:t>
      </w:r>
      <w:r w:rsidR="00412386" w:rsidRPr="00EF7A5A">
        <w:t xml:space="preserve"> (easterly)</w:t>
      </w:r>
      <w:r w:rsidR="00F62C5A" w:rsidRPr="00EF7A5A">
        <w:t xml:space="preserve"> and negative</w:t>
      </w:r>
      <w:r w:rsidR="00412386" w:rsidRPr="00EF7A5A">
        <w:t xml:space="preserve"> (westerly)</w:t>
      </w:r>
      <w:r w:rsidR="00F62C5A" w:rsidRPr="00EF7A5A">
        <w:t xml:space="preserve"> values of the anomaly</w:t>
      </w:r>
      <w:r w:rsidR="00BF0A1E" w:rsidRPr="00EF7A5A">
        <w:t>,</w:t>
      </w:r>
      <w:r w:rsidR="00F62C5A" w:rsidRPr="00EF7A5A">
        <w:t xml:space="preserve"> or a </w:t>
      </w:r>
      <w:r w:rsidR="00BF0A1E" w:rsidRPr="00EF7A5A">
        <w:t>disparate range;</w:t>
      </w:r>
      <w:r w:rsidR="00F62C5A" w:rsidRPr="00EF7A5A">
        <w:t xml:space="preserve"> noting that S-57 guidance recommends encoding the values of </w:t>
      </w:r>
      <w:r w:rsidR="00BF0A1E" w:rsidRPr="00EF7A5A">
        <w:t>a</w:t>
      </w:r>
      <w:r w:rsidR="00F62C5A" w:rsidRPr="00EF7A5A">
        <w:t xml:space="preserve"> range in INFORM for the </w:t>
      </w:r>
      <w:r w:rsidR="00F62C5A" w:rsidRPr="00EF7A5A">
        <w:rPr>
          <w:b/>
        </w:rPr>
        <w:t>LOCMAG</w:t>
      </w:r>
      <w:r w:rsidR="00F62C5A" w:rsidRPr="00EF7A5A">
        <w:t>.</w:t>
      </w:r>
      <w:r w:rsidR="005C6026" w:rsidRPr="00EF7A5A">
        <w:t xml:space="preserve"> </w:t>
      </w:r>
      <w:r w:rsidR="00BF0A1E" w:rsidRPr="00EF7A5A">
        <w:t>Where the anomaly is a disparate range</w:t>
      </w:r>
      <w:r w:rsidR="00BD38AE" w:rsidRPr="00EF7A5A">
        <w:t xml:space="preserve">, Data </w:t>
      </w:r>
      <w:r w:rsidR="00412386" w:rsidRPr="00EF7A5A">
        <w:t xml:space="preserve">Producers </w:t>
      </w:r>
      <w:r w:rsidR="00BD38AE" w:rsidRPr="00EF7A5A">
        <w:t xml:space="preserve">will be required to adjust </w:t>
      </w:r>
      <w:r w:rsidR="00412386" w:rsidRPr="00833C88">
        <w:rPr>
          <w:b/>
        </w:rPr>
        <w:t>value of local</w:t>
      </w:r>
      <w:r w:rsidR="00BD38AE" w:rsidRPr="00EF7A5A">
        <w:t xml:space="preserve"> </w:t>
      </w:r>
      <w:r w:rsidR="00BD38AE" w:rsidRPr="00EF7A5A">
        <w:rPr>
          <w:b/>
        </w:rPr>
        <w:t>magnetic anomaly</w:t>
      </w:r>
      <w:r w:rsidR="00BD38AE" w:rsidRPr="00EF7A5A">
        <w:t xml:space="preserve"> </w:t>
      </w:r>
      <w:r w:rsidR="00412386" w:rsidRPr="00EF7A5A">
        <w:t>in accordance with the guidance above</w:t>
      </w:r>
      <w:r w:rsidR="00BD38AE" w:rsidRPr="00EF7A5A">
        <w:t>; and if the information contained in INFORM relates only to the range of anomaly values, remove the associated instance of</w:t>
      </w:r>
      <w:r w:rsidR="007A2E60" w:rsidRPr="00EF7A5A">
        <w:t xml:space="preserve"> the complex attribute</w:t>
      </w:r>
      <w:r w:rsidR="00BD38AE" w:rsidRPr="00EF7A5A">
        <w:t xml:space="preserve"> </w:t>
      </w:r>
      <w:r w:rsidR="007A2E60" w:rsidRPr="00EF7A5A">
        <w:rPr>
          <w:b/>
        </w:rPr>
        <w:t>i</w:t>
      </w:r>
      <w:r w:rsidR="00BD38AE" w:rsidRPr="00EF7A5A">
        <w:rPr>
          <w:b/>
        </w:rPr>
        <w:t>nformation</w:t>
      </w:r>
      <w:r w:rsidR="00BD38AE" w:rsidRPr="00EF7A5A">
        <w:t xml:space="preserve"> (see clause 2.3).</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511" w:name="_Toc422735484"/>
      <w:bookmarkStart w:id="512" w:name="_Toc8629870"/>
      <w:bookmarkStart w:id="513" w:name="_Toc8630002"/>
      <w:bookmarkStart w:id="514" w:name="_Toc173416280"/>
      <w:r w:rsidRPr="00EF7A5A">
        <w:t>Tidal data</w:t>
      </w:r>
      <w:bookmarkEnd w:id="511"/>
      <w:bookmarkEnd w:id="512"/>
      <w:bookmarkEnd w:id="513"/>
      <w:bookmarkEnd w:id="514"/>
    </w:p>
    <w:p w:rsidR="006B2826" w:rsidRPr="00EF7A5A" w:rsidRDefault="00811EC9" w:rsidP="007B4F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Tidal data is not included in S-101.</w:t>
      </w:r>
      <w:r w:rsidR="005C6026" w:rsidRPr="00EF7A5A">
        <w:t xml:space="preserve"> </w:t>
      </w:r>
      <w:r w:rsidR="00D36791" w:rsidRPr="00EF7A5A">
        <w:t xml:space="preserve">It is recommended that Data Producers evaluate any tidal information that is included in </w:t>
      </w:r>
      <w:r w:rsidR="008344F9" w:rsidRPr="00EF7A5A">
        <w:t xml:space="preserve">S-57 </w:t>
      </w:r>
      <w:r w:rsidR="00D36791" w:rsidRPr="00EF7A5A">
        <w:t>ENC</w:t>
      </w:r>
      <w:r w:rsidR="008344F9" w:rsidRPr="00EF7A5A">
        <w:t>s</w:t>
      </w:r>
      <w:r w:rsidR="00D36791" w:rsidRPr="00EF7A5A">
        <w:t xml:space="preserve"> and consider inclusion of this information in datasets conforming to </w:t>
      </w:r>
      <w:r w:rsidR="008344F9" w:rsidRPr="00EF7A5A">
        <w:t xml:space="preserve">Product </w:t>
      </w:r>
      <w:r w:rsidR="00D36791" w:rsidRPr="00EF7A5A">
        <w:t xml:space="preserve">Specification S-104 – </w:t>
      </w:r>
      <w:r w:rsidR="00D36791" w:rsidRPr="00EF7A5A">
        <w:rPr>
          <w:i/>
        </w:rPr>
        <w:t xml:space="preserve">Water </w:t>
      </w:r>
      <w:r w:rsidR="005D2EBC" w:rsidRPr="00EF7A5A">
        <w:rPr>
          <w:i/>
        </w:rPr>
        <w:t>L</w:t>
      </w:r>
      <w:r w:rsidR="00D36791" w:rsidRPr="00EF7A5A">
        <w:rPr>
          <w:i/>
        </w:rPr>
        <w:t>evel Information for Surface Navigation</w:t>
      </w:r>
      <w:r w:rsidR="00D36791"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515" w:name="_Toc422735492"/>
      <w:bookmarkStart w:id="516" w:name="_Toc173416281"/>
      <w:r w:rsidRPr="00EF7A5A">
        <w:rPr>
          <w:bCs/>
        </w:rPr>
        <w:t>Tidal stream data</w:t>
      </w:r>
      <w:bookmarkEnd w:id="515"/>
      <w:bookmarkEnd w:id="516"/>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rPr>
          <w:b w:val="0"/>
        </w:rPr>
      </w:pPr>
      <w:bookmarkStart w:id="517" w:name="_Toc422735494"/>
      <w:bookmarkStart w:id="518" w:name="_Toc8629874"/>
      <w:bookmarkStart w:id="519" w:name="_Toc8630006"/>
      <w:bookmarkStart w:id="520" w:name="_Toc173416282"/>
      <w:r w:rsidRPr="00EF7A5A">
        <w:t>Tidal stream (flood/ebb</w:t>
      </w:r>
      <w:bookmarkEnd w:id="517"/>
      <w:r w:rsidRPr="00EF7A5A">
        <w:t>)</w:t>
      </w:r>
      <w:bookmarkEnd w:id="518"/>
      <w:bookmarkEnd w:id="519"/>
      <w:bookmarkEnd w:id="520"/>
    </w:p>
    <w:p w:rsidR="006B2826" w:rsidRPr="00EF7A5A" w:rsidRDefault="00D36791" w:rsidP="00E53A6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120" w:after="120"/>
        <w:jc w:val="both"/>
      </w:pPr>
      <w:r w:rsidRPr="00EF7A5A">
        <w:rPr>
          <w:u w:val="single"/>
        </w:rPr>
        <w:t xml:space="preserve">S-57 </w:t>
      </w:r>
      <w:r w:rsidR="006B2826" w:rsidRPr="00EF7A5A">
        <w:rPr>
          <w:u w:val="single"/>
        </w:rPr>
        <w:t xml:space="preserve">Geo </w:t>
      </w:r>
      <w:r w:rsidR="00B47E47" w:rsidRPr="00EF7A5A">
        <w:rPr>
          <w:u w:val="single"/>
        </w:rPr>
        <w:t>Object</w:t>
      </w:r>
      <w:r w:rsidR="006B2826" w:rsidRPr="00EF7A5A">
        <w:rPr>
          <w:u w:val="single"/>
        </w:rPr>
        <w:t>:</w:t>
      </w:r>
      <w:r w:rsidR="006B2826" w:rsidRPr="00EF7A5A">
        <w:tab/>
      </w:r>
      <w:r w:rsidR="006B2826" w:rsidRPr="00EF7A5A">
        <w:tab/>
        <w:t>Tidal stream-flood/ebb (</w:t>
      </w:r>
      <w:r w:rsidR="006B2826" w:rsidRPr="00EF7A5A">
        <w:rPr>
          <w:b/>
        </w:rPr>
        <w:t>TS_FEB</w:t>
      </w:r>
      <w:r w:rsidR="006B2826" w:rsidRPr="00EF7A5A">
        <w:t>)</w:t>
      </w:r>
      <w:r w:rsidR="006B2826" w:rsidRPr="00EF7A5A">
        <w:tab/>
      </w:r>
      <w:r w:rsidR="006B2826" w:rsidRPr="00EF7A5A">
        <w:tab/>
        <w:t>(P,A)</w:t>
      </w:r>
    </w:p>
    <w:p w:rsidR="00D36791" w:rsidRPr="00EF7A5A" w:rsidRDefault="00D36791" w:rsidP="00D367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00BF4826" w:rsidRPr="00EF7A5A">
        <w:rPr>
          <w:b/>
        </w:rPr>
        <w:t>Tidal Stream – Flood/Ebb</w:t>
      </w:r>
      <w:r w:rsidRPr="00EF7A5A">
        <w:rPr>
          <w:b/>
        </w:rPr>
        <w:t xml:space="preserve"> </w:t>
      </w:r>
      <w:r w:rsidRPr="00EF7A5A">
        <w:rPr>
          <w:b/>
        </w:rPr>
        <w:tab/>
      </w:r>
      <w:r w:rsidRPr="00EF7A5A">
        <w:rPr>
          <w:b/>
        </w:rPr>
        <w:tab/>
      </w:r>
      <w:r w:rsidRPr="00EF7A5A">
        <w:rPr>
          <w:b/>
        </w:rPr>
        <w:tab/>
      </w:r>
      <w:r w:rsidRPr="00EF7A5A">
        <w:rPr>
          <w:b/>
        </w:rPr>
        <w:tab/>
      </w:r>
      <w:r w:rsidRPr="00EF7A5A">
        <w:t>(P,S)</w:t>
      </w:r>
      <w:r w:rsidRPr="00EF7A5A">
        <w:tab/>
      </w:r>
      <w:r w:rsidRPr="00EF7A5A">
        <w:tab/>
        <w:t xml:space="preserve">(S-101 DCEG Clause </w:t>
      </w:r>
      <w:r w:rsidR="00BF4826" w:rsidRPr="00EF7A5A">
        <w:t>10.2</w:t>
      </w:r>
      <w:r w:rsidRPr="00EF7A5A">
        <w:t>)</w:t>
      </w:r>
    </w:p>
    <w:p w:rsidR="00BF4826" w:rsidRPr="00EF7A5A" w:rsidRDefault="00BF4826" w:rsidP="009828CA">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Pr="00EF7A5A">
        <w:rPr>
          <w:b/>
        </w:rPr>
        <w:t>TS_FEB</w:t>
      </w:r>
      <w:r w:rsidRPr="00EF7A5A">
        <w:t xml:space="preserve"> and its binding attributes will be </w:t>
      </w:r>
      <w:r w:rsidR="00F05D09" w:rsidRPr="00EF7A5A">
        <w:t xml:space="preserve">converted </w:t>
      </w:r>
      <w:r w:rsidRPr="00EF7A5A">
        <w:t xml:space="preserve">automatically </w:t>
      </w:r>
      <w:r w:rsidR="00F05D09" w:rsidRPr="00EF7A5A">
        <w:t>to an instance of</w:t>
      </w:r>
      <w:r w:rsidRPr="00EF7A5A">
        <w:t xml:space="preserve"> the S-101 </w:t>
      </w:r>
      <w:r w:rsidR="00B47E47" w:rsidRPr="00EF7A5A">
        <w:t>Feature type</w:t>
      </w:r>
      <w:r w:rsidRPr="00EF7A5A">
        <w:t xml:space="preserve"> </w:t>
      </w:r>
      <w:r w:rsidRPr="00EF7A5A">
        <w:rPr>
          <w:b/>
        </w:rPr>
        <w:t xml:space="preserve">Tidal Stream – Flood/Ebb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BF4826" w:rsidRPr="00EF7A5A" w:rsidRDefault="00BF4826"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PEREND and PERSTA for </w:t>
      </w:r>
      <w:r w:rsidRPr="00EF7A5A">
        <w:rPr>
          <w:b/>
        </w:rPr>
        <w:t>TS_FEB</w:t>
      </w:r>
      <w:r w:rsidRPr="00EF7A5A">
        <w:t xml:space="preserve"> will not be converted.</w:t>
      </w:r>
      <w:r w:rsidR="005C6026" w:rsidRPr="00EF7A5A">
        <w:t xml:space="preserve"> </w:t>
      </w:r>
      <w:r w:rsidRPr="00EF7A5A">
        <w:t xml:space="preserve">It is considered that these attributes are not relevant for </w:t>
      </w:r>
      <w:r w:rsidRPr="00EF7A5A">
        <w:rPr>
          <w:b/>
        </w:rPr>
        <w:t>Tidal Stream – Flood/Ebb</w:t>
      </w:r>
      <w:r w:rsidRPr="00EF7A5A">
        <w:t xml:space="preserve"> in S-101.</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21" w:name="_Toc422735496"/>
      <w:bookmarkStart w:id="522" w:name="_Toc8629875"/>
      <w:bookmarkStart w:id="523" w:name="_Toc8630007"/>
      <w:bookmarkStart w:id="524" w:name="_Toc173416283"/>
      <w:r w:rsidRPr="00EF7A5A">
        <w:t>Tidal stream time series</w:t>
      </w:r>
      <w:bookmarkEnd w:id="521"/>
      <w:bookmarkEnd w:id="522"/>
      <w:bookmarkEnd w:id="523"/>
      <w:bookmarkEnd w:id="524"/>
    </w:p>
    <w:p w:rsidR="00641058" w:rsidRPr="00EF7A5A" w:rsidRDefault="00224937" w:rsidP="00544FD4">
      <w:pPr>
        <w:spacing w:after="120"/>
      </w:pPr>
      <w:r w:rsidRPr="00EF7A5A">
        <w:t>Not applicable</w:t>
      </w:r>
      <w:r w:rsidR="00641058"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25" w:name="_Toc422735498"/>
      <w:bookmarkStart w:id="526" w:name="_Toc8629876"/>
      <w:bookmarkStart w:id="527" w:name="_Toc8630008"/>
      <w:bookmarkStart w:id="528" w:name="_Toc173416284"/>
      <w:r w:rsidRPr="00EF7A5A">
        <w:t>Prediction by harmonic methods</w:t>
      </w:r>
      <w:bookmarkEnd w:id="525"/>
      <w:bookmarkEnd w:id="526"/>
      <w:bookmarkEnd w:id="527"/>
      <w:bookmarkEnd w:id="528"/>
    </w:p>
    <w:p w:rsidR="006B2826" w:rsidRPr="00EF7A5A" w:rsidRDefault="00224937"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r w:rsidR="006B2826"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29" w:name="_Toc422735500"/>
      <w:bookmarkStart w:id="530" w:name="_Toc8629877"/>
      <w:bookmarkStart w:id="531" w:name="_Toc8630009"/>
      <w:bookmarkStart w:id="532" w:name="_Toc173416285"/>
      <w:r w:rsidRPr="00EF7A5A">
        <w:t>Prediction by non-harmonic methods</w:t>
      </w:r>
      <w:bookmarkEnd w:id="529"/>
      <w:bookmarkEnd w:id="530"/>
      <w:bookmarkEnd w:id="531"/>
      <w:bookmarkEnd w:id="532"/>
    </w:p>
    <w:p w:rsidR="006B2826" w:rsidRPr="00EF7A5A" w:rsidRDefault="00224937"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r w:rsidR="006B2826" w:rsidRPr="00EF7A5A">
        <w:t>.</w:t>
      </w:r>
    </w:p>
    <w:p w:rsidR="006B2826" w:rsidRPr="00EF7A5A" w:rsidRDefault="006B2826" w:rsidP="00C93144">
      <w:pPr>
        <w:pStyle w:val="Heading3"/>
        <w:keepLines/>
        <w:numPr>
          <w:ilvl w:val="2"/>
          <w:numId w:val="13"/>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851"/>
        </w:tabs>
        <w:spacing w:before="240" w:after="120"/>
        <w:ind w:left="851" w:hanging="851"/>
      </w:pPr>
      <w:bookmarkStart w:id="533" w:name="_Toc422735502"/>
      <w:bookmarkStart w:id="534" w:name="_Toc8629878"/>
      <w:bookmarkStart w:id="535" w:name="_Toc8630010"/>
      <w:bookmarkStart w:id="536" w:name="_Toc173416286"/>
      <w:r w:rsidRPr="00EF7A5A">
        <w:t>Tidal stream panels</w:t>
      </w:r>
      <w:bookmarkEnd w:id="533"/>
      <w:bookmarkEnd w:id="534"/>
      <w:bookmarkEnd w:id="535"/>
      <w:bookmarkEnd w:id="536"/>
    </w:p>
    <w:p w:rsidR="00100AA9" w:rsidRPr="00EF7A5A" w:rsidRDefault="00100AA9" w:rsidP="00100AA9">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47E47" w:rsidRPr="00EF7A5A">
        <w:rPr>
          <w:u w:val="single"/>
        </w:rPr>
        <w:t>Object</w:t>
      </w:r>
      <w:r w:rsidRPr="00EF7A5A">
        <w:rPr>
          <w:u w:val="single"/>
        </w:rPr>
        <w:t>:</w:t>
      </w:r>
      <w:r w:rsidRPr="00EF7A5A">
        <w:tab/>
      </w:r>
      <w:r w:rsidRPr="00EF7A5A">
        <w:tab/>
        <w:t>Tidal steam panel data (</w:t>
      </w:r>
      <w:r w:rsidRPr="00EF7A5A">
        <w:rPr>
          <w:b/>
        </w:rPr>
        <w:t>TS_PAD</w:t>
      </w:r>
      <w:r w:rsidRPr="00EF7A5A">
        <w:t>)</w:t>
      </w:r>
      <w:r w:rsidRPr="00EF7A5A">
        <w:tab/>
      </w:r>
      <w:r w:rsidRPr="00EF7A5A">
        <w:tab/>
      </w:r>
      <w:r w:rsidRPr="00EF7A5A">
        <w:tab/>
        <w:t>(P,A)</w:t>
      </w:r>
    </w:p>
    <w:p w:rsidR="00100AA9" w:rsidRPr="00EF7A5A" w:rsidRDefault="00100AA9" w:rsidP="00100AA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B47E47" w:rsidRPr="00EF7A5A">
        <w:rPr>
          <w:u w:val="single"/>
        </w:rPr>
        <w:t>Feature</w:t>
      </w:r>
      <w:r w:rsidRPr="00EF7A5A">
        <w:t>:</w:t>
      </w:r>
      <w:r w:rsidRPr="00EF7A5A">
        <w:tab/>
      </w:r>
      <w:r w:rsidRPr="00EF7A5A">
        <w:rPr>
          <w:b/>
        </w:rPr>
        <w:t xml:space="preserve">Tidal Stream Panel Data </w:t>
      </w:r>
      <w:r w:rsidRPr="00EF7A5A">
        <w:rPr>
          <w:b/>
        </w:rPr>
        <w:tab/>
      </w:r>
      <w:r w:rsidRPr="00EF7A5A">
        <w:rPr>
          <w:b/>
        </w:rPr>
        <w:tab/>
      </w:r>
      <w:r w:rsidRPr="00EF7A5A">
        <w:rPr>
          <w:b/>
        </w:rPr>
        <w:tab/>
      </w:r>
      <w:r w:rsidRPr="00EF7A5A">
        <w:rPr>
          <w:b/>
        </w:rPr>
        <w:tab/>
      </w:r>
      <w:r w:rsidRPr="00EF7A5A">
        <w:rPr>
          <w:b/>
        </w:rPr>
        <w:tab/>
      </w:r>
      <w:r w:rsidR="00621210" w:rsidRPr="00EF7A5A">
        <w:t>(P,</w:t>
      </w:r>
      <w:r w:rsidRPr="00EF7A5A">
        <w:t>S)</w:t>
      </w:r>
      <w:r w:rsidRPr="00EF7A5A">
        <w:tab/>
      </w:r>
      <w:r w:rsidRPr="00EF7A5A">
        <w:tab/>
        <w:t>(S-101 DCEG Clause 10.5)</w:t>
      </w:r>
    </w:p>
    <w:p w:rsidR="00100AA9" w:rsidRPr="00EF7A5A" w:rsidRDefault="00100AA9"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47E47" w:rsidRPr="00EF7A5A">
        <w:t>O</w:t>
      </w:r>
      <w:r w:rsidRPr="00EF7A5A">
        <w:t>bject</w:t>
      </w:r>
      <w:r w:rsidR="00B47E47" w:rsidRPr="00EF7A5A">
        <w:t xml:space="preserve"> class</w:t>
      </w:r>
      <w:r w:rsidRPr="00EF7A5A">
        <w:t xml:space="preserve"> </w:t>
      </w:r>
      <w:r w:rsidRPr="00EF7A5A">
        <w:rPr>
          <w:b/>
        </w:rPr>
        <w:t>TS_PAD</w:t>
      </w:r>
      <w:r w:rsidRPr="00EF7A5A">
        <w:t xml:space="preserve"> and its binding attributes will be </w:t>
      </w:r>
      <w:r w:rsidR="00F05D09" w:rsidRPr="00EF7A5A">
        <w:t xml:space="preserve">converted </w:t>
      </w:r>
      <w:r w:rsidRPr="00EF7A5A">
        <w:t xml:space="preserve">automatically </w:t>
      </w:r>
      <w:r w:rsidR="00F05D09" w:rsidRPr="00EF7A5A">
        <w:t>to an instance of</w:t>
      </w:r>
      <w:r w:rsidRPr="00EF7A5A">
        <w:t xml:space="preserve"> the S-101 </w:t>
      </w:r>
      <w:r w:rsidR="00B47E47" w:rsidRPr="00EF7A5A">
        <w:t>Feature type</w:t>
      </w:r>
      <w:r w:rsidRPr="00EF7A5A">
        <w:t xml:space="preserve"> </w:t>
      </w:r>
      <w:r w:rsidRPr="00EF7A5A">
        <w:rPr>
          <w:b/>
        </w:rPr>
        <w:t xml:space="preserve">Tidal Stream Panel </w:t>
      </w:r>
      <w:r w:rsidR="000A6527" w:rsidRPr="00EF7A5A">
        <w:rPr>
          <w:b/>
        </w:rPr>
        <w:t>D</w:t>
      </w:r>
      <w:r w:rsidRPr="00EF7A5A">
        <w:rPr>
          <w:b/>
        </w:rPr>
        <w:t xml:space="preserve">ata </w:t>
      </w:r>
      <w:r w:rsidRPr="00EF7A5A">
        <w:t>during the automated conversion process.</w:t>
      </w:r>
    </w:p>
    <w:p w:rsidR="00DB668D" w:rsidRPr="00EF7A5A" w:rsidRDefault="00100AA9" w:rsidP="00DB66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It is important to note that the S-57 formatted text type mandatory attribute TS_TSP has been remodelled in </w:t>
      </w:r>
      <w:r w:rsidR="000A6527" w:rsidRPr="00EF7A5A">
        <w:rPr>
          <w:b/>
        </w:rPr>
        <w:t>Tidal Stream Panel Data</w:t>
      </w:r>
      <w:r w:rsidR="00DB668D" w:rsidRPr="00EF7A5A">
        <w:t xml:space="preserve"> to its constituent parts as follows</w:t>
      </w:r>
      <w:r w:rsidR="0002635D" w:rsidRPr="00EF7A5A">
        <w:t xml:space="preserve"> (see also example in DCEG clause 10.5.1 Remarks)</w:t>
      </w:r>
      <w:r w:rsidR="00DB668D" w:rsidRPr="00EF7A5A">
        <w:t>:</w:t>
      </w:r>
    </w:p>
    <w:p w:rsidR="00DB668D" w:rsidRPr="00EF7A5A" w:rsidRDefault="00DB668D"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pPr>
      <w:r w:rsidRPr="00EF7A5A">
        <w:t>First value (tidal station number)</w:t>
      </w:r>
      <w:r w:rsidR="005C6026" w:rsidRPr="00EF7A5A">
        <w:t xml:space="preserve"> </w:t>
      </w:r>
      <w:r w:rsidRPr="00EF7A5A">
        <w:t>-&gt;</w:t>
      </w:r>
      <w:r w:rsidR="005C6026" w:rsidRPr="00EF7A5A">
        <w:t xml:space="preserve"> </w:t>
      </w:r>
      <w:r w:rsidRPr="00EF7A5A">
        <w:rPr>
          <w:b/>
        </w:rPr>
        <w:t>station number</w:t>
      </w:r>
      <w:r w:rsidRPr="00EF7A5A">
        <w:t xml:space="preserve"> (optional)</w:t>
      </w:r>
      <w:r w:rsidR="007E678C" w:rsidRPr="00EF7A5A">
        <w:t>.</w:t>
      </w:r>
      <w:r w:rsidR="005C6026" w:rsidRPr="00EF7A5A">
        <w:t xml:space="preserve"> </w:t>
      </w:r>
      <w:r w:rsidR="007E678C" w:rsidRPr="00EF7A5A">
        <w:t>This attribute will only be populated in S-101 if the first character of TS_TSP is not a delimiting comma.</w:t>
      </w:r>
    </w:p>
    <w:p w:rsidR="007E678C" w:rsidRPr="00EF7A5A" w:rsidRDefault="007E678C"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pPr>
      <w:r w:rsidRPr="00EF7A5A">
        <w:t>Second value (tidal station name)</w:t>
      </w:r>
      <w:r w:rsidR="005C6026" w:rsidRPr="00EF7A5A">
        <w:t xml:space="preserve"> </w:t>
      </w:r>
      <w:r w:rsidRPr="00EF7A5A">
        <w:t>-&gt;</w:t>
      </w:r>
      <w:r w:rsidR="005C6026" w:rsidRPr="00EF7A5A">
        <w:t xml:space="preserve"> </w:t>
      </w:r>
      <w:r w:rsidRPr="00EF7A5A">
        <w:rPr>
          <w:b/>
        </w:rPr>
        <w:t>station name</w:t>
      </w:r>
      <w:r w:rsidRPr="00EF7A5A">
        <w:t xml:space="preserve"> (mandatory).</w:t>
      </w:r>
    </w:p>
    <w:p w:rsidR="00DB668D" w:rsidRPr="00EF7A5A" w:rsidRDefault="007E678C"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pPr>
      <w:r w:rsidRPr="00EF7A5A">
        <w:t>Third value (reference tide)</w:t>
      </w:r>
      <w:r w:rsidR="005C6026" w:rsidRPr="00EF7A5A">
        <w:t xml:space="preserve"> </w:t>
      </w:r>
      <w:r w:rsidRPr="00EF7A5A">
        <w:t>-&gt;</w:t>
      </w:r>
      <w:r w:rsidR="005C6026" w:rsidRPr="00EF7A5A">
        <w:t xml:space="preserve"> </w:t>
      </w:r>
      <w:r w:rsidRPr="00EF7A5A">
        <w:rPr>
          <w:b/>
        </w:rPr>
        <w:t>tidal stream panel values</w:t>
      </w:r>
      <w:r w:rsidRPr="00EF7A5A">
        <w:t>/</w:t>
      </w:r>
      <w:r w:rsidRPr="00EF7A5A">
        <w:rPr>
          <w:b/>
        </w:rPr>
        <w:t>reference tide</w:t>
      </w:r>
      <w:r w:rsidRPr="00EF7A5A">
        <w:t xml:space="preserve"> (mandatory)</w:t>
      </w:r>
    </w:p>
    <w:p w:rsidR="00BB471A" w:rsidRPr="00EF7A5A" w:rsidRDefault="00BB471A"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Fourth to 29</w:t>
      </w:r>
      <w:r w:rsidRPr="00EF7A5A">
        <w:rPr>
          <w:vertAlign w:val="superscript"/>
        </w:rPr>
        <w:t>th</w:t>
      </w:r>
      <w:r w:rsidRPr="00EF7A5A">
        <w:t xml:space="preserve"> values (s</w:t>
      </w:r>
      <w:r w:rsidR="00215A96" w:rsidRPr="00EF7A5A">
        <w:t>t</w:t>
      </w:r>
      <w:r w:rsidR="000A6527" w:rsidRPr="00EF7A5A">
        <w:t>r</w:t>
      </w:r>
      <w:r w:rsidR="00215A96" w:rsidRPr="00EF7A5A">
        <w:t>eam orientation and rate</w:t>
      </w:r>
      <w:r w:rsidR="00090F9A" w:rsidRPr="00EF7A5A">
        <w:t xml:space="preserve">, 13 x </w:t>
      </w:r>
      <w:r w:rsidR="00215A96" w:rsidRPr="00EF7A5A">
        <w:t>ordered pairs</w:t>
      </w:r>
      <w:r w:rsidRPr="00EF7A5A">
        <w:t xml:space="preserve">) -&gt; </w:t>
      </w:r>
      <w:r w:rsidR="006C1F85" w:rsidRPr="00EF7A5A">
        <w:rPr>
          <w:b/>
        </w:rPr>
        <w:t>tidal stream panel values</w:t>
      </w:r>
      <w:r w:rsidR="006C1F85" w:rsidRPr="00EF7A5A">
        <w:t>, ordered instances (x 13) of sub-complex attribute</w:t>
      </w:r>
      <w:r w:rsidRPr="00EF7A5A">
        <w:t xml:space="preserve"> </w:t>
      </w:r>
      <w:r w:rsidR="00215A96" w:rsidRPr="00EF7A5A">
        <w:rPr>
          <w:b/>
        </w:rPr>
        <w:t>tidal stream value</w:t>
      </w:r>
      <w:r w:rsidR="006C1F85" w:rsidRPr="00EF7A5A">
        <w:t xml:space="preserve"> (mandatory).</w:t>
      </w:r>
      <w:r w:rsidR="005C6026" w:rsidRPr="00EF7A5A">
        <w:t xml:space="preserve"> </w:t>
      </w:r>
      <w:r w:rsidR="006C1F85" w:rsidRPr="00EF7A5A">
        <w:t xml:space="preserve">Each instance of </w:t>
      </w:r>
      <w:r w:rsidR="006C1F85" w:rsidRPr="00EF7A5A">
        <w:rPr>
          <w:b/>
        </w:rPr>
        <w:t>tidal stream value</w:t>
      </w:r>
      <w:r w:rsidR="00090F9A" w:rsidRPr="00EF7A5A">
        <w:t xml:space="preserve"> is </w:t>
      </w:r>
      <w:r w:rsidR="00DA497E" w:rsidRPr="00EF7A5A">
        <w:t>converted to</w:t>
      </w:r>
      <w:r w:rsidR="00090F9A" w:rsidRPr="00EF7A5A">
        <w:t xml:space="preserve"> a single pair of stream orientation (</w:t>
      </w:r>
      <w:r w:rsidR="00090F9A" w:rsidRPr="00EF7A5A">
        <w:rPr>
          <w:b/>
        </w:rPr>
        <w:t>orientation</w:t>
      </w:r>
      <w:r w:rsidR="00090F9A" w:rsidRPr="00EF7A5A">
        <w:t>/</w:t>
      </w:r>
      <w:r w:rsidR="00090F9A" w:rsidRPr="00EF7A5A">
        <w:rPr>
          <w:b/>
        </w:rPr>
        <w:t>orientation value</w:t>
      </w:r>
      <w:r w:rsidR="00090F9A" w:rsidRPr="00EF7A5A">
        <w:t>) and stream rate (</w:t>
      </w:r>
      <w:r w:rsidR="00090F9A" w:rsidRPr="00EF7A5A">
        <w:rPr>
          <w:b/>
        </w:rPr>
        <w:t>speed maximum</w:t>
      </w:r>
      <w:r w:rsidR="00090F9A" w:rsidRPr="00EF7A5A">
        <w:t>) values</w:t>
      </w:r>
      <w:r w:rsidR="000A6527" w:rsidRPr="00EF7A5A">
        <w:t xml:space="preserve"> (mandatory)</w:t>
      </w:r>
      <w:r w:rsidR="00090F9A" w:rsidRPr="00EF7A5A">
        <w:t>.</w:t>
      </w:r>
      <w:r w:rsidR="005C6026" w:rsidRPr="00EF7A5A">
        <w:t xml:space="preserve"> </w:t>
      </w:r>
      <w:r w:rsidR="00090F9A" w:rsidRPr="00EF7A5A">
        <w:t xml:space="preserve">For each ordered instance of </w:t>
      </w:r>
      <w:r w:rsidR="00090F9A" w:rsidRPr="00EF7A5A">
        <w:rPr>
          <w:b/>
        </w:rPr>
        <w:t>tidal stream value</w:t>
      </w:r>
      <w:r w:rsidR="00090F9A" w:rsidRPr="00EF7A5A">
        <w:t xml:space="preserve"> the sub-attribute </w:t>
      </w:r>
      <w:r w:rsidR="00090F9A" w:rsidRPr="00EF7A5A">
        <w:rPr>
          <w:b/>
        </w:rPr>
        <w:t>time relative to tide</w:t>
      </w:r>
      <w:r w:rsidR="00090F9A" w:rsidRPr="00EF7A5A">
        <w:t xml:space="preserve"> will be populated with the hourly rate values from </w:t>
      </w:r>
      <w:r w:rsidR="0002635D" w:rsidRPr="00EF7A5A">
        <w:t xml:space="preserve">values </w:t>
      </w:r>
      <w:r w:rsidR="0002635D" w:rsidRPr="00EF7A5A">
        <w:rPr>
          <w:i/>
        </w:rPr>
        <w:t>-6</w:t>
      </w:r>
      <w:r w:rsidR="0002635D" w:rsidRPr="00EF7A5A">
        <w:t xml:space="preserve"> to </w:t>
      </w:r>
      <w:r w:rsidR="0002635D" w:rsidRPr="00EF7A5A">
        <w:rPr>
          <w:i/>
        </w:rPr>
        <w:t>6</w:t>
      </w:r>
      <w:r w:rsidR="0002635D" w:rsidRPr="00EF7A5A">
        <w:t xml:space="preserve"> corresponding to the hours before/at</w:t>
      </w:r>
      <w:r w:rsidR="00355BD2" w:rsidRPr="00EF7A5A">
        <w:t xml:space="preserve"> (</w:t>
      </w:r>
      <w:r w:rsidR="00355BD2" w:rsidRPr="00EF7A5A">
        <w:rPr>
          <w:i/>
        </w:rPr>
        <w:t>0</w:t>
      </w:r>
      <w:r w:rsidR="00355BD2" w:rsidRPr="00EF7A5A">
        <w:t>)</w:t>
      </w:r>
      <w:r w:rsidR="0002635D" w:rsidRPr="00EF7A5A">
        <w:t>/after the reference tide time.</w:t>
      </w:r>
    </w:p>
    <w:p w:rsidR="00100AA9" w:rsidRPr="00EF7A5A" w:rsidRDefault="000A6527" w:rsidP="008A02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w:t>
      </w:r>
      <w:r w:rsidR="00C22DD2" w:rsidRPr="00EF7A5A">
        <w:t xml:space="preserve">S-101 </w:t>
      </w:r>
      <w:r w:rsidR="007C1205" w:rsidRPr="00EF7A5A">
        <w:t xml:space="preserve">mandatory attribute </w:t>
      </w:r>
      <w:r w:rsidR="007C1205" w:rsidRPr="00EF7A5A">
        <w:rPr>
          <w:b/>
        </w:rPr>
        <w:t>tidal stream panel values</w:t>
      </w:r>
      <w:r w:rsidR="007C1205" w:rsidRPr="00EF7A5A">
        <w:t>/</w:t>
      </w:r>
      <w:r w:rsidR="007C1205" w:rsidRPr="00EF7A5A">
        <w:rPr>
          <w:b/>
        </w:rPr>
        <w:t>reference tide type</w:t>
      </w:r>
      <w:r w:rsidR="007C1205" w:rsidRPr="00EF7A5A">
        <w:t xml:space="preserve"> will be populated during the automated conversion process with value </w:t>
      </w:r>
      <w:r w:rsidR="007C1205" w:rsidRPr="00EF7A5A">
        <w:rPr>
          <w:i/>
        </w:rPr>
        <w:t>1</w:t>
      </w:r>
      <w:r w:rsidR="007C1205" w:rsidRPr="00EF7A5A">
        <w:t xml:space="preserve"> (springs).</w:t>
      </w:r>
      <w:r w:rsidR="005C6026" w:rsidRPr="00EF7A5A">
        <w:t xml:space="preserve"> </w:t>
      </w:r>
      <w:r w:rsidR="00736709" w:rsidRPr="00EF7A5A">
        <w:t xml:space="preserve">If the referenced tide is to neap or mean tides, Data Producers </w:t>
      </w:r>
      <w:r w:rsidR="00224937" w:rsidRPr="00EF7A5A">
        <w:t xml:space="preserve">may populate this information using </w:t>
      </w:r>
      <w:r w:rsidR="00D9039F" w:rsidRPr="00EF7A5A">
        <w:t xml:space="preserve">a standardised text string in </w:t>
      </w:r>
      <w:r w:rsidR="00224937" w:rsidRPr="00EF7A5A">
        <w:t>the attribute INFORM, for instance “</w:t>
      </w:r>
      <w:r w:rsidR="00224937" w:rsidRPr="00EF7A5A">
        <w:rPr>
          <w:i/>
          <w:iCs/>
        </w:rPr>
        <w:t>Neaps</w:t>
      </w:r>
      <w:r w:rsidR="00224937" w:rsidRPr="00EF7A5A">
        <w:t>” or “</w:t>
      </w:r>
      <w:r w:rsidR="00224937" w:rsidRPr="00EF7A5A">
        <w:rPr>
          <w:i/>
          <w:iCs/>
        </w:rPr>
        <w:t>Mean</w:t>
      </w:r>
      <w:r w:rsidR="00224937" w:rsidRPr="00EF7A5A">
        <w:t>”</w:t>
      </w:r>
      <w:ins w:id="537" w:author="Jeff Wootton" w:date="2024-07-26T14:02:00Z">
        <w:r w:rsidR="001D1526">
          <w:t xml:space="preserve"> for c</w:t>
        </w:r>
      </w:ins>
      <w:ins w:id="538" w:author="Jeff Wootton" w:date="2024-07-26T14:03:00Z">
        <w:r w:rsidR="001D1526">
          <w:t>ustomised conversion</w:t>
        </w:r>
      </w:ins>
      <w:r w:rsidR="009318D2" w:rsidRPr="00EF7A5A">
        <w:t>;</w:t>
      </w:r>
      <w:r w:rsidR="00224937" w:rsidRPr="00EF7A5A">
        <w:rPr>
          <w:i/>
          <w:iCs/>
        </w:rPr>
        <w:t xml:space="preserve"> </w:t>
      </w:r>
      <w:r w:rsidR="008A0A84" w:rsidRPr="00EF7A5A">
        <w:t xml:space="preserve">or </w:t>
      </w:r>
      <w:r w:rsidR="00736709" w:rsidRPr="00EF7A5A">
        <w:t>will be required to manually amend this value</w:t>
      </w:r>
      <w:r w:rsidR="008A0A84" w:rsidRPr="00EF7A5A">
        <w:t xml:space="preserve"> after conversion</w:t>
      </w:r>
      <w:r w:rsidR="00736709" w:rsidRPr="00EF7A5A">
        <w:t>.</w:t>
      </w:r>
    </w:p>
    <w:p w:rsidR="006B2826" w:rsidRPr="00EF7A5A" w:rsidRDefault="006B2826" w:rsidP="00C93144">
      <w:pPr>
        <w:pStyle w:val="Heading2"/>
        <w:numPr>
          <w:ilvl w:val="1"/>
          <w:numId w:val="13"/>
        </w:numPr>
        <w:tabs>
          <w:tab w:val="clear" w:pos="0"/>
          <w:tab w:val="clear" w:pos="283"/>
          <w:tab w:val="clear" w:pos="57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left" w:pos="851"/>
        </w:tabs>
        <w:spacing w:before="240" w:after="120"/>
        <w:ind w:left="851" w:hanging="851"/>
      </w:pPr>
      <w:bookmarkStart w:id="539" w:name="_Toc24363733"/>
      <w:bookmarkStart w:id="540" w:name="_Toc422735504"/>
      <w:bookmarkStart w:id="541" w:name="_Toc8629879"/>
      <w:bookmarkStart w:id="542" w:name="_Toc8630011"/>
      <w:bookmarkStart w:id="543" w:name="_Toc173416287"/>
      <w:bookmarkEnd w:id="539"/>
      <w:r w:rsidRPr="00EF7A5A">
        <w:t>Current data</w:t>
      </w:r>
      <w:bookmarkEnd w:id="540"/>
      <w:bookmarkEnd w:id="541"/>
      <w:bookmarkEnd w:id="542"/>
      <w:bookmarkEnd w:id="543"/>
    </w:p>
    <w:p w:rsidR="006B2826" w:rsidRPr="00EF7A5A" w:rsidRDefault="00621210" w:rsidP="0062121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Current (</w:t>
      </w:r>
      <w:r w:rsidR="006B2826" w:rsidRPr="00EF7A5A">
        <w:rPr>
          <w:b/>
        </w:rPr>
        <w:t>CURENT</w:t>
      </w:r>
      <w:r w:rsidR="006B2826" w:rsidRPr="00EF7A5A">
        <w:t>)</w:t>
      </w:r>
      <w:r w:rsidR="006B2826" w:rsidRPr="00EF7A5A">
        <w:tab/>
      </w:r>
      <w:r w:rsidR="006B2826" w:rsidRPr="00EF7A5A">
        <w:tab/>
      </w:r>
      <w:r w:rsidR="006B2826" w:rsidRPr="00EF7A5A">
        <w:tab/>
      </w:r>
      <w:r w:rsidRPr="00EF7A5A">
        <w:tab/>
      </w:r>
      <w:r w:rsidRPr="00EF7A5A">
        <w:tab/>
      </w:r>
      <w:r w:rsidRPr="00EF7A5A">
        <w:tab/>
      </w:r>
      <w:r w:rsidRPr="00EF7A5A">
        <w:tab/>
      </w:r>
      <w:r w:rsidR="006B2826" w:rsidRPr="00EF7A5A">
        <w:t>(P)</w:t>
      </w:r>
    </w:p>
    <w:p w:rsidR="00621210" w:rsidRPr="00EF7A5A" w:rsidRDefault="00621210" w:rsidP="006212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Current – Non-Gravitational </w:t>
      </w:r>
      <w:r w:rsidRPr="00EF7A5A">
        <w:rPr>
          <w:b/>
        </w:rPr>
        <w:tab/>
      </w:r>
      <w:r w:rsidRPr="00EF7A5A">
        <w:rPr>
          <w:b/>
        </w:rPr>
        <w:tab/>
      </w:r>
      <w:r w:rsidRPr="00EF7A5A">
        <w:rPr>
          <w:b/>
        </w:rPr>
        <w:tab/>
      </w:r>
      <w:r w:rsidRPr="00EF7A5A">
        <w:t>(P)</w:t>
      </w:r>
      <w:r w:rsidRPr="00EF7A5A">
        <w:tab/>
      </w:r>
      <w:r w:rsidRPr="00EF7A5A">
        <w:tab/>
      </w:r>
      <w:r w:rsidR="00406157" w:rsidRPr="00EF7A5A">
        <w:tab/>
      </w:r>
      <w:r w:rsidR="00406157" w:rsidRPr="00EF7A5A">
        <w:tab/>
      </w:r>
      <w:r w:rsidRPr="00EF7A5A">
        <w:t>(S-101 DCEG Clause 10.3)</w:t>
      </w:r>
    </w:p>
    <w:p w:rsidR="00621210" w:rsidRPr="00EF7A5A" w:rsidRDefault="00621210" w:rsidP="00621210">
      <w:pPr>
        <w:tabs>
          <w:tab w:val="left" w:pos="0"/>
          <w:tab w:val="left" w:pos="283"/>
          <w:tab w:val="left" w:pos="566"/>
          <w:tab w:val="left" w:pos="850"/>
          <w:tab w:val="left" w:pos="1134"/>
          <w:tab w:val="left" w:pos="1417"/>
          <w:tab w:val="left" w:pos="1700"/>
          <w:tab w:val="left" w:pos="1983"/>
          <w:tab w:val="left" w:pos="2268"/>
          <w:tab w:val="left" w:pos="2552"/>
          <w:tab w:val="left" w:pos="2834"/>
          <w:tab w:val="left" w:pos="3117"/>
          <w:tab w:val="left" w:pos="3400"/>
          <w:tab w:val="left" w:pos="3686"/>
          <w:tab w:val="left" w:pos="3968"/>
          <w:tab w:val="left" w:pos="4251"/>
          <w:tab w:val="left" w:pos="4534"/>
          <w:tab w:val="left" w:pos="4820"/>
          <w:tab w:val="left" w:pos="5102"/>
          <w:tab w:val="left" w:pos="5385"/>
          <w:tab w:val="left" w:pos="5668"/>
          <w:tab w:val="left" w:pos="5954"/>
          <w:tab w:val="left" w:pos="6235"/>
          <w:tab w:val="left" w:pos="6519"/>
          <w:tab w:val="left" w:pos="6802"/>
          <w:tab w:val="left" w:pos="7088"/>
          <w:tab w:val="left" w:pos="7369"/>
          <w:tab w:val="left" w:pos="7652"/>
          <w:tab w:val="left" w:pos="7936"/>
          <w:tab w:val="left" w:pos="8220"/>
          <w:tab w:val="left" w:pos="8503"/>
          <w:tab w:val="left" w:pos="8786"/>
        </w:tabs>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CURENT</w:t>
      </w:r>
      <w:r w:rsidRPr="00EF7A5A">
        <w:t xml:space="preserve"> and its binding attributes will be </w:t>
      </w:r>
      <w:r w:rsidR="00DA497E" w:rsidRPr="00EF7A5A">
        <w:t xml:space="preserve">converted </w:t>
      </w:r>
      <w:r w:rsidRPr="00EF7A5A">
        <w:t xml:space="preserve">automatically </w:t>
      </w:r>
      <w:r w:rsidR="00DA497E" w:rsidRPr="00EF7A5A">
        <w:t>to an instance of</w:t>
      </w:r>
      <w:r w:rsidRPr="00EF7A5A">
        <w:t xml:space="preserve"> the S-101 </w:t>
      </w:r>
      <w:r w:rsidR="003219B9" w:rsidRPr="00EF7A5A">
        <w:t>Feature type</w:t>
      </w:r>
      <w:r w:rsidRPr="00EF7A5A">
        <w:t xml:space="preserve"> </w:t>
      </w:r>
      <w:r w:rsidRPr="00EF7A5A">
        <w:rPr>
          <w:b/>
        </w:rPr>
        <w:t xml:space="preserve">Current – Non-Gravitational </w:t>
      </w:r>
      <w:r w:rsidRPr="00EF7A5A">
        <w:t>during the automated conversion process.</w:t>
      </w:r>
    </w:p>
    <w:p w:rsidR="00A74A9B" w:rsidRPr="00EF7A5A" w:rsidRDefault="00A74A9B" w:rsidP="00621210">
      <w:pPr>
        <w:tabs>
          <w:tab w:val="left" w:pos="0"/>
          <w:tab w:val="left" w:pos="283"/>
          <w:tab w:val="left" w:pos="566"/>
          <w:tab w:val="left" w:pos="850"/>
          <w:tab w:val="left" w:pos="1134"/>
          <w:tab w:val="left" w:pos="1417"/>
          <w:tab w:val="left" w:pos="1700"/>
          <w:tab w:val="left" w:pos="1983"/>
          <w:tab w:val="left" w:pos="2268"/>
          <w:tab w:val="left" w:pos="2552"/>
          <w:tab w:val="left" w:pos="2834"/>
          <w:tab w:val="left" w:pos="3117"/>
          <w:tab w:val="left" w:pos="3400"/>
          <w:tab w:val="left" w:pos="3686"/>
          <w:tab w:val="left" w:pos="3968"/>
          <w:tab w:val="left" w:pos="4251"/>
          <w:tab w:val="left" w:pos="4534"/>
          <w:tab w:val="left" w:pos="4820"/>
          <w:tab w:val="left" w:pos="5102"/>
          <w:tab w:val="left" w:pos="5385"/>
          <w:tab w:val="left" w:pos="5668"/>
          <w:tab w:val="left" w:pos="5954"/>
          <w:tab w:val="left" w:pos="6235"/>
          <w:tab w:val="left" w:pos="6519"/>
          <w:tab w:val="left" w:pos="6802"/>
          <w:tab w:val="left" w:pos="7088"/>
          <w:tab w:val="left" w:pos="7369"/>
          <w:tab w:val="left" w:pos="7652"/>
          <w:tab w:val="left" w:pos="7936"/>
          <w:tab w:val="left" w:pos="8220"/>
          <w:tab w:val="left" w:pos="8503"/>
          <w:tab w:val="left" w:pos="8786"/>
        </w:tabs>
        <w:spacing w:after="120"/>
        <w:jc w:val="both"/>
      </w:pPr>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rPr>
      </w:pPr>
      <w:bookmarkStart w:id="544" w:name="_Toc422735506"/>
      <w:bookmarkStart w:id="545" w:name="_Toc460900448"/>
      <w:bookmarkStart w:id="546" w:name="_Toc8629880"/>
      <w:bookmarkStart w:id="547" w:name="_Toc8630012"/>
      <w:r w:rsidRPr="00EF7A5A">
        <w:br w:type="page"/>
      </w:r>
      <w:bookmarkStart w:id="548" w:name="_Toc173416288"/>
      <w:r w:rsidRPr="00EF7A5A">
        <w:rPr>
          <w:bCs/>
        </w:rPr>
        <w:t>Topography</w:t>
      </w:r>
      <w:bookmarkEnd w:id="544"/>
      <w:bookmarkEnd w:id="545"/>
      <w:bookmarkEnd w:id="546"/>
      <w:bookmarkEnd w:id="547"/>
      <w:bookmarkEnd w:id="548"/>
    </w:p>
    <w:p w:rsidR="00C82C42" w:rsidRPr="00EF7A5A" w:rsidRDefault="00C82C42" w:rsidP="006F6C16">
      <w:pPr>
        <w:spacing w:after="120"/>
        <w:jc w:val="both"/>
        <w:rPr>
          <w:rFonts w:cs="Arial"/>
        </w:rPr>
      </w:pPr>
      <w:bookmarkStart w:id="549" w:name="_Toc422735508"/>
      <w:bookmarkStart w:id="550" w:name="_Toc460900449"/>
      <w:bookmarkStart w:id="551" w:name="_Toc8629881"/>
      <w:bookmarkStart w:id="552" w:name="_Toc8630013"/>
      <w:r w:rsidRPr="00EF7A5A">
        <w:rPr>
          <w:rFonts w:cs="Arial"/>
          <w:bCs/>
        </w:rPr>
        <w:t>The encoding guidance for level of topographic detail to be included in ENC remains unchanged in S-101.</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553" w:name="_Toc173416289"/>
      <w:r w:rsidRPr="00EF7A5A">
        <w:t>Land area</w:t>
      </w:r>
      <w:bookmarkEnd w:id="549"/>
      <w:bookmarkEnd w:id="550"/>
      <w:bookmarkEnd w:id="551"/>
      <w:bookmarkEnd w:id="552"/>
      <w:bookmarkEnd w:id="553"/>
    </w:p>
    <w:p w:rsidR="006B2826" w:rsidRPr="00EF7A5A" w:rsidRDefault="00C82C42" w:rsidP="00C82C42">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Land area (</w:t>
      </w:r>
      <w:r w:rsidR="006B2826" w:rsidRPr="00EF7A5A">
        <w:rPr>
          <w:b/>
        </w:rPr>
        <w:t>LNDARE</w:t>
      </w:r>
      <w:r w:rsidR="006B2826" w:rsidRPr="00EF7A5A">
        <w:t>)</w:t>
      </w:r>
      <w:r w:rsidR="006B2826" w:rsidRPr="00EF7A5A">
        <w:tab/>
      </w:r>
      <w:r w:rsidR="006B2826" w:rsidRPr="00EF7A5A">
        <w:tab/>
      </w:r>
      <w:r w:rsidR="006B2826" w:rsidRPr="00EF7A5A">
        <w:tab/>
        <w:t>(P,L,A)</w:t>
      </w:r>
    </w:p>
    <w:p w:rsidR="00C82C42" w:rsidRPr="00EF7A5A" w:rsidRDefault="00C82C42" w:rsidP="00C82C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Land Area</w:t>
      </w:r>
      <w:r w:rsidRPr="00EF7A5A">
        <w:rPr>
          <w:b/>
        </w:rPr>
        <w:tab/>
      </w:r>
      <w:r w:rsidRPr="00EF7A5A">
        <w:rPr>
          <w:b/>
        </w:rPr>
        <w:tab/>
      </w:r>
      <w:r w:rsidRPr="00EF7A5A">
        <w:rPr>
          <w:b/>
        </w:rPr>
        <w:tab/>
        <w:t xml:space="preserve"> </w:t>
      </w:r>
      <w:r w:rsidRPr="00EF7A5A">
        <w:rPr>
          <w:b/>
        </w:rPr>
        <w:tab/>
      </w:r>
      <w:r w:rsidRPr="00EF7A5A">
        <w:rPr>
          <w:b/>
        </w:rPr>
        <w:tab/>
      </w:r>
      <w:r w:rsidRPr="00EF7A5A">
        <w:rPr>
          <w:b/>
        </w:rPr>
        <w:tab/>
      </w:r>
      <w:r w:rsidRPr="00EF7A5A">
        <w:t>(P,C,S)</w:t>
      </w:r>
      <w:r w:rsidRPr="00EF7A5A">
        <w:tab/>
      </w:r>
      <w:r w:rsidRPr="00EF7A5A">
        <w:tab/>
      </w:r>
      <w:r w:rsidR="001679DB" w:rsidRPr="00EF7A5A">
        <w:tab/>
      </w:r>
      <w:r w:rsidR="001679DB" w:rsidRPr="00EF7A5A">
        <w:tab/>
      </w:r>
      <w:r w:rsidRPr="00EF7A5A">
        <w:t xml:space="preserve">(S-101 DCEG Clause </w:t>
      </w:r>
      <w:r w:rsidR="001679DB" w:rsidRPr="00EF7A5A">
        <w:t>5.4</w:t>
      </w:r>
      <w:r w:rsidRPr="00EF7A5A">
        <w:t>)</w:t>
      </w:r>
    </w:p>
    <w:p w:rsidR="001679DB" w:rsidRPr="00EF7A5A" w:rsidRDefault="00C30EF2" w:rsidP="00BD5746">
      <w:pPr>
        <w:spacing w:after="120"/>
        <w:jc w:val="both"/>
      </w:pPr>
      <w:r w:rsidRPr="00EF7A5A">
        <w:t xml:space="preserve">All instances of encoding of the S-57 </w:t>
      </w:r>
      <w:r w:rsidR="005B7C97" w:rsidRPr="00EF7A5A">
        <w:t>O</w:t>
      </w:r>
      <w:r w:rsidRPr="00EF7A5A">
        <w:t>bject</w:t>
      </w:r>
      <w:r w:rsidR="005B7C97" w:rsidRPr="00EF7A5A">
        <w:t xml:space="preserve"> class</w:t>
      </w:r>
      <w:r w:rsidRPr="00EF7A5A">
        <w:t xml:space="preserve"> </w:t>
      </w:r>
      <w:r w:rsidRPr="00EF7A5A">
        <w:rPr>
          <w:b/>
        </w:rPr>
        <w:t>LNDARE</w:t>
      </w:r>
      <w:r w:rsidRPr="00EF7A5A">
        <w:t xml:space="preserve"> and its binding attributes will be </w:t>
      </w:r>
      <w:r w:rsidR="00750A6C" w:rsidRPr="00EF7A5A">
        <w:t xml:space="preserve">converted </w:t>
      </w:r>
      <w:r w:rsidRPr="00EF7A5A">
        <w:t xml:space="preserve">automatically </w:t>
      </w:r>
      <w:r w:rsidR="00750A6C" w:rsidRPr="00EF7A5A">
        <w:t>to an instance of</w:t>
      </w:r>
      <w:r w:rsidRPr="00EF7A5A">
        <w:t xml:space="preserve"> the S-101 </w:t>
      </w:r>
      <w:r w:rsidR="005B7C97" w:rsidRPr="00EF7A5A">
        <w:t xml:space="preserve">Feature type </w:t>
      </w:r>
      <w:r w:rsidRPr="00EF7A5A">
        <w:rPr>
          <w:b/>
        </w:rPr>
        <w:t xml:space="preserve">Land Area </w:t>
      </w:r>
      <w:r w:rsidRPr="00EF7A5A">
        <w:t>during the automated conversion process.</w:t>
      </w:r>
      <w:r w:rsidR="005C6026" w:rsidRPr="00EF7A5A">
        <w:t xml:space="preserve"> </w:t>
      </w:r>
      <w:r w:rsidRPr="00EF7A5A">
        <w:t xml:space="preserve">However, </w:t>
      </w:r>
      <w:r w:rsidR="001679DB" w:rsidRPr="00EF7A5A">
        <w:t xml:space="preserve">Data Producers are advised that the following enumerate type attribute </w:t>
      </w:r>
      <w:r w:rsidR="00240E23" w:rsidRPr="00EF7A5A">
        <w:t>ha</w:t>
      </w:r>
      <w:r w:rsidR="005D6778" w:rsidRPr="00EF7A5A">
        <w:t>s</w:t>
      </w:r>
      <w:r w:rsidR="00240E23" w:rsidRPr="00EF7A5A">
        <w:t xml:space="preserve"> restricted allowable </w:t>
      </w:r>
      <w:r w:rsidR="0048166C" w:rsidRPr="00EF7A5A">
        <w:t xml:space="preserve">enumerate </w:t>
      </w:r>
      <w:r w:rsidR="00240E23" w:rsidRPr="00EF7A5A">
        <w:t>values</w:t>
      </w:r>
      <w:r w:rsidR="001679DB" w:rsidRPr="00EF7A5A">
        <w:t xml:space="preserve"> for </w:t>
      </w:r>
      <w:r w:rsidR="001679DB" w:rsidRPr="00EF7A5A">
        <w:rPr>
          <w:b/>
        </w:rPr>
        <w:t>Land Area</w:t>
      </w:r>
      <w:r w:rsidR="001679DB" w:rsidRPr="00EF7A5A">
        <w:t xml:space="preserve"> in S-101:</w:t>
      </w:r>
    </w:p>
    <w:p w:rsidR="00240E23" w:rsidRPr="00EF7A5A" w:rsidRDefault="003222FD" w:rsidP="0048166C">
      <w:pPr>
        <w:spacing w:after="120"/>
        <w:jc w:val="both"/>
      </w:pPr>
      <w:r w:rsidRPr="00EF7A5A">
        <w:rPr>
          <w:b/>
        </w:rPr>
        <w:t>status</w:t>
      </w:r>
      <w:r w:rsidR="007A62BB" w:rsidRPr="00EF7A5A">
        <w:tab/>
      </w:r>
      <w:r w:rsidR="007A62BB" w:rsidRPr="00EF7A5A">
        <w:tab/>
        <w:t>(STATUS)</w:t>
      </w:r>
    </w:p>
    <w:p w:rsidR="003222FD" w:rsidRDefault="00240E23" w:rsidP="003222FD">
      <w:pPr>
        <w:spacing w:after="120"/>
        <w:jc w:val="both"/>
        <w:rPr>
          <w:ins w:id="554" w:author="Jeff Wootton" w:date="2024-07-26T14:16:00Z"/>
          <w:rFonts w:cs="Arial"/>
          <w:bCs/>
        </w:rPr>
      </w:pPr>
      <w:r w:rsidRPr="00EF7A5A">
        <w:rPr>
          <w:rFonts w:cs="Arial"/>
          <w:bCs/>
        </w:rPr>
        <w:t xml:space="preserve">See S-101 </w:t>
      </w:r>
      <w:r w:rsidR="005D6778" w:rsidRPr="00EF7A5A">
        <w:rPr>
          <w:rFonts w:cs="Arial"/>
          <w:bCs/>
        </w:rPr>
        <w:t>DCEG clause 5.4 for the listing</w:t>
      </w:r>
      <w:r w:rsidRPr="00EF7A5A">
        <w:rPr>
          <w:rFonts w:cs="Arial"/>
          <w:bCs/>
        </w:rPr>
        <w:t xml:space="preserve"> of allowable values.</w:t>
      </w:r>
      <w:r w:rsidR="005C6026" w:rsidRPr="00EF7A5A">
        <w:rPr>
          <w:rFonts w:cs="Arial"/>
          <w:bCs/>
        </w:rPr>
        <w:t xml:space="preserve"> </w:t>
      </w:r>
      <w:r w:rsidR="003222FD" w:rsidRPr="00EF7A5A">
        <w:rPr>
          <w:rFonts w:cs="Arial"/>
          <w:bCs/>
        </w:rPr>
        <w:t>Values populated in S-57 for th</w:t>
      </w:r>
      <w:r w:rsidR="005D6778" w:rsidRPr="00EF7A5A">
        <w:rPr>
          <w:rFonts w:cs="Arial"/>
          <w:bCs/>
        </w:rPr>
        <w:t>is</w:t>
      </w:r>
      <w:r w:rsidR="007C1039" w:rsidRPr="00EF7A5A">
        <w:rPr>
          <w:rFonts w:cs="Arial"/>
          <w:bCs/>
        </w:rPr>
        <w:t xml:space="preserve"> attribute</w:t>
      </w:r>
      <w:r w:rsidR="003222FD" w:rsidRPr="00EF7A5A">
        <w:rPr>
          <w:rFonts w:cs="Arial"/>
          <w:bCs/>
        </w:rPr>
        <w:t xml:space="preserve"> </w:t>
      </w:r>
      <w:r w:rsidR="00A814E1" w:rsidRPr="00EF7A5A">
        <w:rPr>
          <w:rFonts w:cs="Arial"/>
          <w:bCs/>
        </w:rPr>
        <w:t xml:space="preserve">other than </w:t>
      </w:r>
      <w:r w:rsidRPr="00EF7A5A">
        <w:rPr>
          <w:rFonts w:cs="Arial"/>
          <w:bCs/>
        </w:rPr>
        <w:t>the allowable values will</w:t>
      </w:r>
      <w:r w:rsidR="00A814E1" w:rsidRPr="00EF7A5A">
        <w:t xml:space="preserve"> not be converted across to S-101</w:t>
      </w:r>
      <w:r w:rsidR="003222FD" w:rsidRPr="00EF7A5A">
        <w:rPr>
          <w:rFonts w:cs="Arial"/>
          <w:bCs/>
        </w:rPr>
        <w:t>.</w:t>
      </w:r>
      <w:r w:rsidR="005C6026" w:rsidRPr="00EF7A5A">
        <w:rPr>
          <w:rFonts w:cs="Arial"/>
          <w:bCs/>
        </w:rPr>
        <w:t xml:space="preserve"> </w:t>
      </w:r>
      <w:r w:rsidR="00DB680F" w:rsidRPr="00EF7A5A">
        <w:rPr>
          <w:rFonts w:cs="Arial"/>
          <w:bCs/>
        </w:rPr>
        <w:t xml:space="preserve">Data Producers are advised to check any populated values for STATUS on </w:t>
      </w:r>
      <w:r w:rsidR="00DB680F" w:rsidRPr="00EF7A5A">
        <w:rPr>
          <w:rFonts w:cs="Arial"/>
          <w:b/>
          <w:bCs/>
        </w:rPr>
        <w:t>LNDARE</w:t>
      </w:r>
      <w:r w:rsidR="00DB680F" w:rsidRPr="00EF7A5A">
        <w:rPr>
          <w:rFonts w:cs="Arial"/>
          <w:bCs/>
        </w:rPr>
        <w:t xml:space="preserve"> and amend appropriately.</w:t>
      </w:r>
    </w:p>
    <w:p w:rsidR="005676AF" w:rsidRPr="00EF7A5A" w:rsidRDefault="005676AF" w:rsidP="005676A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555" w:author="Jeff Wootton" w:date="2024-07-26T14:16:00Z"/>
        </w:rPr>
      </w:pPr>
      <w:ins w:id="556" w:author="Jeff Wootton" w:date="2024-07-26T14:16:00Z">
        <w:r w:rsidRPr="00EF7A5A">
          <w:t>The following additional requirements for S-57 attribution must be noted:</w:t>
        </w:r>
      </w:ins>
    </w:p>
    <w:p w:rsidR="005676AF" w:rsidRPr="005676AF" w:rsidRDefault="005676AF" w:rsidP="00E4728C">
      <w:pPr>
        <w:pStyle w:val="ListParagraph"/>
        <w:numPr>
          <w:ilvl w:val="0"/>
          <w:numId w:val="42"/>
        </w:numPr>
        <w:spacing w:after="120"/>
        <w:ind w:left="284" w:hanging="284"/>
        <w:contextualSpacing w:val="0"/>
        <w:jc w:val="both"/>
        <w:rPr>
          <w:rFonts w:cs="Arial"/>
        </w:rPr>
      </w:pPr>
      <w:ins w:id="557" w:author="Jeff Wootton" w:date="2024-07-26T14:16:00Z">
        <w:r w:rsidRPr="005676AF">
          <w:rPr>
            <w:rFonts w:cs="Arial"/>
            <w:bCs/>
          </w:rPr>
          <w:t xml:space="preserve">The S-101 attribute </w:t>
        </w:r>
        <w:r w:rsidRPr="005676AF">
          <w:rPr>
            <w:rFonts w:cs="Arial"/>
            <w:b/>
            <w:bCs/>
          </w:rPr>
          <w:t>reported date</w:t>
        </w:r>
        <w:r w:rsidRPr="005676AF">
          <w:rPr>
            <w:rFonts w:cs="Arial"/>
            <w:bCs/>
          </w:rPr>
          <w:t xml:space="preserve"> has been introduced in S-101 to encode the date at which </w:t>
        </w:r>
      </w:ins>
      <w:ins w:id="558" w:author="Jeff Wootton" w:date="2024-07-26T14:21:00Z">
        <w:r w:rsidR="004D2F89">
          <w:rPr>
            <w:rFonts w:cs="Arial"/>
            <w:bCs/>
          </w:rPr>
          <w:t>land reclamation</w:t>
        </w:r>
        <w:r w:rsidR="00A83588">
          <w:rPr>
            <w:rFonts w:cs="Arial"/>
            <w:bCs/>
          </w:rPr>
          <w:t xml:space="preserve"> has been</w:t>
        </w:r>
      </w:ins>
      <w:ins w:id="559" w:author="Jeff Wootton" w:date="2024-07-26T14:16:00Z">
        <w:r w:rsidRPr="005676AF">
          <w:rPr>
            <w:rFonts w:cs="Arial"/>
            <w:bCs/>
          </w:rPr>
          <w:t xml:space="preserve"> reported</w:t>
        </w:r>
      </w:ins>
      <w:ins w:id="560" w:author="Jeff Wootton" w:date="2024-07-26T14:21:00Z">
        <w:r w:rsidR="00A83588">
          <w:rPr>
            <w:rFonts w:cs="Arial"/>
            <w:bCs/>
          </w:rPr>
          <w:t xml:space="preserve"> to </w:t>
        </w:r>
      </w:ins>
      <w:ins w:id="561" w:author="Jeff Wootton" w:date="2024-07-26T14:26:00Z">
        <w:r w:rsidR="00F83E56">
          <w:rPr>
            <w:rFonts w:cs="Arial"/>
            <w:bCs/>
          </w:rPr>
          <w:t>be</w:t>
        </w:r>
      </w:ins>
      <w:ins w:id="562" w:author="Jeff Wootton" w:date="2024-07-26T14:28:00Z">
        <w:r w:rsidR="00E56874">
          <w:rPr>
            <w:rFonts w:cs="Arial"/>
            <w:bCs/>
          </w:rPr>
          <w:t xml:space="preserve"> planned,</w:t>
        </w:r>
      </w:ins>
      <w:ins w:id="563" w:author="Jeff Wootton" w:date="2024-07-26T14:26:00Z">
        <w:r w:rsidR="00F83E56">
          <w:rPr>
            <w:rFonts w:cs="Arial"/>
            <w:bCs/>
          </w:rPr>
          <w:t xml:space="preserve"> in progress or completed</w:t>
        </w:r>
      </w:ins>
      <w:ins w:id="564" w:author="Jeff Wootton" w:date="2024-07-26T14:16:00Z">
        <w:r w:rsidRPr="005676AF">
          <w:rPr>
            <w:rFonts w:cs="Arial"/>
            <w:bCs/>
          </w:rPr>
          <w:t xml:space="preserve">. This information is encoded in S-57 on </w:t>
        </w:r>
      </w:ins>
      <w:ins w:id="565" w:author="Jeff Wootton" w:date="2024-07-26T14:17:00Z">
        <w:r>
          <w:rPr>
            <w:rFonts w:cs="Arial"/>
            <w:b/>
            <w:bCs/>
          </w:rPr>
          <w:t>LNDARE</w:t>
        </w:r>
      </w:ins>
      <w:ins w:id="566" w:author="Jeff Wootton" w:date="2024-07-26T14:16:00Z">
        <w:r w:rsidRPr="005676AF">
          <w:rPr>
            <w:rFonts w:cs="Arial"/>
            <w:bCs/>
          </w:rPr>
          <w:t xml:space="preserve"> using the attribute SORDAT (see clause 2.2.5.1). Unless the date populated in SORDAT is actually a reported date, Data Producers are advised to remove SORDAT from </w:t>
        </w:r>
      </w:ins>
      <w:ins w:id="567" w:author="Jeff Wootton" w:date="2024-07-26T14:17:00Z">
        <w:r>
          <w:rPr>
            <w:rFonts w:cs="Arial"/>
            <w:b/>
            <w:bCs/>
          </w:rPr>
          <w:t>LNDARE</w:t>
        </w:r>
      </w:ins>
      <w:ins w:id="568" w:author="Jeff Wootton" w:date="2024-07-26T14:16:00Z">
        <w:r w:rsidRPr="005676AF">
          <w:rPr>
            <w:rFonts w:cs="Arial"/>
            <w:bCs/>
          </w:rPr>
          <w:t xml:space="preserve"> objects prior to conversion.</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569" w:name="_Toc422735510"/>
      <w:bookmarkStart w:id="570" w:name="_Toc460900450"/>
      <w:bookmarkStart w:id="571" w:name="_Toc8629882"/>
      <w:bookmarkStart w:id="572" w:name="_Toc8630014"/>
      <w:bookmarkStart w:id="573" w:name="_Toc173416290"/>
      <w:r w:rsidRPr="00EF7A5A">
        <w:t>Vertical measurements</w:t>
      </w:r>
      <w:bookmarkEnd w:id="569"/>
      <w:bookmarkEnd w:id="570"/>
      <w:bookmarkEnd w:id="571"/>
      <w:bookmarkEnd w:id="572"/>
      <w:bookmarkEnd w:id="573"/>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clear" w:pos="8786"/>
          <w:tab w:val="left" w:pos="851"/>
          <w:tab w:val="left" w:pos="8789"/>
        </w:tabs>
        <w:spacing w:before="240" w:after="120"/>
        <w:ind w:left="851" w:hanging="851"/>
      </w:pPr>
      <w:bookmarkStart w:id="574" w:name="_Toc422735512"/>
      <w:bookmarkStart w:id="575" w:name="_Toc460900451"/>
      <w:bookmarkStart w:id="576" w:name="_Toc8629883"/>
      <w:bookmarkStart w:id="577" w:name="_Toc8630015"/>
      <w:bookmarkStart w:id="578" w:name="_Toc173416291"/>
      <w:r w:rsidRPr="00EF7A5A">
        <w:t>Vertical datum</w:t>
      </w:r>
      <w:bookmarkEnd w:id="574"/>
      <w:bookmarkEnd w:id="575"/>
      <w:bookmarkEnd w:id="576"/>
      <w:bookmarkEnd w:id="577"/>
      <w:bookmarkEnd w:id="578"/>
    </w:p>
    <w:p w:rsidR="006B2826" w:rsidRPr="00EF7A5A" w:rsidRDefault="006B2826" w:rsidP="00544FD4">
      <w:pPr>
        <w:spacing w:after="120"/>
      </w:pPr>
      <w:r w:rsidRPr="00EF7A5A">
        <w:t>See clause 2.1.2.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579" w:name="_Toc422735514"/>
      <w:bookmarkStart w:id="580" w:name="_Toc460900452"/>
      <w:bookmarkStart w:id="581" w:name="_Toc8629884"/>
      <w:bookmarkStart w:id="582" w:name="_Toc8630016"/>
      <w:bookmarkStart w:id="583" w:name="_Toc173416292"/>
      <w:r w:rsidRPr="00EF7A5A">
        <w:t>Heights and elevations</w:t>
      </w:r>
      <w:bookmarkEnd w:id="579"/>
      <w:bookmarkEnd w:id="580"/>
      <w:bookmarkEnd w:id="581"/>
      <w:bookmarkEnd w:id="582"/>
      <w:bookmarkEnd w:id="583"/>
    </w:p>
    <w:p w:rsidR="00EF3127" w:rsidRPr="00EF7A5A" w:rsidRDefault="00EF3127" w:rsidP="00FA5846">
      <w:pPr>
        <w:spacing w:after="120"/>
        <w:jc w:val="both"/>
      </w:pPr>
      <w:r w:rsidRPr="00EF7A5A">
        <w:t xml:space="preserve">All instances of encoding of the attribute ELEVAT will be </w:t>
      </w:r>
      <w:r w:rsidR="00750A6C" w:rsidRPr="00EF7A5A">
        <w:t xml:space="preserve">converted </w:t>
      </w:r>
      <w:r w:rsidRPr="00EF7A5A">
        <w:t xml:space="preserve">automatically </w:t>
      </w:r>
      <w:r w:rsidR="00750A6C" w:rsidRPr="00EF7A5A">
        <w:t>to an instance of</w:t>
      </w:r>
      <w:r w:rsidRPr="00EF7A5A">
        <w:t xml:space="preserve"> the S-101 attribute </w:t>
      </w:r>
      <w:r w:rsidRPr="00EF7A5A">
        <w:rPr>
          <w:b/>
        </w:rPr>
        <w:t xml:space="preserve">elevation </w:t>
      </w:r>
      <w:r w:rsidR="00676027">
        <w:t>during the automated conversion process</w:t>
      </w:r>
      <w:r w:rsidRPr="00EF7A5A">
        <w:t>.</w:t>
      </w:r>
    </w:p>
    <w:p w:rsidR="00FA5846" w:rsidRPr="00EF7A5A" w:rsidRDefault="00FA5846" w:rsidP="00FA5846">
      <w:pPr>
        <w:spacing w:after="120"/>
        <w:jc w:val="both"/>
      </w:pPr>
      <w:r w:rsidRPr="00EF7A5A">
        <w:t xml:space="preserve">Unless otherwise stated against an individual Object class within this document, all instances of encoding of the attributes HEIGHT and VERLEN will be </w:t>
      </w:r>
      <w:r w:rsidR="00630F35" w:rsidRPr="00EF7A5A">
        <w:t xml:space="preserve">converted </w:t>
      </w:r>
      <w:r w:rsidRPr="00EF7A5A">
        <w:t xml:space="preserve">automatically </w:t>
      </w:r>
      <w:r w:rsidR="00630F35" w:rsidRPr="00EF7A5A">
        <w:t>to an instance of</w:t>
      </w:r>
      <w:r w:rsidRPr="00EF7A5A">
        <w:t xml:space="preserve"> the S-101 attributes </w:t>
      </w:r>
      <w:r w:rsidRPr="00EF7A5A">
        <w:rPr>
          <w:b/>
        </w:rPr>
        <w:t>height</w:t>
      </w:r>
      <w:r w:rsidRPr="00EF7A5A">
        <w:t xml:space="preserve"> and </w:t>
      </w:r>
      <w:r w:rsidRPr="00EF7A5A">
        <w:rPr>
          <w:b/>
        </w:rPr>
        <w:t>vertical length</w:t>
      </w:r>
      <w:r w:rsidR="00B80E6F" w:rsidRPr="00EF7A5A">
        <w:t>,</w:t>
      </w:r>
      <w:r w:rsidRPr="00EF7A5A">
        <w:t xml:space="preserve"> respectively</w:t>
      </w:r>
      <w:r w:rsidR="00B80E6F" w:rsidRPr="00EF7A5A">
        <w:t>,</w:t>
      </w:r>
      <w:r w:rsidRPr="00EF7A5A">
        <w:rPr>
          <w:b/>
        </w:rPr>
        <w:t xml:space="preserve"> </w:t>
      </w:r>
      <w:r w:rsidR="00676027">
        <w:t>during the automated conversion process</w:t>
      </w:r>
      <w:r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584" w:name="_Toc422735516"/>
      <w:bookmarkStart w:id="585" w:name="_Toc460900453"/>
      <w:bookmarkStart w:id="586" w:name="_Toc8629885"/>
      <w:bookmarkStart w:id="587" w:name="_Toc8630017"/>
      <w:bookmarkStart w:id="588" w:name="_Toc173416293"/>
      <w:r w:rsidRPr="00EF7A5A">
        <w:t>Control points</w:t>
      </w:r>
      <w:bookmarkEnd w:id="584"/>
      <w:bookmarkEnd w:id="585"/>
      <w:bookmarkEnd w:id="586"/>
      <w:bookmarkEnd w:id="587"/>
      <w:bookmarkEnd w:id="588"/>
    </w:p>
    <w:p w:rsidR="006B2826" w:rsidRPr="00EF7A5A" w:rsidRDefault="00B80E6F" w:rsidP="00B80E6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CD3822" w:rsidRPr="00EF7A5A">
        <w:rPr>
          <w:u w:val="single"/>
        </w:rPr>
        <w:t>Object</w:t>
      </w:r>
      <w:r w:rsidR="006B2826" w:rsidRPr="00EF7A5A">
        <w:rPr>
          <w:u w:val="single"/>
        </w:rPr>
        <w:t>:</w:t>
      </w:r>
      <w:r w:rsidR="006B2826" w:rsidRPr="00EF7A5A">
        <w:tab/>
      </w:r>
      <w:r w:rsidR="006B2826" w:rsidRPr="00EF7A5A">
        <w:tab/>
        <w:t>Control point (</w:t>
      </w:r>
      <w:r w:rsidR="006B2826" w:rsidRPr="00EF7A5A">
        <w:rPr>
          <w:b/>
        </w:rPr>
        <w:t>CTRPNT</w:t>
      </w:r>
      <w:r w:rsidR="006B2826" w:rsidRPr="00EF7A5A">
        <w:t>)</w:t>
      </w:r>
      <w:r w:rsidR="006B2826" w:rsidRPr="00EF7A5A">
        <w:tab/>
      </w:r>
      <w:r w:rsidR="006B2826" w:rsidRPr="00EF7A5A">
        <w:tab/>
        <w:t>(P)</w:t>
      </w:r>
    </w:p>
    <w:p w:rsidR="00B80E6F" w:rsidRPr="00EF7A5A" w:rsidRDefault="00B80E6F" w:rsidP="00C3373F">
      <w:pPr>
        <w:jc w:val="both"/>
        <w:rPr>
          <w:rFonts w:cs="Arial"/>
          <w:bCs/>
        </w:rPr>
      </w:pPr>
      <w:r w:rsidRPr="00EF7A5A">
        <w:rPr>
          <w:rFonts w:cs="Arial"/>
          <w:bCs/>
        </w:rPr>
        <w:t>For S-101, it is considered that control point information is not required for ENC.</w:t>
      </w:r>
      <w:r w:rsidR="005C6026" w:rsidRPr="00EF7A5A">
        <w:rPr>
          <w:rFonts w:cs="Arial"/>
          <w:bCs/>
        </w:rPr>
        <w:t xml:space="preserve"> </w:t>
      </w:r>
      <w:r w:rsidRPr="00EF7A5A">
        <w:rPr>
          <w:rFonts w:cs="Arial"/>
          <w:bCs/>
        </w:rPr>
        <w:t xml:space="preserve">In general, therefore, </w:t>
      </w:r>
      <w:r w:rsidR="00EF3127" w:rsidRPr="00EF7A5A">
        <w:rPr>
          <w:rFonts w:cs="Arial"/>
          <w:bCs/>
        </w:rPr>
        <w:t xml:space="preserve">encoded </w:t>
      </w:r>
      <w:r w:rsidR="00EF3127" w:rsidRPr="00EF7A5A">
        <w:rPr>
          <w:rFonts w:cs="Arial"/>
          <w:b/>
          <w:bCs/>
        </w:rPr>
        <w:t>CTRPNT</w:t>
      </w:r>
      <w:r w:rsidR="00EF3127" w:rsidRPr="00EF7A5A">
        <w:rPr>
          <w:rFonts w:cs="Arial"/>
          <w:bCs/>
        </w:rPr>
        <w:t xml:space="preserve"> will not </w:t>
      </w:r>
      <w:r w:rsidR="004113A9" w:rsidRPr="00EF7A5A">
        <w:rPr>
          <w:rFonts w:cs="Arial"/>
          <w:bCs/>
        </w:rPr>
        <w:t>be converted</w:t>
      </w:r>
      <w:r w:rsidR="00EF3127" w:rsidRPr="00EF7A5A">
        <w:rPr>
          <w:rFonts w:cs="Arial"/>
          <w:bCs/>
        </w:rPr>
        <w:t>.</w:t>
      </w:r>
      <w:r w:rsidR="005C6026" w:rsidRPr="00EF7A5A">
        <w:rPr>
          <w:rFonts w:cs="Arial"/>
          <w:bCs/>
        </w:rPr>
        <w:t xml:space="preserve"> </w:t>
      </w:r>
      <w:r w:rsidR="00EF3127" w:rsidRPr="00EF7A5A">
        <w:rPr>
          <w:rFonts w:cs="Arial"/>
          <w:bCs/>
        </w:rPr>
        <w:t xml:space="preserve">However, in certain circumstances </w:t>
      </w:r>
      <w:r w:rsidR="002D1F7D" w:rsidRPr="00EF7A5A">
        <w:rPr>
          <w:rFonts w:cs="Arial"/>
          <w:bCs/>
        </w:rPr>
        <w:t xml:space="preserve">where a control point may be visible from seaward and therefore used as a navigational fixing mark, this information may be encoded in S-101 using a </w:t>
      </w:r>
      <w:r w:rsidR="002D1F7D" w:rsidRPr="00EF7A5A">
        <w:rPr>
          <w:rFonts w:cs="Arial"/>
          <w:b/>
          <w:bCs/>
        </w:rPr>
        <w:t>Landmark</w:t>
      </w:r>
      <w:r w:rsidR="002D1F7D" w:rsidRPr="00EF7A5A">
        <w:rPr>
          <w:rFonts w:cs="Arial"/>
          <w:bCs/>
        </w:rPr>
        <w:t xml:space="preserve"> feature.</w:t>
      </w:r>
      <w:r w:rsidR="005C6026" w:rsidRPr="00EF7A5A">
        <w:rPr>
          <w:rFonts w:cs="Arial"/>
          <w:bCs/>
        </w:rPr>
        <w:t xml:space="preserve"> </w:t>
      </w:r>
      <w:r w:rsidR="002D1F7D" w:rsidRPr="00EF7A5A">
        <w:rPr>
          <w:rFonts w:cs="Arial"/>
          <w:bCs/>
        </w:rPr>
        <w:t xml:space="preserve">During the automated conversion process, the following </w:t>
      </w:r>
      <w:r w:rsidR="00D80A24" w:rsidRPr="00EF7A5A">
        <w:rPr>
          <w:rFonts w:cs="Arial"/>
          <w:b/>
          <w:bCs/>
        </w:rPr>
        <w:t>CTRPNT</w:t>
      </w:r>
      <w:r w:rsidR="00D80A24" w:rsidRPr="00EF7A5A">
        <w:rPr>
          <w:rFonts w:cs="Arial"/>
          <w:bCs/>
        </w:rPr>
        <w:t xml:space="preserve">/CATCTR encoding instances will be converted to the corresponding </w:t>
      </w:r>
      <w:r w:rsidR="00D80A24" w:rsidRPr="00EF7A5A">
        <w:rPr>
          <w:rFonts w:cs="Arial"/>
          <w:b/>
          <w:bCs/>
        </w:rPr>
        <w:t>Landmark</w:t>
      </w:r>
      <w:r w:rsidR="00D80A24" w:rsidRPr="00EF7A5A">
        <w:rPr>
          <w:rFonts w:cs="Arial"/>
          <w:bCs/>
        </w:rPr>
        <w:t>/</w:t>
      </w:r>
      <w:r w:rsidR="00D80A24" w:rsidRPr="00EF7A5A">
        <w:rPr>
          <w:rFonts w:cs="Arial"/>
          <w:b/>
          <w:bCs/>
        </w:rPr>
        <w:t>category of landmark</w:t>
      </w:r>
      <w:r w:rsidR="00D80A24" w:rsidRPr="00EF7A5A">
        <w:rPr>
          <w:rFonts w:cs="Arial"/>
          <w:bCs/>
        </w:rPr>
        <w:t xml:space="preserve"> instances</w:t>
      </w:r>
      <w:r w:rsidR="00630F35" w:rsidRPr="00EF7A5A">
        <w:rPr>
          <w:rFonts w:cs="Arial"/>
          <w:bCs/>
        </w:rPr>
        <w:t xml:space="preserve">, along with any other common </w:t>
      </w:r>
      <w:r w:rsidR="00630F35" w:rsidRPr="00EF7A5A">
        <w:rPr>
          <w:rFonts w:cs="Arial"/>
          <w:b/>
          <w:bCs/>
        </w:rPr>
        <w:t>CTRPNT</w:t>
      </w:r>
      <w:r w:rsidR="00630F35" w:rsidRPr="00EF7A5A">
        <w:rPr>
          <w:rFonts w:cs="Arial"/>
          <w:bCs/>
        </w:rPr>
        <w:t>/</w:t>
      </w:r>
      <w:r w:rsidR="00630F35" w:rsidRPr="00EF7A5A">
        <w:rPr>
          <w:rFonts w:cs="Arial"/>
          <w:b/>
          <w:bCs/>
        </w:rPr>
        <w:t>Landmark</w:t>
      </w:r>
      <w:r w:rsidR="00630F35" w:rsidRPr="00EF7A5A">
        <w:rPr>
          <w:rFonts w:cs="Arial"/>
          <w:bCs/>
        </w:rPr>
        <w:t xml:space="preserve"> attributes</w:t>
      </w:r>
      <w:r w:rsidRPr="00EF7A5A">
        <w:rPr>
          <w:rFonts w:cs="Arial"/>
          <w:bCs/>
        </w:rPr>
        <w:t>.</w:t>
      </w:r>
    </w:p>
    <w:p w:rsidR="00D80A24" w:rsidRPr="00EF7A5A" w:rsidRDefault="00D80A24" w:rsidP="00C3373F">
      <w:pPr>
        <w:ind w:firstLine="720"/>
        <w:jc w:val="both"/>
        <w:rPr>
          <w:rFonts w:cs="Arial"/>
          <w:bCs/>
        </w:rPr>
      </w:pPr>
      <w:r w:rsidRPr="00EF7A5A">
        <w:rPr>
          <w:rFonts w:cs="Arial"/>
          <w:bCs/>
        </w:rPr>
        <w:t xml:space="preserve">CATCTR = </w:t>
      </w:r>
      <w:r w:rsidRPr="00EF7A5A">
        <w:rPr>
          <w:rFonts w:cs="Arial"/>
          <w:bCs/>
          <w:i/>
        </w:rPr>
        <w:t>1</w:t>
      </w:r>
      <w:r w:rsidR="002D076A" w:rsidRPr="00EF7A5A">
        <w:rPr>
          <w:rFonts w:cs="Arial"/>
          <w:bCs/>
        </w:rPr>
        <w:t xml:space="preserve"> (triangulation mark)</w:t>
      </w:r>
      <w:r w:rsidR="005C6026" w:rsidRPr="00EF7A5A">
        <w:rPr>
          <w:rFonts w:cs="Arial"/>
          <w:bCs/>
        </w:rPr>
        <w:t xml:space="preserve"> </w:t>
      </w:r>
      <w:r w:rsidRPr="00EF7A5A">
        <w:rPr>
          <w:rFonts w:cs="Arial"/>
          <w:bCs/>
        </w:rPr>
        <w:t>-</w:t>
      </w:r>
      <w:r w:rsidR="002D076A" w:rsidRPr="00EF7A5A">
        <w:rPr>
          <w:rFonts w:cs="Arial"/>
          <w:bCs/>
        </w:rPr>
        <w:t>&gt;</w:t>
      </w:r>
      <w:r w:rsidR="005C6026" w:rsidRPr="00EF7A5A">
        <w:rPr>
          <w:rFonts w:cs="Arial"/>
          <w:bCs/>
        </w:rPr>
        <w:t xml:space="preserve"> </w:t>
      </w:r>
      <w:r w:rsidR="002D076A" w:rsidRPr="00EF7A5A">
        <w:rPr>
          <w:rFonts w:cs="Arial"/>
          <w:b/>
          <w:bCs/>
        </w:rPr>
        <w:t>category of landmark</w:t>
      </w:r>
      <w:r w:rsidR="002D076A" w:rsidRPr="00EF7A5A">
        <w:rPr>
          <w:rFonts w:cs="Arial"/>
          <w:bCs/>
        </w:rPr>
        <w:t xml:space="preserve"> = </w:t>
      </w:r>
      <w:r w:rsidR="002D076A" w:rsidRPr="00EF7A5A">
        <w:rPr>
          <w:rFonts w:cs="Arial"/>
          <w:bCs/>
          <w:i/>
        </w:rPr>
        <w:t>22</w:t>
      </w:r>
      <w:r w:rsidR="002D076A" w:rsidRPr="00EF7A5A">
        <w:rPr>
          <w:rFonts w:cs="Arial"/>
          <w:bCs/>
        </w:rPr>
        <w:t xml:space="preserve"> (triangulation mark)</w:t>
      </w:r>
    </w:p>
    <w:p w:rsidR="002D076A" w:rsidRPr="00EF7A5A" w:rsidRDefault="002D076A" w:rsidP="002D076A">
      <w:pPr>
        <w:spacing w:after="120"/>
        <w:ind w:firstLine="720"/>
        <w:jc w:val="both"/>
        <w:rPr>
          <w:rFonts w:cs="Arial"/>
          <w:bCs/>
        </w:rPr>
      </w:pPr>
      <w:r w:rsidRPr="00EF7A5A">
        <w:rPr>
          <w:rFonts w:cs="Arial"/>
          <w:bCs/>
        </w:rPr>
        <w:t xml:space="preserve">CATCTR = </w:t>
      </w:r>
      <w:r w:rsidRPr="00EF7A5A">
        <w:rPr>
          <w:rFonts w:cs="Arial"/>
          <w:bCs/>
          <w:i/>
        </w:rPr>
        <w:t>5</w:t>
      </w:r>
      <w:r w:rsidRPr="00EF7A5A">
        <w:rPr>
          <w:rFonts w:cs="Arial"/>
          <w:bCs/>
        </w:rPr>
        <w:t xml:space="preserve"> (boundary mark)</w:t>
      </w:r>
      <w:r w:rsidRPr="00EF7A5A">
        <w:rPr>
          <w:rFonts w:cs="Arial"/>
          <w:bCs/>
        </w:rPr>
        <w:tab/>
      </w:r>
      <w:r w:rsidR="005C6026" w:rsidRPr="00EF7A5A">
        <w:rPr>
          <w:rFonts w:cs="Arial"/>
          <w:bCs/>
        </w:rPr>
        <w:t xml:space="preserve"> </w:t>
      </w:r>
      <w:r w:rsidRPr="00EF7A5A">
        <w:rPr>
          <w:rFonts w:cs="Arial"/>
          <w:bCs/>
        </w:rPr>
        <w:t xml:space="preserve"> -&gt;</w:t>
      </w:r>
      <w:r w:rsidR="005C6026" w:rsidRPr="00EF7A5A">
        <w:rPr>
          <w:rFonts w:cs="Arial"/>
          <w:bCs/>
        </w:rPr>
        <w:t xml:space="preserve"> </w:t>
      </w:r>
      <w:r w:rsidRPr="00EF7A5A">
        <w:rPr>
          <w:rFonts w:cs="Arial"/>
          <w:b/>
          <w:bCs/>
        </w:rPr>
        <w:t>category of landmark</w:t>
      </w:r>
      <w:r w:rsidRPr="00EF7A5A">
        <w:rPr>
          <w:rFonts w:cs="Arial"/>
          <w:bCs/>
        </w:rPr>
        <w:t xml:space="preserve"> = </w:t>
      </w:r>
      <w:r w:rsidRPr="00EF7A5A">
        <w:rPr>
          <w:rFonts w:cs="Arial"/>
          <w:bCs/>
          <w:i/>
        </w:rPr>
        <w:t>23</w:t>
      </w:r>
      <w:r w:rsidRPr="00EF7A5A">
        <w:rPr>
          <w:rFonts w:cs="Arial"/>
          <w:bCs/>
        </w:rPr>
        <w:t xml:space="preserve"> (boundary mark)</w:t>
      </w:r>
    </w:p>
    <w:p w:rsidR="002D076A" w:rsidRPr="00EF7A5A" w:rsidRDefault="00DF68A2" w:rsidP="002D076A">
      <w:pPr>
        <w:spacing w:after="120"/>
        <w:jc w:val="both"/>
      </w:pPr>
      <w:r w:rsidRPr="00EF7A5A">
        <w:t xml:space="preserve">Data Producers are advised to evaluate their data holdings to ensure that any encoded </w:t>
      </w:r>
      <w:r w:rsidRPr="00EF7A5A">
        <w:rPr>
          <w:b/>
        </w:rPr>
        <w:t>CTRPNT</w:t>
      </w:r>
      <w:r w:rsidRPr="00EF7A5A">
        <w:t xml:space="preserve"> objects that may be used as a </w:t>
      </w:r>
      <w:r w:rsidRPr="00EF7A5A">
        <w:rPr>
          <w:rFonts w:cs="Arial"/>
          <w:bCs/>
        </w:rPr>
        <w:t xml:space="preserve">navigational fixing mark are encoded as </w:t>
      </w:r>
      <w:r w:rsidRPr="00EF7A5A">
        <w:rPr>
          <w:rFonts w:cs="Arial"/>
          <w:b/>
          <w:bCs/>
        </w:rPr>
        <w:t>CTRPNT</w:t>
      </w:r>
      <w:r w:rsidR="004E629A" w:rsidRPr="00EF7A5A">
        <w:rPr>
          <w:rFonts w:cs="Arial"/>
          <w:bCs/>
        </w:rPr>
        <w:t xml:space="preserve"> with CATCTR = </w:t>
      </w:r>
      <w:r w:rsidR="004E629A" w:rsidRPr="00EF7A5A">
        <w:rPr>
          <w:rFonts w:cs="Arial"/>
          <w:bCs/>
          <w:i/>
        </w:rPr>
        <w:t>1</w:t>
      </w:r>
      <w:r w:rsidR="004E629A" w:rsidRPr="00EF7A5A">
        <w:rPr>
          <w:rFonts w:cs="Arial"/>
          <w:bCs/>
        </w:rPr>
        <w:t xml:space="preserve"> or </w:t>
      </w:r>
      <w:r w:rsidR="004E629A" w:rsidRPr="00EF7A5A">
        <w:rPr>
          <w:rFonts w:cs="Arial"/>
          <w:bCs/>
          <w:i/>
        </w:rPr>
        <w:t>5</w:t>
      </w:r>
      <w:r w:rsidR="004E629A" w:rsidRPr="00EF7A5A">
        <w:rPr>
          <w:rFonts w:cs="Arial"/>
          <w:bCs/>
        </w:rPr>
        <w:t xml:space="preserve">, or re-encode as a </w:t>
      </w:r>
      <w:r w:rsidR="004E629A" w:rsidRPr="00EF7A5A">
        <w:rPr>
          <w:rFonts w:cs="Arial"/>
          <w:b/>
          <w:bCs/>
        </w:rPr>
        <w:t>LNDMRK</w:t>
      </w:r>
      <w:r w:rsidR="004E629A" w:rsidRPr="00EF7A5A">
        <w:rPr>
          <w:rFonts w:cs="Arial"/>
          <w:bCs/>
        </w:rPr>
        <w:t xml:space="preserve"> object, prior to conversion</w:t>
      </w:r>
      <w:r w:rsidR="004E629A" w:rsidRPr="00EF7A5A">
        <w:t>.</w:t>
      </w:r>
    </w:p>
    <w:p w:rsidR="00E0627A" w:rsidRPr="00EF7A5A" w:rsidRDefault="00E0627A" w:rsidP="00E0627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E0627A" w:rsidRPr="00EF7A5A" w:rsidRDefault="004F79D9" w:rsidP="00E0627A">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t xml:space="preserve">When converting the S-57 </w:t>
      </w:r>
      <w:r w:rsidRPr="00EF7A5A">
        <w:rPr>
          <w:b/>
        </w:rPr>
        <w:t>CTRPNT</w:t>
      </w:r>
      <w:r w:rsidRPr="00EF7A5A">
        <w:t xml:space="preserve"> Object class t</w:t>
      </w:r>
      <w:r w:rsidR="00E0627A" w:rsidRPr="00EF7A5A">
        <w:t xml:space="preserve">he S-101 mandatory attribute </w:t>
      </w:r>
      <w:r w:rsidR="00E0627A" w:rsidRPr="00EF7A5A">
        <w:rPr>
          <w:b/>
        </w:rPr>
        <w:t>visual prominence</w:t>
      </w:r>
      <w:r w:rsidR="00E0627A" w:rsidRPr="00EF7A5A">
        <w:t xml:space="preserve"> on the converted </w:t>
      </w:r>
      <w:r w:rsidR="00E0627A" w:rsidRPr="00EF7A5A">
        <w:rPr>
          <w:b/>
        </w:rPr>
        <w:t>Landmark</w:t>
      </w:r>
      <w:r w:rsidR="00E0627A" w:rsidRPr="00EF7A5A">
        <w:t xml:space="preserve"> feature will be populated </w:t>
      </w:r>
      <w:r w:rsidR="00DA2E06" w:rsidRPr="00EF7A5A">
        <w:t xml:space="preserve">during the automated conversion process </w:t>
      </w:r>
      <w:r w:rsidR="00E0627A" w:rsidRPr="00EF7A5A">
        <w:t xml:space="preserve">with value </w:t>
      </w:r>
      <w:r w:rsidR="00E0627A" w:rsidRPr="00EF7A5A">
        <w:rPr>
          <w:i/>
        </w:rPr>
        <w:t>2</w:t>
      </w:r>
      <w:r w:rsidR="00E0627A" w:rsidRPr="00EF7A5A">
        <w:t xml:space="preserve"> (not visually conspicuous)</w:t>
      </w:r>
      <w:r w:rsidR="00E0627A" w:rsidRPr="00EF7A5A">
        <w:rPr>
          <w:rFonts w:cs="Arial"/>
          <w:bCs/>
        </w:rPr>
        <w:t>. Data Prod</w:t>
      </w:r>
      <w:r w:rsidR="00DA2E06" w:rsidRPr="00EF7A5A">
        <w:rPr>
          <w:rFonts w:cs="Arial"/>
          <w:bCs/>
        </w:rPr>
        <w:t>ucers will be required to amend this value as appropriate.</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589" w:name="_Toc422735518"/>
      <w:bookmarkStart w:id="590" w:name="_Toc460900454"/>
      <w:bookmarkStart w:id="591" w:name="_Toc8629886"/>
      <w:bookmarkStart w:id="592" w:name="_Toc8630018"/>
      <w:bookmarkStart w:id="593" w:name="_Toc173416294"/>
      <w:r w:rsidRPr="00EF7A5A">
        <w:t>Distance marks</w:t>
      </w:r>
      <w:bookmarkEnd w:id="589"/>
      <w:bookmarkEnd w:id="590"/>
      <w:bookmarkEnd w:id="591"/>
      <w:bookmarkEnd w:id="592"/>
      <w:bookmarkEnd w:id="593"/>
    </w:p>
    <w:p w:rsidR="006B2826" w:rsidRPr="00EF7A5A" w:rsidRDefault="00C30EF2" w:rsidP="00C30EF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Distance mark (</w:t>
      </w:r>
      <w:r w:rsidR="006B2826" w:rsidRPr="00EF7A5A">
        <w:rPr>
          <w:b/>
        </w:rPr>
        <w:t>DISMAR</w:t>
      </w:r>
      <w:r w:rsidR="006B2826" w:rsidRPr="00EF7A5A">
        <w:t>)</w:t>
      </w:r>
      <w:r w:rsidR="006B2826" w:rsidRPr="00EF7A5A">
        <w:tab/>
      </w:r>
      <w:r w:rsidR="006B2826" w:rsidRPr="00EF7A5A">
        <w:tab/>
      </w:r>
      <w:r w:rsidR="006B2826" w:rsidRPr="00EF7A5A">
        <w:tab/>
        <w:t>(P)</w:t>
      </w:r>
    </w:p>
    <w:p w:rsidR="00C30EF2" w:rsidRPr="00EF7A5A" w:rsidRDefault="00C30EF2" w:rsidP="00C30EF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Distance </w:t>
      </w:r>
      <w:r w:rsidR="00D53961" w:rsidRPr="00EF7A5A">
        <w:rPr>
          <w:b/>
        </w:rPr>
        <w:t>M</w:t>
      </w:r>
      <w:r w:rsidRPr="00EF7A5A">
        <w:rPr>
          <w:b/>
        </w:rPr>
        <w:t>ark</w:t>
      </w:r>
      <w:r w:rsidRPr="00EF7A5A">
        <w:rPr>
          <w:b/>
        </w:rPr>
        <w:tab/>
      </w:r>
      <w:r w:rsidRPr="00EF7A5A">
        <w:rPr>
          <w:b/>
        </w:rPr>
        <w:tab/>
      </w:r>
      <w:r w:rsidRPr="00EF7A5A">
        <w:rPr>
          <w:b/>
        </w:rPr>
        <w:tab/>
        <w:t xml:space="preserve"> </w:t>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t>(S-101 DCEG Clause 8.</w:t>
      </w:r>
      <w:del w:id="594" w:author="Jeff Wootton" w:date="2024-07-26T14:34:00Z">
        <w:r w:rsidRPr="00EF7A5A" w:rsidDel="00F37603">
          <w:delText>9</w:delText>
        </w:r>
      </w:del>
      <w:ins w:id="595" w:author="Jeff Wootton" w:date="2024-07-26T14:34:00Z">
        <w:r w:rsidR="00F37603">
          <w:t>10</w:t>
        </w:r>
      </w:ins>
      <w:r w:rsidRPr="00EF7A5A">
        <w:t>)</w:t>
      </w:r>
    </w:p>
    <w:p w:rsidR="00251349" w:rsidRPr="00EF7A5A" w:rsidRDefault="00C30EF2" w:rsidP="00AE58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DISMAR</w:t>
      </w:r>
      <w:r w:rsidRPr="00EF7A5A">
        <w:t xml:space="preserve"> and its binding attributes will be </w:t>
      </w:r>
      <w:r w:rsidR="00630F35" w:rsidRPr="00EF7A5A">
        <w:t xml:space="preserve">converted </w:t>
      </w:r>
      <w:r w:rsidRPr="00EF7A5A">
        <w:t xml:space="preserve">automatically </w:t>
      </w:r>
      <w:r w:rsidR="00630F35" w:rsidRPr="00EF7A5A">
        <w:t>to an instance of</w:t>
      </w:r>
      <w:r w:rsidRPr="00EF7A5A">
        <w:t xml:space="preserve"> the S-101 </w:t>
      </w:r>
      <w:r w:rsidR="003219B9" w:rsidRPr="00EF7A5A">
        <w:t>Feature type</w:t>
      </w:r>
      <w:r w:rsidRPr="00EF7A5A">
        <w:t xml:space="preserve"> </w:t>
      </w:r>
      <w:r w:rsidRPr="00EF7A5A">
        <w:rPr>
          <w:b/>
        </w:rPr>
        <w:t xml:space="preserve">Distance Mark </w:t>
      </w:r>
      <w:r w:rsidRPr="00EF7A5A">
        <w:t>during the automated conversion process.</w:t>
      </w:r>
      <w:r w:rsidR="005C6026" w:rsidRPr="00EF7A5A">
        <w:t xml:space="preserve"> </w:t>
      </w:r>
    </w:p>
    <w:p w:rsidR="00C30EF2" w:rsidRPr="00EF7A5A" w:rsidRDefault="00251349" w:rsidP="00C30EF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5A77AD" w:rsidRPr="00EF7A5A" w:rsidRDefault="00F6431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In S-57, the value of the measured distance and its unit of measurement is encoded using the attribute INFORM.</w:t>
      </w:r>
      <w:r w:rsidR="005C6026" w:rsidRPr="00EF7A5A">
        <w:t xml:space="preserve"> </w:t>
      </w:r>
      <w:r w:rsidRPr="00EF7A5A">
        <w:t xml:space="preserve">In S-101 a new </w:t>
      </w:r>
      <w:r w:rsidR="00676027">
        <w:t xml:space="preserve">mandatory </w:t>
      </w:r>
      <w:r w:rsidRPr="00EF7A5A">
        <w:t xml:space="preserve">complex attribute </w:t>
      </w:r>
      <w:r w:rsidRPr="00EF7A5A">
        <w:rPr>
          <w:b/>
        </w:rPr>
        <w:t>measured distance value</w:t>
      </w:r>
      <w:r w:rsidRPr="00EF7A5A">
        <w:t xml:space="preserve"> having </w:t>
      </w:r>
      <w:r w:rsidR="000C274E">
        <w:t xml:space="preserve">mandatory </w:t>
      </w:r>
      <w:r w:rsidRPr="00EF7A5A">
        <w:t xml:space="preserve">sub-attributes </w:t>
      </w:r>
      <w:r w:rsidRPr="00EF7A5A">
        <w:rPr>
          <w:b/>
        </w:rPr>
        <w:t>distance unit of measurement</w:t>
      </w:r>
      <w:r w:rsidRPr="00EF7A5A">
        <w:t xml:space="preserve"> and </w:t>
      </w:r>
      <w:r w:rsidRPr="00EF7A5A">
        <w:rPr>
          <w:b/>
        </w:rPr>
        <w:t>waterway distance</w:t>
      </w:r>
      <w:r w:rsidRPr="00EF7A5A">
        <w:t xml:space="preserve"> has been introduced to encode this information.</w:t>
      </w:r>
      <w:r w:rsidR="005C6026" w:rsidRPr="00EF7A5A">
        <w:t xml:space="preserve"> </w:t>
      </w:r>
      <w:r w:rsidR="00251349" w:rsidRPr="00EF7A5A">
        <w:rPr>
          <w:rFonts w:cs="Arial"/>
          <w:bCs/>
        </w:rPr>
        <w:t xml:space="preserve">In order for the attributes </w:t>
      </w:r>
      <w:r w:rsidR="00251349" w:rsidRPr="00EF7A5A">
        <w:rPr>
          <w:b/>
        </w:rPr>
        <w:t>distance unit of measurement</w:t>
      </w:r>
      <w:r w:rsidR="00251349" w:rsidRPr="00EF7A5A">
        <w:t xml:space="preserve"> and </w:t>
      </w:r>
      <w:r w:rsidR="00251349" w:rsidRPr="00EF7A5A">
        <w:rPr>
          <w:b/>
        </w:rPr>
        <w:t>waterway distance</w:t>
      </w:r>
      <w:r w:rsidR="00251349" w:rsidRPr="00EF7A5A">
        <w:rPr>
          <w:rFonts w:cs="Arial"/>
          <w:bCs/>
        </w:rPr>
        <w:t xml:space="preserve"> to be populated during the automated conversion process, the text string encoded in INFORM on the </w:t>
      </w:r>
      <w:r w:rsidR="00251349" w:rsidRPr="00EF7A5A">
        <w:rPr>
          <w:rFonts w:cs="Arial"/>
          <w:b/>
          <w:bCs/>
        </w:rPr>
        <w:t>DISMAR</w:t>
      </w:r>
      <w:r w:rsidR="00251349" w:rsidRPr="00EF7A5A">
        <w:rPr>
          <w:rFonts w:cs="Arial"/>
          <w:bCs/>
        </w:rPr>
        <w:t xml:space="preserve"> </w:t>
      </w:r>
      <w:r w:rsidR="000F755B" w:rsidRPr="00EF7A5A">
        <w:rPr>
          <w:rFonts w:cs="Arial"/>
          <w:bCs/>
        </w:rPr>
        <w:t>should</w:t>
      </w:r>
      <w:r w:rsidR="00251349" w:rsidRPr="00EF7A5A">
        <w:rPr>
          <w:rFonts w:cs="Arial"/>
          <w:bCs/>
        </w:rPr>
        <w:t xml:space="preserve"> be in </w:t>
      </w:r>
      <w:r w:rsidR="000F755B" w:rsidRPr="00EF7A5A">
        <w:rPr>
          <w:rFonts w:cs="Arial"/>
          <w:bCs/>
        </w:rPr>
        <w:t>a standardised</w:t>
      </w:r>
      <w:r w:rsidR="00251349" w:rsidRPr="00EF7A5A">
        <w:rPr>
          <w:rFonts w:cs="Arial"/>
          <w:bCs/>
        </w:rPr>
        <w:t xml:space="preserve"> format</w:t>
      </w:r>
      <w:r w:rsidR="000F755B" w:rsidRPr="00EF7A5A">
        <w:rPr>
          <w:rFonts w:cs="Arial"/>
          <w:bCs/>
        </w:rPr>
        <w:t xml:space="preserve">, </w:t>
      </w:r>
      <w:r w:rsidR="0076798D" w:rsidRPr="00EF7A5A">
        <w:rPr>
          <w:rFonts w:cs="Arial"/>
          <w:bCs/>
        </w:rPr>
        <w:t>such as</w:t>
      </w:r>
      <w:r w:rsidR="00251349" w:rsidRPr="00EF7A5A">
        <w:rPr>
          <w:rFonts w:cs="Arial"/>
          <w:bCs/>
        </w:rPr>
        <w:t xml:space="preserve"> </w:t>
      </w:r>
      <w:r w:rsidR="0076798D" w:rsidRPr="00EF7A5A">
        <w:rPr>
          <w:rFonts w:cs="Arial"/>
          <w:bCs/>
        </w:rPr>
        <w:t>“</w:t>
      </w:r>
      <w:r w:rsidR="009A5327" w:rsidRPr="00EF7A5A">
        <w:rPr>
          <w:rFonts w:cs="Arial"/>
          <w:bCs/>
          <w:i/>
        </w:rPr>
        <w:t>Waterway distance</w:t>
      </w:r>
      <w:r w:rsidR="00251349" w:rsidRPr="00EF7A5A">
        <w:rPr>
          <w:rFonts w:cs="Arial"/>
          <w:bCs/>
          <w:i/>
        </w:rPr>
        <w:t xml:space="preserve"> = </w:t>
      </w:r>
      <w:r w:rsidR="005858D0" w:rsidRPr="00EF7A5A">
        <w:rPr>
          <w:rFonts w:cs="Arial"/>
          <w:bCs/>
          <w:i/>
        </w:rPr>
        <w:t>[</w:t>
      </w:r>
      <w:r w:rsidR="00251349" w:rsidRPr="00EF7A5A">
        <w:rPr>
          <w:rFonts w:cs="Arial"/>
          <w:bCs/>
          <w:i/>
        </w:rPr>
        <w:t>xxx</w:t>
      </w:r>
      <w:r w:rsidR="005858D0" w:rsidRPr="00EF7A5A">
        <w:rPr>
          <w:rFonts w:cs="Arial"/>
          <w:bCs/>
          <w:i/>
        </w:rPr>
        <w:t>]</w:t>
      </w:r>
      <w:r w:rsidR="00251349" w:rsidRPr="00EF7A5A">
        <w:rPr>
          <w:rFonts w:cs="Arial"/>
          <w:bCs/>
          <w:i/>
        </w:rPr>
        <w:t xml:space="preserve"> </w:t>
      </w:r>
      <w:r w:rsidR="005858D0" w:rsidRPr="00EF7A5A">
        <w:rPr>
          <w:rFonts w:cs="Arial"/>
          <w:bCs/>
          <w:i/>
        </w:rPr>
        <w:t>[</w:t>
      </w:r>
      <w:r w:rsidR="000F755B" w:rsidRPr="00EF7A5A">
        <w:rPr>
          <w:rFonts w:cs="Arial"/>
          <w:bCs/>
          <w:i/>
        </w:rPr>
        <w:t>yyyy</w:t>
      </w:r>
      <w:r w:rsidR="005858D0" w:rsidRPr="00EF7A5A">
        <w:rPr>
          <w:rFonts w:cs="Arial"/>
          <w:bCs/>
          <w:i/>
        </w:rPr>
        <w:t>]</w:t>
      </w:r>
      <w:r w:rsidR="0076798D" w:rsidRPr="00EF7A5A">
        <w:rPr>
          <w:rFonts w:cs="Arial"/>
          <w:bCs/>
          <w:iCs/>
        </w:rPr>
        <w:t>”</w:t>
      </w:r>
      <w:r w:rsidR="00251349" w:rsidRPr="00EF7A5A">
        <w:rPr>
          <w:rFonts w:cs="Arial"/>
          <w:bCs/>
        </w:rPr>
        <w:t xml:space="preserve">, where </w:t>
      </w:r>
      <w:r w:rsidR="005858D0" w:rsidRPr="00EF7A5A">
        <w:rPr>
          <w:rFonts w:cs="Arial"/>
          <w:bCs/>
          <w:i/>
        </w:rPr>
        <w:t>[</w:t>
      </w:r>
      <w:r w:rsidR="00251349" w:rsidRPr="00EF7A5A">
        <w:rPr>
          <w:rFonts w:cs="Arial"/>
          <w:bCs/>
          <w:i/>
        </w:rPr>
        <w:t>xx</w:t>
      </w:r>
      <w:r w:rsidR="009A5327" w:rsidRPr="00EF7A5A">
        <w:rPr>
          <w:rFonts w:cs="Arial"/>
          <w:bCs/>
          <w:i/>
        </w:rPr>
        <w:t>x</w:t>
      </w:r>
      <w:r w:rsidR="005858D0" w:rsidRPr="00EF7A5A">
        <w:rPr>
          <w:rFonts w:cs="Arial"/>
          <w:bCs/>
          <w:i/>
        </w:rPr>
        <w:t>]</w:t>
      </w:r>
      <w:r w:rsidR="00251349" w:rsidRPr="00EF7A5A">
        <w:rPr>
          <w:rFonts w:cs="Arial"/>
          <w:bCs/>
        </w:rPr>
        <w:t xml:space="preserve"> is the value of the </w:t>
      </w:r>
      <w:r w:rsidR="009A5327" w:rsidRPr="00EF7A5A">
        <w:rPr>
          <w:rFonts w:cs="Arial"/>
          <w:bCs/>
        </w:rPr>
        <w:t>distance relevant to the mark</w:t>
      </w:r>
      <w:r w:rsidR="000F755B" w:rsidRPr="00EF7A5A">
        <w:rPr>
          <w:rFonts w:cs="Arial"/>
          <w:bCs/>
        </w:rPr>
        <w:t xml:space="preserve"> and </w:t>
      </w:r>
      <w:r w:rsidR="005858D0" w:rsidRPr="00EF7A5A">
        <w:rPr>
          <w:rFonts w:cs="Arial"/>
          <w:bCs/>
          <w:i/>
        </w:rPr>
        <w:t>[</w:t>
      </w:r>
      <w:r w:rsidR="000F755B" w:rsidRPr="00EF7A5A">
        <w:rPr>
          <w:rFonts w:cs="Arial"/>
          <w:bCs/>
          <w:i/>
          <w:iCs/>
        </w:rPr>
        <w:t>yyyy</w:t>
      </w:r>
      <w:r w:rsidR="005858D0" w:rsidRPr="00EF7A5A">
        <w:rPr>
          <w:rFonts w:cs="Arial"/>
          <w:bCs/>
          <w:i/>
          <w:iCs/>
        </w:rPr>
        <w:t>]</w:t>
      </w:r>
      <w:r w:rsidR="000F755B" w:rsidRPr="00EF7A5A">
        <w:rPr>
          <w:rFonts w:cs="Arial"/>
          <w:bCs/>
        </w:rPr>
        <w:t xml:space="preserve"> is </w:t>
      </w:r>
      <w:r w:rsidR="005858D0" w:rsidRPr="00EF7A5A">
        <w:rPr>
          <w:rFonts w:cs="Arial"/>
          <w:bCs/>
        </w:rPr>
        <w:t xml:space="preserve">the units of measure for the measured distance which must correspond to one of the allowable values for the attribute </w:t>
      </w:r>
      <w:r w:rsidR="005858D0" w:rsidRPr="00EF7A5A">
        <w:rPr>
          <w:rFonts w:cs="Arial"/>
          <w:b/>
          <w:bCs/>
        </w:rPr>
        <w:t>distance unit of measurement</w:t>
      </w:r>
      <w:r w:rsidR="005858D0" w:rsidRPr="00EF7A5A">
        <w:rPr>
          <w:rFonts w:cs="Arial"/>
          <w:bCs/>
        </w:rPr>
        <w:t xml:space="preserve"> (see S-101 DCEG clause 8.</w:t>
      </w:r>
      <w:del w:id="596" w:author="Jeff Wootton" w:date="2024-07-26T14:34:00Z">
        <w:r w:rsidR="005858D0" w:rsidRPr="00EF7A5A" w:rsidDel="00F37603">
          <w:rPr>
            <w:rFonts w:cs="Arial"/>
            <w:bCs/>
          </w:rPr>
          <w:delText>9</w:delText>
        </w:r>
      </w:del>
      <w:ins w:id="597" w:author="Jeff Wootton" w:date="2024-07-26T14:34:00Z">
        <w:r w:rsidR="00F37603">
          <w:rPr>
            <w:rFonts w:cs="Arial"/>
            <w:bCs/>
          </w:rPr>
          <w:t>10</w:t>
        </w:r>
      </w:ins>
      <w:r w:rsidR="005858D0" w:rsidRPr="00EF7A5A">
        <w:rPr>
          <w:rFonts w:cs="Arial"/>
          <w:bCs/>
        </w:rPr>
        <w:t>).</w:t>
      </w:r>
      <w:r w:rsidR="005C6026" w:rsidRPr="00EF7A5A">
        <w:rPr>
          <w:rFonts w:cs="Arial"/>
          <w:bCs/>
        </w:rPr>
        <w:t xml:space="preserve"> </w:t>
      </w:r>
      <w:r w:rsidR="005858D0" w:rsidRPr="00EF7A5A">
        <w:rPr>
          <w:rFonts w:cs="Arial"/>
          <w:bCs/>
        </w:rPr>
        <w:t>For example</w:t>
      </w:r>
      <w:r w:rsidR="00C742D6">
        <w:rPr>
          <w:rFonts w:cs="Arial"/>
          <w:bCs/>
        </w:rPr>
        <w:t>,</w:t>
      </w:r>
      <w:r w:rsidR="005858D0" w:rsidRPr="00EF7A5A">
        <w:rPr>
          <w:rFonts w:cs="Arial"/>
          <w:bCs/>
        </w:rPr>
        <w:t xml:space="preserve"> </w:t>
      </w:r>
      <w:r w:rsidR="005858D0" w:rsidRPr="00EF7A5A">
        <w:rPr>
          <w:rFonts w:cs="Arial"/>
          <w:bCs/>
          <w:i/>
        </w:rPr>
        <w:t>Waterway distance = 300 metres</w:t>
      </w:r>
      <w:r w:rsidR="009A5327" w:rsidRPr="00EF7A5A">
        <w:rPr>
          <w:rFonts w:cs="Arial"/>
          <w:bCs/>
        </w:rPr>
        <w:t>.</w:t>
      </w:r>
    </w:p>
    <w:p w:rsidR="00C30EF2" w:rsidRPr="00EF7A5A" w:rsidRDefault="005A77AD"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The S-57 attribute CATDIS has been replaced in S-101 by the </w:t>
      </w:r>
      <w:ins w:id="598" w:author="Jeff Wootton" w:date="2024-07-26T14:34:00Z">
        <w:r w:rsidR="00266FFC">
          <w:rPr>
            <w:rFonts w:cs="Arial"/>
            <w:bCs/>
          </w:rPr>
          <w:t xml:space="preserve">mandatory </w:t>
        </w:r>
      </w:ins>
      <w:r w:rsidRPr="00EF7A5A">
        <w:rPr>
          <w:rFonts w:cs="Arial"/>
          <w:bCs/>
        </w:rPr>
        <w:t xml:space="preserve">Boolean type attribute </w:t>
      </w:r>
      <w:r w:rsidRPr="00EF7A5A">
        <w:rPr>
          <w:rFonts w:cs="Arial"/>
          <w:b/>
          <w:bCs/>
        </w:rPr>
        <w:t>distance mark visible</w:t>
      </w:r>
      <w:r w:rsidRPr="00EF7A5A">
        <w:rPr>
          <w:rFonts w:cs="Arial"/>
          <w:bCs/>
        </w:rPr>
        <w:t>.</w:t>
      </w:r>
      <w:r w:rsidR="005C6026" w:rsidRPr="00EF7A5A">
        <w:rPr>
          <w:rFonts w:cs="Arial"/>
          <w:bCs/>
        </w:rPr>
        <w:t xml:space="preserve"> </w:t>
      </w:r>
      <w:r w:rsidRPr="00EF7A5A">
        <w:rPr>
          <w:rFonts w:cs="Arial"/>
          <w:bCs/>
        </w:rPr>
        <w:t xml:space="preserve">Where </w:t>
      </w:r>
      <w:del w:id="599" w:author="Jeff Wootton" w:date="2024-07-26T14:38:00Z">
        <w:r w:rsidRPr="00EF7A5A" w:rsidDel="006E6647">
          <w:rPr>
            <w:rFonts w:cs="Arial"/>
            <w:bCs/>
          </w:rPr>
          <w:delText xml:space="preserve">the value populated for </w:delText>
        </w:r>
        <w:r w:rsidRPr="00EF7A5A" w:rsidDel="006E6647">
          <w:rPr>
            <w:rFonts w:cs="Arial"/>
            <w:b/>
            <w:bCs/>
          </w:rPr>
          <w:delText>distance mark visible</w:delText>
        </w:r>
        <w:r w:rsidR="00566466" w:rsidRPr="00EF7A5A" w:rsidDel="006E6647">
          <w:rPr>
            <w:rFonts w:cs="Arial"/>
            <w:bCs/>
          </w:rPr>
          <w:delText xml:space="preserve"> during the automated conversion process is</w:delText>
        </w:r>
        <w:r w:rsidR="008A10C3" w:rsidRPr="00EF7A5A" w:rsidDel="006E6647">
          <w:rPr>
            <w:rFonts w:cs="Arial"/>
            <w:bCs/>
          </w:rPr>
          <w:delText xml:space="preserve"> set to </w:delText>
        </w:r>
        <w:r w:rsidR="00566466" w:rsidRPr="00EF7A5A" w:rsidDel="006E6647">
          <w:rPr>
            <w:rFonts w:cs="Arial"/>
            <w:bCs/>
            <w:i/>
          </w:rPr>
          <w:delText>True</w:delText>
        </w:r>
        <w:r w:rsidR="00566466" w:rsidRPr="00EF7A5A" w:rsidDel="006E6647">
          <w:rPr>
            <w:rFonts w:cs="Arial"/>
            <w:bCs/>
          </w:rPr>
          <w:delText xml:space="preserve">, </w:delText>
        </w:r>
        <w:r w:rsidR="008A10C3" w:rsidRPr="00EF7A5A" w:rsidDel="006E6647">
          <w:rPr>
            <w:rFonts w:cs="Arial"/>
            <w:bCs/>
          </w:rPr>
          <w:delText>D</w:delText>
        </w:r>
        <w:r w:rsidR="00566466" w:rsidRPr="00EF7A5A" w:rsidDel="006E6647">
          <w:rPr>
            <w:rFonts w:cs="Arial"/>
            <w:bCs/>
          </w:rPr>
          <w:delText>at</w:delText>
        </w:r>
        <w:r w:rsidR="008A10C3" w:rsidRPr="00EF7A5A" w:rsidDel="006E6647">
          <w:rPr>
            <w:rFonts w:cs="Arial"/>
            <w:bCs/>
          </w:rPr>
          <w:delText>a</w:delText>
        </w:r>
        <w:r w:rsidR="00566466" w:rsidRPr="00EF7A5A" w:rsidDel="006E6647">
          <w:rPr>
            <w:rFonts w:cs="Arial"/>
            <w:bCs/>
          </w:rPr>
          <w:delText xml:space="preserve"> </w:delText>
        </w:r>
        <w:r w:rsidR="008A10C3" w:rsidRPr="00EF7A5A" w:rsidDel="006E6647">
          <w:rPr>
            <w:rFonts w:cs="Arial"/>
            <w:bCs/>
          </w:rPr>
          <w:delText>P</w:delText>
        </w:r>
        <w:r w:rsidR="00566466" w:rsidRPr="00EF7A5A" w:rsidDel="006E6647">
          <w:rPr>
            <w:rFonts w:cs="Arial"/>
            <w:bCs/>
          </w:rPr>
          <w:delText xml:space="preserve">roducers </w:delText>
        </w:r>
        <w:r w:rsidR="008A10C3" w:rsidRPr="00EF7A5A" w:rsidDel="006E6647">
          <w:rPr>
            <w:rFonts w:cs="Arial"/>
            <w:bCs/>
          </w:rPr>
          <w:delText>must</w:delText>
        </w:r>
        <w:r w:rsidR="00566466" w:rsidRPr="00EF7A5A" w:rsidDel="006E6647">
          <w:rPr>
            <w:rFonts w:cs="Arial"/>
            <w:bCs/>
          </w:rPr>
          <w:delText xml:space="preserve"> ensure that there is an appropriate structure feature encoded at the position of the distance mark</w:delText>
        </w:r>
        <w:r w:rsidR="008A10C3" w:rsidRPr="00EF7A5A" w:rsidDel="006E6647">
          <w:rPr>
            <w:rFonts w:cs="Arial"/>
            <w:bCs/>
          </w:rPr>
          <w:delText xml:space="preserve"> and a </w:delText>
        </w:r>
        <w:r w:rsidR="008A10C3" w:rsidRPr="00EF7A5A" w:rsidDel="006E6647">
          <w:rPr>
            <w:rFonts w:cs="Arial"/>
            <w:b/>
            <w:bCs/>
          </w:rPr>
          <w:delText>Structure/Equipment</w:delText>
        </w:r>
        <w:r w:rsidR="008A10C3" w:rsidRPr="00EF7A5A" w:rsidDel="006E6647">
          <w:rPr>
            <w:rFonts w:cs="Arial"/>
            <w:bCs/>
          </w:rPr>
          <w:delText xml:space="preserve"> relationship is established between this structure feature and the </w:delText>
        </w:r>
        <w:r w:rsidR="008A10C3" w:rsidRPr="00EF7A5A" w:rsidDel="006E6647">
          <w:rPr>
            <w:rFonts w:cs="Arial"/>
            <w:b/>
            <w:bCs/>
          </w:rPr>
          <w:delText>Distance Mark</w:delText>
        </w:r>
        <w:r w:rsidR="008A10C3" w:rsidRPr="00EF7A5A" w:rsidDel="006E6647">
          <w:rPr>
            <w:rFonts w:cs="Arial"/>
            <w:bCs/>
          </w:rPr>
          <w:delText xml:space="preserve"> feature</w:delText>
        </w:r>
      </w:del>
      <w:ins w:id="600" w:author="Jeff Wootton" w:date="2024-07-26T14:38:00Z">
        <w:r w:rsidR="006E6647">
          <w:rPr>
            <w:rFonts w:cs="Arial"/>
            <w:bCs/>
          </w:rPr>
          <w:t>CATDIS has</w:t>
        </w:r>
      </w:ins>
      <w:ins w:id="601" w:author="Jeff Wootton" w:date="2024-07-26T14:39:00Z">
        <w:r w:rsidR="00031F65">
          <w:rPr>
            <w:rFonts w:cs="Arial"/>
            <w:bCs/>
          </w:rPr>
          <w:t xml:space="preserve"> </w:t>
        </w:r>
        <w:commentRangeStart w:id="602"/>
        <w:r w:rsidR="00031F65">
          <w:rPr>
            <w:rFonts w:cs="Arial"/>
            <w:bCs/>
          </w:rPr>
          <w:t>not bee</w:t>
        </w:r>
      </w:ins>
      <w:ins w:id="603" w:author="Jeff Wootton" w:date="2024-07-26T14:40:00Z">
        <w:r w:rsidR="002F7DFF">
          <w:rPr>
            <w:rFonts w:cs="Arial"/>
            <w:bCs/>
          </w:rPr>
          <w:t>n</w:t>
        </w:r>
      </w:ins>
      <w:ins w:id="604" w:author="Jeff Wootton" w:date="2024-07-26T14:39:00Z">
        <w:r w:rsidR="00031F65">
          <w:rPr>
            <w:rFonts w:cs="Arial"/>
            <w:bCs/>
          </w:rPr>
          <w:t xml:space="preserve"> populated</w:t>
        </w:r>
      </w:ins>
      <w:ins w:id="605" w:author="Jeff Wootton" w:date="2024-07-26T14:42:00Z">
        <w:r w:rsidR="00A23567">
          <w:rPr>
            <w:rFonts w:cs="Arial"/>
            <w:bCs/>
          </w:rPr>
          <w:t>,</w:t>
        </w:r>
      </w:ins>
      <w:ins w:id="606" w:author="Jeff Wootton" w:date="2024-07-26T14:39:00Z">
        <w:r w:rsidR="00031F65">
          <w:rPr>
            <w:rFonts w:cs="Arial"/>
            <w:bCs/>
          </w:rPr>
          <w:t xml:space="preserve"> or has</w:t>
        </w:r>
      </w:ins>
      <w:ins w:id="607" w:author="Jeff Wootton" w:date="2024-07-26T14:38:00Z">
        <w:r w:rsidR="006E6647">
          <w:rPr>
            <w:rFonts w:cs="Arial"/>
            <w:bCs/>
          </w:rPr>
          <w:t xml:space="preserve"> been populated with value </w:t>
        </w:r>
        <w:r w:rsidR="006E6647">
          <w:rPr>
            <w:rFonts w:cs="Arial"/>
            <w:bCs/>
            <w:i/>
            <w:iCs/>
          </w:rPr>
          <w:t>1</w:t>
        </w:r>
      </w:ins>
      <w:ins w:id="608" w:author="Jeff Wootton" w:date="2024-07-26T14:39:00Z">
        <w:r w:rsidR="00031F65">
          <w:rPr>
            <w:rFonts w:cs="Arial"/>
            <w:bCs/>
          </w:rPr>
          <w:t xml:space="preserve"> (</w:t>
        </w:r>
        <w:r w:rsidR="0037693D">
          <w:rPr>
            <w:rFonts w:cs="Arial"/>
            <w:bCs/>
          </w:rPr>
          <w:t>distance mark not physically installed)</w:t>
        </w:r>
      </w:ins>
      <w:ins w:id="609" w:author="Jeff Wootton" w:date="2024-07-26T14:40:00Z">
        <w:r w:rsidR="008E1EB5">
          <w:rPr>
            <w:rFonts w:cs="Arial"/>
            <w:bCs/>
          </w:rPr>
          <w:t xml:space="preserve"> or an empty (null) value</w:t>
        </w:r>
      </w:ins>
      <w:commentRangeEnd w:id="602"/>
      <w:ins w:id="610" w:author="Jeff Wootton" w:date="2024-07-26T14:48:00Z">
        <w:r w:rsidR="00BA64DE">
          <w:rPr>
            <w:rStyle w:val="CommentReference"/>
            <w:rFonts w:ascii="Garamond" w:hAnsi="Garamond"/>
            <w:lang w:eastAsia="en-US"/>
          </w:rPr>
          <w:commentReference w:id="602"/>
        </w:r>
      </w:ins>
      <w:ins w:id="611" w:author="Jeff Wootton" w:date="2024-07-26T14:39:00Z">
        <w:r w:rsidR="0037693D">
          <w:rPr>
            <w:rFonts w:cs="Arial"/>
            <w:bCs/>
          </w:rPr>
          <w:t xml:space="preserve">, </w:t>
        </w:r>
        <w:r w:rsidR="0037693D" w:rsidRPr="00EF7A5A">
          <w:rPr>
            <w:rFonts w:cs="Arial"/>
            <w:b/>
            <w:bCs/>
          </w:rPr>
          <w:t>distance mark visible</w:t>
        </w:r>
        <w:r w:rsidR="0037693D">
          <w:rPr>
            <w:rFonts w:cs="Arial"/>
          </w:rPr>
          <w:t xml:space="preserve"> w</w:t>
        </w:r>
      </w:ins>
      <w:ins w:id="612" w:author="Jeff Wootton" w:date="2024-07-26T14:40:00Z">
        <w:r w:rsidR="0037693D">
          <w:rPr>
            <w:rFonts w:cs="Arial"/>
          </w:rPr>
          <w:t xml:space="preserve">ill be set to </w:t>
        </w:r>
        <w:r w:rsidR="002F7DFF">
          <w:rPr>
            <w:rFonts w:cs="Arial"/>
            <w:i/>
            <w:iCs/>
          </w:rPr>
          <w:t>F</w:t>
        </w:r>
        <w:r w:rsidR="0037693D">
          <w:rPr>
            <w:rFonts w:cs="Arial"/>
            <w:i/>
            <w:iCs/>
          </w:rPr>
          <w:t>alse</w:t>
        </w:r>
      </w:ins>
      <w:r w:rsidR="008A10C3" w:rsidRPr="00EF7A5A">
        <w:rPr>
          <w:rFonts w:cs="Arial"/>
          <w:bCs/>
        </w:rPr>
        <w:t>.</w:t>
      </w:r>
      <w:ins w:id="613" w:author="Jeff Wootton" w:date="2024-07-26T14:41:00Z">
        <w:r w:rsidR="008E1EB5">
          <w:rPr>
            <w:rFonts w:cs="Arial"/>
            <w:bCs/>
          </w:rPr>
          <w:t xml:space="preserve"> </w:t>
        </w:r>
        <w:r w:rsidR="008E1EB5" w:rsidRPr="00EF7A5A">
          <w:rPr>
            <w:rFonts w:cs="Arial"/>
            <w:bCs/>
          </w:rPr>
          <w:t xml:space="preserve">Where </w:t>
        </w:r>
        <w:r w:rsidR="008E1EB5">
          <w:rPr>
            <w:rFonts w:cs="Arial"/>
            <w:bCs/>
          </w:rPr>
          <w:t xml:space="preserve">CATDIS has been populated with </w:t>
        </w:r>
        <w:r w:rsidR="00FA014C">
          <w:rPr>
            <w:rFonts w:cs="Arial"/>
            <w:bCs/>
          </w:rPr>
          <w:t xml:space="preserve">a </w:t>
        </w:r>
        <w:r w:rsidR="008E1EB5">
          <w:rPr>
            <w:rFonts w:cs="Arial"/>
            <w:bCs/>
          </w:rPr>
          <w:t>value</w:t>
        </w:r>
        <w:r w:rsidR="00FA014C">
          <w:rPr>
            <w:rFonts w:cs="Arial"/>
            <w:bCs/>
          </w:rPr>
          <w:t xml:space="preserve"> other than</w:t>
        </w:r>
        <w:r w:rsidR="008E1EB5">
          <w:rPr>
            <w:rFonts w:cs="Arial"/>
            <w:bCs/>
          </w:rPr>
          <w:t xml:space="preserve"> </w:t>
        </w:r>
        <w:r w:rsidR="008E1EB5">
          <w:rPr>
            <w:rFonts w:cs="Arial"/>
            <w:bCs/>
            <w:i/>
            <w:iCs/>
          </w:rPr>
          <w:t>1</w:t>
        </w:r>
        <w:r w:rsidR="008E1EB5">
          <w:rPr>
            <w:rFonts w:cs="Arial"/>
            <w:bCs/>
          </w:rPr>
          <w:t xml:space="preserve">, </w:t>
        </w:r>
        <w:r w:rsidR="008E1EB5" w:rsidRPr="00EF7A5A">
          <w:rPr>
            <w:rFonts w:cs="Arial"/>
            <w:b/>
            <w:bCs/>
          </w:rPr>
          <w:t>distance mark visible</w:t>
        </w:r>
        <w:r w:rsidR="008E1EB5">
          <w:rPr>
            <w:rFonts w:cs="Arial"/>
          </w:rPr>
          <w:t xml:space="preserve"> will be set to </w:t>
        </w:r>
        <w:r w:rsidR="00FA014C">
          <w:rPr>
            <w:rFonts w:cs="Arial"/>
            <w:i/>
            <w:iCs/>
          </w:rPr>
          <w:t>True</w:t>
        </w:r>
        <w:r w:rsidR="008E1EB5" w:rsidRPr="00EF7A5A">
          <w:rPr>
            <w:rFonts w:cs="Arial"/>
            <w:bCs/>
          </w:rPr>
          <w:t>.</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614" w:name="_Toc422735520"/>
      <w:bookmarkStart w:id="615" w:name="_Toc460900455"/>
      <w:bookmarkStart w:id="616" w:name="_Toc8629887"/>
      <w:bookmarkStart w:id="617" w:name="_Toc8630019"/>
      <w:bookmarkStart w:id="618" w:name="_Toc173416295"/>
      <w:r w:rsidRPr="00EF7A5A">
        <w:t>Coastline</w:t>
      </w:r>
      <w:bookmarkEnd w:id="614"/>
      <w:bookmarkEnd w:id="615"/>
      <w:bookmarkEnd w:id="616"/>
      <w:bookmarkEnd w:id="617"/>
      <w:bookmarkEnd w:id="618"/>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19" w:name="_Toc422735522"/>
      <w:bookmarkStart w:id="620" w:name="_Toc460900456"/>
      <w:bookmarkStart w:id="621" w:name="_Toc8629888"/>
      <w:bookmarkStart w:id="622" w:name="_Toc8630020"/>
      <w:bookmarkStart w:id="623" w:name="_Toc173416296"/>
      <w:r w:rsidRPr="00EF7A5A">
        <w:t>Natural coastline</w:t>
      </w:r>
      <w:bookmarkEnd w:id="619"/>
      <w:bookmarkEnd w:id="620"/>
      <w:bookmarkEnd w:id="621"/>
      <w:bookmarkEnd w:id="622"/>
      <w:bookmarkEnd w:id="623"/>
    </w:p>
    <w:p w:rsidR="006B2826" w:rsidRPr="00EF7A5A" w:rsidRDefault="00D53961" w:rsidP="00D5396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w:t>
      </w:r>
      <w:r w:rsidR="006B2826" w:rsidRPr="00EF7A5A">
        <w:rPr>
          <w:u w:val="single"/>
        </w:rPr>
        <w:t>bject:</w:t>
      </w:r>
      <w:r w:rsidR="006B2826" w:rsidRPr="00EF7A5A">
        <w:tab/>
      </w:r>
      <w:r w:rsidR="006B2826" w:rsidRPr="00EF7A5A">
        <w:tab/>
        <w:t>Coastline (</w:t>
      </w:r>
      <w:r w:rsidR="006B2826" w:rsidRPr="00EF7A5A">
        <w:rPr>
          <w:b/>
        </w:rPr>
        <w:t>COALNE</w:t>
      </w:r>
      <w:r w:rsidR="006B2826" w:rsidRPr="00EF7A5A">
        <w:t>)</w:t>
      </w:r>
      <w:r w:rsidR="006B2826" w:rsidRPr="00EF7A5A">
        <w:tab/>
      </w:r>
      <w:r w:rsidR="006B2826" w:rsidRPr="00EF7A5A">
        <w:tab/>
      </w:r>
      <w:r w:rsidR="006B2826" w:rsidRPr="00EF7A5A">
        <w:tab/>
        <w:t>(L)</w:t>
      </w:r>
    </w:p>
    <w:p w:rsidR="00D53961" w:rsidRPr="00EF7A5A" w:rsidRDefault="00D53961" w:rsidP="00D539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Coastline</w:t>
      </w:r>
      <w:r w:rsidRPr="00EF7A5A">
        <w:rPr>
          <w:b/>
        </w:rPr>
        <w:tab/>
      </w:r>
      <w:r w:rsidRPr="00EF7A5A">
        <w:rPr>
          <w:b/>
        </w:rPr>
        <w:tab/>
      </w:r>
      <w:r w:rsidRPr="00EF7A5A">
        <w:rPr>
          <w:b/>
        </w:rPr>
        <w:tab/>
        <w:t xml:space="preserve"> </w:t>
      </w:r>
      <w:r w:rsidRPr="00EF7A5A">
        <w:rPr>
          <w:b/>
        </w:rPr>
        <w:tab/>
      </w:r>
      <w:r w:rsidRPr="00EF7A5A">
        <w:rPr>
          <w:b/>
        </w:rPr>
        <w:tab/>
      </w:r>
      <w:r w:rsidRPr="00EF7A5A">
        <w:rPr>
          <w:b/>
        </w:rPr>
        <w:tab/>
      </w:r>
      <w:r w:rsidRPr="00EF7A5A">
        <w:t>(</w:t>
      </w:r>
      <w:r w:rsidR="004829B2" w:rsidRPr="00EF7A5A">
        <w:t>C</w:t>
      </w:r>
      <w:r w:rsidRPr="00EF7A5A">
        <w:t>)</w:t>
      </w:r>
      <w:r w:rsidRPr="00EF7A5A">
        <w:tab/>
      </w:r>
      <w:r w:rsidRPr="00EF7A5A">
        <w:tab/>
      </w:r>
      <w:r w:rsidRPr="00EF7A5A">
        <w:tab/>
      </w:r>
      <w:r w:rsidRPr="00EF7A5A">
        <w:tab/>
      </w:r>
      <w:r w:rsidRPr="00EF7A5A">
        <w:tab/>
        <w:t>(S-101 DCEG Clause 5.3)</w:t>
      </w:r>
    </w:p>
    <w:p w:rsidR="0048166C" w:rsidRPr="00EF7A5A" w:rsidRDefault="0048166C" w:rsidP="0036103E">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000E31B6" w:rsidRPr="00EF7A5A">
        <w:rPr>
          <w:b/>
        </w:rPr>
        <w:t>COALNE</w:t>
      </w:r>
      <w:r w:rsidRPr="00EF7A5A">
        <w:t xml:space="preserve"> and its binding attributes will be </w:t>
      </w:r>
      <w:r w:rsidR="003765AB" w:rsidRPr="00EF7A5A">
        <w:t xml:space="preserve">converted </w:t>
      </w:r>
      <w:r w:rsidRPr="00EF7A5A">
        <w:t xml:space="preserve">automatically </w:t>
      </w:r>
      <w:r w:rsidR="003765AB" w:rsidRPr="00EF7A5A">
        <w:t xml:space="preserve">to an instance of </w:t>
      </w:r>
      <w:r w:rsidRPr="00EF7A5A">
        <w:t xml:space="preserve">the S-101 </w:t>
      </w:r>
      <w:r w:rsidR="003219B9" w:rsidRPr="00EF7A5A">
        <w:t>Feature type</w:t>
      </w:r>
      <w:r w:rsidRPr="00EF7A5A">
        <w:t xml:space="preserve"> </w:t>
      </w:r>
      <w:r w:rsidR="000E31B6" w:rsidRPr="00EF7A5A">
        <w:rPr>
          <w:b/>
        </w:rPr>
        <w:t>Coastline</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000E31B6" w:rsidRPr="00EF7A5A">
        <w:rPr>
          <w:b/>
        </w:rPr>
        <w:t>Coastline</w:t>
      </w:r>
      <w:r w:rsidRPr="00EF7A5A">
        <w:t xml:space="preserve"> in S-101:</w:t>
      </w:r>
    </w:p>
    <w:p w:rsidR="002B47BD" w:rsidRPr="00EF7A5A" w:rsidRDefault="0048166C" w:rsidP="00401DB8">
      <w:pPr>
        <w:jc w:val="both"/>
      </w:pPr>
      <w:r w:rsidRPr="00EF7A5A">
        <w:rPr>
          <w:b/>
        </w:rPr>
        <w:t>category of coastline</w:t>
      </w:r>
      <w:r w:rsidRPr="00EF7A5A">
        <w:tab/>
      </w:r>
      <w:r w:rsidR="002B47BD" w:rsidRPr="00EF7A5A">
        <w:t>(CATCOA)</w:t>
      </w:r>
    </w:p>
    <w:p w:rsidR="0048166C" w:rsidRPr="00EF7A5A" w:rsidRDefault="0048166C" w:rsidP="0048166C">
      <w:pPr>
        <w:spacing w:after="120"/>
        <w:jc w:val="both"/>
      </w:pPr>
      <w:r w:rsidRPr="00EF7A5A">
        <w:rPr>
          <w:b/>
        </w:rPr>
        <w:t>colour</w:t>
      </w:r>
      <w:r w:rsidR="002B47BD" w:rsidRPr="00EF7A5A">
        <w:tab/>
      </w:r>
      <w:r w:rsidR="002B47BD" w:rsidRPr="00EF7A5A">
        <w:tab/>
      </w:r>
      <w:r w:rsidR="002B47BD" w:rsidRPr="00EF7A5A">
        <w:tab/>
        <w:t>(COLOUR)</w:t>
      </w:r>
    </w:p>
    <w:p w:rsidR="00F962CB" w:rsidRPr="00EF7A5A" w:rsidRDefault="0048166C" w:rsidP="000E31B6">
      <w:pPr>
        <w:jc w:val="both"/>
        <w:rPr>
          <w:rFonts w:cs="Arial"/>
        </w:rPr>
      </w:pPr>
      <w:r w:rsidRPr="00EF7A5A">
        <w:rPr>
          <w:rFonts w:cs="Arial"/>
          <w:bCs/>
        </w:rPr>
        <w:t>See S-101 DCEG clause 5.</w:t>
      </w:r>
      <w:r w:rsidR="000E31B6" w:rsidRPr="00EF7A5A">
        <w:rPr>
          <w:rFonts w:cs="Arial"/>
          <w:bCs/>
        </w:rPr>
        <w:t>3</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00DB680F" w:rsidRPr="00EF7A5A">
        <w:t>, with the following exceptions:</w:t>
      </w:r>
    </w:p>
    <w:p w:rsidR="005F2149" w:rsidRPr="00EF7A5A" w:rsidRDefault="00DB680F" w:rsidP="00C93144">
      <w:pPr>
        <w:pStyle w:val="ListParagraph"/>
        <w:numPr>
          <w:ilvl w:val="0"/>
          <w:numId w:val="20"/>
        </w:numPr>
        <w:ind w:left="284" w:hanging="284"/>
        <w:jc w:val="both"/>
        <w:rPr>
          <w:rFonts w:cs="Arial"/>
          <w:bCs/>
        </w:rPr>
      </w:pPr>
      <w:r w:rsidRPr="00EF7A5A">
        <w:t xml:space="preserve">The attribute </w:t>
      </w:r>
      <w:r w:rsidR="005F2149" w:rsidRPr="00EF7A5A">
        <w:rPr>
          <w:b/>
        </w:rPr>
        <w:t>nature of surface</w:t>
      </w:r>
      <w:r w:rsidR="005F2149" w:rsidRPr="00EF7A5A">
        <w:t xml:space="preserve"> has been included as an allowable attribute for </w:t>
      </w:r>
      <w:r w:rsidR="005F2149" w:rsidRPr="00EF7A5A">
        <w:rPr>
          <w:b/>
        </w:rPr>
        <w:t>Coastline</w:t>
      </w:r>
      <w:r w:rsidR="005F2149" w:rsidRPr="00EF7A5A">
        <w:t xml:space="preserve"> in S-101.</w:t>
      </w:r>
      <w:r w:rsidR="005C6026" w:rsidRPr="00EF7A5A">
        <w:t xml:space="preserve"> </w:t>
      </w:r>
      <w:r w:rsidR="005F2149" w:rsidRPr="00EF7A5A">
        <w:rPr>
          <w:rFonts w:cs="Arial"/>
          <w:bCs/>
        </w:rPr>
        <w:t xml:space="preserve">During the automated conversion process, the following </w:t>
      </w:r>
      <w:r w:rsidR="005F2149" w:rsidRPr="00EF7A5A">
        <w:rPr>
          <w:rFonts w:cs="Arial"/>
          <w:b/>
          <w:bCs/>
        </w:rPr>
        <w:t>COALNE</w:t>
      </w:r>
      <w:r w:rsidR="005F2149" w:rsidRPr="00EF7A5A">
        <w:rPr>
          <w:rFonts w:cs="Arial"/>
          <w:bCs/>
        </w:rPr>
        <w:t xml:space="preserve">/CATCOA encoding instances will be converted to the corresponding </w:t>
      </w:r>
      <w:r w:rsidR="005F2149" w:rsidRPr="00EF7A5A">
        <w:rPr>
          <w:rFonts w:cs="Arial"/>
          <w:b/>
          <w:bCs/>
        </w:rPr>
        <w:t>Coastline</w:t>
      </w:r>
      <w:r w:rsidR="005F2149" w:rsidRPr="00EF7A5A">
        <w:rPr>
          <w:rFonts w:cs="Arial"/>
          <w:bCs/>
        </w:rPr>
        <w:t>/</w:t>
      </w:r>
      <w:r w:rsidR="005F2149" w:rsidRPr="00EF7A5A">
        <w:rPr>
          <w:rFonts w:cs="Arial"/>
          <w:b/>
          <w:bCs/>
        </w:rPr>
        <w:t>nature of surface</w:t>
      </w:r>
      <w:r w:rsidR="005F2149" w:rsidRPr="00EF7A5A">
        <w:rPr>
          <w:rFonts w:cs="Arial"/>
          <w:bCs/>
        </w:rPr>
        <w:t xml:space="preserve"> instances.</w:t>
      </w:r>
    </w:p>
    <w:p w:rsidR="005F2149" w:rsidRPr="00EF7A5A" w:rsidRDefault="005F2149" w:rsidP="00C3373F">
      <w:pPr>
        <w:ind w:firstLine="720"/>
        <w:jc w:val="both"/>
        <w:rPr>
          <w:rFonts w:cs="Arial"/>
          <w:bCs/>
        </w:rPr>
      </w:pPr>
      <w:r w:rsidRPr="00EF7A5A">
        <w:rPr>
          <w:rFonts w:cs="Arial"/>
          <w:bCs/>
        </w:rPr>
        <w:t xml:space="preserve">CATCOA = </w:t>
      </w:r>
      <w:r w:rsidRPr="00EF7A5A">
        <w:rPr>
          <w:rFonts w:cs="Arial"/>
          <w:bCs/>
          <w:i/>
        </w:rPr>
        <w:t>3</w:t>
      </w:r>
      <w:r w:rsidRPr="00EF7A5A">
        <w:rPr>
          <w:rFonts w:cs="Arial"/>
          <w:bCs/>
        </w:rPr>
        <w:t xml:space="preserve"> (sandy shore)</w:t>
      </w:r>
      <w:r w:rsidR="005C6026" w:rsidRPr="00EF7A5A">
        <w:rPr>
          <w:rFonts w:cs="Arial"/>
          <w:bCs/>
        </w:rPr>
        <w:t xml:space="preserve"> </w:t>
      </w:r>
      <w:r w:rsidR="001B7675" w:rsidRPr="00EF7A5A">
        <w:rPr>
          <w:rFonts w:cs="Arial"/>
          <w:bCs/>
        </w:rPr>
        <w:t xml:space="preserve"> </w:t>
      </w:r>
      <w:r w:rsidRPr="00EF7A5A">
        <w:rPr>
          <w:rFonts w:cs="Arial"/>
          <w:bCs/>
        </w:rPr>
        <w:t>-&gt;</w:t>
      </w:r>
      <w:r w:rsidR="005C6026" w:rsidRPr="00EF7A5A">
        <w:rPr>
          <w:rFonts w:cs="Arial"/>
          <w:bCs/>
        </w:rPr>
        <w:t xml:space="preserve"> </w:t>
      </w:r>
      <w:r w:rsidRPr="00EF7A5A">
        <w:rPr>
          <w:b/>
        </w:rPr>
        <w:t>nature of surface</w:t>
      </w:r>
      <w:r w:rsidRPr="00EF7A5A">
        <w:rPr>
          <w:rFonts w:cs="Arial"/>
          <w:bCs/>
        </w:rPr>
        <w:t xml:space="preserve"> = </w:t>
      </w:r>
      <w:r w:rsidRPr="00EF7A5A">
        <w:rPr>
          <w:rFonts w:cs="Arial"/>
          <w:bCs/>
          <w:i/>
        </w:rPr>
        <w:t>4</w:t>
      </w:r>
      <w:r w:rsidRPr="00EF7A5A">
        <w:rPr>
          <w:rFonts w:cs="Arial"/>
          <w:bCs/>
        </w:rPr>
        <w:t xml:space="preserve"> (sand)</w:t>
      </w:r>
    </w:p>
    <w:p w:rsidR="00DB680F" w:rsidRPr="00EF7A5A" w:rsidRDefault="00DF63A9" w:rsidP="00C3373F">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contextualSpacing w:val="0"/>
        <w:jc w:val="both"/>
        <w:rPr>
          <w:rFonts w:cs="Arial"/>
          <w:bCs/>
        </w:rPr>
      </w:pPr>
      <w:r w:rsidRPr="00EF7A5A">
        <w:rPr>
          <w:rFonts w:cs="Arial"/>
          <w:bCs/>
        </w:rPr>
        <w:t xml:space="preserve">CATCOA </w:t>
      </w:r>
      <w:r w:rsidR="005F2149" w:rsidRPr="00EF7A5A">
        <w:rPr>
          <w:rFonts w:cs="Arial"/>
          <w:bCs/>
        </w:rPr>
        <w:t xml:space="preserve">= </w:t>
      </w:r>
      <w:r w:rsidR="001B7675" w:rsidRPr="00EF7A5A">
        <w:rPr>
          <w:rFonts w:cs="Arial"/>
          <w:bCs/>
          <w:i/>
        </w:rPr>
        <w:t>4</w:t>
      </w:r>
      <w:r w:rsidR="005F2149" w:rsidRPr="00EF7A5A">
        <w:rPr>
          <w:rFonts w:cs="Arial"/>
          <w:bCs/>
        </w:rPr>
        <w:t xml:space="preserve"> (</w:t>
      </w:r>
      <w:r w:rsidR="001B7675" w:rsidRPr="00EF7A5A">
        <w:rPr>
          <w:rFonts w:cs="Arial"/>
          <w:bCs/>
        </w:rPr>
        <w:t>stony shore</w:t>
      </w:r>
      <w:r w:rsidR="005F2149" w:rsidRPr="00EF7A5A">
        <w:rPr>
          <w:rFonts w:cs="Arial"/>
          <w:bCs/>
        </w:rPr>
        <w:t>)</w:t>
      </w:r>
      <w:r w:rsidR="005F2149" w:rsidRPr="00EF7A5A">
        <w:rPr>
          <w:rFonts w:cs="Arial"/>
          <w:bCs/>
        </w:rPr>
        <w:tab/>
      </w:r>
      <w:r w:rsidR="005C6026" w:rsidRPr="00EF7A5A">
        <w:rPr>
          <w:rFonts w:cs="Arial"/>
          <w:bCs/>
        </w:rPr>
        <w:t xml:space="preserve">   </w:t>
      </w:r>
      <w:r w:rsidR="005F2149" w:rsidRPr="00EF7A5A">
        <w:rPr>
          <w:rFonts w:cs="Arial"/>
          <w:bCs/>
        </w:rPr>
        <w:t>-&gt;</w:t>
      </w:r>
      <w:r w:rsidR="005C6026" w:rsidRPr="00EF7A5A">
        <w:rPr>
          <w:rFonts w:cs="Arial"/>
          <w:bCs/>
        </w:rPr>
        <w:t xml:space="preserve"> </w:t>
      </w:r>
      <w:r w:rsidR="001B7675" w:rsidRPr="00EF7A5A">
        <w:rPr>
          <w:b/>
        </w:rPr>
        <w:t>nature of surface</w:t>
      </w:r>
      <w:r w:rsidR="005F2149" w:rsidRPr="00EF7A5A">
        <w:rPr>
          <w:rFonts w:cs="Arial"/>
          <w:bCs/>
        </w:rPr>
        <w:t xml:space="preserve"> = </w:t>
      </w:r>
      <w:r w:rsidR="001B7675" w:rsidRPr="00EF7A5A">
        <w:rPr>
          <w:rFonts w:cs="Arial"/>
          <w:bCs/>
          <w:i/>
        </w:rPr>
        <w:t>5</w:t>
      </w:r>
      <w:r w:rsidR="005F2149" w:rsidRPr="00EF7A5A">
        <w:rPr>
          <w:rFonts w:cs="Arial"/>
          <w:bCs/>
        </w:rPr>
        <w:t xml:space="preserve"> (</w:t>
      </w:r>
      <w:r w:rsidR="001B7675" w:rsidRPr="00EF7A5A">
        <w:rPr>
          <w:rFonts w:cs="Arial"/>
          <w:bCs/>
        </w:rPr>
        <w:t>stone</w:t>
      </w:r>
      <w:r w:rsidR="005F2149" w:rsidRPr="00EF7A5A">
        <w:rPr>
          <w:rFonts w:cs="Arial"/>
          <w:bCs/>
        </w:rPr>
        <w:t>)</w:t>
      </w:r>
    </w:p>
    <w:p w:rsidR="001B7675" w:rsidRPr="00EF7A5A" w:rsidRDefault="00DF63A9" w:rsidP="00C3373F">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contextualSpacing w:val="0"/>
        <w:jc w:val="both"/>
        <w:rPr>
          <w:rFonts w:cs="Arial"/>
          <w:bCs/>
        </w:rPr>
      </w:pPr>
      <w:r w:rsidRPr="00EF7A5A">
        <w:rPr>
          <w:rFonts w:cs="Arial"/>
          <w:bCs/>
        </w:rPr>
        <w:t xml:space="preserve">CATCOA </w:t>
      </w:r>
      <w:r w:rsidR="001B7675" w:rsidRPr="00EF7A5A">
        <w:rPr>
          <w:rFonts w:cs="Arial"/>
          <w:bCs/>
        </w:rPr>
        <w:t xml:space="preserve">= </w:t>
      </w:r>
      <w:r w:rsidR="001B7675" w:rsidRPr="00EF7A5A">
        <w:rPr>
          <w:rFonts w:cs="Arial"/>
          <w:bCs/>
          <w:i/>
        </w:rPr>
        <w:t>5</w:t>
      </w:r>
      <w:r w:rsidR="001B7675" w:rsidRPr="00EF7A5A">
        <w:rPr>
          <w:rFonts w:cs="Arial"/>
          <w:bCs/>
        </w:rPr>
        <w:t xml:space="preserve"> (shingly shore)</w:t>
      </w:r>
      <w:r w:rsidR="005C6026" w:rsidRPr="00EF7A5A">
        <w:rPr>
          <w:rFonts w:cs="Arial"/>
          <w:bCs/>
        </w:rPr>
        <w:t xml:space="preserve"> -&gt; </w:t>
      </w:r>
      <w:r w:rsidR="001B7675" w:rsidRPr="00EF7A5A">
        <w:rPr>
          <w:b/>
        </w:rPr>
        <w:t>nature of surface</w:t>
      </w:r>
      <w:r w:rsidR="001B7675" w:rsidRPr="00EF7A5A">
        <w:rPr>
          <w:rFonts w:cs="Arial"/>
          <w:bCs/>
        </w:rPr>
        <w:t xml:space="preserve"> = </w:t>
      </w:r>
      <w:r w:rsidR="001B7675" w:rsidRPr="00EF7A5A">
        <w:rPr>
          <w:rFonts w:cs="Arial"/>
          <w:bCs/>
          <w:i/>
        </w:rPr>
        <w:t>7</w:t>
      </w:r>
      <w:r w:rsidR="001B7675" w:rsidRPr="00EF7A5A">
        <w:rPr>
          <w:rFonts w:cs="Arial"/>
          <w:bCs/>
        </w:rPr>
        <w:t xml:space="preserve"> (pebbles)</w:t>
      </w:r>
    </w:p>
    <w:p w:rsidR="001B7675" w:rsidRPr="00EF7A5A" w:rsidRDefault="00DF63A9" w:rsidP="00C3373F">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contextualSpacing w:val="0"/>
        <w:jc w:val="both"/>
        <w:rPr>
          <w:rFonts w:cs="Arial"/>
          <w:bCs/>
        </w:rPr>
      </w:pPr>
      <w:r w:rsidRPr="00EF7A5A">
        <w:rPr>
          <w:rFonts w:cs="Arial"/>
          <w:bCs/>
        </w:rPr>
        <w:t xml:space="preserve">CATCOA </w:t>
      </w:r>
      <w:r w:rsidR="001B7675" w:rsidRPr="00EF7A5A">
        <w:rPr>
          <w:rFonts w:cs="Arial"/>
          <w:bCs/>
        </w:rPr>
        <w:t xml:space="preserve">= </w:t>
      </w:r>
      <w:r w:rsidR="004829B2" w:rsidRPr="00EF7A5A">
        <w:rPr>
          <w:rFonts w:cs="Arial"/>
          <w:bCs/>
          <w:i/>
        </w:rPr>
        <w:t>9</w:t>
      </w:r>
      <w:r w:rsidR="001B7675" w:rsidRPr="00EF7A5A">
        <w:rPr>
          <w:rFonts w:cs="Arial"/>
          <w:bCs/>
        </w:rPr>
        <w:t xml:space="preserve"> (</w:t>
      </w:r>
      <w:r w:rsidR="004829B2" w:rsidRPr="00EF7A5A">
        <w:rPr>
          <w:rFonts w:cs="Arial"/>
          <w:bCs/>
        </w:rPr>
        <w:t>coral reef</w:t>
      </w:r>
      <w:r w:rsidR="005C6026" w:rsidRPr="00EF7A5A">
        <w:rPr>
          <w:rFonts w:cs="Arial"/>
          <w:bCs/>
        </w:rPr>
        <w:t>)</w:t>
      </w:r>
      <w:r w:rsidR="005C6026" w:rsidRPr="00EF7A5A">
        <w:rPr>
          <w:rFonts w:cs="Arial"/>
          <w:bCs/>
        </w:rPr>
        <w:tab/>
        <w:t xml:space="preserve">   -&gt; </w:t>
      </w:r>
      <w:r w:rsidR="001B7675" w:rsidRPr="00EF7A5A">
        <w:rPr>
          <w:b/>
        </w:rPr>
        <w:t>nature of surface</w:t>
      </w:r>
      <w:r w:rsidR="001B7675" w:rsidRPr="00EF7A5A">
        <w:rPr>
          <w:rFonts w:cs="Arial"/>
          <w:bCs/>
        </w:rPr>
        <w:t xml:space="preserve"> = </w:t>
      </w:r>
      <w:r w:rsidR="004829B2" w:rsidRPr="00EF7A5A">
        <w:rPr>
          <w:rFonts w:cs="Arial"/>
          <w:bCs/>
          <w:i/>
        </w:rPr>
        <w:t>14</w:t>
      </w:r>
      <w:r w:rsidR="001B7675" w:rsidRPr="00EF7A5A">
        <w:rPr>
          <w:rFonts w:cs="Arial"/>
          <w:bCs/>
        </w:rPr>
        <w:t xml:space="preserve"> (</w:t>
      </w:r>
      <w:r w:rsidR="004829B2" w:rsidRPr="00EF7A5A">
        <w:rPr>
          <w:rFonts w:cs="Arial"/>
          <w:bCs/>
        </w:rPr>
        <w:t>coral</w:t>
      </w:r>
      <w:r w:rsidR="001B7675" w:rsidRPr="00EF7A5A">
        <w:rPr>
          <w:rFonts w:cs="Arial"/>
          <w:bCs/>
        </w:rPr>
        <w:t>)</w:t>
      </w:r>
    </w:p>
    <w:p w:rsidR="004829B2" w:rsidRPr="00EF7A5A" w:rsidRDefault="00DF63A9" w:rsidP="002F7060">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425"/>
        <w:contextualSpacing w:val="0"/>
        <w:jc w:val="both"/>
        <w:rPr>
          <w:rFonts w:cs="Arial"/>
          <w:bCs/>
        </w:rPr>
      </w:pPr>
      <w:r w:rsidRPr="00EF7A5A">
        <w:rPr>
          <w:rFonts w:cs="Arial"/>
          <w:bCs/>
        </w:rPr>
        <w:t xml:space="preserve">CATCOA </w:t>
      </w:r>
      <w:r w:rsidR="004829B2" w:rsidRPr="00EF7A5A">
        <w:rPr>
          <w:rFonts w:cs="Arial"/>
          <w:bCs/>
        </w:rPr>
        <w:t xml:space="preserve">= </w:t>
      </w:r>
      <w:r w:rsidR="004829B2" w:rsidRPr="00EF7A5A">
        <w:rPr>
          <w:rFonts w:cs="Arial"/>
          <w:bCs/>
          <w:i/>
        </w:rPr>
        <w:t>11</w:t>
      </w:r>
      <w:r w:rsidR="005C6026" w:rsidRPr="00EF7A5A">
        <w:rPr>
          <w:rFonts w:cs="Arial"/>
          <w:bCs/>
        </w:rPr>
        <w:t xml:space="preserve"> (shelly shore) -&gt; </w:t>
      </w:r>
      <w:r w:rsidR="004829B2" w:rsidRPr="00EF7A5A">
        <w:rPr>
          <w:b/>
        </w:rPr>
        <w:t>nature of surface</w:t>
      </w:r>
      <w:r w:rsidR="004829B2" w:rsidRPr="00EF7A5A">
        <w:rPr>
          <w:rFonts w:cs="Arial"/>
          <w:bCs/>
        </w:rPr>
        <w:t xml:space="preserve"> = </w:t>
      </w:r>
      <w:r w:rsidR="004829B2" w:rsidRPr="00EF7A5A">
        <w:rPr>
          <w:rFonts w:cs="Arial"/>
          <w:bCs/>
          <w:i/>
        </w:rPr>
        <w:t>17</w:t>
      </w:r>
      <w:r w:rsidR="004829B2" w:rsidRPr="00EF7A5A">
        <w:rPr>
          <w:rFonts w:cs="Arial"/>
          <w:bCs/>
        </w:rPr>
        <w:t xml:space="preserve"> (shells)</w:t>
      </w:r>
    </w:p>
    <w:p w:rsidR="00DB680F" w:rsidRPr="00EF7A5A" w:rsidRDefault="00DB680F" w:rsidP="002F7060">
      <w:pPr>
        <w:tabs>
          <w:tab w:val="left"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 xml:space="preserve">Data Producers are advised to check any populated values for COLOUR on </w:t>
      </w:r>
      <w:r w:rsidRPr="00EF7A5A">
        <w:rPr>
          <w:rFonts w:cs="Arial"/>
          <w:b/>
          <w:bCs/>
        </w:rPr>
        <w:t>COALNE</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24" w:name="_Toc422735524"/>
      <w:bookmarkStart w:id="625" w:name="_Toc460900457"/>
      <w:bookmarkStart w:id="626" w:name="_Toc8629889"/>
      <w:bookmarkStart w:id="627" w:name="_Toc8630021"/>
      <w:bookmarkStart w:id="628" w:name="_Toc173416297"/>
      <w:r w:rsidRPr="00EF7A5A">
        <w:t>Artificial coastline</w:t>
      </w:r>
      <w:bookmarkEnd w:id="624"/>
      <w:bookmarkEnd w:id="625"/>
      <w:bookmarkEnd w:id="626"/>
      <w:bookmarkEnd w:id="627"/>
      <w:bookmarkEnd w:id="628"/>
    </w:p>
    <w:p w:rsidR="006B2826" w:rsidRPr="00EF7A5A" w:rsidRDefault="00143292" w:rsidP="0014329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B2826" w:rsidRPr="00EF7A5A">
        <w:rPr>
          <w:u w:val="single"/>
        </w:rPr>
        <w:t xml:space="preserve">Geo </w:t>
      </w:r>
      <w:r w:rsidR="003219B9" w:rsidRPr="00EF7A5A">
        <w:rPr>
          <w:u w:val="single"/>
        </w:rPr>
        <w:t>Object</w:t>
      </w:r>
      <w:r w:rsidR="006B2826" w:rsidRPr="00EF7A5A">
        <w:rPr>
          <w:u w:val="single"/>
        </w:rPr>
        <w:t>:</w:t>
      </w:r>
      <w:r w:rsidR="006B2826" w:rsidRPr="00EF7A5A">
        <w:tab/>
      </w:r>
      <w:r w:rsidR="006B2826" w:rsidRPr="00EF7A5A">
        <w:tab/>
        <w:t>Shoreline construction (</w:t>
      </w:r>
      <w:r w:rsidR="006B2826" w:rsidRPr="00EF7A5A">
        <w:rPr>
          <w:b/>
        </w:rPr>
        <w:t>SLCONS</w:t>
      </w:r>
      <w:r w:rsidR="006B2826" w:rsidRPr="00EF7A5A">
        <w:t>)</w:t>
      </w:r>
      <w:r w:rsidR="006B2826" w:rsidRPr="00EF7A5A">
        <w:tab/>
      </w:r>
      <w:r w:rsidR="006B2826" w:rsidRPr="00EF7A5A">
        <w:tab/>
      </w:r>
      <w:r w:rsidR="006B2826" w:rsidRPr="00EF7A5A">
        <w:tab/>
        <w:t>(P,L,A)</w:t>
      </w:r>
    </w:p>
    <w:p w:rsidR="004D1A87" w:rsidRPr="00EF7A5A" w:rsidRDefault="004D1A87" w:rsidP="004D1A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E757E"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Shoreline Construction </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t xml:space="preserve">(S-101 DCEG Clause </w:t>
      </w:r>
      <w:r w:rsidR="000E31B6" w:rsidRPr="00EF7A5A">
        <w:t>8.6</w:t>
      </w:r>
      <w:r w:rsidRPr="00EF7A5A">
        <w:t>)</w:t>
      </w:r>
    </w:p>
    <w:p w:rsidR="000E31B6" w:rsidRPr="00EF7A5A" w:rsidRDefault="000E31B6" w:rsidP="0036103E">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SLCONS</w:t>
      </w:r>
      <w:r w:rsidRPr="00EF7A5A">
        <w:t xml:space="preserve"> and its binding attributes will be </w:t>
      </w:r>
      <w:r w:rsidR="003765AB" w:rsidRPr="00EF7A5A">
        <w:t xml:space="preserve">converted </w:t>
      </w:r>
      <w:r w:rsidRPr="00EF7A5A">
        <w:t xml:space="preserve">automatically </w:t>
      </w:r>
      <w:r w:rsidR="003765AB" w:rsidRPr="00EF7A5A">
        <w:t>to an instance of</w:t>
      </w:r>
      <w:r w:rsidRPr="00EF7A5A">
        <w:t xml:space="preserve"> the S-101 </w:t>
      </w:r>
      <w:r w:rsidR="003219B9" w:rsidRPr="00EF7A5A">
        <w:t>Feature type</w:t>
      </w:r>
      <w:r w:rsidRPr="00EF7A5A">
        <w:t xml:space="preserve"> </w:t>
      </w:r>
      <w:r w:rsidRPr="00EF7A5A">
        <w:rPr>
          <w:b/>
        </w:rPr>
        <w:t xml:space="preserve">Shoreline Construction </w:t>
      </w:r>
      <w:r w:rsidRPr="00EF7A5A">
        <w:t>during the automated conversion process.</w:t>
      </w:r>
      <w:r w:rsidR="005C6026" w:rsidRPr="00EF7A5A">
        <w:t xml:space="preserve"> </w:t>
      </w:r>
      <w:r w:rsidRPr="00EF7A5A">
        <w:t>However, Data Producers are advised that the following enumerate type attribute ha</w:t>
      </w:r>
      <w:r w:rsidR="007D15A8" w:rsidRPr="00EF7A5A">
        <w:t>s</w:t>
      </w:r>
      <w:r w:rsidRPr="00EF7A5A">
        <w:t xml:space="preserve"> restricted allowable enumerate values for </w:t>
      </w:r>
      <w:r w:rsidRPr="00EF7A5A">
        <w:rPr>
          <w:b/>
        </w:rPr>
        <w:t>Shoreline Construction</w:t>
      </w:r>
      <w:r w:rsidRPr="00EF7A5A">
        <w:t xml:space="preserve"> in S-101:</w:t>
      </w:r>
    </w:p>
    <w:p w:rsidR="000E31B6" w:rsidRPr="00EF7A5A" w:rsidRDefault="000E31B6" w:rsidP="000E31B6">
      <w:pPr>
        <w:spacing w:after="120"/>
        <w:jc w:val="both"/>
      </w:pPr>
      <w:r w:rsidRPr="00EF7A5A">
        <w:rPr>
          <w:b/>
        </w:rPr>
        <w:t>status</w:t>
      </w:r>
      <w:r w:rsidR="002B47BD" w:rsidRPr="00EF7A5A">
        <w:tab/>
      </w:r>
      <w:r w:rsidR="002B47BD" w:rsidRPr="00EF7A5A">
        <w:tab/>
        <w:t>(STATUS)</w:t>
      </w:r>
    </w:p>
    <w:p w:rsidR="000E31B6" w:rsidRPr="00EF7A5A" w:rsidRDefault="000E31B6" w:rsidP="000E31B6">
      <w:pPr>
        <w:spacing w:after="120"/>
        <w:jc w:val="both"/>
        <w:rPr>
          <w:rFonts w:cs="Arial"/>
        </w:rPr>
      </w:pPr>
      <w:r w:rsidRPr="00EF7A5A">
        <w:rPr>
          <w:rFonts w:cs="Arial"/>
          <w:bCs/>
        </w:rPr>
        <w:t>See S-101 DCEG clause 8.6 for</w:t>
      </w:r>
      <w:r w:rsidR="007D15A8" w:rsidRPr="00EF7A5A">
        <w:rPr>
          <w:rFonts w:cs="Arial"/>
          <w:bCs/>
        </w:rPr>
        <w:t xml:space="preserve">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7D15A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SLCONS</w:t>
      </w:r>
      <w:r w:rsidRPr="00EF7A5A">
        <w:rPr>
          <w:rFonts w:cs="Arial"/>
          <w:bCs/>
        </w:rPr>
        <w:t xml:space="preserve"> and amend appropriately.</w:t>
      </w:r>
    </w:p>
    <w:p w:rsidR="00F9580E" w:rsidRPr="00EF7A5A" w:rsidRDefault="00F9580E" w:rsidP="00D9544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Data Producers are advised that the S-57 attribute CATSLC value </w:t>
      </w:r>
      <w:r w:rsidRPr="00EF7A5A">
        <w:rPr>
          <w:i/>
        </w:rPr>
        <w:t>6</w:t>
      </w:r>
      <w:r w:rsidRPr="00EF7A5A">
        <w:t xml:space="preserve"> (wharf (quay)) has been split into two values for the S-101 attribute </w:t>
      </w:r>
      <w:r w:rsidRPr="00EF7A5A">
        <w:rPr>
          <w:b/>
        </w:rPr>
        <w:t>category of shoreline construction</w:t>
      </w:r>
      <w:r w:rsidRPr="00EF7A5A">
        <w:t xml:space="preserve"> of </w:t>
      </w:r>
      <w:r w:rsidRPr="00EF7A5A">
        <w:rPr>
          <w:i/>
        </w:rPr>
        <w:t>6</w:t>
      </w:r>
      <w:r w:rsidRPr="00EF7A5A">
        <w:t xml:space="preserve"> (wharf) and</w:t>
      </w:r>
      <w:r w:rsidR="003B25FA">
        <w:t xml:space="preserve"> new value</w:t>
      </w:r>
      <w:r w:rsidRPr="00EF7A5A">
        <w:t xml:space="preserve"> </w:t>
      </w:r>
      <w:r w:rsidRPr="00EF7A5A">
        <w:rPr>
          <w:i/>
        </w:rPr>
        <w:t>22</w:t>
      </w:r>
      <w:r w:rsidRPr="00EF7A5A">
        <w:t xml:space="preserve"> (quay); and</w:t>
      </w:r>
      <w:r w:rsidR="00581282" w:rsidRPr="00EF7A5A">
        <w:t xml:space="preserve"> instances of conversion to value </w:t>
      </w:r>
      <w:r w:rsidR="00581282" w:rsidRPr="00EF7A5A">
        <w:rPr>
          <w:i/>
        </w:rPr>
        <w:t>6</w:t>
      </w:r>
      <w:r w:rsidR="00581282" w:rsidRPr="00EF7A5A">
        <w:t xml:space="preserve"> in S-101 should be evaluated </w:t>
      </w:r>
      <w:r w:rsidR="00491675" w:rsidRPr="00EF7A5A">
        <w:t xml:space="preserve">if considered necessary </w:t>
      </w:r>
      <w:r w:rsidR="00581282" w:rsidRPr="00EF7A5A">
        <w:t>and amended as appropriate</w:t>
      </w:r>
      <w:r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629" w:name="_Toc8629891"/>
      <w:bookmarkStart w:id="630" w:name="_Toc8630023"/>
      <w:bookmarkStart w:id="631" w:name="_Toc173416298"/>
      <w:bookmarkStart w:id="632" w:name="_Toc422735526"/>
      <w:r w:rsidRPr="00EF7A5A">
        <w:t>Harbour installations</w:t>
      </w:r>
      <w:bookmarkEnd w:id="629"/>
      <w:bookmarkEnd w:id="630"/>
      <w:bookmarkEnd w:id="631"/>
    </w:p>
    <w:p w:rsidR="006B2826" w:rsidRPr="00716A86" w:rsidRDefault="006B2826" w:rsidP="00C93144">
      <w:pPr>
        <w:pStyle w:val="Heading3"/>
        <w:keepLines/>
        <w:numPr>
          <w:ilvl w:val="2"/>
          <w:numId w:val="6"/>
        </w:numPr>
        <w:tabs>
          <w:tab w:val="clear" w:pos="283"/>
          <w:tab w:val="clear" w:pos="566"/>
          <w:tab w:val="clear" w:pos="855"/>
          <w:tab w:val="clear" w:pos="915"/>
          <w:tab w:val="clear" w:pos="2911"/>
          <w:tab w:val="left" w:pos="851"/>
        </w:tabs>
        <w:spacing w:before="240" w:after="120"/>
        <w:ind w:left="856" w:hanging="856"/>
      </w:pPr>
      <w:bookmarkStart w:id="633" w:name="_Toc422735528"/>
      <w:bookmarkStart w:id="634" w:name="_Toc460900460"/>
      <w:bookmarkStart w:id="635" w:name="_Toc8629892"/>
      <w:bookmarkStart w:id="636" w:name="_Toc8630024"/>
      <w:bookmarkStart w:id="637" w:name="_Toc173416299"/>
      <w:r w:rsidRPr="00716A86">
        <w:t>Harbour facilities</w:t>
      </w:r>
      <w:bookmarkEnd w:id="633"/>
      <w:bookmarkEnd w:id="634"/>
      <w:bookmarkEnd w:id="635"/>
      <w:bookmarkEnd w:id="636"/>
      <w:bookmarkEnd w:id="637"/>
    </w:p>
    <w:p w:rsidR="00BB6712" w:rsidRPr="00EF7A5A" w:rsidRDefault="00BB6712" w:rsidP="00BB671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Harbour facility (</w:t>
      </w:r>
      <w:r w:rsidRPr="00EF7A5A">
        <w:rPr>
          <w:b/>
        </w:rPr>
        <w:t>HRBFAC</w:t>
      </w:r>
      <w:r w:rsidRPr="00EF7A5A">
        <w:t>)</w:t>
      </w:r>
      <w:r w:rsidRPr="00EF7A5A">
        <w:tab/>
      </w:r>
      <w:r w:rsidRPr="00EF7A5A">
        <w:tab/>
      </w:r>
      <w:r w:rsidRPr="00EF7A5A">
        <w:tab/>
        <w:t>(P,A)</w:t>
      </w:r>
    </w:p>
    <w:p w:rsidR="00BB6712" w:rsidRDefault="00BB6712" w:rsidP="00BB671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Harbour Facility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22.7)</w:t>
      </w:r>
    </w:p>
    <w:p w:rsidR="006F3341" w:rsidRPr="00EF7A5A" w:rsidRDefault="006F3341" w:rsidP="00714B3F">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HRBFAC</w:t>
      </w:r>
      <w:r w:rsidRPr="00EF7A5A">
        <w:t xml:space="preserve"> and its binding attributes will be </w:t>
      </w:r>
      <w:r w:rsidR="0082568E" w:rsidRPr="00EF7A5A">
        <w:t xml:space="preserve">converted </w:t>
      </w:r>
      <w:r w:rsidRPr="00EF7A5A">
        <w:t xml:space="preserve">automatically </w:t>
      </w:r>
      <w:r w:rsidR="0082568E" w:rsidRPr="00EF7A5A">
        <w:t>to an instance of</w:t>
      </w:r>
      <w:r w:rsidRPr="00EF7A5A">
        <w:t xml:space="preserve"> the S-101 </w:t>
      </w:r>
      <w:r w:rsidR="003219B9" w:rsidRPr="00EF7A5A">
        <w:t>Feature type</w:t>
      </w:r>
      <w:r w:rsidRPr="00EF7A5A">
        <w:t xml:space="preserve"> </w:t>
      </w:r>
      <w:r w:rsidRPr="00EF7A5A">
        <w:rPr>
          <w:b/>
        </w:rPr>
        <w:t xml:space="preserve">Harbour Facility </w:t>
      </w:r>
      <w:r w:rsidRPr="00EF7A5A">
        <w:t>during the automated conversion process.</w:t>
      </w:r>
      <w:r w:rsidR="005C6026" w:rsidRPr="00EF7A5A">
        <w:t xml:space="preserve"> </w:t>
      </w:r>
      <w:r w:rsidRPr="00EF7A5A">
        <w:t xml:space="preserve">However, Data Producers are advised that the following enumerate </w:t>
      </w:r>
      <w:r w:rsidR="00361F89" w:rsidRPr="00EF7A5A">
        <w:t>type attribute</w:t>
      </w:r>
      <w:r w:rsidRPr="00EF7A5A">
        <w:t xml:space="preserve"> ha</w:t>
      </w:r>
      <w:r w:rsidR="00361F89" w:rsidRPr="00EF7A5A">
        <w:t>s</w:t>
      </w:r>
      <w:r w:rsidRPr="00EF7A5A">
        <w:t xml:space="preserve"> restricted allowable enumerate values for </w:t>
      </w:r>
      <w:r w:rsidRPr="00EF7A5A">
        <w:rPr>
          <w:b/>
        </w:rPr>
        <w:t>Harbour Facility</w:t>
      </w:r>
      <w:r w:rsidRPr="00EF7A5A">
        <w:t xml:space="preserve"> in S-101:</w:t>
      </w:r>
    </w:p>
    <w:p w:rsidR="002B47BD" w:rsidRPr="00EF7A5A" w:rsidRDefault="006F3341" w:rsidP="006F3341">
      <w:pPr>
        <w:spacing w:after="120"/>
        <w:jc w:val="both"/>
      </w:pPr>
      <w:r w:rsidRPr="00EF7A5A">
        <w:rPr>
          <w:b/>
        </w:rPr>
        <w:t>nature of construction</w:t>
      </w:r>
      <w:r w:rsidRPr="00EF7A5A">
        <w:tab/>
      </w:r>
      <w:r w:rsidR="002B47BD" w:rsidRPr="00EF7A5A">
        <w:tab/>
        <w:t>(NATCON)</w:t>
      </w:r>
      <w:r w:rsidRPr="00EF7A5A">
        <w:tab/>
      </w:r>
    </w:p>
    <w:p w:rsidR="006F3341" w:rsidRDefault="006F3341" w:rsidP="006F3341">
      <w:pPr>
        <w:spacing w:after="120"/>
        <w:jc w:val="both"/>
        <w:rPr>
          <w:ins w:id="638" w:author="Jeff Wootton" w:date="2024-08-01T11:50:00Z"/>
          <w:rFonts w:cs="Arial"/>
          <w:bCs/>
        </w:rPr>
      </w:pPr>
      <w:r w:rsidRPr="00EF7A5A">
        <w:rPr>
          <w:rFonts w:cs="Arial"/>
          <w:bCs/>
        </w:rPr>
        <w:t>See S-101 D</w:t>
      </w:r>
      <w:r w:rsidR="00361F89" w:rsidRPr="00EF7A5A">
        <w:rPr>
          <w:rFonts w:cs="Arial"/>
          <w:bCs/>
        </w:rPr>
        <w:t>CEG clause 22.7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61F89"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HRBFAC</w:t>
      </w:r>
      <w:r w:rsidRPr="00EF7A5A">
        <w:rPr>
          <w:rFonts w:cs="Arial"/>
          <w:bCs/>
        </w:rPr>
        <w:t xml:space="preserve"> and amend appropriately.</w:t>
      </w:r>
    </w:p>
    <w:p w:rsidR="00EF2CF8" w:rsidRDefault="00EF2CF8" w:rsidP="00D41F1A">
      <w:pPr>
        <w:tabs>
          <w:tab w:val="left" w:pos="0"/>
          <w:tab w:val="left" w:pos="283"/>
          <w:tab w:val="left" w:pos="566"/>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639" w:author="Jeff Wootton" w:date="2024-07-29T15:08:00Z"/>
        </w:rPr>
      </w:pPr>
      <w:bookmarkStart w:id="640" w:name="_Toc422735530"/>
      <w:bookmarkStart w:id="641" w:name="_Toc460900461"/>
      <w:bookmarkStart w:id="642" w:name="_Toc8629893"/>
      <w:bookmarkStart w:id="643" w:name="_Toc8630025"/>
      <w:bookmarkStart w:id="644" w:name="_Toc460900459"/>
      <w:ins w:id="645" w:author="Jeff Wootton" w:date="2024-07-29T15:07:00Z">
        <w:r w:rsidRPr="00D41F1A">
          <w:rPr>
            <w:u w:val="single"/>
          </w:rPr>
          <w:t>S-101 Geo Feature</w:t>
        </w:r>
        <w:r w:rsidRPr="00EF7A5A">
          <w:t>:</w:t>
        </w:r>
        <w:r w:rsidRPr="00EF7A5A">
          <w:tab/>
        </w:r>
        <w:r w:rsidRPr="00D41F1A">
          <w:rPr>
            <w:b/>
          </w:rPr>
          <w:t>Structure Over Navigable Water</w:t>
        </w:r>
        <w:r w:rsidRPr="00D41F1A">
          <w:rPr>
            <w:b/>
          </w:rPr>
          <w:tab/>
        </w:r>
        <w:r w:rsidRPr="00D41F1A">
          <w:rPr>
            <w:b/>
          </w:rPr>
          <w:tab/>
        </w:r>
        <w:r w:rsidRPr="00EF7A5A">
          <w:t>(S)</w:t>
        </w:r>
        <w:r w:rsidRPr="00EF7A5A">
          <w:tab/>
        </w:r>
        <w:r w:rsidRPr="00EF7A5A">
          <w:tab/>
        </w:r>
        <w:r w:rsidRPr="00EF7A5A">
          <w:tab/>
          <w:t xml:space="preserve">(S-101 DCEG Clause </w:t>
        </w:r>
        <w:r>
          <w:t>8.7</w:t>
        </w:r>
        <w:r w:rsidRPr="00EF7A5A">
          <w:t>)</w:t>
        </w:r>
      </w:ins>
    </w:p>
    <w:p w:rsidR="00D41F1A" w:rsidRDefault="00D41F1A" w:rsidP="00CA3A35">
      <w:pPr>
        <w:tabs>
          <w:tab w:val="left" w:pos="0"/>
          <w:tab w:val="left" w:pos="283"/>
          <w:tab w:val="left" w:pos="566"/>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646" w:author="Jeff Wootton" w:date="2024-07-29T15:09:00Z"/>
        </w:rPr>
      </w:pPr>
      <w:ins w:id="647" w:author="Jeff Wootton" w:date="2024-07-29T15:08:00Z">
        <w:r w:rsidRPr="00BD1CAA">
          <w:rPr>
            <w:rFonts w:cs="Arial"/>
          </w:rPr>
          <w:t xml:space="preserve">In </w:t>
        </w:r>
        <w:r>
          <w:rPr>
            <w:rFonts w:cs="Arial"/>
          </w:rPr>
          <w:t>S-57, a</w:t>
        </w:r>
        <w:r w:rsidRPr="003A3688">
          <w:rPr>
            <w:rFonts w:cs="Arial"/>
          </w:rPr>
          <w:t xml:space="preserve"> roofed structure erected, or partly erected, over a body of water to provide protection for a vessel or its cargo</w:t>
        </w:r>
        <w:r>
          <w:rPr>
            <w:rFonts w:cs="Arial"/>
          </w:rPr>
          <w:t xml:space="preserve"> may be encoded using </w:t>
        </w:r>
        <w:r>
          <w:rPr>
            <w:rFonts w:cs="Arial"/>
            <w:b/>
            <w:bCs/>
          </w:rPr>
          <w:t>HRBFAC</w:t>
        </w:r>
        <w:r w:rsidRPr="00603E79">
          <w:t>.</w:t>
        </w:r>
        <w:r>
          <w:t xml:space="preserve"> In S-101 a new feature </w:t>
        </w:r>
        <w:r>
          <w:rPr>
            <w:b/>
            <w:bCs/>
          </w:rPr>
          <w:t>Structure Over Navigable Water</w:t>
        </w:r>
        <w:r>
          <w:t xml:space="preserve"> has been introduced to encode these features</w:t>
        </w:r>
        <w:r>
          <w:rPr>
            <w:rFonts w:cs="Arial"/>
            <w:bCs/>
          </w:rPr>
          <w:t xml:space="preserve">, noting however that point is not an allowable geometric primitive for </w:t>
        </w:r>
        <w:r>
          <w:rPr>
            <w:rFonts w:cs="Arial"/>
            <w:b/>
          </w:rPr>
          <w:t>Structure Over Navigable Water</w:t>
        </w:r>
        <w:r>
          <w:t xml:space="preserve">. </w:t>
        </w:r>
        <w:r w:rsidRPr="00EF7A5A">
          <w:rPr>
            <w:rFonts w:cs="Arial"/>
            <w:bCs/>
          </w:rPr>
          <w:t xml:space="preserve">Data Producers are advised to </w:t>
        </w:r>
        <w:r>
          <w:rPr>
            <w:rFonts w:cs="Arial"/>
            <w:bCs/>
          </w:rPr>
          <w:t>amend</w:t>
        </w:r>
        <w:r w:rsidRPr="00EF7A5A">
          <w:rPr>
            <w:rFonts w:cs="Arial"/>
            <w:bCs/>
          </w:rPr>
          <w:t xml:space="preserve"> any </w:t>
        </w:r>
        <w:r>
          <w:rPr>
            <w:rFonts w:cs="Arial"/>
            <w:bCs/>
          </w:rPr>
          <w:t xml:space="preserve">converted </w:t>
        </w:r>
        <w:r>
          <w:rPr>
            <w:rFonts w:cs="Arial"/>
            <w:b/>
          </w:rPr>
          <w:t>Harbour Facility</w:t>
        </w:r>
        <w:r>
          <w:rPr>
            <w:rFonts w:cs="Arial"/>
            <w:bCs/>
          </w:rPr>
          <w:t xml:space="preserve"> features that are roofed structures extending over navigable water and amend as appropriate. </w:t>
        </w:r>
        <w:commentRangeStart w:id="648"/>
        <w:r>
          <w:rPr>
            <w:rFonts w:cs="Arial"/>
            <w:bCs/>
          </w:rPr>
          <w:t xml:space="preserve">Alternately, Data Producers may consider encoding </w:t>
        </w:r>
        <w:r w:rsidRPr="00EF7A5A">
          <w:rPr>
            <w:rFonts w:cs="Arial"/>
            <w:bCs/>
          </w:rPr>
          <w:t xml:space="preserve">INFORM on the </w:t>
        </w:r>
        <w:r>
          <w:rPr>
            <w:rFonts w:cs="Arial"/>
            <w:b/>
            <w:bCs/>
          </w:rPr>
          <w:t>HRBFAC</w:t>
        </w:r>
        <w:r w:rsidRPr="00EF7A5A">
          <w:rPr>
            <w:rFonts w:cs="Arial"/>
            <w:bCs/>
          </w:rPr>
          <w:t xml:space="preserve"> </w:t>
        </w:r>
        <w:r>
          <w:rPr>
            <w:rFonts w:cs="Arial"/>
            <w:bCs/>
          </w:rPr>
          <w:t>to contain</w:t>
        </w:r>
        <w:r w:rsidRPr="00EF7A5A">
          <w:rPr>
            <w:rFonts w:cs="Arial"/>
            <w:bCs/>
          </w:rPr>
          <w:t xml:space="preserve"> a standardised </w:t>
        </w:r>
        <w:r>
          <w:rPr>
            <w:rFonts w:cs="Arial"/>
            <w:bCs/>
          </w:rPr>
          <w:t>text string</w:t>
        </w:r>
        <w:r w:rsidRPr="00EF7A5A">
          <w:rPr>
            <w:rFonts w:cs="Arial"/>
            <w:bCs/>
          </w:rPr>
          <w:t xml:space="preserve">, such as </w:t>
        </w:r>
        <w:r>
          <w:rPr>
            <w:rFonts w:cs="Arial"/>
            <w:bCs/>
            <w:i/>
          </w:rPr>
          <w:t>Structure over navigable water</w:t>
        </w:r>
        <w:r>
          <w:rPr>
            <w:rFonts w:cs="Arial"/>
            <w:bCs/>
            <w:iCs/>
          </w:rPr>
          <w:t xml:space="preserve">, to facilitate customized conversion of </w:t>
        </w:r>
        <w:r>
          <w:rPr>
            <w:rFonts w:cs="Arial"/>
            <w:b/>
            <w:iCs/>
          </w:rPr>
          <w:t>HRBFAC</w:t>
        </w:r>
        <w:r>
          <w:rPr>
            <w:rFonts w:cs="Arial"/>
            <w:bCs/>
            <w:iCs/>
          </w:rPr>
          <w:t xml:space="preserve"> to </w:t>
        </w:r>
        <w:r>
          <w:rPr>
            <w:b/>
            <w:bCs/>
          </w:rPr>
          <w:t>Structure Over Navigable Water</w:t>
        </w:r>
      </w:ins>
      <w:ins w:id="649" w:author="Jeff Wootton" w:date="2024-07-30T08:51:00Z">
        <w:r w:rsidR="003C4DF4" w:rsidRPr="00EF7A5A">
          <w:rPr>
            <w:rFonts w:cs="Arial"/>
            <w:bCs/>
          </w:rPr>
          <w:t>, noting that this should be done at the source database level only so as to avoid unwanted additional clutter in ECDIS (see clause 2.3)</w:t>
        </w:r>
      </w:ins>
      <w:ins w:id="650" w:author="Jeff Wootton" w:date="2024-07-29T15:08:00Z">
        <w:r w:rsidRPr="00EF7A5A">
          <w:rPr>
            <w:rFonts w:cs="Arial"/>
            <w:bCs/>
          </w:rPr>
          <w:t xml:space="preserve">. </w:t>
        </w:r>
        <w:r>
          <w:rPr>
            <w:rFonts w:cs="Arial"/>
            <w:bCs/>
          </w:rPr>
          <w:t xml:space="preserve">Where this is done, the converted </w:t>
        </w:r>
        <w:r>
          <w:rPr>
            <w:b/>
            <w:bCs/>
          </w:rPr>
          <w:t>Structure Over Navigable Water</w:t>
        </w:r>
        <w:r>
          <w:t xml:space="preserve"> should have:</w:t>
        </w:r>
      </w:ins>
    </w:p>
    <w:p w:rsidR="00B55454" w:rsidRDefault="00B55454" w:rsidP="00CA3A35">
      <w:pPr>
        <w:pStyle w:val="ListParagraph"/>
        <w:numPr>
          <w:ilvl w:val="1"/>
          <w:numId w:val="42"/>
        </w:numPr>
        <w:ind w:left="283" w:hanging="283"/>
        <w:contextualSpacing w:val="0"/>
        <w:jc w:val="both"/>
        <w:rPr>
          <w:ins w:id="651" w:author="Jeff Wootton" w:date="2024-07-29T15:09:00Z"/>
        </w:rPr>
      </w:pPr>
      <w:ins w:id="652" w:author="Jeff Wootton" w:date="2024-07-29T15:09:00Z">
        <w:r>
          <w:t xml:space="preserve">Attribute </w:t>
        </w:r>
        <w:r>
          <w:rPr>
            <w:b/>
            <w:bCs/>
          </w:rPr>
          <w:t>category of structure</w:t>
        </w:r>
        <w:r>
          <w:t xml:space="preserve"> populated with values based on values populated for the S-57 attribute CATHAF as follows:</w:t>
        </w:r>
      </w:ins>
    </w:p>
    <w:p w:rsidR="00B55454" w:rsidRDefault="00B55454" w:rsidP="00CA3A35">
      <w:pPr>
        <w:pStyle w:val="ListParagraph"/>
        <w:numPr>
          <w:ilvl w:val="2"/>
          <w:numId w:val="43"/>
        </w:numPr>
        <w:ind w:left="567" w:hanging="283"/>
        <w:contextualSpacing w:val="0"/>
        <w:jc w:val="both"/>
        <w:rPr>
          <w:ins w:id="653" w:author="Jeff Wootton" w:date="2024-07-29T15:09:00Z"/>
        </w:rPr>
      </w:pPr>
      <w:ins w:id="654" w:author="Jeff Wootton" w:date="2024-07-29T15:09:00Z">
        <w:r>
          <w:t xml:space="preserve">CATHAF = </w:t>
        </w:r>
        <w:r>
          <w:rPr>
            <w:i/>
            <w:iCs/>
          </w:rPr>
          <w:t>3</w:t>
        </w:r>
        <w:r>
          <w:t xml:space="preserve"> (ferry terminal</w:t>
        </w:r>
      </w:ins>
      <w:ins w:id="655" w:author="Jeff Wootton" w:date="2024-07-29T15:10:00Z">
        <w:r w:rsidR="00431FA6">
          <w:t xml:space="preserve">)            </w:t>
        </w:r>
      </w:ins>
      <w:ins w:id="656" w:author="Jeff Wootton" w:date="2024-07-29T15:09:00Z">
        <w:r>
          <w:t>-&gt;</w:t>
        </w:r>
      </w:ins>
      <w:ins w:id="657" w:author="Jeff Wootton" w:date="2024-07-29T15:10:00Z">
        <w:r w:rsidR="00431FA6">
          <w:t xml:space="preserve">  </w:t>
        </w:r>
      </w:ins>
      <w:ins w:id="658" w:author="Jeff Wootton" w:date="2024-07-29T15:09:00Z">
        <w:r>
          <w:rPr>
            <w:b/>
            <w:bCs/>
          </w:rPr>
          <w:t>category of structure</w:t>
        </w:r>
        <w:r>
          <w:t xml:space="preserve"> = </w:t>
        </w:r>
        <w:r>
          <w:rPr>
            <w:i/>
            <w:iCs/>
          </w:rPr>
          <w:t>5</w:t>
        </w:r>
        <w:r>
          <w:t xml:space="preserve"> (covered passenger terminal).</w:t>
        </w:r>
      </w:ins>
    </w:p>
    <w:p w:rsidR="00B55454" w:rsidRDefault="00B55454" w:rsidP="00CA3A35">
      <w:pPr>
        <w:pStyle w:val="ListParagraph"/>
        <w:numPr>
          <w:ilvl w:val="2"/>
          <w:numId w:val="43"/>
        </w:numPr>
        <w:ind w:left="567" w:hanging="283"/>
        <w:contextualSpacing w:val="0"/>
        <w:jc w:val="both"/>
        <w:rPr>
          <w:ins w:id="659" w:author="Jeff Wootton" w:date="2024-07-29T15:09:00Z"/>
        </w:rPr>
      </w:pPr>
      <w:ins w:id="660" w:author="Jeff Wootton" w:date="2024-07-29T15:09:00Z">
        <w:r>
          <w:t xml:space="preserve">CATHAF = </w:t>
        </w:r>
        <w:r>
          <w:rPr>
            <w:i/>
            <w:iCs/>
          </w:rPr>
          <w:t>8</w:t>
        </w:r>
        <w:r>
          <w:t xml:space="preserve"> (passenger terminal)  -&gt;</w:t>
        </w:r>
      </w:ins>
      <w:ins w:id="661" w:author="Jeff Wootton" w:date="2024-07-29T15:11:00Z">
        <w:r w:rsidR="00431FA6">
          <w:t xml:space="preserve">  </w:t>
        </w:r>
      </w:ins>
      <w:ins w:id="662" w:author="Jeff Wootton" w:date="2024-07-29T15:09:00Z">
        <w:r>
          <w:rPr>
            <w:b/>
            <w:bCs/>
          </w:rPr>
          <w:t>category of structure</w:t>
        </w:r>
        <w:r>
          <w:t xml:space="preserve"> = </w:t>
        </w:r>
        <w:r>
          <w:rPr>
            <w:i/>
            <w:iCs/>
          </w:rPr>
          <w:t>5</w:t>
        </w:r>
        <w:r>
          <w:t xml:space="preserve"> (covered passenger terminal).</w:t>
        </w:r>
      </w:ins>
    </w:p>
    <w:p w:rsidR="00B55454" w:rsidRDefault="00B55454" w:rsidP="00CA3A35">
      <w:pPr>
        <w:pStyle w:val="ListParagraph"/>
        <w:numPr>
          <w:ilvl w:val="2"/>
          <w:numId w:val="43"/>
        </w:numPr>
        <w:ind w:left="567" w:hanging="283"/>
        <w:contextualSpacing w:val="0"/>
        <w:jc w:val="both"/>
        <w:rPr>
          <w:ins w:id="663" w:author="Jeff Wootton" w:date="2024-07-29T15:09:00Z"/>
        </w:rPr>
      </w:pPr>
      <w:ins w:id="664" w:author="Jeff Wootton" w:date="2024-07-29T15:09:00Z">
        <w:r>
          <w:t xml:space="preserve">CATHAF = </w:t>
        </w:r>
        <w:r>
          <w:rPr>
            <w:i/>
            <w:iCs/>
          </w:rPr>
          <w:t>11</w:t>
        </w:r>
        <w:r>
          <w:t xml:space="preserve"> (bulk terminal)</w:t>
        </w:r>
        <w:r>
          <w:tab/>
          <w:t xml:space="preserve">  -&gt;</w:t>
        </w:r>
      </w:ins>
      <w:ins w:id="665" w:author="Jeff Wootton" w:date="2024-07-29T15:11:00Z">
        <w:r w:rsidR="00431FA6">
          <w:t xml:space="preserve">  </w:t>
        </w:r>
      </w:ins>
      <w:ins w:id="666" w:author="Jeff Wootton" w:date="2024-07-29T15:09:00Z">
        <w:r>
          <w:rPr>
            <w:b/>
            <w:bCs/>
          </w:rPr>
          <w:t>category of structure</w:t>
        </w:r>
        <w:r>
          <w:t xml:space="preserve"> = </w:t>
        </w:r>
        <w:r>
          <w:rPr>
            <w:i/>
            <w:iCs/>
          </w:rPr>
          <w:t>2</w:t>
        </w:r>
        <w:r>
          <w:t xml:space="preserve"> (covered bulk terminal).</w:t>
        </w:r>
      </w:ins>
    </w:p>
    <w:p w:rsidR="00B55454" w:rsidRDefault="00B55454" w:rsidP="00CA3A35">
      <w:pPr>
        <w:ind w:left="283"/>
        <w:jc w:val="both"/>
        <w:rPr>
          <w:ins w:id="667" w:author="Jeff Wootton" w:date="2024-07-29T15:09:00Z"/>
        </w:rPr>
      </w:pPr>
      <w:ins w:id="668" w:author="Jeff Wootton" w:date="2024-07-29T15:09:00Z">
        <w:r>
          <w:t>Other values of CTHAF will not be converted.</w:t>
        </w:r>
      </w:ins>
    </w:p>
    <w:p w:rsidR="00B55454" w:rsidRPr="00440594" w:rsidRDefault="00B55454" w:rsidP="00CA3A35">
      <w:pPr>
        <w:pStyle w:val="ListParagraph"/>
        <w:numPr>
          <w:ilvl w:val="1"/>
          <w:numId w:val="42"/>
        </w:numPr>
        <w:spacing w:after="120"/>
        <w:ind w:left="284" w:hanging="284"/>
        <w:contextualSpacing w:val="0"/>
        <w:jc w:val="both"/>
        <w:rPr>
          <w:ins w:id="669" w:author="Jeff Wootton" w:date="2024-07-29T15:09:00Z"/>
        </w:rPr>
      </w:pPr>
      <w:ins w:id="670" w:author="Jeff Wootton" w:date="2024-07-29T15:09:00Z">
        <w:r>
          <w:t xml:space="preserve">Mandatory attributes </w:t>
        </w:r>
        <w:r>
          <w:rPr>
            <w:b/>
            <w:bCs/>
          </w:rPr>
          <w:t>horizontal clearance fixed</w:t>
        </w:r>
        <w:r>
          <w:t>/</w:t>
        </w:r>
        <w:r w:rsidRPr="00D83A40">
          <w:rPr>
            <w:b/>
            <w:bCs/>
          </w:rPr>
          <w:t>horizontal clearance value</w:t>
        </w:r>
        <w:r>
          <w:t xml:space="preserve"> and </w:t>
        </w:r>
        <w:r>
          <w:rPr>
            <w:b/>
            <w:bCs/>
          </w:rPr>
          <w:t>vertical clearance fixed</w:t>
        </w:r>
        <w:r>
          <w:t>/</w:t>
        </w:r>
        <w:r>
          <w:rPr>
            <w:b/>
            <w:bCs/>
          </w:rPr>
          <w:t xml:space="preserve">vertical </w:t>
        </w:r>
        <w:r w:rsidRPr="008E3B97">
          <w:rPr>
            <w:b/>
            <w:bCs/>
          </w:rPr>
          <w:t>clearance value</w:t>
        </w:r>
        <w:r>
          <w:t xml:space="preserve"> populated with values based on standardized text strings encoded in INFORM, such</w:t>
        </w:r>
      </w:ins>
      <w:ins w:id="671" w:author="Jeff Wootton" w:date="2024-07-29T15:11:00Z">
        <w:r w:rsidR="009A6BB6">
          <w:t xml:space="preserve"> as</w:t>
        </w:r>
      </w:ins>
      <w:ins w:id="672" w:author="Jeff Wootton" w:date="2024-07-29T15:09:00Z">
        <w:r>
          <w:t xml:space="preserve"> </w:t>
        </w:r>
        <w:r>
          <w:rPr>
            <w:rFonts w:cs="Arial"/>
            <w:bCs/>
            <w:i/>
          </w:rPr>
          <w:t>Horizontal clearance</w:t>
        </w:r>
        <w:r w:rsidRPr="00EF7A5A">
          <w:rPr>
            <w:rFonts w:cs="Arial"/>
            <w:bCs/>
            <w:i/>
          </w:rPr>
          <w:t xml:space="preserve"> = </w:t>
        </w:r>
        <w:r>
          <w:rPr>
            <w:rFonts w:cs="Arial"/>
            <w:bCs/>
            <w:i/>
          </w:rPr>
          <w:t>[xx.x]</w:t>
        </w:r>
        <w:r w:rsidRPr="00EF7A5A">
          <w:rPr>
            <w:rFonts w:cs="Arial"/>
            <w:bCs/>
            <w:i/>
          </w:rPr>
          <w:t xml:space="preserve"> metres</w:t>
        </w:r>
        <w:r>
          <w:rPr>
            <w:rFonts w:cs="Arial"/>
            <w:bCs/>
            <w:iCs/>
          </w:rPr>
          <w:t xml:space="preserve"> and </w:t>
        </w:r>
        <w:r>
          <w:rPr>
            <w:rFonts w:cs="Arial"/>
            <w:bCs/>
            <w:i/>
          </w:rPr>
          <w:t>Vertical clearance</w:t>
        </w:r>
        <w:r w:rsidRPr="00EF7A5A">
          <w:rPr>
            <w:rFonts w:cs="Arial"/>
            <w:bCs/>
            <w:i/>
          </w:rPr>
          <w:t xml:space="preserve"> = </w:t>
        </w:r>
        <w:r>
          <w:rPr>
            <w:rFonts w:cs="Arial"/>
            <w:bCs/>
            <w:i/>
          </w:rPr>
          <w:t>[yy.y]</w:t>
        </w:r>
        <w:r w:rsidRPr="00EF7A5A">
          <w:rPr>
            <w:rFonts w:cs="Arial"/>
            <w:bCs/>
            <w:i/>
          </w:rPr>
          <w:t xml:space="preserve"> metres</w:t>
        </w:r>
        <w:r>
          <w:rPr>
            <w:rFonts w:cs="Arial"/>
            <w:bCs/>
            <w:iCs/>
          </w:rPr>
          <w:t xml:space="preserve">, where </w:t>
        </w:r>
        <w:r w:rsidRPr="00EF7A5A">
          <w:rPr>
            <w:rFonts w:cs="Arial"/>
            <w:bCs/>
            <w:i/>
          </w:rPr>
          <w:t>[xx.x</w:t>
        </w:r>
        <w:r>
          <w:rPr>
            <w:rFonts w:cs="Arial"/>
            <w:bCs/>
            <w:i/>
          </w:rPr>
          <w:t>]</w:t>
        </w:r>
        <w:r>
          <w:rPr>
            <w:rFonts w:cs="Arial"/>
            <w:bCs/>
            <w:iCs/>
          </w:rPr>
          <w:t xml:space="preserve"> and </w:t>
        </w:r>
        <w:r>
          <w:rPr>
            <w:rFonts w:cs="Arial"/>
            <w:bCs/>
            <w:i/>
          </w:rPr>
          <w:t>[yy.y]</w:t>
        </w:r>
        <w:r w:rsidRPr="00EF7A5A">
          <w:rPr>
            <w:rFonts w:cs="Arial"/>
            <w:bCs/>
          </w:rPr>
          <w:t xml:space="preserve"> </w:t>
        </w:r>
        <w:r>
          <w:rPr>
            <w:rFonts w:cs="Arial"/>
            <w:bCs/>
          </w:rPr>
          <w:t>are</w:t>
        </w:r>
        <w:r w:rsidRPr="00EF7A5A">
          <w:rPr>
            <w:rFonts w:cs="Arial"/>
            <w:bCs/>
          </w:rPr>
          <w:t xml:space="preserve"> the </w:t>
        </w:r>
        <w:r>
          <w:rPr>
            <w:rFonts w:cs="Arial"/>
            <w:bCs/>
          </w:rPr>
          <w:t>values of the horizontal and vertical clearances, respectively</w:t>
        </w:r>
        <w:r w:rsidRPr="00EF7A5A">
          <w:rPr>
            <w:rFonts w:cs="Arial"/>
            <w:bCs/>
          </w:rPr>
          <w:t xml:space="preserve"> (decimal part not required if the value is whole metres).</w:t>
        </w:r>
        <w:r>
          <w:rPr>
            <w:rFonts w:cs="Arial"/>
            <w:bCs/>
          </w:rPr>
          <w:t xml:space="preserve"> If no standardized text strings are encoded in INFORM, </w:t>
        </w:r>
        <w:r>
          <w:rPr>
            <w:b/>
            <w:bCs/>
          </w:rPr>
          <w:t>horizontal clearance fixed</w:t>
        </w:r>
        <w:r>
          <w:t>/</w:t>
        </w:r>
        <w:r w:rsidRPr="00D83A40">
          <w:rPr>
            <w:b/>
            <w:bCs/>
          </w:rPr>
          <w:t>horizontal clearance value</w:t>
        </w:r>
        <w:r>
          <w:t xml:space="preserve"> and </w:t>
        </w:r>
        <w:r>
          <w:rPr>
            <w:b/>
            <w:bCs/>
          </w:rPr>
          <w:t>vertical clearance fixed</w:t>
        </w:r>
        <w:r>
          <w:t>/</w:t>
        </w:r>
        <w:r>
          <w:rPr>
            <w:b/>
            <w:bCs/>
          </w:rPr>
          <w:t xml:space="preserve">vertical </w:t>
        </w:r>
        <w:r w:rsidRPr="008E3B97">
          <w:rPr>
            <w:b/>
            <w:bCs/>
          </w:rPr>
          <w:t>clearance value</w:t>
        </w:r>
        <w:r>
          <w:t xml:space="preserve"> will be populated with an empty (null) value.</w:t>
        </w:r>
      </w:ins>
      <w:commentRangeEnd w:id="648"/>
      <w:ins w:id="673" w:author="Jeff Wootton" w:date="2024-07-29T15:18:00Z">
        <w:r w:rsidR="00E90BAA">
          <w:rPr>
            <w:rStyle w:val="CommentReference"/>
            <w:rFonts w:ascii="Garamond" w:hAnsi="Garamond"/>
            <w:lang w:eastAsia="en-US"/>
          </w:rPr>
          <w:commentReference w:id="648"/>
        </w:r>
      </w:ins>
    </w:p>
    <w:p w:rsidR="00D972F9" w:rsidRPr="00EF7A5A" w:rsidRDefault="00D972F9" w:rsidP="00D972F9">
      <w:pPr>
        <w:spacing w:after="120"/>
        <w:jc w:val="both"/>
        <w:rPr>
          <w:ins w:id="674" w:author="Jeff Wootton" w:date="2024-07-29T15:12:00Z"/>
        </w:rPr>
      </w:pPr>
      <w:ins w:id="675" w:author="Jeff Wootton" w:date="2024-07-29T15:12:00Z">
        <w:r w:rsidRPr="00EF7A5A">
          <w:t xml:space="preserve">Data Producers are advised that the following enumerate type attributes have restricted allowable enumerate values for </w:t>
        </w:r>
      </w:ins>
      <w:ins w:id="676" w:author="Jeff Wootton" w:date="2024-07-29T15:19:00Z">
        <w:r w:rsidR="006F0545">
          <w:rPr>
            <w:b/>
          </w:rPr>
          <w:t>Structure Over Navi</w:t>
        </w:r>
      </w:ins>
      <w:ins w:id="677" w:author="Jeff Wootton" w:date="2024-07-29T15:20:00Z">
        <w:r w:rsidR="006F0545">
          <w:rPr>
            <w:b/>
          </w:rPr>
          <w:t>gable Water</w:t>
        </w:r>
      </w:ins>
      <w:ins w:id="678" w:author="Jeff Wootton" w:date="2024-07-29T15:12:00Z">
        <w:r w:rsidRPr="00EF7A5A">
          <w:t xml:space="preserve"> in S-101:</w:t>
        </w:r>
      </w:ins>
    </w:p>
    <w:p w:rsidR="00DC3657" w:rsidRDefault="00903CD7" w:rsidP="00C1206A">
      <w:pPr>
        <w:jc w:val="both"/>
        <w:rPr>
          <w:ins w:id="679" w:author="Jeff Wootton" w:date="2024-07-29T15:13:00Z"/>
          <w:b/>
        </w:rPr>
      </w:pPr>
      <w:ins w:id="680" w:author="Jeff Wootton" w:date="2024-07-30T08:32:00Z">
        <w:r>
          <w:rPr>
            <w:b/>
          </w:rPr>
          <w:t>c</w:t>
        </w:r>
      </w:ins>
      <w:ins w:id="681" w:author="Jeff Wootton" w:date="2024-07-29T15:13:00Z">
        <w:r w:rsidR="00DC3657">
          <w:rPr>
            <w:b/>
          </w:rPr>
          <w:t>ondition</w:t>
        </w:r>
        <w:r w:rsidR="00DC3657" w:rsidRPr="00C1206A">
          <w:rPr>
            <w:bCs/>
          </w:rPr>
          <w:tab/>
        </w:r>
        <w:r w:rsidR="00DC3657" w:rsidRPr="00C1206A">
          <w:rPr>
            <w:bCs/>
          </w:rPr>
          <w:tab/>
        </w:r>
        <w:r w:rsidR="00DC3657" w:rsidRPr="00C1206A">
          <w:rPr>
            <w:bCs/>
          </w:rPr>
          <w:tab/>
          <w:t>(CONDTN</w:t>
        </w:r>
        <w:r w:rsidR="007775B7" w:rsidRPr="00C1206A">
          <w:rPr>
            <w:bCs/>
          </w:rPr>
          <w:t>)</w:t>
        </w:r>
      </w:ins>
    </w:p>
    <w:p w:rsidR="00D972F9" w:rsidRDefault="00DC3657" w:rsidP="00C1206A">
      <w:pPr>
        <w:jc w:val="both"/>
        <w:rPr>
          <w:ins w:id="682" w:author="Jeff Wootton" w:date="2024-07-29T15:14:00Z"/>
        </w:rPr>
      </w:pPr>
      <w:ins w:id="683" w:author="Jeff Wootton" w:date="2024-07-29T15:13:00Z">
        <w:r>
          <w:rPr>
            <w:b/>
          </w:rPr>
          <w:t>nature of construction</w:t>
        </w:r>
        <w:r>
          <w:rPr>
            <w:b/>
          </w:rPr>
          <w:tab/>
        </w:r>
        <w:r>
          <w:rPr>
            <w:b/>
          </w:rPr>
          <w:tab/>
        </w:r>
      </w:ins>
      <w:ins w:id="684" w:author="Jeff Wootton" w:date="2024-07-29T15:12:00Z">
        <w:r w:rsidR="00D972F9" w:rsidRPr="00EF7A5A">
          <w:t>(QUASOU)</w:t>
        </w:r>
      </w:ins>
    </w:p>
    <w:p w:rsidR="007775B7" w:rsidRPr="00CA3A35" w:rsidRDefault="007775B7" w:rsidP="00C1206A">
      <w:pPr>
        <w:spacing w:after="120"/>
        <w:jc w:val="both"/>
        <w:rPr>
          <w:ins w:id="685" w:author="Jeff Wootton" w:date="2024-07-29T15:12:00Z"/>
          <w:b/>
          <w:bCs/>
        </w:rPr>
      </w:pPr>
      <w:ins w:id="686" w:author="Jeff Wootton" w:date="2024-07-29T15:14:00Z">
        <w:r>
          <w:rPr>
            <w:b/>
            <w:bCs/>
          </w:rPr>
          <w:t>status</w:t>
        </w:r>
        <w:r w:rsidRPr="00CA3A35">
          <w:tab/>
        </w:r>
        <w:r w:rsidRPr="00CA3A35">
          <w:tab/>
        </w:r>
        <w:r w:rsidRPr="00CA3A35">
          <w:tab/>
        </w:r>
        <w:r w:rsidRPr="00CA3A35">
          <w:tab/>
          <w:t>(STATUS)</w:t>
        </w:r>
      </w:ins>
    </w:p>
    <w:p w:rsidR="00B33D49" w:rsidRDefault="00B33D49" w:rsidP="00CA3A35">
      <w:pPr>
        <w:tabs>
          <w:tab w:val="left" w:pos="0"/>
          <w:tab w:val="left" w:pos="283"/>
          <w:tab w:val="left" w:pos="566"/>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687" w:author="Jeff Wootton" w:date="2024-07-29T15:07:00Z"/>
        </w:rPr>
      </w:pPr>
      <w:ins w:id="688" w:author="Jeff Wootton" w:date="2024-07-29T15:15:00Z">
        <w:r w:rsidRPr="00A70976">
          <w:rPr>
            <w:rFonts w:cs="Arial"/>
            <w:bCs/>
          </w:rPr>
          <w:t xml:space="preserve">Data Producers are advised to check any populated values for CONDTN, NATCON and STATUS on </w:t>
        </w:r>
        <w:r w:rsidRPr="00A70976">
          <w:rPr>
            <w:b/>
          </w:rPr>
          <w:t>HRBFAC</w:t>
        </w:r>
        <w:r w:rsidRPr="00A70976">
          <w:rPr>
            <w:rFonts w:cs="Arial"/>
            <w:bCs/>
          </w:rPr>
          <w:t xml:space="preserve"> and amend appropriately.</w:t>
        </w:r>
      </w:ins>
    </w:p>
    <w:p w:rsidR="006B2826" w:rsidRPr="00EF7A5A" w:rsidRDefault="006B2826" w:rsidP="00C93144">
      <w:pPr>
        <w:pStyle w:val="Heading3"/>
        <w:keepLines/>
        <w:numPr>
          <w:ilvl w:val="2"/>
          <w:numId w:val="6"/>
        </w:numPr>
        <w:tabs>
          <w:tab w:val="clear" w:pos="283"/>
          <w:tab w:val="clear" w:pos="566"/>
          <w:tab w:val="clear" w:pos="855"/>
          <w:tab w:val="clear" w:pos="915"/>
          <w:tab w:val="clear" w:pos="2911"/>
          <w:tab w:val="left" w:pos="851"/>
        </w:tabs>
        <w:spacing w:before="240" w:after="120"/>
        <w:ind w:left="856" w:hanging="856"/>
        <w:rPr>
          <w:b w:val="0"/>
        </w:rPr>
      </w:pPr>
      <w:bookmarkStart w:id="689" w:name="_Toc173416300"/>
      <w:r w:rsidRPr="00EF7A5A">
        <w:t>Berths</w:t>
      </w:r>
      <w:bookmarkEnd w:id="640"/>
      <w:bookmarkEnd w:id="641"/>
      <w:bookmarkEnd w:id="642"/>
      <w:bookmarkEnd w:id="643"/>
      <w:bookmarkEnd w:id="689"/>
    </w:p>
    <w:p w:rsidR="0014506D" w:rsidRPr="00EF7A5A" w:rsidRDefault="0014506D" w:rsidP="0014506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Berth (</w:t>
      </w:r>
      <w:r w:rsidRPr="00EF7A5A">
        <w:rPr>
          <w:b/>
        </w:rPr>
        <w:t>BERTHS</w:t>
      </w:r>
      <w:r w:rsidRPr="00EF7A5A">
        <w:t>)</w:t>
      </w:r>
      <w:r w:rsidRPr="00EF7A5A">
        <w:tab/>
      </w:r>
      <w:r w:rsidRPr="00EF7A5A">
        <w:tab/>
      </w:r>
      <w:r w:rsidRPr="00EF7A5A">
        <w:tab/>
        <w:t>(P,L,A)</w:t>
      </w:r>
    </w:p>
    <w:p w:rsidR="0014506D" w:rsidRPr="00EF7A5A" w:rsidRDefault="0014506D" w:rsidP="0014506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Berth </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r>
      <w:r w:rsidRPr="00EF7A5A">
        <w:tab/>
        <w:t>(S-101 DCEG Clause 8.</w:t>
      </w:r>
      <w:del w:id="690" w:author="Jeff Wootton" w:date="2024-07-29T15:06:00Z">
        <w:r w:rsidRPr="00EF7A5A" w:rsidDel="00811E94">
          <w:delText>13</w:delText>
        </w:r>
      </w:del>
      <w:ins w:id="691" w:author="Jeff Wootton" w:date="2024-07-29T15:06:00Z">
        <w:r w:rsidR="00811E94" w:rsidRPr="00EF7A5A">
          <w:t>1</w:t>
        </w:r>
        <w:r w:rsidR="00811E94">
          <w:t>4</w:t>
        </w:r>
      </w:ins>
      <w:r w:rsidRPr="00EF7A5A">
        <w:t>)</w:t>
      </w:r>
    </w:p>
    <w:p w:rsidR="006F3341" w:rsidRPr="00EF7A5A" w:rsidRDefault="006F3341" w:rsidP="0036103E">
      <w:pPr>
        <w:spacing w:after="120"/>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BERTHS</w:t>
      </w:r>
      <w:r w:rsidRPr="00EF7A5A">
        <w:t xml:space="preserve"> and its binding attributes will be </w:t>
      </w:r>
      <w:r w:rsidR="00E538A8" w:rsidRPr="00EF7A5A">
        <w:t xml:space="preserve">converted </w:t>
      </w:r>
      <w:r w:rsidRPr="00EF7A5A">
        <w:t xml:space="preserve">automatically </w:t>
      </w:r>
      <w:r w:rsidR="00E538A8" w:rsidRPr="00EF7A5A">
        <w:t>to an instance of</w:t>
      </w:r>
      <w:r w:rsidRPr="00EF7A5A">
        <w:t xml:space="preserve"> the S-101 </w:t>
      </w:r>
      <w:r w:rsidR="003219B9" w:rsidRPr="00EF7A5A">
        <w:t>Feature type</w:t>
      </w:r>
      <w:r w:rsidRPr="00EF7A5A">
        <w:t xml:space="preserve"> </w:t>
      </w:r>
      <w:r w:rsidR="007A62BB" w:rsidRPr="00EF7A5A">
        <w:rPr>
          <w:b/>
        </w:rPr>
        <w:t>Berth</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007A62BB" w:rsidRPr="00EF7A5A">
        <w:rPr>
          <w:b/>
        </w:rPr>
        <w:t>Berth</w:t>
      </w:r>
      <w:r w:rsidRPr="00EF7A5A">
        <w:t xml:space="preserve"> in S-101:</w:t>
      </w:r>
    </w:p>
    <w:p w:rsidR="002B47BD" w:rsidRPr="00EF7A5A" w:rsidRDefault="006F3341" w:rsidP="00C1206A">
      <w:pPr>
        <w:jc w:val="both"/>
      </w:pPr>
      <w:r w:rsidRPr="00EF7A5A">
        <w:rPr>
          <w:b/>
        </w:rPr>
        <w:t>quality of vertical measurement</w:t>
      </w:r>
      <w:r w:rsidRPr="00EF7A5A">
        <w:tab/>
      </w:r>
      <w:r w:rsidR="002B47BD" w:rsidRPr="00EF7A5A">
        <w:t>(QUASOU)</w:t>
      </w:r>
    </w:p>
    <w:p w:rsidR="006F3341" w:rsidRPr="00EF7A5A" w:rsidRDefault="006F3341" w:rsidP="006F3341">
      <w:pPr>
        <w:spacing w:after="120"/>
        <w:jc w:val="both"/>
      </w:pPr>
      <w:r w:rsidRPr="00EF7A5A">
        <w:rPr>
          <w:b/>
        </w:rPr>
        <w:t>status</w:t>
      </w:r>
      <w:r w:rsidR="002B47BD" w:rsidRPr="00EF7A5A">
        <w:tab/>
      </w:r>
      <w:r w:rsidR="002B47BD" w:rsidRPr="00EF7A5A">
        <w:tab/>
      </w:r>
      <w:r w:rsidR="002B47BD" w:rsidRPr="00EF7A5A">
        <w:tab/>
      </w:r>
      <w:r w:rsidR="002B47BD" w:rsidRPr="00EF7A5A">
        <w:tab/>
      </w:r>
      <w:r w:rsidR="002B47BD" w:rsidRPr="00EF7A5A">
        <w:tab/>
        <w:t>(STATUS)</w:t>
      </w:r>
    </w:p>
    <w:p w:rsidR="006F3341" w:rsidRPr="00EF7A5A" w:rsidRDefault="006F3341" w:rsidP="006F3341">
      <w:pPr>
        <w:spacing w:after="120"/>
        <w:jc w:val="both"/>
        <w:rPr>
          <w:rFonts w:cs="Arial"/>
        </w:rPr>
      </w:pPr>
      <w:r w:rsidRPr="00EF7A5A">
        <w:rPr>
          <w:rFonts w:cs="Arial"/>
          <w:bCs/>
        </w:rPr>
        <w:t>See S-101 DCEG clause 8.</w:t>
      </w:r>
      <w:del w:id="692" w:author="Jeff Wootton" w:date="2024-07-30T08:41:00Z">
        <w:r w:rsidRPr="00EF7A5A" w:rsidDel="00714B3F">
          <w:rPr>
            <w:rFonts w:cs="Arial"/>
            <w:bCs/>
          </w:rPr>
          <w:delText xml:space="preserve">13 </w:delText>
        </w:r>
      </w:del>
      <w:ins w:id="693" w:author="Jeff Wootton" w:date="2024-07-30T08:41:00Z">
        <w:r w:rsidR="00714B3F" w:rsidRPr="00EF7A5A">
          <w:rPr>
            <w:rFonts w:cs="Arial"/>
            <w:bCs/>
          </w:rPr>
          <w:t>1</w:t>
        </w:r>
        <w:r w:rsidR="00714B3F">
          <w:rPr>
            <w:rFonts w:cs="Arial"/>
            <w:bCs/>
          </w:rPr>
          <w:t>4</w:t>
        </w:r>
        <w:r w:rsidR="00714B3F" w:rsidRPr="00EF7A5A">
          <w:rPr>
            <w:rFonts w:cs="Arial"/>
            <w:bCs/>
          </w:rPr>
          <w:t xml:space="preserve"> </w:t>
        </w:r>
      </w:ins>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A62BB" w:rsidRPr="00EF7A5A">
        <w:rPr>
          <w:rFonts w:cs="Arial"/>
          <w:bCs/>
        </w:rPr>
        <w:t>QUASOU</w:t>
      </w:r>
      <w:r w:rsidRPr="00EF7A5A">
        <w:rPr>
          <w:rFonts w:cs="Arial"/>
          <w:bCs/>
        </w:rPr>
        <w:t xml:space="preserve"> and STATUS on </w:t>
      </w:r>
      <w:r w:rsidRPr="00EF7A5A">
        <w:rPr>
          <w:b/>
        </w:rPr>
        <w:t>BERTHS</w:t>
      </w:r>
      <w:r w:rsidRPr="00EF7A5A">
        <w:rPr>
          <w:rFonts w:cs="Arial"/>
          <w:bCs/>
        </w:rPr>
        <w:t xml:space="preserve"> and amend appropriately.</w:t>
      </w:r>
    </w:p>
    <w:p w:rsidR="008A303F" w:rsidRPr="00EF7A5A" w:rsidRDefault="008A303F" w:rsidP="00231F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8A303F" w:rsidRPr="00EF7A5A" w:rsidRDefault="008A303F"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berth</w:t>
      </w:r>
      <w:r w:rsidR="00231F30" w:rsidRPr="00EF7A5A">
        <w:rPr>
          <w:rFonts w:cs="Arial"/>
          <w:bCs/>
        </w:rPr>
        <w:t>.</w:t>
      </w:r>
      <w:r w:rsidR="005C6026" w:rsidRPr="00EF7A5A">
        <w:rPr>
          <w:rFonts w:cs="Arial"/>
          <w:bCs/>
        </w:rPr>
        <w:t xml:space="preserve"> </w:t>
      </w:r>
      <w:r w:rsidR="00231F30" w:rsidRPr="00EF7A5A">
        <w:rPr>
          <w:rFonts w:cs="Arial"/>
          <w:bCs/>
        </w:rPr>
        <w:t xml:space="preserve">This information is encoded in S-57 on </w:t>
      </w:r>
      <w:r w:rsidR="00231F30" w:rsidRPr="00EF7A5A">
        <w:rPr>
          <w:rFonts w:cs="Arial"/>
          <w:b/>
          <w:bCs/>
        </w:rPr>
        <w:t>BERTHS</w:t>
      </w:r>
      <w:r w:rsidR="00231F30" w:rsidRPr="00EF7A5A">
        <w:rPr>
          <w:rFonts w:cs="Arial"/>
          <w:bCs/>
        </w:rPr>
        <w:t xml:space="preserve"> using the attribute INFORM (see clause 2.3).</w:t>
      </w:r>
      <w:r w:rsidR="005C6026" w:rsidRPr="00EF7A5A">
        <w:rPr>
          <w:rFonts w:cs="Arial"/>
          <w:bCs/>
        </w:rPr>
        <w:t xml:space="preserve"> </w:t>
      </w:r>
      <w:r w:rsidR="00231F30" w:rsidRPr="00EF7A5A">
        <w:rPr>
          <w:rFonts w:cs="Arial"/>
          <w:bCs/>
        </w:rPr>
        <w:t xml:space="preserve">In order for this information to be converted across to S-101, the text string encoded in INFORM on the </w:t>
      </w:r>
      <w:r w:rsidR="00231F30" w:rsidRPr="00EF7A5A">
        <w:rPr>
          <w:rFonts w:cs="Arial"/>
          <w:b/>
          <w:bCs/>
        </w:rPr>
        <w:t>BERTHS</w:t>
      </w:r>
      <w:r w:rsidR="00231F30" w:rsidRPr="00EF7A5A">
        <w:rPr>
          <w:rFonts w:cs="Arial"/>
          <w:bCs/>
        </w:rPr>
        <w:t xml:space="preserve"> </w:t>
      </w:r>
      <w:r w:rsidR="00665C87" w:rsidRPr="00EF7A5A">
        <w:rPr>
          <w:rFonts w:cs="Arial"/>
          <w:bCs/>
        </w:rPr>
        <w:t xml:space="preserve">should </w:t>
      </w:r>
      <w:r w:rsidR="00231F30" w:rsidRPr="00EF7A5A">
        <w:rPr>
          <w:rFonts w:cs="Arial"/>
          <w:bCs/>
        </w:rPr>
        <w:t xml:space="preserve">be </w:t>
      </w:r>
      <w:r w:rsidR="0088187A" w:rsidRPr="00EF7A5A">
        <w:rPr>
          <w:rFonts w:cs="Arial"/>
          <w:bCs/>
        </w:rPr>
        <w:t>in a standardised</w:t>
      </w:r>
      <w:r w:rsidR="00231F30" w:rsidRPr="00EF7A5A">
        <w:rPr>
          <w:rFonts w:cs="Arial"/>
          <w:bCs/>
        </w:rPr>
        <w:t xml:space="preserve"> format</w:t>
      </w:r>
      <w:r w:rsidR="00665C87" w:rsidRPr="00EF7A5A">
        <w:rPr>
          <w:rFonts w:cs="Arial"/>
          <w:bCs/>
        </w:rPr>
        <w:t>, such as</w:t>
      </w:r>
      <w:r w:rsidR="00231F30" w:rsidRPr="00EF7A5A">
        <w:rPr>
          <w:rFonts w:cs="Arial"/>
          <w:bCs/>
        </w:rPr>
        <w:t xml:space="preserve"> </w:t>
      </w:r>
      <w:r w:rsidR="00321D54" w:rsidRPr="00EF7A5A">
        <w:rPr>
          <w:rFonts w:cs="Arial"/>
          <w:bCs/>
          <w:i/>
        </w:rPr>
        <w:t xml:space="preserve">Maximum draught permitted = </w:t>
      </w:r>
      <w:r w:rsidR="0088187A" w:rsidRPr="00EF7A5A">
        <w:rPr>
          <w:rFonts w:cs="Arial"/>
          <w:bCs/>
          <w:i/>
        </w:rPr>
        <w:t>[</w:t>
      </w:r>
      <w:r w:rsidR="00231F30" w:rsidRPr="00EF7A5A">
        <w:rPr>
          <w:rFonts w:cs="Arial"/>
          <w:bCs/>
          <w:i/>
        </w:rPr>
        <w:t>xx.x</w:t>
      </w:r>
      <w:r w:rsidR="0088187A" w:rsidRPr="00EF7A5A">
        <w:rPr>
          <w:rFonts w:cs="Arial"/>
          <w:bCs/>
          <w:i/>
        </w:rPr>
        <w:t>]</w:t>
      </w:r>
      <w:r w:rsidR="00231F30" w:rsidRPr="00EF7A5A">
        <w:rPr>
          <w:rFonts w:cs="Arial"/>
          <w:bCs/>
          <w:i/>
        </w:rPr>
        <w:t xml:space="preserve"> metres</w:t>
      </w:r>
      <w:r w:rsidR="00231F30" w:rsidRPr="00EF7A5A">
        <w:rPr>
          <w:rFonts w:cs="Arial"/>
          <w:bCs/>
        </w:rPr>
        <w:t xml:space="preserve">, where </w:t>
      </w:r>
      <w:r w:rsidR="0088187A" w:rsidRPr="00EF7A5A">
        <w:rPr>
          <w:rFonts w:cs="Arial"/>
          <w:bCs/>
          <w:i/>
        </w:rPr>
        <w:t>[</w:t>
      </w:r>
      <w:r w:rsidR="00231F30" w:rsidRPr="00EF7A5A">
        <w:rPr>
          <w:rFonts w:cs="Arial"/>
          <w:bCs/>
          <w:i/>
        </w:rPr>
        <w:t>xx.x</w:t>
      </w:r>
      <w:r w:rsidR="0088187A" w:rsidRPr="00EF7A5A">
        <w:rPr>
          <w:rFonts w:cs="Arial"/>
          <w:bCs/>
          <w:i/>
        </w:rPr>
        <w:t>]</w:t>
      </w:r>
      <w:r w:rsidR="00231F30" w:rsidRPr="00EF7A5A">
        <w:rPr>
          <w:rFonts w:cs="Arial"/>
          <w:bCs/>
        </w:rPr>
        <w:t xml:space="preserve"> is the value of the maximum permitted vessel draught</w:t>
      </w:r>
      <w:r w:rsidR="00321D54" w:rsidRPr="00EF7A5A">
        <w:rPr>
          <w:rFonts w:cs="Arial"/>
          <w:bCs/>
        </w:rPr>
        <w:t xml:space="preserve"> (decimal part not required if the value is whole metres).</w:t>
      </w:r>
      <w:r w:rsidR="005C6026" w:rsidRPr="00EF7A5A">
        <w:rPr>
          <w:rFonts w:cs="Arial"/>
          <w:bCs/>
        </w:rPr>
        <w:t xml:space="preserve"> </w:t>
      </w:r>
      <w:r w:rsidR="00624E13" w:rsidRPr="00EF7A5A">
        <w:rPr>
          <w:rFonts w:cs="Arial"/>
          <w:bCs/>
        </w:rPr>
        <w:t>For example</w:t>
      </w:r>
      <w:r w:rsidR="00C742D6">
        <w:rPr>
          <w:rFonts w:cs="Arial"/>
          <w:bCs/>
        </w:rPr>
        <w:t>,</w:t>
      </w:r>
      <w:r w:rsidR="00624E13" w:rsidRPr="00EF7A5A">
        <w:rPr>
          <w:rFonts w:cs="Arial"/>
          <w:bCs/>
        </w:rPr>
        <w:t xml:space="preserve"> </w:t>
      </w:r>
      <w:r w:rsidR="00624E13" w:rsidRPr="00EF7A5A">
        <w:rPr>
          <w:rFonts w:cs="Arial"/>
          <w:bCs/>
          <w:i/>
        </w:rPr>
        <w:t xml:space="preserve">Maximum draught </w:t>
      </w:r>
      <w:r w:rsidR="002B4656" w:rsidRPr="00EF7A5A">
        <w:rPr>
          <w:rFonts w:cs="Arial"/>
          <w:bCs/>
          <w:i/>
        </w:rPr>
        <w:t xml:space="preserve">permitted </w:t>
      </w:r>
      <w:r w:rsidR="00624E13" w:rsidRPr="00EF7A5A">
        <w:rPr>
          <w:rFonts w:cs="Arial"/>
          <w:bCs/>
          <w:i/>
        </w:rPr>
        <w:t>= 11.5 metres</w:t>
      </w:r>
      <w:r w:rsidR="00624E13" w:rsidRPr="00EF7A5A">
        <w:rPr>
          <w:rFonts w:cs="Arial"/>
          <w:bCs/>
        </w:rPr>
        <w:t>.</w:t>
      </w:r>
    </w:p>
    <w:p w:rsidR="00FE6FBD" w:rsidRPr="00EF7A5A" w:rsidRDefault="00FE6FBD"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category of cargo</w:t>
      </w:r>
      <w:r w:rsidRPr="00EF7A5A">
        <w:rPr>
          <w:rFonts w:cs="Arial"/>
          <w:bCs/>
        </w:rPr>
        <w:t xml:space="preserve"> has been introduced in S-101 to encode the type of vessel cargo allowed at the berth, in particular the fact that a berth is a berth for dangerous or hazardous cargo</w:t>
      </w:r>
      <w:r w:rsidR="00170E98">
        <w:rPr>
          <w:rFonts w:cs="Arial"/>
          <w:bCs/>
        </w:rPr>
        <w:t xml:space="preserve"> (</w:t>
      </w:r>
      <w:r w:rsidR="00170E98" w:rsidRPr="00EF7A5A">
        <w:rPr>
          <w:rFonts w:cs="Arial"/>
          <w:b/>
          <w:bCs/>
        </w:rPr>
        <w:t>category of cargo</w:t>
      </w:r>
      <w:r w:rsidR="00170E98">
        <w:rPr>
          <w:rFonts w:cs="Arial"/>
        </w:rPr>
        <w:t xml:space="preserve"> = </w:t>
      </w:r>
      <w:r w:rsidR="00170E98">
        <w:rPr>
          <w:rFonts w:cs="Arial"/>
          <w:i/>
          <w:iCs/>
        </w:rPr>
        <w:t>7</w:t>
      </w:r>
      <w:r w:rsidR="00170E98">
        <w:rPr>
          <w:rFonts w:cs="Arial"/>
        </w:rPr>
        <w:t>)</w:t>
      </w:r>
      <w:r w:rsidRPr="00EF7A5A">
        <w:rPr>
          <w:rFonts w:cs="Arial"/>
          <w:bCs/>
        </w:rPr>
        <w:t xml:space="preserve">. This information is encoded in S-57 on </w:t>
      </w:r>
      <w:r w:rsidRPr="00EF7A5A">
        <w:rPr>
          <w:rFonts w:cs="Arial"/>
          <w:b/>
          <w:bCs/>
        </w:rPr>
        <w:t>BERTHS</w:t>
      </w:r>
      <w:r w:rsidRPr="00EF7A5A">
        <w:rPr>
          <w:rFonts w:cs="Arial"/>
          <w:bCs/>
        </w:rPr>
        <w:t xml:space="preserve"> using the attribute INFORM (see clause 2.3). In order for this information to be converted across to S-101, the text string encoded in INFORM on the </w:t>
      </w:r>
      <w:r w:rsidRPr="00EF7A5A">
        <w:rPr>
          <w:rFonts w:cs="Arial"/>
          <w:b/>
          <w:bCs/>
        </w:rPr>
        <w:t>BERTHS</w:t>
      </w:r>
      <w:r w:rsidRPr="00EF7A5A">
        <w:rPr>
          <w:rFonts w:cs="Arial"/>
          <w:bCs/>
        </w:rPr>
        <w:t xml:space="preserve"> should be in a standardised format, such as </w:t>
      </w:r>
      <w:r w:rsidRPr="00EF7A5A">
        <w:rPr>
          <w:rFonts w:cs="Arial"/>
          <w:bCs/>
          <w:i/>
        </w:rPr>
        <w:t>Dangerous or hazardous cargo</w:t>
      </w:r>
      <w:r w:rsidRPr="00EF7A5A">
        <w:rPr>
          <w:rFonts w:cs="Arial"/>
          <w:bCs/>
        </w:rPr>
        <w:t>.</w:t>
      </w:r>
    </w:p>
    <w:p w:rsidR="006B2826" w:rsidRPr="00EF7A5A" w:rsidRDefault="006B2826" w:rsidP="00C93144">
      <w:pPr>
        <w:pStyle w:val="Heading3"/>
        <w:keepLines/>
        <w:numPr>
          <w:ilvl w:val="2"/>
          <w:numId w:val="10"/>
        </w:numPr>
        <w:tabs>
          <w:tab w:val="clear" w:pos="283"/>
          <w:tab w:val="clear" w:pos="566"/>
          <w:tab w:val="clear" w:pos="720"/>
          <w:tab w:val="clear" w:pos="850"/>
          <w:tab w:val="clear" w:pos="915"/>
          <w:tab w:val="clear" w:pos="2911"/>
          <w:tab w:val="left" w:pos="851"/>
        </w:tabs>
        <w:spacing w:before="240" w:after="120"/>
        <w:ind w:left="851" w:hanging="851"/>
      </w:pPr>
      <w:bookmarkStart w:id="694" w:name="_Toc422735532"/>
      <w:bookmarkStart w:id="695" w:name="_Toc460900462"/>
      <w:bookmarkStart w:id="696" w:name="_Toc8629894"/>
      <w:bookmarkStart w:id="697" w:name="_Toc8630026"/>
      <w:bookmarkStart w:id="698" w:name="_Toc173416301"/>
      <w:bookmarkEnd w:id="632"/>
      <w:bookmarkEnd w:id="644"/>
      <w:r w:rsidRPr="00EF7A5A">
        <w:t>Harbour offices</w:t>
      </w:r>
      <w:bookmarkEnd w:id="694"/>
      <w:bookmarkEnd w:id="695"/>
      <w:bookmarkEnd w:id="696"/>
      <w:bookmarkEnd w:id="697"/>
      <w:bookmarkEnd w:id="698"/>
    </w:p>
    <w:p w:rsidR="00CF251E" w:rsidRPr="00EF7A5A" w:rsidRDefault="00CF251E" w:rsidP="00CF251E">
      <w:pPr>
        <w:tabs>
          <w:tab w:val="decimal" w:pos="5402"/>
          <w:tab w:val="left" w:pos="5589"/>
        </w:tabs>
        <w:spacing w:after="120"/>
        <w:jc w:val="both"/>
      </w:pPr>
      <w:r w:rsidRPr="00EF7A5A">
        <w:t>See clause 4.8.15.</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699" w:name="_Toc422735534"/>
      <w:bookmarkStart w:id="700" w:name="_Toc460900463"/>
      <w:bookmarkStart w:id="701" w:name="_Toc8629895"/>
      <w:bookmarkStart w:id="702" w:name="_Toc8630027"/>
      <w:bookmarkStart w:id="703" w:name="_Toc173416302"/>
      <w:r w:rsidRPr="00EF7A5A">
        <w:t>Checkpoints</w:t>
      </w:r>
      <w:bookmarkEnd w:id="699"/>
      <w:bookmarkEnd w:id="700"/>
      <w:bookmarkEnd w:id="701"/>
      <w:bookmarkEnd w:id="702"/>
      <w:bookmarkEnd w:id="703"/>
    </w:p>
    <w:p w:rsidR="00CF251E" w:rsidRPr="00EF7A5A" w:rsidRDefault="00CF251E" w:rsidP="00CF251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Checkpoint (</w:t>
      </w:r>
      <w:r w:rsidRPr="00EF7A5A">
        <w:rPr>
          <w:b/>
        </w:rPr>
        <w:t>CHKPNT</w:t>
      </w:r>
      <w:r w:rsidRPr="00EF7A5A">
        <w:t>)</w:t>
      </w:r>
      <w:r w:rsidRPr="00EF7A5A">
        <w:tab/>
      </w:r>
      <w:r w:rsidRPr="00EF7A5A">
        <w:tab/>
      </w:r>
      <w:r w:rsidRPr="00EF7A5A">
        <w:tab/>
        <w:t>(P,A)</w:t>
      </w:r>
    </w:p>
    <w:p w:rsidR="00CF251E" w:rsidRPr="00EF7A5A" w:rsidRDefault="00CF251E" w:rsidP="00CF251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Checkpoint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8.</w:t>
      </w:r>
      <w:r w:rsidR="0032004A" w:rsidRPr="00EF7A5A">
        <w:t>2</w:t>
      </w:r>
      <w:r w:rsidRPr="00EF7A5A">
        <w:t>)</w:t>
      </w:r>
    </w:p>
    <w:p w:rsidR="002B47BD" w:rsidRPr="00EF7A5A" w:rsidRDefault="002B47BD" w:rsidP="0036103E">
      <w:pPr>
        <w:spacing w:after="120"/>
        <w:jc w:val="both"/>
      </w:pPr>
      <w:bookmarkStart w:id="704" w:name="_Toc422735536"/>
      <w:bookmarkStart w:id="705" w:name="_Toc460900464"/>
      <w:bookmarkStart w:id="706" w:name="_Toc8629896"/>
      <w:bookmarkStart w:id="707" w:name="_Toc8630028"/>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00B75A1E" w:rsidRPr="00EF7A5A">
        <w:rPr>
          <w:b/>
        </w:rPr>
        <w:t xml:space="preserve">CHKPNT </w:t>
      </w:r>
      <w:r w:rsidRPr="00EF7A5A">
        <w:t xml:space="preserve">and its binding attributes will be </w:t>
      </w:r>
      <w:r w:rsidR="00E538A8" w:rsidRPr="00EF7A5A">
        <w:t xml:space="preserve">converted </w:t>
      </w:r>
      <w:r w:rsidRPr="00EF7A5A">
        <w:t xml:space="preserve">automatically </w:t>
      </w:r>
      <w:r w:rsidR="00E538A8" w:rsidRPr="00EF7A5A">
        <w:t>to an instance of</w:t>
      </w:r>
      <w:r w:rsidRPr="00EF7A5A">
        <w:t xml:space="preserve"> the S-101 </w:t>
      </w:r>
      <w:r w:rsidR="003219B9" w:rsidRPr="00EF7A5A">
        <w:t>Feature type</w:t>
      </w:r>
      <w:r w:rsidRPr="00EF7A5A">
        <w:t xml:space="preserve"> </w:t>
      </w:r>
      <w:r w:rsidR="00B75A1E" w:rsidRPr="00EF7A5A">
        <w:rPr>
          <w:b/>
        </w:rPr>
        <w:t>Checkpoint</w:t>
      </w:r>
      <w:r w:rsidRPr="00EF7A5A">
        <w:rPr>
          <w:b/>
        </w:rPr>
        <w:t xml:space="preserve"> </w:t>
      </w:r>
      <w:r w:rsidRPr="00EF7A5A">
        <w:t>during the automated conversion process.</w:t>
      </w:r>
      <w:r w:rsidR="005C6026" w:rsidRPr="00EF7A5A">
        <w:t xml:space="preserve"> </w:t>
      </w:r>
      <w:r w:rsidRPr="00EF7A5A">
        <w:t>However, Data Producers are advised that the following enumerate type attribute ha</w:t>
      </w:r>
      <w:r w:rsidR="00B75A1E" w:rsidRPr="00EF7A5A">
        <w:t>s</w:t>
      </w:r>
      <w:r w:rsidRPr="00EF7A5A">
        <w:t xml:space="preserve"> restricted allowable enumerate values for </w:t>
      </w:r>
      <w:r w:rsidR="00B75A1E" w:rsidRPr="00EF7A5A">
        <w:rPr>
          <w:b/>
        </w:rPr>
        <w:t>Checkpoint</w:t>
      </w:r>
      <w:r w:rsidRPr="00EF7A5A">
        <w:t xml:space="preserve"> in S-101:</w:t>
      </w:r>
    </w:p>
    <w:p w:rsidR="002B47BD" w:rsidRPr="00EF7A5A" w:rsidRDefault="002B47BD" w:rsidP="002B47BD">
      <w:pPr>
        <w:spacing w:after="120"/>
        <w:jc w:val="both"/>
      </w:pPr>
      <w:r w:rsidRPr="00EF7A5A">
        <w:rPr>
          <w:b/>
        </w:rPr>
        <w:t>status</w:t>
      </w:r>
      <w:r w:rsidRPr="00EF7A5A">
        <w:tab/>
      </w:r>
      <w:r w:rsidRPr="00EF7A5A">
        <w:tab/>
        <w:t>(STATUS)</w:t>
      </w:r>
    </w:p>
    <w:p w:rsidR="002B47BD" w:rsidRPr="00EF7A5A" w:rsidRDefault="002B47BD" w:rsidP="002B47BD">
      <w:pPr>
        <w:spacing w:after="120"/>
        <w:jc w:val="both"/>
        <w:rPr>
          <w:rFonts w:cs="Arial"/>
        </w:rPr>
      </w:pPr>
      <w:r w:rsidRPr="00EF7A5A">
        <w:rPr>
          <w:rFonts w:cs="Arial"/>
          <w:bCs/>
        </w:rPr>
        <w:t xml:space="preserve">See S-101 DCEG clause </w:t>
      </w:r>
      <w:r w:rsidR="00B75A1E" w:rsidRPr="00EF7A5A">
        <w:rPr>
          <w:rFonts w:cs="Arial"/>
          <w:bCs/>
        </w:rPr>
        <w:t>8.2</w:t>
      </w:r>
      <w:r w:rsidRPr="00EF7A5A">
        <w:rPr>
          <w:rFonts w:cs="Arial"/>
          <w:bCs/>
        </w:rPr>
        <w:t xml:space="preserve"> for the </w:t>
      </w:r>
      <w:r w:rsidR="00B75A1E" w:rsidRPr="00EF7A5A">
        <w:rPr>
          <w:rFonts w:cs="Arial"/>
          <w:bCs/>
        </w:rPr>
        <w:t>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B75A1E"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00B75A1E" w:rsidRPr="00EF7A5A">
        <w:rPr>
          <w:b/>
        </w:rPr>
        <w:t>CHKPNT</w:t>
      </w:r>
      <w:r w:rsidRPr="00EF7A5A">
        <w:rPr>
          <w:rFonts w:cs="Arial"/>
          <w:bCs/>
        </w:rPr>
        <w:t xml:space="preserve"> and amend appropriately.</w:t>
      </w:r>
    </w:p>
    <w:p w:rsidR="006B2826" w:rsidRPr="00EF7A5A" w:rsidRDefault="006B2826" w:rsidP="00C93144">
      <w:pPr>
        <w:pStyle w:val="Heading3"/>
        <w:keepLines/>
        <w:numPr>
          <w:ilvl w:val="2"/>
          <w:numId w:val="7"/>
        </w:numPr>
        <w:tabs>
          <w:tab w:val="clear" w:pos="283"/>
          <w:tab w:val="clear" w:pos="566"/>
          <w:tab w:val="clear" w:pos="855"/>
          <w:tab w:val="clear" w:pos="915"/>
          <w:tab w:val="clear" w:pos="2911"/>
          <w:tab w:val="left" w:pos="851"/>
        </w:tabs>
        <w:spacing w:before="240" w:after="120"/>
        <w:ind w:left="856" w:hanging="856"/>
      </w:pPr>
      <w:bookmarkStart w:id="708" w:name="_Toc173416303"/>
      <w:r w:rsidRPr="00EF7A5A">
        <w:t>Small craft facilities</w:t>
      </w:r>
      <w:bookmarkEnd w:id="704"/>
      <w:bookmarkEnd w:id="705"/>
      <w:bookmarkEnd w:id="706"/>
      <w:bookmarkEnd w:id="707"/>
      <w:bookmarkEnd w:id="708"/>
    </w:p>
    <w:p w:rsidR="0032004A" w:rsidRPr="00EF7A5A" w:rsidRDefault="0032004A" w:rsidP="003200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Small craft facility (</w:t>
      </w:r>
      <w:r w:rsidRPr="00EF7A5A">
        <w:rPr>
          <w:b/>
        </w:rPr>
        <w:t>SMCFAC</w:t>
      </w:r>
      <w:r w:rsidRPr="00EF7A5A">
        <w:t>)</w:t>
      </w:r>
      <w:r w:rsidRPr="00EF7A5A">
        <w:tab/>
      </w:r>
      <w:r w:rsidRPr="00EF7A5A">
        <w:tab/>
      </w:r>
      <w:r w:rsidRPr="00EF7A5A">
        <w:tab/>
        <w:t>(P,A)</w:t>
      </w:r>
    </w:p>
    <w:p w:rsidR="0032004A" w:rsidRPr="00EF7A5A" w:rsidRDefault="0032004A" w:rsidP="003200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Small Craft Facility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22.8)</w:t>
      </w:r>
    </w:p>
    <w:p w:rsidR="005C32DE" w:rsidRPr="00EF7A5A" w:rsidRDefault="00B75A1E" w:rsidP="005C32D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709" w:name="_Toc8629897"/>
      <w:bookmarkStart w:id="710" w:name="_Toc8630029"/>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 xml:space="preserve">SMCFAC </w:t>
      </w:r>
      <w:r w:rsidRPr="00EF7A5A">
        <w:t xml:space="preserve">and its binding attributes will be </w:t>
      </w:r>
      <w:r w:rsidR="00E538A8" w:rsidRPr="00EF7A5A">
        <w:t xml:space="preserve">converted </w:t>
      </w:r>
      <w:r w:rsidRPr="00EF7A5A">
        <w:t xml:space="preserve">automatically </w:t>
      </w:r>
      <w:r w:rsidR="00E538A8" w:rsidRPr="00EF7A5A">
        <w:t>to an instance of</w:t>
      </w:r>
      <w:r w:rsidRPr="00EF7A5A">
        <w:t xml:space="preserve"> the S-101 </w:t>
      </w:r>
      <w:r w:rsidR="003219B9" w:rsidRPr="00EF7A5A">
        <w:t>Feature type</w:t>
      </w:r>
      <w:r w:rsidRPr="00EF7A5A">
        <w:t xml:space="preserve"> </w:t>
      </w:r>
      <w:r w:rsidRPr="00EF7A5A">
        <w:rPr>
          <w:b/>
        </w:rPr>
        <w:t xml:space="preserve">Small Craft Facility </w:t>
      </w:r>
      <w:r w:rsidRPr="00EF7A5A">
        <w:t>during the</w:t>
      </w:r>
      <w:r w:rsidR="00C27708" w:rsidRPr="00EF7A5A">
        <w:t xml:space="preserve"> automated conversion process.</w:t>
      </w:r>
      <w:r w:rsidR="005C32DE">
        <w:t xml:space="preserve"> </w:t>
      </w:r>
      <w:r w:rsidR="005C32DE" w:rsidRPr="00EF7A5A">
        <w:t>However</w:t>
      </w:r>
      <w:r w:rsidR="000755BA">
        <w:t>,</w:t>
      </w:r>
      <w:r w:rsidR="005C32DE" w:rsidRPr="00EF7A5A">
        <w:t xml:space="preserve"> the following exceptions apply:</w:t>
      </w:r>
    </w:p>
    <w:p w:rsidR="005C32DE" w:rsidRPr="00EF7A5A" w:rsidRDefault="005C32DE" w:rsidP="005C32DE">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Pr>
          <w:b/>
        </w:rPr>
        <w:t>SMCFAC</w:t>
      </w:r>
      <w:r w:rsidRPr="00EF7A5A">
        <w:t xml:space="preserve"> with attribute CAT</w:t>
      </w:r>
      <w:r>
        <w:t>SCF</w:t>
      </w:r>
      <w:r w:rsidRPr="00EF7A5A">
        <w:t xml:space="preserve"> = </w:t>
      </w:r>
      <w:r>
        <w:rPr>
          <w:i/>
        </w:rPr>
        <w:t>29</w:t>
      </w:r>
      <w:r w:rsidRPr="00EF7A5A">
        <w:t xml:space="preserve"> (</w:t>
      </w:r>
      <w:r>
        <w:t>visitors mooring</w:t>
      </w:r>
      <w:r w:rsidRPr="00EF7A5A">
        <w:t xml:space="preserve">) will convert to an instance of the S-101 Feature type </w:t>
      </w:r>
      <w:r>
        <w:rPr>
          <w:b/>
        </w:rPr>
        <w:t>Mooring Buoy</w:t>
      </w:r>
      <w:r w:rsidRPr="00EF7A5A">
        <w:t xml:space="preserve"> with </w:t>
      </w:r>
      <w:r>
        <w:t xml:space="preserve">Boolean </w:t>
      </w:r>
      <w:r w:rsidRPr="00EF7A5A">
        <w:t xml:space="preserve">attribute </w:t>
      </w:r>
      <w:r>
        <w:rPr>
          <w:b/>
        </w:rPr>
        <w:t>visitors mooring</w:t>
      </w:r>
      <w:r w:rsidRPr="00EF7A5A">
        <w:t xml:space="preserve"> = </w:t>
      </w:r>
      <w:r>
        <w:rPr>
          <w:i/>
        </w:rPr>
        <w:t>True</w:t>
      </w:r>
      <w:r w:rsidRPr="00EF7A5A">
        <w:t xml:space="preserve">. </w:t>
      </w:r>
      <w:r w:rsidR="00883A5B">
        <w:t>T</w:t>
      </w:r>
      <w:r w:rsidR="00883A5B" w:rsidRPr="00EF7A5A">
        <w:t xml:space="preserve">he S-101 mandatory attribute </w:t>
      </w:r>
      <w:r w:rsidR="00883A5B">
        <w:rPr>
          <w:b/>
        </w:rPr>
        <w:t>buoy shape</w:t>
      </w:r>
      <w:r w:rsidR="00883A5B" w:rsidRPr="00EF7A5A">
        <w:t xml:space="preserve"> on the converted </w:t>
      </w:r>
      <w:r w:rsidR="00883A5B">
        <w:rPr>
          <w:b/>
        </w:rPr>
        <w:t>Mooring Buoy</w:t>
      </w:r>
      <w:r w:rsidR="00883A5B" w:rsidRPr="00EF7A5A">
        <w:t xml:space="preserve"> feature will be populated during the automated conversion process with value </w:t>
      </w:r>
      <w:r w:rsidR="00883A5B">
        <w:rPr>
          <w:i/>
        </w:rPr>
        <w:t>3</w:t>
      </w:r>
      <w:r w:rsidR="00883A5B" w:rsidRPr="00EF7A5A">
        <w:t xml:space="preserve"> (</w:t>
      </w:r>
      <w:r w:rsidR="00883A5B">
        <w:t>spherical</w:t>
      </w:r>
      <w:r w:rsidR="00883A5B" w:rsidRPr="00EF7A5A">
        <w:t>)</w:t>
      </w:r>
      <w:r w:rsidR="00883A5B" w:rsidRPr="00EF7A5A">
        <w:rPr>
          <w:rFonts w:cs="Arial"/>
          <w:bCs/>
        </w:rPr>
        <w:t>. Data Producers will be required to amend this value as appropriate.</w:t>
      </w:r>
    </w:p>
    <w:p w:rsidR="006B2826" w:rsidRPr="00877E90" w:rsidRDefault="006B2826" w:rsidP="00C93144">
      <w:pPr>
        <w:pStyle w:val="Heading3"/>
        <w:keepLines/>
        <w:numPr>
          <w:ilvl w:val="2"/>
          <w:numId w:val="12"/>
        </w:numPr>
        <w:tabs>
          <w:tab w:val="clear" w:pos="283"/>
          <w:tab w:val="clear" w:pos="566"/>
          <w:tab w:val="clear" w:pos="720"/>
          <w:tab w:val="clear" w:pos="850"/>
          <w:tab w:val="clear" w:pos="915"/>
          <w:tab w:val="clear" w:pos="2911"/>
          <w:tab w:val="left" w:pos="851"/>
        </w:tabs>
        <w:spacing w:before="240" w:after="120"/>
        <w:ind w:left="851" w:hanging="851"/>
      </w:pPr>
      <w:bookmarkStart w:id="711" w:name="_Toc173416304"/>
      <w:r w:rsidRPr="00877E90">
        <w:t>Docks</w:t>
      </w:r>
      <w:bookmarkEnd w:id="709"/>
      <w:bookmarkEnd w:id="710"/>
      <w:bookmarkEnd w:id="711"/>
    </w:p>
    <w:p w:rsidR="006B2826" w:rsidRPr="00EF7A5A" w:rsidRDefault="006B2826" w:rsidP="00C93144">
      <w:pPr>
        <w:pStyle w:val="Heading4"/>
        <w:keepLines/>
        <w:widowControl/>
        <w:numPr>
          <w:ilvl w:val="3"/>
          <w:numId w:val="8"/>
        </w:numPr>
        <w:tabs>
          <w:tab w:val="clear" w:pos="864"/>
          <w:tab w:val="clear" w:pos="2911"/>
          <w:tab w:val="num" w:pos="851"/>
        </w:tabs>
        <w:spacing w:after="120"/>
        <w:ind w:left="851" w:hanging="851"/>
      </w:pPr>
      <w:bookmarkStart w:id="712" w:name="_Toc422735540"/>
      <w:bookmarkStart w:id="713" w:name="_Toc460900466"/>
      <w:bookmarkStart w:id="714" w:name="_Toc8629898"/>
      <w:bookmarkStart w:id="715" w:name="_Toc8630030"/>
      <w:bookmarkStart w:id="716" w:name="_Toc173416305"/>
      <w:r w:rsidRPr="00EF7A5A">
        <w:t>Dry docks</w:t>
      </w:r>
      <w:bookmarkEnd w:id="712"/>
      <w:bookmarkEnd w:id="713"/>
      <w:bookmarkEnd w:id="714"/>
      <w:bookmarkEnd w:id="715"/>
      <w:bookmarkEnd w:id="716"/>
    </w:p>
    <w:p w:rsidR="00E22406" w:rsidRPr="00EF7A5A" w:rsidRDefault="00E22406" w:rsidP="00E2240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Dry dock (</w:t>
      </w:r>
      <w:r w:rsidRPr="00EF7A5A">
        <w:rPr>
          <w:b/>
        </w:rPr>
        <w:t>DRYDOC</w:t>
      </w:r>
      <w:r w:rsidRPr="00EF7A5A">
        <w:t>)</w:t>
      </w:r>
      <w:r w:rsidRPr="00EF7A5A">
        <w:tab/>
      </w:r>
      <w:r w:rsidRPr="00EF7A5A">
        <w:tab/>
      </w:r>
      <w:r w:rsidRPr="00EF7A5A">
        <w:tab/>
        <w:t>(A)</w:t>
      </w:r>
    </w:p>
    <w:p w:rsidR="00E22406" w:rsidRPr="00EF7A5A" w:rsidRDefault="00E22406" w:rsidP="00E22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Dry Dock </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t xml:space="preserve">(S-101 DCEG Clause </w:t>
      </w:r>
      <w:r w:rsidR="00552928" w:rsidRPr="00EF7A5A">
        <w:t>8.</w:t>
      </w:r>
      <w:del w:id="717" w:author="Jeff Wootton" w:date="2024-07-29T15:23:00Z">
        <w:r w:rsidR="00AF0FCA" w:rsidRPr="00EF7A5A" w:rsidDel="00F11695">
          <w:delText>1</w:delText>
        </w:r>
        <w:r w:rsidR="00AF0FCA" w:rsidDel="00F11695">
          <w:delText>6</w:delText>
        </w:r>
      </w:del>
      <w:ins w:id="718" w:author="Jeff Wootton" w:date="2024-07-29T15:23:00Z">
        <w:r w:rsidR="00F11695" w:rsidRPr="00EF7A5A">
          <w:t>1</w:t>
        </w:r>
        <w:r w:rsidR="00F11695">
          <w:t>7</w:t>
        </w:r>
      </w:ins>
      <w:r w:rsidRPr="00EF7A5A">
        <w:t>)</w:t>
      </w:r>
    </w:p>
    <w:p w:rsidR="00E22406" w:rsidRPr="00EF7A5A" w:rsidRDefault="00E22406" w:rsidP="00E22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00552928" w:rsidRPr="00EF7A5A">
        <w:rPr>
          <w:b/>
        </w:rPr>
        <w:t>DRYDOC</w:t>
      </w:r>
      <w:r w:rsidRPr="00EF7A5A">
        <w:t xml:space="preserve"> and its binding attributes will be </w:t>
      </w:r>
      <w:r w:rsidR="00ED4C4D" w:rsidRPr="00EF7A5A">
        <w:t xml:space="preserve">converted </w:t>
      </w:r>
      <w:r w:rsidRPr="00EF7A5A">
        <w:t xml:space="preserve">automatically </w:t>
      </w:r>
      <w:r w:rsidR="00ED4C4D" w:rsidRPr="00EF7A5A">
        <w:t>to an instance of</w:t>
      </w:r>
      <w:r w:rsidRPr="00EF7A5A">
        <w:t xml:space="preserve"> the S-101 </w:t>
      </w:r>
      <w:r w:rsidR="003219B9" w:rsidRPr="00EF7A5A">
        <w:t>Feature type</w:t>
      </w:r>
      <w:r w:rsidRPr="00EF7A5A">
        <w:t xml:space="preserve"> </w:t>
      </w:r>
      <w:r w:rsidR="00552928" w:rsidRPr="00EF7A5A">
        <w:rPr>
          <w:b/>
        </w:rPr>
        <w:t>Dry Dock</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E22406" w:rsidRPr="00EF7A5A" w:rsidRDefault="0055292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w:t>
      </w:r>
      <w:r w:rsidR="00E22406" w:rsidRPr="00EF7A5A">
        <w:t xml:space="preserve"> </w:t>
      </w:r>
      <w:r w:rsidRPr="00EF7A5A">
        <w:t>HORACC</w:t>
      </w:r>
      <w:r w:rsidR="00E22406" w:rsidRPr="00EF7A5A">
        <w:t xml:space="preserve"> for </w:t>
      </w:r>
      <w:r w:rsidRPr="00EF7A5A">
        <w:rPr>
          <w:b/>
        </w:rPr>
        <w:t>DRYDOC</w:t>
      </w:r>
      <w:r w:rsidR="00E22406" w:rsidRPr="00EF7A5A">
        <w:t xml:space="preserve"> will not be converted.</w:t>
      </w:r>
      <w:r w:rsidR="005C6026" w:rsidRPr="00EF7A5A">
        <w:t xml:space="preserve"> </w:t>
      </w:r>
      <w:r w:rsidR="00E22406" w:rsidRPr="00EF7A5A">
        <w:t>It is considered that th</w:t>
      </w:r>
      <w:r w:rsidRPr="00EF7A5A">
        <w:t>is attribute</w:t>
      </w:r>
      <w:r w:rsidR="00E22406" w:rsidRPr="00EF7A5A">
        <w:t xml:space="preserve"> </w:t>
      </w:r>
      <w:r w:rsidRPr="00EF7A5A">
        <w:t>is</w:t>
      </w:r>
      <w:r w:rsidR="00E22406" w:rsidRPr="00EF7A5A">
        <w:t xml:space="preserve"> not relevant for </w:t>
      </w:r>
      <w:r w:rsidRPr="00EF7A5A">
        <w:rPr>
          <w:b/>
        </w:rPr>
        <w:t>Dry Dock</w:t>
      </w:r>
      <w:r w:rsidR="00E22406" w:rsidRPr="00EF7A5A">
        <w:t xml:space="preserve"> in S-101.</w:t>
      </w:r>
    </w:p>
    <w:p w:rsidR="00C446DA" w:rsidRPr="00EF7A5A" w:rsidRDefault="00C446DA" w:rsidP="00C446D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C446DA" w:rsidRPr="00EF7A5A" w:rsidRDefault="00C446DA"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w:t>
      </w:r>
      <w:r w:rsidR="0061691A" w:rsidRPr="00EF7A5A">
        <w:rPr>
          <w:rFonts w:cs="Arial"/>
          <w:bCs/>
        </w:rPr>
        <w:t>dock</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0061691A" w:rsidRPr="00EF7A5A">
        <w:rPr>
          <w:rFonts w:cs="Arial"/>
          <w:b/>
          <w:bCs/>
        </w:rPr>
        <w:t>DRYDOC</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61691A" w:rsidRPr="00EF7A5A">
        <w:rPr>
          <w:rFonts w:cs="Arial"/>
          <w:b/>
          <w:bCs/>
        </w:rPr>
        <w:t>DRYDOC</w:t>
      </w:r>
      <w:r w:rsidRPr="00EF7A5A">
        <w:rPr>
          <w:rFonts w:cs="Arial"/>
          <w:bCs/>
        </w:rPr>
        <w:t xml:space="preserve"> </w:t>
      </w:r>
      <w:r w:rsidR="007A068E" w:rsidRPr="00EF7A5A">
        <w:rPr>
          <w:rFonts w:cs="Arial"/>
          <w:bCs/>
        </w:rPr>
        <w:t>should be in a standardised</w:t>
      </w:r>
      <w:r w:rsidRPr="00EF7A5A">
        <w:rPr>
          <w:rFonts w:cs="Arial"/>
          <w:bCs/>
        </w:rPr>
        <w:t xml:space="preserve"> format</w:t>
      </w:r>
      <w:r w:rsidR="00484604" w:rsidRPr="00EF7A5A">
        <w:rPr>
          <w:rFonts w:cs="Arial"/>
          <w:bCs/>
        </w:rPr>
        <w:t>, such as</w:t>
      </w:r>
      <w:r w:rsidRPr="00EF7A5A">
        <w:rPr>
          <w:rFonts w:cs="Arial"/>
          <w:bCs/>
        </w:rPr>
        <w:t xml:space="preserve"> </w:t>
      </w:r>
      <w:r w:rsidRPr="00EF7A5A">
        <w:rPr>
          <w:rFonts w:cs="Arial"/>
          <w:bCs/>
          <w:i/>
        </w:rPr>
        <w:t xml:space="preserve">Maximum draught permitted = </w:t>
      </w:r>
      <w:r w:rsidR="007A068E" w:rsidRPr="00EF7A5A">
        <w:rPr>
          <w:rFonts w:cs="Arial"/>
          <w:bCs/>
          <w:i/>
        </w:rPr>
        <w:t>[</w:t>
      </w:r>
      <w:r w:rsidRPr="00EF7A5A">
        <w:rPr>
          <w:rFonts w:cs="Arial"/>
          <w:bCs/>
          <w:i/>
        </w:rPr>
        <w:t>xx.x</w:t>
      </w:r>
      <w:r w:rsidR="007A068E" w:rsidRPr="00EF7A5A">
        <w:rPr>
          <w:rFonts w:cs="Arial"/>
          <w:bCs/>
          <w:i/>
        </w:rPr>
        <w:t>]</w:t>
      </w:r>
      <w:r w:rsidRPr="00EF7A5A">
        <w:rPr>
          <w:rFonts w:cs="Arial"/>
          <w:bCs/>
          <w:i/>
        </w:rPr>
        <w:t xml:space="preserve"> metres</w:t>
      </w:r>
      <w:r w:rsidRPr="00EF7A5A">
        <w:rPr>
          <w:rFonts w:cs="Arial"/>
          <w:bCs/>
        </w:rPr>
        <w:t xml:space="preserve">, where </w:t>
      </w:r>
      <w:r w:rsidR="007A068E" w:rsidRPr="00EF7A5A">
        <w:rPr>
          <w:rFonts w:cs="Arial"/>
          <w:bCs/>
          <w:i/>
        </w:rPr>
        <w:t>[</w:t>
      </w:r>
      <w:r w:rsidRPr="00EF7A5A">
        <w:rPr>
          <w:rFonts w:cs="Arial"/>
          <w:bCs/>
          <w:i/>
        </w:rPr>
        <w:t>xx.x</w:t>
      </w:r>
      <w:r w:rsidR="007A068E"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7A068E" w:rsidRPr="00EF7A5A">
        <w:rPr>
          <w:rFonts w:cs="Arial"/>
          <w:bCs/>
        </w:rPr>
        <w:t>For example</w:t>
      </w:r>
      <w:r w:rsidR="00C742D6">
        <w:rPr>
          <w:rFonts w:cs="Arial"/>
          <w:bCs/>
        </w:rPr>
        <w:t>,</w:t>
      </w:r>
      <w:r w:rsidR="007A068E" w:rsidRPr="00EF7A5A">
        <w:rPr>
          <w:rFonts w:cs="Arial"/>
          <w:bCs/>
        </w:rPr>
        <w:t xml:space="preserve"> </w:t>
      </w:r>
      <w:r w:rsidR="00484604" w:rsidRPr="00EF7A5A">
        <w:rPr>
          <w:rFonts w:cs="Arial"/>
          <w:bCs/>
          <w:i/>
        </w:rPr>
        <w:t xml:space="preserve">Maximum draught </w:t>
      </w:r>
      <w:r w:rsidR="00D9039F" w:rsidRPr="00EF7A5A">
        <w:rPr>
          <w:rFonts w:cs="Arial"/>
          <w:bCs/>
          <w:i/>
        </w:rPr>
        <w:t xml:space="preserve">permitted </w:t>
      </w:r>
      <w:r w:rsidR="00484604" w:rsidRPr="00EF7A5A">
        <w:rPr>
          <w:rFonts w:cs="Arial"/>
          <w:bCs/>
          <w:i/>
        </w:rPr>
        <w:t>= 11.5 metres</w:t>
      </w:r>
      <w:r w:rsidR="00484604" w:rsidRPr="00EF7A5A">
        <w:rPr>
          <w:rFonts w:cs="Arial"/>
          <w:bCs/>
        </w:rPr>
        <w:t>.</w:t>
      </w:r>
    </w:p>
    <w:p w:rsidR="006B2826" w:rsidRPr="00EF7A5A" w:rsidRDefault="006B2826" w:rsidP="00C93144">
      <w:pPr>
        <w:pStyle w:val="Heading4"/>
        <w:keepLines/>
        <w:widowControl/>
        <w:numPr>
          <w:ilvl w:val="3"/>
          <w:numId w:val="11"/>
        </w:numPr>
        <w:tabs>
          <w:tab w:val="clear" w:pos="915"/>
          <w:tab w:val="clear" w:pos="2911"/>
        </w:tabs>
        <w:spacing w:after="120"/>
        <w:ind w:left="862" w:hanging="862"/>
        <w:rPr>
          <w:b w:val="0"/>
        </w:rPr>
      </w:pPr>
      <w:bookmarkStart w:id="719" w:name="_Toc422735542"/>
      <w:bookmarkStart w:id="720" w:name="_Toc460900467"/>
      <w:bookmarkStart w:id="721" w:name="_Toc8629899"/>
      <w:bookmarkStart w:id="722" w:name="_Toc8630031"/>
      <w:bookmarkStart w:id="723" w:name="_Toc173416306"/>
      <w:r w:rsidRPr="00EF7A5A">
        <w:t>Floating docks</w:t>
      </w:r>
      <w:bookmarkEnd w:id="719"/>
      <w:bookmarkEnd w:id="720"/>
      <w:bookmarkEnd w:id="721"/>
      <w:bookmarkEnd w:id="722"/>
      <w:bookmarkEnd w:id="723"/>
    </w:p>
    <w:p w:rsidR="00CA495D" w:rsidRPr="00EF7A5A" w:rsidRDefault="00CA495D" w:rsidP="00CA495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3219B9" w:rsidRPr="00EF7A5A">
        <w:rPr>
          <w:u w:val="single"/>
        </w:rPr>
        <w:t>Object</w:t>
      </w:r>
      <w:r w:rsidRPr="00EF7A5A">
        <w:rPr>
          <w:u w:val="single"/>
        </w:rPr>
        <w:t>:</w:t>
      </w:r>
      <w:r w:rsidRPr="00EF7A5A">
        <w:tab/>
      </w:r>
      <w:r w:rsidRPr="00EF7A5A">
        <w:tab/>
        <w:t>Floating dock (</w:t>
      </w:r>
      <w:r w:rsidRPr="00EF7A5A">
        <w:rPr>
          <w:b/>
        </w:rPr>
        <w:t>FLODOC</w:t>
      </w:r>
      <w:r w:rsidRPr="00EF7A5A">
        <w:t>)</w:t>
      </w:r>
      <w:r w:rsidRPr="00EF7A5A">
        <w:tab/>
      </w:r>
      <w:r w:rsidRPr="00EF7A5A">
        <w:tab/>
      </w:r>
      <w:r w:rsidRPr="00EF7A5A">
        <w:tab/>
        <w:t>(</w:t>
      </w:r>
      <w:r w:rsidR="005F5D27" w:rsidRPr="00EF7A5A">
        <w:t>L,</w:t>
      </w:r>
      <w:r w:rsidRPr="00EF7A5A">
        <w:t>A)</w:t>
      </w:r>
    </w:p>
    <w:p w:rsidR="00CA495D" w:rsidRPr="00EF7A5A" w:rsidRDefault="00CA495D" w:rsidP="00CA495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3219B9" w:rsidRPr="00EF7A5A">
        <w:rPr>
          <w:u w:val="single"/>
        </w:rPr>
        <w:t>Feature</w:t>
      </w:r>
      <w:r w:rsidRPr="00EF7A5A">
        <w:t>:</w:t>
      </w:r>
      <w:r w:rsidRPr="00EF7A5A">
        <w:tab/>
      </w:r>
      <w:r w:rsidRPr="00EF7A5A">
        <w:rPr>
          <w:b/>
        </w:rPr>
        <w:t xml:space="preserve">Floating Dock </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del w:id="724" w:author="Jeff Wootton" w:date="2024-07-25T14:05:00Z">
        <w:r w:rsidR="005F5D27" w:rsidRPr="00EF7A5A" w:rsidDel="00751A08">
          <w:delText>P,</w:delText>
        </w:r>
      </w:del>
      <w:r w:rsidR="005F5D27" w:rsidRPr="00EF7A5A">
        <w:t>C,</w:t>
      </w:r>
      <w:r w:rsidRPr="00EF7A5A">
        <w:t>S)</w:t>
      </w:r>
      <w:r w:rsidRPr="00EF7A5A">
        <w:tab/>
      </w:r>
      <w:r w:rsidRPr="00EF7A5A">
        <w:tab/>
      </w:r>
      <w:r w:rsidRPr="00EF7A5A">
        <w:tab/>
        <w:t>(S-101 DCEG Clause 8.</w:t>
      </w:r>
      <w:del w:id="725" w:author="Jeff Wootton" w:date="2024-07-29T15:24:00Z">
        <w:r w:rsidR="00AF0FCA" w:rsidRPr="00EF7A5A" w:rsidDel="00006357">
          <w:delText>1</w:delText>
        </w:r>
        <w:r w:rsidR="00AF0FCA" w:rsidDel="00006357">
          <w:delText>7</w:delText>
        </w:r>
      </w:del>
      <w:ins w:id="726" w:author="Jeff Wootton" w:date="2024-07-29T15:24:00Z">
        <w:r w:rsidR="00006357" w:rsidRPr="00EF7A5A">
          <w:t>1</w:t>
        </w:r>
        <w:r w:rsidR="00006357">
          <w:t>8</w:t>
        </w:r>
      </w:ins>
      <w:r w:rsidRPr="00EF7A5A">
        <w:t>)</w:t>
      </w:r>
    </w:p>
    <w:p w:rsidR="004C6F70" w:rsidRPr="00EF7A5A" w:rsidRDefault="004C6F70" w:rsidP="004C6F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3219B9" w:rsidRPr="00EF7A5A">
        <w:t>O</w:t>
      </w:r>
      <w:r w:rsidRPr="00EF7A5A">
        <w:t>bject</w:t>
      </w:r>
      <w:r w:rsidR="003219B9" w:rsidRPr="00EF7A5A">
        <w:t xml:space="preserve"> class</w:t>
      </w:r>
      <w:r w:rsidRPr="00EF7A5A">
        <w:t xml:space="preserve"> </w:t>
      </w:r>
      <w:r w:rsidRPr="00EF7A5A">
        <w:rPr>
          <w:b/>
        </w:rPr>
        <w:t>FLODOC</w:t>
      </w:r>
      <w:r w:rsidRPr="00EF7A5A">
        <w:t xml:space="preserve"> and its binding attributes will be </w:t>
      </w:r>
      <w:r w:rsidR="00D669F7" w:rsidRPr="00EF7A5A">
        <w:t xml:space="preserve">converted </w:t>
      </w:r>
      <w:r w:rsidRPr="00EF7A5A">
        <w:t xml:space="preserve">automatically </w:t>
      </w:r>
      <w:r w:rsidR="00D669F7" w:rsidRPr="00EF7A5A">
        <w:t>to an instance of</w:t>
      </w:r>
      <w:r w:rsidRPr="00EF7A5A">
        <w:t xml:space="preserve"> the S-101 </w:t>
      </w:r>
      <w:r w:rsidR="003219B9" w:rsidRPr="00EF7A5A">
        <w:t>Feature type</w:t>
      </w:r>
      <w:r w:rsidRPr="00EF7A5A">
        <w:t xml:space="preserve"> </w:t>
      </w:r>
      <w:r w:rsidRPr="00EF7A5A">
        <w:rPr>
          <w:b/>
        </w:rPr>
        <w:t xml:space="preserve">Floating Dock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4C6F70" w:rsidRPr="00EF7A5A" w:rsidRDefault="004C6F70"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HORACC for </w:t>
      </w:r>
      <w:r w:rsidRPr="00EF7A5A">
        <w:rPr>
          <w:b/>
        </w:rPr>
        <w:t>FLODOC</w:t>
      </w:r>
      <w:r w:rsidRPr="00EF7A5A">
        <w:t xml:space="preserve"> will not be converted.</w:t>
      </w:r>
      <w:r w:rsidR="005C6026" w:rsidRPr="00EF7A5A">
        <w:t xml:space="preserve"> </w:t>
      </w:r>
      <w:r w:rsidRPr="00EF7A5A">
        <w:t xml:space="preserve">It is considered that this attribute is not relevant for </w:t>
      </w:r>
      <w:r w:rsidRPr="00EF7A5A">
        <w:rPr>
          <w:b/>
        </w:rPr>
        <w:t>Floating Dock</w:t>
      </w:r>
      <w:r w:rsidRPr="00EF7A5A">
        <w:t xml:space="preserve"> in S-101.</w:t>
      </w:r>
    </w:p>
    <w:p w:rsidR="003920A5" w:rsidRPr="00EF7A5A" w:rsidRDefault="003920A5" w:rsidP="004C6F70">
      <w:pPr>
        <w:tabs>
          <w:tab w:val="decimal" w:pos="5402"/>
          <w:tab w:val="left" w:pos="5589"/>
        </w:tabs>
        <w:spacing w:after="120"/>
        <w:jc w:val="both"/>
      </w:pPr>
      <w:r w:rsidRPr="00EF7A5A">
        <w:t xml:space="preserve">For S-57 </w:t>
      </w:r>
      <w:r w:rsidRPr="00EF7A5A">
        <w:rPr>
          <w:b/>
        </w:rPr>
        <w:t>FLODOC</w:t>
      </w:r>
      <w:r w:rsidRPr="00EF7A5A">
        <w:t xml:space="preserve"> </w:t>
      </w:r>
      <w:r w:rsidR="00666FD6" w:rsidRPr="00EF7A5A">
        <w:t xml:space="preserve">of </w:t>
      </w:r>
      <w:r w:rsidR="000B6284">
        <w:t>geometric primitive</w:t>
      </w:r>
      <w:r w:rsidR="000B6284" w:rsidRPr="00EF7A5A">
        <w:t xml:space="preserve"> </w:t>
      </w:r>
      <w:r w:rsidR="00666FD6" w:rsidRPr="00EF7A5A">
        <w:t xml:space="preserve">area </w:t>
      </w:r>
      <w:r w:rsidRPr="00EF7A5A">
        <w:t>is designated as being part of Group 1 (Skin of the Earth) feature coverage.</w:t>
      </w:r>
      <w:r w:rsidR="005C6026" w:rsidRPr="00EF7A5A">
        <w:t xml:space="preserve"> </w:t>
      </w:r>
      <w:r w:rsidRPr="00EF7A5A">
        <w:t xml:space="preserve">In S-101, </w:t>
      </w:r>
      <w:r w:rsidRPr="00EF7A5A">
        <w:rPr>
          <w:b/>
        </w:rPr>
        <w:t>Floating Dock</w:t>
      </w:r>
      <w:r w:rsidRPr="00EF7A5A">
        <w:t xml:space="preserve"> has been removed from Group 1 (see </w:t>
      </w:r>
      <w:r w:rsidR="006F1279" w:rsidRPr="00EF7A5A">
        <w:t xml:space="preserve">S-101 </w:t>
      </w:r>
      <w:r w:rsidR="0042495A">
        <w:t>DCEG</w:t>
      </w:r>
      <w:r w:rsidRPr="00EF7A5A">
        <w:t xml:space="preserve"> clause </w:t>
      </w:r>
      <w:r w:rsidR="0042495A">
        <w:t>2.5</w:t>
      </w:r>
      <w:r w:rsidR="006F1279" w:rsidRPr="00EF7A5A">
        <w:t>.1.1).</w:t>
      </w:r>
      <w:r w:rsidR="005C6026" w:rsidRPr="00EF7A5A">
        <w:t xml:space="preserve"> </w:t>
      </w:r>
      <w:r w:rsidR="006F1279" w:rsidRPr="00EF7A5A">
        <w:t xml:space="preserve">Data Producers must ensure that appropriate S-101 Skin of the Earth </w:t>
      </w:r>
      <w:r w:rsidR="00110BFC" w:rsidRPr="00EF7A5A">
        <w:t xml:space="preserve">feature </w:t>
      </w:r>
      <w:r w:rsidR="006F1279" w:rsidRPr="00EF7A5A">
        <w:t xml:space="preserve">coverage exists under any converted </w:t>
      </w:r>
      <w:r w:rsidR="006F1279" w:rsidRPr="00EF7A5A">
        <w:rPr>
          <w:b/>
        </w:rPr>
        <w:t>Floating Dock</w:t>
      </w:r>
      <w:r w:rsidR="006F1279" w:rsidRPr="00EF7A5A">
        <w:t xml:space="preserve"> feature</w:t>
      </w:r>
      <w:r w:rsidR="00C742D6">
        <w:t>;</w:t>
      </w:r>
      <w:r w:rsidR="00ED3C16" w:rsidRPr="00EF7A5A">
        <w:t xml:space="preserve"> for example</w:t>
      </w:r>
      <w:r w:rsidR="00C742D6">
        <w:t>,</w:t>
      </w:r>
      <w:r w:rsidR="00ED3C16" w:rsidRPr="00EF7A5A">
        <w:t xml:space="preserve"> an </w:t>
      </w:r>
      <w:r w:rsidR="00ED3C16" w:rsidRPr="00EF7A5A">
        <w:rPr>
          <w:b/>
        </w:rPr>
        <w:t>Unsurveyed Area</w:t>
      </w:r>
      <w:r w:rsidR="00ED3C16" w:rsidRPr="00EF7A5A">
        <w:t xml:space="preserve"> feature that shares the geometry of the </w:t>
      </w:r>
      <w:r w:rsidR="00ED3C16" w:rsidRPr="00EF7A5A">
        <w:rPr>
          <w:b/>
        </w:rPr>
        <w:t>Floating Dock</w:t>
      </w:r>
      <w:r w:rsidR="006F1279" w:rsidRPr="00EF7A5A">
        <w:t>.</w:t>
      </w:r>
      <w:r w:rsidR="005C6026" w:rsidRPr="00EF7A5A">
        <w:t xml:space="preserve"> </w:t>
      </w:r>
      <w:r w:rsidR="00D53CF2" w:rsidRPr="00EF7A5A">
        <w:t xml:space="preserve">Where </w:t>
      </w:r>
      <w:r w:rsidR="002B0569" w:rsidRPr="00EF7A5A">
        <w:t>a</w:t>
      </w:r>
      <w:r w:rsidR="000111C7" w:rsidRPr="00EF7A5A">
        <w:t>n instance of the Object class</w:t>
      </w:r>
      <w:r w:rsidR="002B0569" w:rsidRPr="00EF7A5A">
        <w:t xml:space="preserve"> </w:t>
      </w:r>
      <w:r w:rsidR="002B0569" w:rsidRPr="00EF7A5A">
        <w:rPr>
          <w:b/>
        </w:rPr>
        <w:t xml:space="preserve">CTNARE </w:t>
      </w:r>
      <w:r w:rsidR="002B0569" w:rsidRPr="00EF7A5A">
        <w:t xml:space="preserve">has been encoded in S-57 to indicate periodicity of the dock using </w:t>
      </w:r>
      <w:r w:rsidR="00D53CF2" w:rsidRPr="00EF7A5A">
        <w:t xml:space="preserve">the attributes INFORM or TXTDSC, the corresponding S-101 instance of the </w:t>
      </w:r>
      <w:r w:rsidR="000111C7" w:rsidRPr="00EF7A5A">
        <w:t>Feature type</w:t>
      </w:r>
      <w:r w:rsidR="002B0569" w:rsidRPr="00EF7A5A">
        <w:t xml:space="preserve"> </w:t>
      </w:r>
      <w:r w:rsidR="002B0569" w:rsidRPr="00EF7A5A">
        <w:rPr>
          <w:b/>
        </w:rPr>
        <w:t>Caution Area</w:t>
      </w:r>
      <w:r w:rsidR="005F5D27" w:rsidRPr="00EF7A5A">
        <w:rPr>
          <w:b/>
        </w:rPr>
        <w:t xml:space="preserve"> </w:t>
      </w:r>
      <w:r w:rsidR="005F5D27" w:rsidRPr="00EF7A5A">
        <w:t xml:space="preserve">must be examined and amended/deleted as required; and the date information encoded using the complex attribute </w:t>
      </w:r>
      <w:r w:rsidR="005F5D27" w:rsidRPr="00EF7A5A">
        <w:rPr>
          <w:b/>
        </w:rPr>
        <w:t>fixed date range</w:t>
      </w:r>
      <w:r w:rsidR="002B0569" w:rsidRPr="00EF7A5A">
        <w:t xml:space="preserve"> </w:t>
      </w:r>
      <w:r w:rsidR="006B29BD" w:rsidRPr="00EF7A5A">
        <w:t>for</w:t>
      </w:r>
      <w:r w:rsidR="002B0569" w:rsidRPr="00EF7A5A">
        <w:t xml:space="preserve"> the </w:t>
      </w:r>
      <w:r w:rsidR="002B0569" w:rsidRPr="00EF7A5A">
        <w:rPr>
          <w:b/>
        </w:rPr>
        <w:t>Floating Dock</w:t>
      </w:r>
      <w:r w:rsidR="005F5D27" w:rsidRPr="00EF7A5A">
        <w:t>.</w:t>
      </w:r>
    </w:p>
    <w:p w:rsidR="004C6F70" w:rsidRPr="00EF7A5A" w:rsidRDefault="004C6F70" w:rsidP="0036103E">
      <w:pPr>
        <w:spacing w:after="120"/>
        <w:jc w:val="both"/>
      </w:pPr>
      <w:r w:rsidRPr="00EF7A5A">
        <w:t>Data Producers are advised that the following enumerate type attr</w:t>
      </w:r>
      <w:r w:rsidR="00CD208C" w:rsidRPr="00EF7A5A">
        <w:t>ibute</w:t>
      </w:r>
      <w:r w:rsidRPr="00EF7A5A">
        <w:t xml:space="preserve"> ha</w:t>
      </w:r>
      <w:r w:rsidR="00CD208C" w:rsidRPr="00EF7A5A">
        <w:t>s</w:t>
      </w:r>
      <w:r w:rsidRPr="00EF7A5A">
        <w:t xml:space="preserve"> restricted allowable enumerate values for </w:t>
      </w:r>
      <w:r w:rsidRPr="00EF7A5A">
        <w:rPr>
          <w:b/>
        </w:rPr>
        <w:t>Floating Dock</w:t>
      </w:r>
      <w:r w:rsidRPr="00EF7A5A">
        <w:t xml:space="preserve"> in S-101:</w:t>
      </w:r>
    </w:p>
    <w:p w:rsidR="004C6F70" w:rsidRPr="00EF7A5A" w:rsidRDefault="004C6F70" w:rsidP="004C6F70">
      <w:pPr>
        <w:spacing w:after="120"/>
        <w:jc w:val="both"/>
      </w:pPr>
      <w:r w:rsidRPr="00EF7A5A">
        <w:rPr>
          <w:b/>
        </w:rPr>
        <w:t>condition</w:t>
      </w:r>
      <w:r w:rsidR="0068059B" w:rsidRPr="00EF7A5A">
        <w:tab/>
      </w:r>
      <w:r w:rsidRPr="00EF7A5A">
        <w:t>(CONDTN)</w:t>
      </w:r>
    </w:p>
    <w:p w:rsidR="004C6F70" w:rsidRPr="00EF7A5A" w:rsidRDefault="004C6F70" w:rsidP="004C6F70">
      <w:pPr>
        <w:spacing w:after="120"/>
        <w:jc w:val="both"/>
        <w:rPr>
          <w:rFonts w:cs="Arial"/>
        </w:rPr>
      </w:pPr>
      <w:r w:rsidRPr="00EF7A5A">
        <w:rPr>
          <w:rFonts w:cs="Arial"/>
          <w:bCs/>
        </w:rPr>
        <w:t>See S-101 D</w:t>
      </w:r>
      <w:r w:rsidR="00CD208C" w:rsidRPr="00EF7A5A">
        <w:rPr>
          <w:rFonts w:cs="Arial"/>
          <w:bCs/>
        </w:rPr>
        <w:t>CEG clause 8.</w:t>
      </w:r>
      <w:del w:id="727" w:author="Jeff Wootton" w:date="2024-07-30T08:41:00Z">
        <w:r w:rsidR="00AF0FCA" w:rsidRPr="00EF7A5A" w:rsidDel="00714B3F">
          <w:rPr>
            <w:rFonts w:cs="Arial"/>
            <w:bCs/>
          </w:rPr>
          <w:delText>1</w:delText>
        </w:r>
        <w:r w:rsidR="00AF0FCA" w:rsidDel="00714B3F">
          <w:rPr>
            <w:rFonts w:cs="Arial"/>
            <w:bCs/>
          </w:rPr>
          <w:delText>7</w:delText>
        </w:r>
        <w:r w:rsidR="00AF0FCA" w:rsidRPr="00EF7A5A" w:rsidDel="00714B3F">
          <w:rPr>
            <w:rFonts w:cs="Arial"/>
            <w:bCs/>
          </w:rPr>
          <w:delText xml:space="preserve"> </w:delText>
        </w:r>
      </w:del>
      <w:ins w:id="728" w:author="Jeff Wootton" w:date="2024-07-30T08:41:00Z">
        <w:r w:rsidR="00714B3F" w:rsidRPr="00EF7A5A">
          <w:rPr>
            <w:rFonts w:cs="Arial"/>
            <w:bCs/>
          </w:rPr>
          <w:t>1</w:t>
        </w:r>
        <w:r w:rsidR="00714B3F">
          <w:rPr>
            <w:rFonts w:cs="Arial"/>
            <w:bCs/>
          </w:rPr>
          <w:t>8</w:t>
        </w:r>
        <w:r w:rsidR="00714B3F" w:rsidRPr="00EF7A5A">
          <w:rPr>
            <w:rFonts w:cs="Arial"/>
            <w:bCs/>
          </w:rPr>
          <w:t xml:space="preserve"> </w:t>
        </w:r>
      </w:ins>
      <w:r w:rsidR="00CD208C"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CD208C"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CONDTN on </w:t>
      </w:r>
      <w:r w:rsidRPr="00EF7A5A">
        <w:rPr>
          <w:b/>
        </w:rPr>
        <w:t>FLODOC</w:t>
      </w:r>
      <w:r w:rsidRPr="00EF7A5A">
        <w:rPr>
          <w:rFonts w:cs="Arial"/>
          <w:bCs/>
        </w:rPr>
        <w:t xml:space="preserve"> and amend appropriately.</w:t>
      </w:r>
    </w:p>
    <w:p w:rsidR="004C6F70" w:rsidRPr="00EF7A5A" w:rsidRDefault="004C6F70" w:rsidP="004C6F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4C6F70" w:rsidRPr="00EF7A5A" w:rsidRDefault="004C6F70"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dock.</w:t>
      </w:r>
      <w:r w:rsidR="005C6026" w:rsidRPr="00EF7A5A">
        <w:rPr>
          <w:rFonts w:cs="Arial"/>
          <w:bCs/>
        </w:rPr>
        <w:t xml:space="preserve"> </w:t>
      </w:r>
      <w:r w:rsidRPr="00EF7A5A">
        <w:rPr>
          <w:rFonts w:cs="Arial"/>
          <w:bCs/>
        </w:rPr>
        <w:t xml:space="preserve">This information is encoded in S-57 on </w:t>
      </w:r>
      <w:r w:rsidRPr="00EF7A5A">
        <w:rPr>
          <w:rFonts w:cs="Arial"/>
          <w:b/>
          <w:bCs/>
        </w:rPr>
        <w:t>FLODOC</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FLODOC</w:t>
      </w:r>
      <w:r w:rsidRPr="00EF7A5A">
        <w:rPr>
          <w:rFonts w:cs="Arial"/>
          <w:bCs/>
        </w:rPr>
        <w:t xml:space="preserve"> </w:t>
      </w:r>
      <w:r w:rsidR="00484604" w:rsidRPr="00EF7A5A">
        <w:rPr>
          <w:rFonts w:cs="Arial"/>
          <w:bCs/>
        </w:rPr>
        <w:t xml:space="preserve">should be in a standardised format, such as </w:t>
      </w:r>
      <w:r w:rsidRPr="00EF7A5A">
        <w:rPr>
          <w:rFonts w:cs="Arial"/>
          <w:bCs/>
          <w:i/>
        </w:rPr>
        <w:t xml:space="preserve">Maximum draught permitted = </w:t>
      </w:r>
      <w:r w:rsidR="00484604" w:rsidRPr="00EF7A5A">
        <w:rPr>
          <w:rFonts w:cs="Arial"/>
          <w:bCs/>
          <w:i/>
        </w:rPr>
        <w:t>[</w:t>
      </w:r>
      <w:r w:rsidRPr="00EF7A5A">
        <w:rPr>
          <w:rFonts w:cs="Arial"/>
          <w:bCs/>
          <w:i/>
        </w:rPr>
        <w:t>xx.x</w:t>
      </w:r>
      <w:r w:rsidR="00484604" w:rsidRPr="00EF7A5A">
        <w:rPr>
          <w:rFonts w:cs="Arial"/>
          <w:bCs/>
          <w:i/>
        </w:rPr>
        <w:t>]</w:t>
      </w:r>
      <w:r w:rsidRPr="00EF7A5A">
        <w:rPr>
          <w:rFonts w:cs="Arial"/>
          <w:bCs/>
          <w:i/>
        </w:rPr>
        <w:t xml:space="preserve"> metres</w:t>
      </w:r>
      <w:r w:rsidRPr="00EF7A5A">
        <w:rPr>
          <w:rFonts w:cs="Arial"/>
          <w:bCs/>
        </w:rPr>
        <w:t xml:space="preserve">, where </w:t>
      </w:r>
      <w:r w:rsidR="00484604" w:rsidRPr="00EF7A5A">
        <w:rPr>
          <w:rFonts w:cs="Arial"/>
          <w:bCs/>
          <w:i/>
        </w:rPr>
        <w:t>[</w:t>
      </w:r>
      <w:r w:rsidRPr="00EF7A5A">
        <w:rPr>
          <w:rFonts w:cs="Arial"/>
          <w:bCs/>
          <w:i/>
        </w:rPr>
        <w:t>xx.x</w:t>
      </w:r>
      <w:r w:rsidR="00484604"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484604" w:rsidRPr="00EF7A5A">
        <w:rPr>
          <w:rFonts w:cs="Arial"/>
          <w:bCs/>
        </w:rPr>
        <w:t>For example</w:t>
      </w:r>
      <w:r w:rsidR="00C742D6">
        <w:rPr>
          <w:rFonts w:cs="Arial"/>
          <w:bCs/>
        </w:rPr>
        <w:t>,</w:t>
      </w:r>
      <w:r w:rsidR="00484604" w:rsidRPr="00EF7A5A">
        <w:rPr>
          <w:rFonts w:cs="Arial"/>
          <w:bCs/>
        </w:rPr>
        <w:t xml:space="preserve"> </w:t>
      </w:r>
      <w:r w:rsidR="00484604" w:rsidRPr="00EF7A5A">
        <w:rPr>
          <w:rFonts w:cs="Arial"/>
          <w:bCs/>
          <w:i/>
        </w:rPr>
        <w:t xml:space="preserve">Maximum draught </w:t>
      </w:r>
      <w:r w:rsidR="002B4656" w:rsidRPr="00EF7A5A">
        <w:rPr>
          <w:rFonts w:cs="Arial"/>
          <w:bCs/>
          <w:i/>
        </w:rPr>
        <w:t xml:space="preserve">permitted </w:t>
      </w:r>
      <w:r w:rsidR="00484604" w:rsidRPr="00EF7A5A">
        <w:rPr>
          <w:rFonts w:cs="Arial"/>
          <w:bCs/>
          <w:i/>
        </w:rPr>
        <w:t>= 11.5 metres</w:t>
      </w:r>
      <w:r w:rsidR="00484604" w:rsidRPr="00EF7A5A">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729" w:name="_Toc422735544"/>
      <w:bookmarkStart w:id="730" w:name="_Toc460900468"/>
      <w:bookmarkStart w:id="731" w:name="_Toc8629900"/>
      <w:bookmarkStart w:id="732" w:name="_Toc8630032"/>
      <w:bookmarkStart w:id="733" w:name="_Toc173416307"/>
      <w:r w:rsidRPr="00EF7A5A">
        <w:t>Tidal and non-tidal basins</w:t>
      </w:r>
      <w:bookmarkEnd w:id="729"/>
      <w:bookmarkEnd w:id="730"/>
      <w:bookmarkEnd w:id="731"/>
      <w:bookmarkEnd w:id="732"/>
      <w:bookmarkEnd w:id="733"/>
    </w:p>
    <w:p w:rsidR="008A591A" w:rsidRPr="00EF7A5A" w:rsidRDefault="008A591A" w:rsidP="008A591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Dock area (</w:t>
      </w:r>
      <w:r w:rsidRPr="00EF7A5A">
        <w:rPr>
          <w:b/>
        </w:rPr>
        <w:t>DOCARE</w:t>
      </w:r>
      <w:r w:rsidRPr="00EF7A5A">
        <w:t>)</w:t>
      </w:r>
      <w:r w:rsidRPr="00EF7A5A">
        <w:tab/>
      </w:r>
      <w:r w:rsidRPr="00EF7A5A">
        <w:tab/>
      </w:r>
      <w:r w:rsidRPr="00EF7A5A">
        <w:tab/>
        <w:t>(A)</w:t>
      </w:r>
    </w:p>
    <w:p w:rsidR="008A591A" w:rsidRPr="00EF7A5A" w:rsidRDefault="008A591A" w:rsidP="008A591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Dock Area </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00C52913" w:rsidRPr="00EF7A5A">
        <w:tab/>
      </w:r>
      <w:r w:rsidR="00C52913" w:rsidRPr="00EF7A5A">
        <w:tab/>
      </w:r>
      <w:r w:rsidR="00C52913" w:rsidRPr="00EF7A5A">
        <w:tab/>
      </w:r>
      <w:r w:rsidRPr="00EF7A5A">
        <w:t>(S-101 DCEG Clause 8.</w:t>
      </w:r>
      <w:del w:id="734" w:author="Jeff Wootton" w:date="2024-07-29T15:25:00Z">
        <w:r w:rsidR="00AF0FCA" w:rsidRPr="00EF7A5A" w:rsidDel="00253FCC">
          <w:delText>1</w:delText>
        </w:r>
        <w:r w:rsidR="00AF0FCA" w:rsidDel="00253FCC">
          <w:delText>9</w:delText>
        </w:r>
      </w:del>
      <w:ins w:id="735" w:author="Jeff Wootton" w:date="2024-07-29T15:25:00Z">
        <w:r w:rsidR="00253FCC">
          <w:t>20</w:t>
        </w:r>
      </w:ins>
      <w:r w:rsidRPr="00EF7A5A">
        <w:t>)</w:t>
      </w:r>
    </w:p>
    <w:p w:rsidR="00C52913" w:rsidRPr="00EF7A5A" w:rsidRDefault="00C52913" w:rsidP="00571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55477C" w:rsidRPr="00EF7A5A">
        <w:t>O</w:t>
      </w:r>
      <w:r w:rsidRPr="00EF7A5A">
        <w:t>bject</w:t>
      </w:r>
      <w:r w:rsidR="0055477C" w:rsidRPr="00EF7A5A">
        <w:t xml:space="preserve"> class</w:t>
      </w:r>
      <w:r w:rsidRPr="00EF7A5A">
        <w:t xml:space="preserve"> </w:t>
      </w:r>
      <w:r w:rsidRPr="00EF7A5A">
        <w:rPr>
          <w:b/>
        </w:rPr>
        <w:t>DOCARE</w:t>
      </w:r>
      <w:r w:rsidRPr="00EF7A5A">
        <w:t xml:space="preserve"> and its binding attributes will be </w:t>
      </w:r>
      <w:r w:rsidR="00D471C3" w:rsidRPr="00EF7A5A">
        <w:t xml:space="preserve">converted </w:t>
      </w:r>
      <w:r w:rsidRPr="00EF7A5A">
        <w:t xml:space="preserve">automatically </w:t>
      </w:r>
      <w:r w:rsidR="00D471C3" w:rsidRPr="00EF7A5A">
        <w:t>to an instance of</w:t>
      </w:r>
      <w:r w:rsidRPr="00EF7A5A">
        <w:t xml:space="preserve"> the S-101 </w:t>
      </w:r>
      <w:r w:rsidR="0055477C" w:rsidRPr="00EF7A5A">
        <w:t xml:space="preserve">Feature type </w:t>
      </w:r>
      <w:r w:rsidRPr="00EF7A5A">
        <w:rPr>
          <w:b/>
        </w:rPr>
        <w:t xml:space="preserve">Dock Area </w:t>
      </w:r>
      <w:r w:rsidRPr="00EF7A5A">
        <w:t>during the automated conversion process.</w:t>
      </w:r>
      <w:r w:rsidR="005C6026" w:rsidRPr="00EF7A5A">
        <w:t xml:space="preserve"> </w:t>
      </w:r>
    </w:p>
    <w:p w:rsidR="00C52913" w:rsidRPr="00EF7A5A" w:rsidRDefault="00C52913" w:rsidP="00C5291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C52913" w:rsidRPr="00EF7A5A" w:rsidRDefault="00C5291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attribute </w:t>
      </w:r>
      <w:r w:rsidRPr="00EF7A5A">
        <w:rPr>
          <w:rFonts w:cs="Arial"/>
          <w:b/>
          <w:bCs/>
        </w:rPr>
        <w:t>maximum permitted draught</w:t>
      </w:r>
      <w:r w:rsidRPr="00EF7A5A">
        <w:rPr>
          <w:rFonts w:cs="Arial"/>
          <w:bCs/>
        </w:rPr>
        <w:t xml:space="preserve"> has been introduced in S-101 to encode the maximum permitted vessel draught at the dock.</w:t>
      </w:r>
      <w:r w:rsidR="005C6026" w:rsidRPr="00EF7A5A">
        <w:rPr>
          <w:rFonts w:cs="Arial"/>
          <w:bCs/>
        </w:rPr>
        <w:t xml:space="preserve"> </w:t>
      </w:r>
      <w:r w:rsidRPr="00EF7A5A">
        <w:rPr>
          <w:rFonts w:cs="Arial"/>
          <w:bCs/>
        </w:rPr>
        <w:t xml:space="preserve">This information is encoded in S-57 on </w:t>
      </w:r>
      <w:r w:rsidR="001136CF" w:rsidRPr="00EF7A5A">
        <w:rPr>
          <w:rFonts w:cs="Arial"/>
          <w:b/>
          <w:bCs/>
        </w:rPr>
        <w:t>DOCARE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1136CF" w:rsidRPr="00EF7A5A">
        <w:rPr>
          <w:rFonts w:cs="Arial"/>
          <w:b/>
          <w:bCs/>
        </w:rPr>
        <w:t>DOCARE</w:t>
      </w:r>
      <w:r w:rsidRPr="00EF7A5A">
        <w:rPr>
          <w:rFonts w:cs="Arial"/>
          <w:bCs/>
        </w:rPr>
        <w:t xml:space="preserve"> </w:t>
      </w:r>
      <w:r w:rsidR="00484604" w:rsidRPr="00EF7A5A">
        <w:rPr>
          <w:rFonts w:cs="Arial"/>
          <w:bCs/>
        </w:rPr>
        <w:t xml:space="preserve">should be in a standardised format, such as </w:t>
      </w:r>
      <w:r w:rsidRPr="00EF7A5A">
        <w:rPr>
          <w:rFonts w:cs="Arial"/>
          <w:bCs/>
          <w:i/>
        </w:rPr>
        <w:t xml:space="preserve">Maximum draught permitted = </w:t>
      </w:r>
      <w:r w:rsidR="00484604" w:rsidRPr="00EF7A5A">
        <w:rPr>
          <w:rFonts w:cs="Arial"/>
          <w:bCs/>
          <w:i/>
        </w:rPr>
        <w:t>[</w:t>
      </w:r>
      <w:r w:rsidRPr="00EF7A5A">
        <w:rPr>
          <w:rFonts w:cs="Arial"/>
          <w:bCs/>
          <w:i/>
        </w:rPr>
        <w:t>xx.x</w:t>
      </w:r>
      <w:r w:rsidR="00484604" w:rsidRPr="00EF7A5A">
        <w:rPr>
          <w:rFonts w:cs="Arial"/>
          <w:bCs/>
          <w:i/>
        </w:rPr>
        <w:t>]</w:t>
      </w:r>
      <w:r w:rsidRPr="00EF7A5A">
        <w:rPr>
          <w:rFonts w:cs="Arial"/>
          <w:bCs/>
          <w:i/>
        </w:rPr>
        <w:t xml:space="preserve"> metres</w:t>
      </w:r>
      <w:r w:rsidRPr="00EF7A5A">
        <w:rPr>
          <w:rFonts w:cs="Arial"/>
          <w:bCs/>
        </w:rPr>
        <w:t xml:space="preserve">, where </w:t>
      </w:r>
      <w:r w:rsidR="00484604" w:rsidRPr="00EF7A5A">
        <w:rPr>
          <w:rFonts w:cs="Arial"/>
          <w:bCs/>
          <w:i/>
        </w:rPr>
        <w:t>[</w:t>
      </w:r>
      <w:r w:rsidRPr="00EF7A5A">
        <w:rPr>
          <w:rFonts w:cs="Arial"/>
          <w:bCs/>
          <w:i/>
        </w:rPr>
        <w:t>xx.x</w:t>
      </w:r>
      <w:r w:rsidR="00484604"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484604" w:rsidRPr="00EF7A5A">
        <w:rPr>
          <w:rFonts w:cs="Arial"/>
          <w:bCs/>
        </w:rPr>
        <w:t>For example</w:t>
      </w:r>
      <w:r w:rsidR="00C742D6">
        <w:rPr>
          <w:rFonts w:cs="Arial"/>
          <w:bCs/>
        </w:rPr>
        <w:t>,</w:t>
      </w:r>
      <w:r w:rsidR="00484604" w:rsidRPr="00EF7A5A">
        <w:rPr>
          <w:rFonts w:cs="Arial"/>
          <w:bCs/>
        </w:rPr>
        <w:t xml:space="preserve"> </w:t>
      </w:r>
      <w:r w:rsidR="00484604" w:rsidRPr="00EF7A5A">
        <w:rPr>
          <w:rFonts w:cs="Arial"/>
          <w:bCs/>
          <w:i/>
        </w:rPr>
        <w:t xml:space="preserve">Maximum draught </w:t>
      </w:r>
      <w:r w:rsidR="002B4656" w:rsidRPr="00EF7A5A">
        <w:rPr>
          <w:rFonts w:cs="Arial"/>
          <w:bCs/>
          <w:i/>
        </w:rPr>
        <w:t xml:space="preserve">permitted </w:t>
      </w:r>
      <w:r w:rsidR="00484604" w:rsidRPr="00EF7A5A">
        <w:rPr>
          <w:rFonts w:cs="Arial"/>
          <w:bCs/>
          <w:i/>
        </w:rPr>
        <w:t>= 11.5 metres</w:t>
      </w:r>
      <w:r w:rsidR="00484604" w:rsidRPr="00EF7A5A">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strike/>
        </w:rPr>
      </w:pPr>
      <w:bookmarkStart w:id="736" w:name="_Toc422735546"/>
      <w:bookmarkStart w:id="737" w:name="_Toc460900469"/>
      <w:bookmarkStart w:id="738" w:name="_Toc173416308"/>
      <w:r w:rsidRPr="00EF7A5A">
        <w:rPr>
          <w:bCs/>
        </w:rPr>
        <w:t>Gates</w:t>
      </w:r>
      <w:bookmarkEnd w:id="736"/>
      <w:bookmarkEnd w:id="737"/>
      <w:bookmarkEnd w:id="738"/>
    </w:p>
    <w:p w:rsidR="004A65A0" w:rsidRPr="00EF7A5A" w:rsidRDefault="004A65A0" w:rsidP="004A65A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Gate (</w:t>
      </w:r>
      <w:r w:rsidRPr="00EF7A5A">
        <w:rPr>
          <w:b/>
        </w:rPr>
        <w:t>GATCON</w:t>
      </w:r>
      <w:r w:rsidRPr="00EF7A5A">
        <w:t>)</w:t>
      </w:r>
      <w:r w:rsidRPr="00EF7A5A">
        <w:tab/>
      </w:r>
      <w:r w:rsidRPr="00EF7A5A">
        <w:tab/>
      </w:r>
      <w:r w:rsidRPr="00EF7A5A">
        <w:tab/>
        <w:t>(P,L,A)</w:t>
      </w:r>
    </w:p>
    <w:p w:rsidR="004A65A0" w:rsidRPr="00EF7A5A" w:rsidRDefault="004A65A0" w:rsidP="004A65A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Gate </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r>
      <w:r w:rsidRPr="00EF7A5A">
        <w:tab/>
        <w:t>(S-101 DCEG Clause 8.</w:t>
      </w:r>
      <w:del w:id="739" w:author="Jeff Wootton" w:date="2024-07-29T15:26:00Z">
        <w:r w:rsidRPr="00EF7A5A" w:rsidDel="009F7030">
          <w:delText>10</w:delText>
        </w:r>
      </w:del>
      <w:ins w:id="740" w:author="Jeff Wootton" w:date="2024-07-29T15:26:00Z">
        <w:r w:rsidR="009F7030" w:rsidRPr="00EF7A5A">
          <w:t>1</w:t>
        </w:r>
        <w:r w:rsidR="009F7030">
          <w:t>1</w:t>
        </w:r>
      </w:ins>
      <w:r w:rsidRPr="00EF7A5A">
        <w:t>)</w:t>
      </w:r>
    </w:p>
    <w:p w:rsidR="004A65A0" w:rsidRPr="00EF7A5A" w:rsidRDefault="004A65A0" w:rsidP="0036103E">
      <w:pPr>
        <w:spacing w:after="120"/>
        <w:jc w:val="both"/>
      </w:pPr>
      <w:r w:rsidRPr="00EF7A5A">
        <w:t xml:space="preserve">All instances of encoding of the S-57 </w:t>
      </w:r>
      <w:r w:rsidR="0055477C" w:rsidRPr="00EF7A5A">
        <w:t>O</w:t>
      </w:r>
      <w:r w:rsidRPr="00EF7A5A">
        <w:t>bject</w:t>
      </w:r>
      <w:r w:rsidR="0055477C" w:rsidRPr="00EF7A5A">
        <w:t xml:space="preserve"> class</w:t>
      </w:r>
      <w:r w:rsidRPr="00EF7A5A">
        <w:t xml:space="preserve"> </w:t>
      </w:r>
      <w:r w:rsidRPr="00EF7A5A">
        <w:rPr>
          <w:b/>
        </w:rPr>
        <w:t>GATCON</w:t>
      </w:r>
      <w:r w:rsidRPr="00EF7A5A">
        <w:t xml:space="preserve"> and its binding attributes will be </w:t>
      </w:r>
      <w:r w:rsidR="00CD2A19" w:rsidRPr="00EF7A5A">
        <w:t xml:space="preserve">converted </w:t>
      </w:r>
      <w:r w:rsidRPr="00EF7A5A">
        <w:t xml:space="preserve">automatically </w:t>
      </w:r>
      <w:r w:rsidR="00CD2A19" w:rsidRPr="00EF7A5A">
        <w:t>to an instance of</w:t>
      </w:r>
      <w:r w:rsidRPr="00EF7A5A">
        <w:t xml:space="preserve"> the S-101 </w:t>
      </w:r>
      <w:r w:rsidR="0055477C" w:rsidRPr="00EF7A5A">
        <w:t xml:space="preserve">Feature type </w:t>
      </w:r>
      <w:r w:rsidRPr="00EF7A5A">
        <w:rPr>
          <w:b/>
        </w:rPr>
        <w:t xml:space="preserve">Gate </w:t>
      </w:r>
      <w:r w:rsidRPr="00EF7A5A">
        <w:t>during the automated conversion process.</w:t>
      </w:r>
      <w:r w:rsidR="005C6026" w:rsidRPr="00EF7A5A">
        <w:t xml:space="preserve"> </w:t>
      </w:r>
      <w:r w:rsidRPr="00EF7A5A">
        <w:t>However, Data Producers are advised that the following enumerate type attribute ha</w:t>
      </w:r>
      <w:r w:rsidR="004D6980" w:rsidRPr="00EF7A5A">
        <w:t>s</w:t>
      </w:r>
      <w:r w:rsidRPr="00EF7A5A">
        <w:t xml:space="preserve"> restricted allowable enumerate values for </w:t>
      </w:r>
      <w:r w:rsidRPr="00EF7A5A">
        <w:rPr>
          <w:b/>
        </w:rPr>
        <w:t>Gate</w:t>
      </w:r>
      <w:r w:rsidRPr="00EF7A5A">
        <w:t xml:space="preserve"> in S-101:</w:t>
      </w:r>
    </w:p>
    <w:p w:rsidR="004A65A0" w:rsidRPr="00EF7A5A" w:rsidRDefault="004A65A0" w:rsidP="004A65A0">
      <w:pPr>
        <w:spacing w:after="120"/>
        <w:jc w:val="both"/>
      </w:pPr>
      <w:r w:rsidRPr="00EF7A5A">
        <w:rPr>
          <w:b/>
        </w:rPr>
        <w:t>nature of construction</w:t>
      </w:r>
      <w:r w:rsidRPr="00EF7A5A">
        <w:tab/>
      </w:r>
      <w:r w:rsidRPr="00EF7A5A">
        <w:tab/>
      </w:r>
      <w:r w:rsidRPr="00EF7A5A">
        <w:tab/>
        <w:t>(NATCON)</w:t>
      </w:r>
    </w:p>
    <w:p w:rsidR="004A65A0" w:rsidRPr="00EF7A5A" w:rsidRDefault="004A65A0" w:rsidP="004A65A0">
      <w:pPr>
        <w:spacing w:after="120"/>
        <w:jc w:val="both"/>
        <w:rPr>
          <w:rFonts w:cs="Arial"/>
        </w:rPr>
      </w:pPr>
      <w:r w:rsidRPr="00EF7A5A">
        <w:rPr>
          <w:rFonts w:cs="Arial"/>
          <w:bCs/>
        </w:rPr>
        <w:t>See S-101 D</w:t>
      </w:r>
      <w:r w:rsidR="004D6980" w:rsidRPr="00EF7A5A">
        <w:rPr>
          <w:rFonts w:cs="Arial"/>
          <w:bCs/>
        </w:rPr>
        <w:t>CEG clause 8.</w:t>
      </w:r>
      <w:del w:id="741" w:author="Jeff Wootton" w:date="2024-07-30T08:40:00Z">
        <w:r w:rsidR="004D6980" w:rsidRPr="00EF7A5A" w:rsidDel="00714B3F">
          <w:rPr>
            <w:rFonts w:cs="Arial"/>
            <w:bCs/>
          </w:rPr>
          <w:delText xml:space="preserve">10 </w:delText>
        </w:r>
      </w:del>
      <w:ins w:id="742" w:author="Jeff Wootton" w:date="2024-07-30T08:40:00Z">
        <w:r w:rsidR="00714B3F" w:rsidRPr="00EF7A5A">
          <w:rPr>
            <w:rFonts w:cs="Arial"/>
            <w:bCs/>
          </w:rPr>
          <w:t>1</w:t>
        </w:r>
        <w:r w:rsidR="00714B3F">
          <w:rPr>
            <w:rFonts w:cs="Arial"/>
            <w:bCs/>
          </w:rPr>
          <w:t>1</w:t>
        </w:r>
        <w:r w:rsidR="00714B3F" w:rsidRPr="00EF7A5A">
          <w:rPr>
            <w:rFonts w:cs="Arial"/>
            <w:bCs/>
          </w:rPr>
          <w:t xml:space="preserve"> </w:t>
        </w:r>
      </w:ins>
      <w:r w:rsidR="004D6980"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4D6980"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A45A66" w:rsidRPr="00EF7A5A">
        <w:rPr>
          <w:rFonts w:cs="Arial"/>
          <w:bCs/>
        </w:rPr>
        <w:t>NATCON</w:t>
      </w:r>
      <w:r w:rsidRPr="00EF7A5A">
        <w:rPr>
          <w:rFonts w:cs="Arial"/>
          <w:bCs/>
        </w:rPr>
        <w:t xml:space="preserve"> on </w:t>
      </w:r>
      <w:r w:rsidRPr="00EF7A5A">
        <w:rPr>
          <w:b/>
        </w:rPr>
        <w:t>GATCON</w:t>
      </w:r>
      <w:r w:rsidRPr="00EF7A5A">
        <w:rPr>
          <w:rFonts w:cs="Arial"/>
          <w:bCs/>
        </w:rPr>
        <w:t xml:space="preserve"> and amend appropriately.</w:t>
      </w:r>
    </w:p>
    <w:p w:rsidR="006B2826" w:rsidRPr="00EF7A5A" w:rsidRDefault="006B2826" w:rsidP="005E16C4">
      <w:pPr>
        <w:pStyle w:val="Heading4"/>
        <w:keepLines/>
        <w:widowControl/>
        <w:numPr>
          <w:ilvl w:val="3"/>
          <w:numId w:val="13"/>
        </w:numPr>
        <w:tabs>
          <w:tab w:val="clear" w:pos="915"/>
          <w:tab w:val="clear" w:pos="2911"/>
        </w:tabs>
        <w:spacing w:after="120"/>
        <w:ind w:left="862" w:hanging="862"/>
        <w:rPr>
          <w:bCs/>
        </w:rPr>
      </w:pPr>
      <w:bookmarkStart w:id="743" w:name="_Toc422735548"/>
      <w:bookmarkStart w:id="744" w:name="_Toc460900470"/>
      <w:bookmarkStart w:id="745" w:name="_Toc8629901"/>
      <w:bookmarkStart w:id="746" w:name="_Toc8630033"/>
      <w:bookmarkStart w:id="747" w:name="_Toc173416309"/>
      <w:r w:rsidRPr="00EF7A5A">
        <w:rPr>
          <w:bCs/>
        </w:rPr>
        <w:t>Locks</w:t>
      </w:r>
      <w:bookmarkEnd w:id="743"/>
      <w:bookmarkEnd w:id="744"/>
      <w:bookmarkEnd w:id="745"/>
      <w:bookmarkEnd w:id="746"/>
      <w:bookmarkEnd w:id="747"/>
    </w:p>
    <w:p w:rsidR="00925BF5" w:rsidRPr="00EF7A5A" w:rsidRDefault="00925BF5" w:rsidP="00925BF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Lock basin (</w:t>
      </w:r>
      <w:r w:rsidRPr="00EF7A5A">
        <w:rPr>
          <w:b/>
        </w:rPr>
        <w:t>LOKBSN</w:t>
      </w:r>
      <w:r w:rsidRPr="00EF7A5A">
        <w:t>)</w:t>
      </w:r>
      <w:r w:rsidRPr="00EF7A5A">
        <w:tab/>
      </w:r>
      <w:r w:rsidRPr="00EF7A5A">
        <w:tab/>
      </w:r>
      <w:r w:rsidRPr="00EF7A5A">
        <w:tab/>
        <w:t>(A)</w:t>
      </w:r>
    </w:p>
    <w:p w:rsidR="00925BF5" w:rsidRPr="00EF7A5A" w:rsidRDefault="00925BF5" w:rsidP="00925B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Lock Basin </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8.</w:t>
      </w:r>
      <w:del w:id="748" w:author="Jeff Wootton" w:date="2024-07-29T15:28:00Z">
        <w:r w:rsidR="00AF0FCA" w:rsidRPr="00EF7A5A" w:rsidDel="00146A6B">
          <w:delText>2</w:delText>
        </w:r>
        <w:r w:rsidR="00AF0FCA" w:rsidDel="00146A6B">
          <w:delText>1</w:delText>
        </w:r>
      </w:del>
      <w:ins w:id="749" w:author="Jeff Wootton" w:date="2024-07-29T15:28:00Z">
        <w:r w:rsidR="00146A6B" w:rsidRPr="00EF7A5A">
          <w:t>2</w:t>
        </w:r>
        <w:r w:rsidR="00146A6B">
          <w:t>2</w:t>
        </w:r>
      </w:ins>
      <w:r w:rsidRPr="00EF7A5A">
        <w:t>)</w:t>
      </w:r>
    </w:p>
    <w:p w:rsidR="00925BF5" w:rsidRPr="00EF7A5A" w:rsidRDefault="00925BF5" w:rsidP="005714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LOKBSN</w:t>
      </w:r>
      <w:r w:rsidRPr="00EF7A5A">
        <w:t xml:space="preserve"> and its binding attributes will be </w:t>
      </w:r>
      <w:r w:rsidR="00CD2A19" w:rsidRPr="00EF7A5A">
        <w:t xml:space="preserve">converted </w:t>
      </w:r>
      <w:r w:rsidRPr="00EF7A5A">
        <w:t xml:space="preserve">automatically </w:t>
      </w:r>
      <w:r w:rsidR="00CD2A19" w:rsidRPr="00EF7A5A">
        <w:t>to an instance of</w:t>
      </w:r>
      <w:r w:rsidRPr="00EF7A5A">
        <w:t xml:space="preserve"> the S-101 </w:t>
      </w:r>
      <w:r w:rsidR="000111C7" w:rsidRPr="00EF7A5A">
        <w:t>Feature type</w:t>
      </w:r>
      <w:r w:rsidRPr="00EF7A5A">
        <w:t xml:space="preserve"> </w:t>
      </w:r>
      <w:r w:rsidRPr="00EF7A5A">
        <w:rPr>
          <w:b/>
        </w:rPr>
        <w:t xml:space="preserve">Lock Basin </w:t>
      </w:r>
      <w:r w:rsidRPr="00EF7A5A">
        <w:t>during the automated conversion process.</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750" w:name="_Toc422735550"/>
      <w:bookmarkStart w:id="751" w:name="_Toc460900471"/>
      <w:bookmarkStart w:id="752" w:name="_Toc8629902"/>
      <w:bookmarkStart w:id="753" w:name="_Toc8630034"/>
      <w:bookmarkStart w:id="754" w:name="_Toc173416310"/>
      <w:r w:rsidRPr="00EF7A5A">
        <w:t>Gridirons</w:t>
      </w:r>
      <w:bookmarkEnd w:id="750"/>
      <w:bookmarkEnd w:id="751"/>
      <w:bookmarkEnd w:id="752"/>
      <w:bookmarkEnd w:id="753"/>
      <w:bookmarkEnd w:id="754"/>
    </w:p>
    <w:p w:rsidR="00D23DDC" w:rsidRPr="00EF7A5A" w:rsidRDefault="00D23DDC" w:rsidP="00D23DD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Gridiron (</w:t>
      </w:r>
      <w:r w:rsidRPr="00EF7A5A">
        <w:rPr>
          <w:b/>
        </w:rPr>
        <w:t>GR</w:t>
      </w:r>
      <w:r w:rsidR="009C5B2B" w:rsidRPr="00EF7A5A">
        <w:rPr>
          <w:b/>
        </w:rPr>
        <w:t>ID</w:t>
      </w:r>
      <w:r w:rsidRPr="00EF7A5A">
        <w:rPr>
          <w:b/>
        </w:rPr>
        <w:t>RN</w:t>
      </w:r>
      <w:r w:rsidRPr="00EF7A5A">
        <w:t>)</w:t>
      </w:r>
      <w:r w:rsidRPr="00EF7A5A">
        <w:tab/>
      </w:r>
      <w:r w:rsidRPr="00EF7A5A">
        <w:tab/>
      </w:r>
      <w:r w:rsidRPr="00EF7A5A">
        <w:tab/>
        <w:t>(P,A)</w:t>
      </w:r>
    </w:p>
    <w:p w:rsidR="00D23DDC" w:rsidRPr="00EF7A5A" w:rsidRDefault="00D23DDC" w:rsidP="00D23D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Gridiron </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r>
      <w:r w:rsidRPr="00EF7A5A">
        <w:tab/>
        <w:t>(S-101 DCEG Clause 8.</w:t>
      </w:r>
      <w:del w:id="755" w:author="Jeff Wootton" w:date="2024-07-29T15:29:00Z">
        <w:r w:rsidR="00AF0FCA" w:rsidDel="003C0670">
          <w:delText>20</w:delText>
        </w:r>
      </w:del>
      <w:ins w:id="756" w:author="Jeff Wootton" w:date="2024-07-29T15:29:00Z">
        <w:r w:rsidR="003C0670">
          <w:t>21</w:t>
        </w:r>
      </w:ins>
      <w:r w:rsidRPr="00EF7A5A">
        <w:t>)</w:t>
      </w:r>
    </w:p>
    <w:p w:rsidR="00D23DDC" w:rsidRPr="00EF7A5A" w:rsidRDefault="00D23DDC" w:rsidP="00D23D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GR</w:t>
      </w:r>
      <w:r w:rsidR="009C5B2B" w:rsidRPr="00EF7A5A">
        <w:rPr>
          <w:b/>
        </w:rPr>
        <w:t>ID</w:t>
      </w:r>
      <w:r w:rsidRPr="00EF7A5A">
        <w:rPr>
          <w:b/>
        </w:rPr>
        <w:t>RN</w:t>
      </w:r>
      <w:r w:rsidRPr="00EF7A5A">
        <w:t xml:space="preserve"> and its binding attributes will be </w:t>
      </w:r>
      <w:r w:rsidR="006D35ED" w:rsidRPr="00EF7A5A">
        <w:t xml:space="preserve">converted </w:t>
      </w:r>
      <w:r w:rsidRPr="00EF7A5A">
        <w:t xml:space="preserve">automatically </w:t>
      </w:r>
      <w:r w:rsidR="006D35ED" w:rsidRPr="00EF7A5A">
        <w:t>to an instance of</w:t>
      </w:r>
      <w:r w:rsidRPr="00EF7A5A">
        <w:t xml:space="preserve"> the S-101 </w:t>
      </w:r>
      <w:r w:rsidR="000111C7" w:rsidRPr="00EF7A5A">
        <w:t>Feature type</w:t>
      </w:r>
      <w:r w:rsidRPr="00EF7A5A">
        <w:t xml:space="preserve"> </w:t>
      </w:r>
      <w:r w:rsidRPr="00EF7A5A">
        <w:rPr>
          <w:b/>
        </w:rPr>
        <w:t xml:space="preserve">Gridiron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D23DDC" w:rsidRPr="00EF7A5A" w:rsidRDefault="00D23DDC"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589"/>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GR</w:t>
      </w:r>
      <w:r w:rsidR="009C5B2B" w:rsidRPr="00EF7A5A">
        <w:rPr>
          <w:b/>
        </w:rPr>
        <w:t>ID</w:t>
      </w:r>
      <w:r w:rsidRPr="00EF7A5A">
        <w:rPr>
          <w:b/>
        </w:rPr>
        <w:t>RN</w:t>
      </w:r>
      <w:r w:rsidRPr="00EF7A5A">
        <w:t xml:space="preserve"> </w:t>
      </w:r>
      <w:r w:rsidR="00117D48" w:rsidRPr="00EF7A5A">
        <w:t xml:space="preserve">of </w:t>
      </w:r>
      <w:r w:rsidR="000B6284">
        <w:t>geometric primitive</w:t>
      </w:r>
      <w:r w:rsidR="000B6284" w:rsidRPr="00EF7A5A">
        <w:t xml:space="preserve"> </w:t>
      </w:r>
      <w:r w:rsidR="00117D48" w:rsidRPr="00EF7A5A">
        <w:t xml:space="preserve">point </w:t>
      </w:r>
      <w:r w:rsidRPr="00EF7A5A">
        <w:t>will not be converted.</w:t>
      </w:r>
      <w:r w:rsidR="005C6026" w:rsidRPr="00EF7A5A">
        <w:t xml:space="preserve"> </w:t>
      </w:r>
      <w:r w:rsidRPr="00EF7A5A">
        <w:t>In S-101, the</w:t>
      </w:r>
      <w:r w:rsidR="00117D48" w:rsidRPr="00EF7A5A">
        <w:t xml:space="preserve"> S-101</w:t>
      </w:r>
      <w:r w:rsidRPr="00EF7A5A">
        <w:t xml:space="preserve"> </w:t>
      </w:r>
      <w:r w:rsidR="00117D48" w:rsidRPr="00EF7A5A">
        <w:rPr>
          <w:b/>
        </w:rPr>
        <w:t>Gridiron</w:t>
      </w:r>
      <w:r w:rsidRPr="00EF7A5A">
        <w:t xml:space="preserve"> feature has </w:t>
      </w:r>
      <w:r w:rsidR="00117D48" w:rsidRPr="00EF7A5A">
        <w:t>allowable primitive surface only</w:t>
      </w:r>
      <w:r w:rsidR="002F7F75" w:rsidRPr="00EF7A5A">
        <w:t xml:space="preserve"> as it is considered that this feature is only required for the largest scale ENC data</w:t>
      </w:r>
      <w:r w:rsidRPr="00EF7A5A">
        <w:t>.</w:t>
      </w:r>
      <w:r w:rsidR="005C6026" w:rsidRPr="00EF7A5A">
        <w:t xml:space="preserve"> </w:t>
      </w:r>
      <w:r w:rsidR="00117D48" w:rsidRPr="00EF7A5A">
        <w:t>Data Producers will be required to amend their S-57 data as appropriate.</w:t>
      </w:r>
    </w:p>
    <w:p w:rsidR="00D23DDC" w:rsidRPr="00EF7A5A" w:rsidRDefault="00D23DDC" w:rsidP="0036103E">
      <w:pPr>
        <w:spacing w:after="120"/>
        <w:jc w:val="both"/>
      </w:pPr>
      <w:r w:rsidRPr="00EF7A5A">
        <w:t>Data Producers are advised that the following enumerate type attribute</w:t>
      </w:r>
      <w:r w:rsidR="00E7402D" w:rsidRPr="00EF7A5A">
        <w:t>s</w:t>
      </w:r>
      <w:r w:rsidRPr="00EF7A5A">
        <w:t xml:space="preserve"> ha</w:t>
      </w:r>
      <w:r w:rsidR="00E7402D" w:rsidRPr="00EF7A5A">
        <w:t>ve</w:t>
      </w:r>
      <w:r w:rsidRPr="00EF7A5A">
        <w:t xml:space="preserve"> restricted allowable enumerate values for </w:t>
      </w:r>
      <w:r w:rsidRPr="00EF7A5A">
        <w:rPr>
          <w:b/>
        </w:rPr>
        <w:t>Gridiron</w:t>
      </w:r>
      <w:r w:rsidRPr="00EF7A5A">
        <w:t xml:space="preserve"> in S-101:</w:t>
      </w:r>
    </w:p>
    <w:p w:rsidR="002F7F75" w:rsidRPr="00EF7A5A" w:rsidRDefault="002F7F75" w:rsidP="00C1206A">
      <w:pPr>
        <w:jc w:val="both"/>
      </w:pPr>
      <w:r w:rsidRPr="00EF7A5A">
        <w:rPr>
          <w:b/>
        </w:rPr>
        <w:t>nature of construction</w:t>
      </w:r>
      <w:r w:rsidRPr="00EF7A5A">
        <w:tab/>
      </w:r>
      <w:r w:rsidRPr="00EF7A5A">
        <w:tab/>
        <w:t>(NATCON)</w:t>
      </w:r>
    </w:p>
    <w:p w:rsidR="00D23DDC" w:rsidRPr="00EF7A5A" w:rsidRDefault="00D23DDC" w:rsidP="00C1206A">
      <w:pPr>
        <w:jc w:val="both"/>
      </w:pPr>
      <w:r w:rsidRPr="00EF7A5A">
        <w:rPr>
          <w:b/>
        </w:rPr>
        <w:t>status</w:t>
      </w:r>
      <w:r w:rsidRPr="00EF7A5A">
        <w:tab/>
      </w:r>
      <w:r w:rsidRPr="00EF7A5A">
        <w:tab/>
      </w:r>
      <w:r w:rsidR="002F7F75" w:rsidRPr="00EF7A5A">
        <w:tab/>
      </w:r>
      <w:r w:rsidR="002F7F75" w:rsidRPr="00EF7A5A">
        <w:tab/>
      </w:r>
      <w:r w:rsidRPr="00EF7A5A">
        <w:t>(STATUS)</w:t>
      </w:r>
    </w:p>
    <w:p w:rsidR="00777FE3" w:rsidRPr="00EF7A5A" w:rsidRDefault="00777FE3" w:rsidP="00777FE3">
      <w:pPr>
        <w:spacing w:after="120"/>
        <w:jc w:val="both"/>
      </w:pPr>
      <w:r w:rsidRPr="00EF7A5A">
        <w:rPr>
          <w:b/>
        </w:rPr>
        <w:t>water level effect</w:t>
      </w:r>
      <w:r w:rsidRPr="00EF7A5A">
        <w:tab/>
      </w:r>
      <w:r w:rsidRPr="00EF7A5A">
        <w:tab/>
        <w:t>(WATLEV)</w:t>
      </w:r>
    </w:p>
    <w:p w:rsidR="00D23DDC" w:rsidRPr="00EF7A5A" w:rsidRDefault="00D23DDC" w:rsidP="00D23DDC">
      <w:pPr>
        <w:spacing w:after="120"/>
        <w:jc w:val="both"/>
        <w:rPr>
          <w:rFonts w:cs="Arial"/>
        </w:rPr>
      </w:pPr>
      <w:r w:rsidRPr="00EF7A5A">
        <w:rPr>
          <w:rFonts w:cs="Arial"/>
          <w:bCs/>
        </w:rPr>
        <w:t>See S-101 DCEG clause 8.</w:t>
      </w:r>
      <w:del w:id="757" w:author="Jeff Wootton" w:date="2024-07-30T08:40:00Z">
        <w:r w:rsidR="00AF0FCA" w:rsidDel="00714B3F">
          <w:rPr>
            <w:rFonts w:cs="Arial"/>
            <w:bCs/>
          </w:rPr>
          <w:delText>20</w:delText>
        </w:r>
        <w:r w:rsidR="00AF0FCA" w:rsidRPr="00EF7A5A" w:rsidDel="00714B3F">
          <w:rPr>
            <w:rFonts w:cs="Arial"/>
            <w:bCs/>
          </w:rPr>
          <w:delText xml:space="preserve"> </w:delText>
        </w:r>
      </w:del>
      <w:ins w:id="758" w:author="Jeff Wootton" w:date="2024-07-30T08:40:00Z">
        <w:r w:rsidR="00714B3F">
          <w:rPr>
            <w:rFonts w:cs="Arial"/>
            <w:bCs/>
          </w:rPr>
          <w:t>21</w:t>
        </w:r>
        <w:r w:rsidR="00714B3F" w:rsidRPr="00EF7A5A">
          <w:rPr>
            <w:rFonts w:cs="Arial"/>
            <w:bCs/>
          </w:rPr>
          <w:t xml:space="preserve"> </w:t>
        </w:r>
      </w:ins>
      <w:r w:rsidRPr="00EF7A5A">
        <w:rPr>
          <w:rFonts w:cs="Arial"/>
          <w:bCs/>
        </w:rPr>
        <w:t>for the listing of allowable values.</w:t>
      </w:r>
      <w:r w:rsidR="005C6026" w:rsidRPr="00EF7A5A">
        <w:rPr>
          <w:rFonts w:cs="Arial"/>
          <w:bCs/>
        </w:rPr>
        <w:t xml:space="preserve"> </w:t>
      </w:r>
      <w:r w:rsidRPr="00EF7A5A">
        <w:rPr>
          <w:rFonts w:cs="Arial"/>
          <w:bCs/>
        </w:rPr>
        <w:t>Values populated in S-57 for th</w:t>
      </w:r>
      <w:r w:rsidR="00E7402D" w:rsidRPr="00EF7A5A">
        <w:rPr>
          <w:rFonts w:cs="Arial"/>
          <w:bCs/>
        </w:rPr>
        <w:t>ese</w:t>
      </w:r>
      <w:r w:rsidRPr="00EF7A5A">
        <w:rPr>
          <w:rFonts w:cs="Arial"/>
          <w:bCs/>
        </w:rPr>
        <w:t xml:space="preserve"> attribute</w:t>
      </w:r>
      <w:r w:rsidR="00E7402D" w:rsidRPr="00EF7A5A">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77FE3" w:rsidRPr="00EF7A5A">
        <w:rPr>
          <w:rFonts w:cs="Arial"/>
          <w:bCs/>
        </w:rPr>
        <w:t xml:space="preserve">NATCON, </w:t>
      </w:r>
      <w:r w:rsidRPr="00EF7A5A">
        <w:rPr>
          <w:rFonts w:cs="Arial"/>
          <w:bCs/>
        </w:rPr>
        <w:t>STATUS</w:t>
      </w:r>
      <w:r w:rsidR="00777FE3" w:rsidRPr="00EF7A5A">
        <w:rPr>
          <w:rFonts w:cs="Arial"/>
          <w:bCs/>
        </w:rPr>
        <w:t xml:space="preserve"> and WATLEV</w:t>
      </w:r>
      <w:r w:rsidRPr="00EF7A5A">
        <w:rPr>
          <w:rFonts w:cs="Arial"/>
          <w:bCs/>
        </w:rPr>
        <w:t xml:space="preserve"> on </w:t>
      </w:r>
      <w:r w:rsidRPr="00EF7A5A">
        <w:rPr>
          <w:b/>
        </w:rPr>
        <w:t>GRIDRN</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759" w:name="_Toc173416311"/>
      <w:bookmarkStart w:id="760" w:name="_Toc422735552"/>
      <w:bookmarkStart w:id="761" w:name="_Toc460900472"/>
      <w:bookmarkStart w:id="762" w:name="_Toc8629903"/>
      <w:bookmarkStart w:id="763" w:name="_Toc8630035"/>
      <w:r w:rsidRPr="00EF7A5A">
        <w:t>Mooring / warping facilities and pontoons</w:t>
      </w:r>
      <w:bookmarkEnd w:id="759"/>
    </w:p>
    <w:p w:rsidR="006B2826" w:rsidRPr="00903CD7" w:rsidRDefault="006B2826" w:rsidP="00C93144">
      <w:pPr>
        <w:pStyle w:val="Heading4"/>
        <w:keepLines/>
        <w:widowControl/>
        <w:numPr>
          <w:ilvl w:val="3"/>
          <w:numId w:val="13"/>
        </w:numPr>
        <w:tabs>
          <w:tab w:val="clear" w:pos="915"/>
          <w:tab w:val="clear" w:pos="2911"/>
        </w:tabs>
        <w:spacing w:after="120"/>
        <w:ind w:left="851" w:hanging="851"/>
      </w:pPr>
      <w:bookmarkStart w:id="764" w:name="_Toc422735554"/>
      <w:bookmarkStart w:id="765" w:name="_Toc460900473"/>
      <w:bookmarkStart w:id="766" w:name="_Toc8629904"/>
      <w:bookmarkStart w:id="767" w:name="_Toc8630036"/>
      <w:bookmarkStart w:id="768" w:name="_Toc173416312"/>
      <w:bookmarkEnd w:id="760"/>
      <w:bookmarkEnd w:id="761"/>
      <w:bookmarkEnd w:id="762"/>
      <w:bookmarkEnd w:id="763"/>
      <w:r w:rsidRPr="00903CD7">
        <w:t>Mooring / warping facilities</w:t>
      </w:r>
      <w:bookmarkEnd w:id="764"/>
      <w:bookmarkEnd w:id="765"/>
      <w:bookmarkEnd w:id="766"/>
      <w:bookmarkEnd w:id="767"/>
      <w:bookmarkEnd w:id="768"/>
    </w:p>
    <w:p w:rsidR="00777FE3" w:rsidRPr="00EF7A5A" w:rsidRDefault="00777FE3" w:rsidP="00777FE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 xml:space="preserve">Mooring / </w:t>
      </w:r>
      <w:r w:rsidR="0068059B" w:rsidRPr="00EF7A5A">
        <w:t>w</w:t>
      </w:r>
      <w:r w:rsidRPr="00EF7A5A">
        <w:t>arping facility (</w:t>
      </w:r>
      <w:r w:rsidRPr="00EF7A5A">
        <w:rPr>
          <w:b/>
        </w:rPr>
        <w:t>MORFAC</w:t>
      </w:r>
      <w:r w:rsidRPr="00EF7A5A">
        <w:t>)</w:t>
      </w:r>
      <w:r w:rsidRPr="00EF7A5A">
        <w:tab/>
      </w:r>
      <w:r w:rsidRPr="00EF7A5A">
        <w:tab/>
        <w:t>(P,L,A)</w:t>
      </w:r>
    </w:p>
    <w:p w:rsidR="00777FE3" w:rsidRDefault="00777FE3" w:rsidP="00777F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00E23F91">
        <w:rPr>
          <w:b/>
        </w:rPr>
        <w:t>Dolphin</w:t>
      </w:r>
      <w:r w:rsidRPr="00EF7A5A">
        <w:rPr>
          <w:b/>
        </w:rPr>
        <w:t xml:space="preserve"> </w:t>
      </w:r>
      <w:r w:rsidRPr="00EF7A5A">
        <w:rPr>
          <w:b/>
        </w:rPr>
        <w:tab/>
      </w:r>
      <w:r w:rsidRPr="00EF7A5A">
        <w:rPr>
          <w:b/>
        </w:rPr>
        <w:tab/>
      </w:r>
      <w:r w:rsidRPr="00EF7A5A">
        <w:rPr>
          <w:b/>
        </w:rPr>
        <w:tab/>
      </w:r>
      <w:r w:rsidR="00E23F91">
        <w:rPr>
          <w:b/>
        </w:rPr>
        <w:tab/>
      </w:r>
      <w:r w:rsidR="00E23F91">
        <w:rPr>
          <w:b/>
        </w:rPr>
        <w:tab/>
      </w:r>
      <w:r w:rsidR="00E23F91">
        <w:rPr>
          <w:b/>
        </w:rPr>
        <w:tab/>
      </w:r>
      <w:r w:rsidR="00E23F91">
        <w:rPr>
          <w:b/>
        </w:rPr>
        <w:tab/>
      </w:r>
      <w:r w:rsidR="00E23F91">
        <w:rPr>
          <w:b/>
        </w:rPr>
        <w:tab/>
      </w:r>
      <w:r w:rsidR="00E23F91">
        <w:rPr>
          <w:b/>
        </w:rPr>
        <w:tab/>
      </w:r>
      <w:r w:rsidRPr="00EF7A5A">
        <w:rPr>
          <w:b/>
        </w:rPr>
        <w:tab/>
      </w:r>
      <w:r w:rsidRPr="00EF7A5A">
        <w:rPr>
          <w:b/>
        </w:rPr>
        <w:tab/>
      </w:r>
      <w:r w:rsidRPr="00EF7A5A">
        <w:t>(P,S)</w:t>
      </w:r>
      <w:r w:rsidRPr="00EF7A5A">
        <w:tab/>
      </w:r>
      <w:r w:rsidR="00E23F91">
        <w:tab/>
      </w:r>
      <w:r w:rsidRPr="00EF7A5A">
        <w:t>(S-101 DCEG Clause 8.</w:t>
      </w:r>
      <w:del w:id="769" w:author="Jeff Wootton" w:date="2024-07-29T15:30:00Z">
        <w:r w:rsidRPr="00EF7A5A" w:rsidDel="00AE0D17">
          <w:delText>14</w:delText>
        </w:r>
      </w:del>
      <w:ins w:id="770" w:author="Jeff Wootton" w:date="2024-07-29T15:30:00Z">
        <w:r w:rsidR="00AE0D17" w:rsidRPr="00EF7A5A">
          <w:t>1</w:t>
        </w:r>
        <w:r w:rsidR="00AE0D17">
          <w:t>5</w:t>
        </w:r>
      </w:ins>
      <w:r w:rsidRPr="00EF7A5A">
        <w:t>)</w:t>
      </w:r>
    </w:p>
    <w:p w:rsidR="00E23F91" w:rsidRDefault="00E23F91" w:rsidP="00E23F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Bollard</w:t>
      </w:r>
      <w:r w:rsidRPr="00EF7A5A">
        <w:rPr>
          <w:b/>
        </w:rPr>
        <w:t xml:space="preserve"> </w:t>
      </w:r>
      <w:r w:rsidRPr="00EF7A5A">
        <w:rPr>
          <w:b/>
        </w:rPr>
        <w:tab/>
      </w:r>
      <w:r w:rsidRPr="00EF7A5A">
        <w:rPr>
          <w:b/>
        </w:rPr>
        <w:tab/>
      </w:r>
      <w:r w:rsidRPr="00EF7A5A">
        <w:rPr>
          <w:b/>
        </w:rPr>
        <w:tab/>
      </w:r>
      <w:r>
        <w:rPr>
          <w:b/>
        </w:rPr>
        <w:tab/>
      </w:r>
      <w:r>
        <w:rPr>
          <w:b/>
        </w:rPr>
        <w:tab/>
      </w:r>
      <w:r>
        <w:rPr>
          <w:b/>
        </w:rPr>
        <w:tab/>
      </w:r>
      <w:r>
        <w:rPr>
          <w:b/>
        </w:rPr>
        <w:tab/>
      </w:r>
      <w:r>
        <w:rPr>
          <w:b/>
        </w:rPr>
        <w:tab/>
      </w:r>
      <w:r>
        <w:rPr>
          <w:b/>
        </w:rPr>
        <w:tab/>
      </w:r>
      <w:r w:rsidRPr="00EF7A5A">
        <w:rPr>
          <w:b/>
        </w:rPr>
        <w:tab/>
      </w:r>
      <w:r w:rsidRPr="00EF7A5A">
        <w:rPr>
          <w:b/>
        </w:rPr>
        <w:tab/>
      </w:r>
      <w:r w:rsidRPr="00EF7A5A">
        <w:t>(P)</w:t>
      </w:r>
      <w:r w:rsidRPr="00EF7A5A">
        <w:tab/>
      </w:r>
      <w:r>
        <w:tab/>
      </w:r>
      <w:r>
        <w:tab/>
      </w:r>
      <w:r w:rsidRPr="00EF7A5A">
        <w:t>(S-101 DCEG Clause 8.</w:t>
      </w:r>
      <w:del w:id="771" w:author="Jeff Wootton" w:date="2024-07-29T15:30:00Z">
        <w:r w:rsidRPr="00EF7A5A" w:rsidDel="00AE0D17">
          <w:delText>1</w:delText>
        </w:r>
        <w:r w:rsidDel="00AE0D17">
          <w:delText>5</w:delText>
        </w:r>
      </w:del>
      <w:ins w:id="772" w:author="Jeff Wootton" w:date="2024-07-29T15:30:00Z">
        <w:r w:rsidR="00AE0D17" w:rsidRPr="00EF7A5A">
          <w:t>1</w:t>
        </w:r>
        <w:r w:rsidR="00AE0D17">
          <w:t>6</w:t>
        </w:r>
      </w:ins>
      <w:r w:rsidRPr="00EF7A5A">
        <w:t>)</w:t>
      </w:r>
    </w:p>
    <w:p w:rsidR="00E23F91" w:rsidRDefault="00E23F91" w:rsidP="00E23F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Shoreline Construction</w:t>
      </w:r>
      <w:r>
        <w:rPr>
          <w:b/>
        </w:rPr>
        <w:tab/>
      </w:r>
      <w:r>
        <w:rPr>
          <w:b/>
        </w:rPr>
        <w:tab/>
      </w:r>
      <w:r>
        <w:rPr>
          <w:b/>
        </w:rPr>
        <w:tab/>
      </w:r>
      <w:r>
        <w:rPr>
          <w:b/>
        </w:rPr>
        <w:tab/>
      </w:r>
      <w:r w:rsidRPr="00EF7A5A">
        <w:rPr>
          <w:b/>
        </w:rPr>
        <w:tab/>
      </w:r>
      <w:r w:rsidRPr="00EF7A5A">
        <w:rPr>
          <w:b/>
        </w:rPr>
        <w:tab/>
      </w:r>
      <w:r w:rsidRPr="00EF7A5A">
        <w:t>(P,</w:t>
      </w:r>
      <w:r w:rsidR="00E079C9">
        <w:t>C,</w:t>
      </w:r>
      <w:r w:rsidRPr="00EF7A5A">
        <w:t>S)</w:t>
      </w:r>
      <w:r w:rsidRPr="00EF7A5A">
        <w:tab/>
        <w:t>(S-101 DCEG Clause 8.</w:t>
      </w:r>
      <w:r w:rsidR="00E079C9">
        <w:t>6</w:t>
      </w:r>
      <w:r w:rsidRPr="00EF7A5A">
        <w:t>)</w:t>
      </w:r>
    </w:p>
    <w:p w:rsidR="00E079C9" w:rsidRDefault="00E079C9" w:rsidP="00E079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Pile</w:t>
      </w:r>
      <w:r w:rsidRPr="00EF7A5A">
        <w:rPr>
          <w:b/>
        </w:rPr>
        <w:t xml:space="preserve"> </w:t>
      </w:r>
      <w:r w:rsidRPr="00EF7A5A">
        <w:rPr>
          <w:b/>
        </w:rPr>
        <w:tab/>
      </w:r>
      <w:r w:rsidRPr="00EF7A5A">
        <w:rPr>
          <w:b/>
        </w:rPr>
        <w:tab/>
      </w:r>
      <w:r w:rsidRPr="00EF7A5A">
        <w:rPr>
          <w:b/>
        </w:rPr>
        <w:tab/>
      </w:r>
      <w:r>
        <w:rPr>
          <w:b/>
        </w:rPr>
        <w:tab/>
      </w:r>
      <w:r>
        <w:rPr>
          <w:b/>
        </w:rPr>
        <w:tab/>
      </w:r>
      <w:r>
        <w:rPr>
          <w:b/>
        </w:rPr>
        <w:tab/>
      </w:r>
      <w:r>
        <w:rPr>
          <w:b/>
        </w:rPr>
        <w:tab/>
      </w:r>
      <w:r>
        <w:rPr>
          <w:b/>
        </w:rPr>
        <w:tab/>
      </w:r>
      <w:r>
        <w:rPr>
          <w:b/>
        </w:rPr>
        <w:tab/>
      </w:r>
      <w:r>
        <w:rPr>
          <w:b/>
        </w:rPr>
        <w:tab/>
      </w:r>
      <w:r w:rsidRPr="00EF7A5A">
        <w:rPr>
          <w:b/>
        </w:rPr>
        <w:tab/>
      </w:r>
      <w:r w:rsidRPr="00EF7A5A">
        <w:rPr>
          <w:b/>
        </w:rPr>
        <w:tab/>
      </w:r>
      <w:r w:rsidRPr="00EF7A5A">
        <w:t>(P,</w:t>
      </w:r>
      <w:r>
        <w:t>C,</w:t>
      </w:r>
      <w:r w:rsidRPr="00EF7A5A">
        <w:t>S)</w:t>
      </w:r>
      <w:r w:rsidRPr="00EF7A5A">
        <w:tab/>
        <w:t>(S-101 DCEG Clause 8.4)</w:t>
      </w:r>
    </w:p>
    <w:p w:rsidR="00E079C9" w:rsidRDefault="00E079C9" w:rsidP="00E079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sidR="00461989">
        <w:rPr>
          <w:b/>
        </w:rPr>
        <w:t>Cable Submarine</w:t>
      </w:r>
      <w:r>
        <w:rPr>
          <w:b/>
        </w:rPr>
        <w:tab/>
      </w:r>
      <w:r>
        <w:rPr>
          <w:b/>
        </w:rPr>
        <w:tab/>
      </w:r>
      <w:r w:rsidR="00461989">
        <w:rPr>
          <w:b/>
        </w:rPr>
        <w:tab/>
      </w:r>
      <w:r w:rsidR="00461989">
        <w:rPr>
          <w:b/>
        </w:rPr>
        <w:tab/>
      </w:r>
      <w:r>
        <w:rPr>
          <w:b/>
        </w:rPr>
        <w:tab/>
      </w:r>
      <w:r>
        <w:rPr>
          <w:b/>
        </w:rPr>
        <w:tab/>
      </w:r>
      <w:r w:rsidRPr="00EF7A5A">
        <w:rPr>
          <w:b/>
        </w:rPr>
        <w:tab/>
      </w:r>
      <w:r w:rsidRPr="00EF7A5A">
        <w:rPr>
          <w:b/>
        </w:rPr>
        <w:tab/>
      </w:r>
      <w:r w:rsidRPr="00EF7A5A">
        <w:t>(</w:t>
      </w:r>
      <w:r>
        <w:t>C</w:t>
      </w:r>
      <w:r w:rsidRPr="00EF7A5A">
        <w:t>)</w:t>
      </w:r>
      <w:r w:rsidR="00461989">
        <w:tab/>
      </w:r>
      <w:r w:rsidR="00461989">
        <w:tab/>
      </w:r>
      <w:r w:rsidRPr="00EF7A5A">
        <w:tab/>
        <w:t xml:space="preserve">(S-101 DCEG Clause </w:t>
      </w:r>
      <w:r w:rsidR="00461989">
        <w:t>14.</w:t>
      </w:r>
      <w:r w:rsidR="00746AA0">
        <w:t>2</w:t>
      </w:r>
      <w:r w:rsidRPr="00EF7A5A">
        <w:t>)</w:t>
      </w:r>
    </w:p>
    <w:p w:rsidR="00E079C9" w:rsidRDefault="00E079C9" w:rsidP="00E079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Mooring Buoy</w:t>
      </w:r>
      <w:r>
        <w:rPr>
          <w:b/>
        </w:rPr>
        <w:tab/>
      </w:r>
      <w:r>
        <w:rPr>
          <w:b/>
        </w:rPr>
        <w:tab/>
      </w:r>
      <w:r>
        <w:rPr>
          <w:b/>
        </w:rPr>
        <w:tab/>
      </w:r>
      <w:r>
        <w:rPr>
          <w:b/>
        </w:rPr>
        <w:tab/>
      </w:r>
      <w:r>
        <w:rPr>
          <w:b/>
        </w:rPr>
        <w:tab/>
      </w:r>
      <w:r>
        <w:rPr>
          <w:b/>
        </w:rPr>
        <w:tab/>
      </w:r>
      <w:r>
        <w:rPr>
          <w:b/>
        </w:rPr>
        <w:tab/>
      </w:r>
      <w:r w:rsidRPr="00EF7A5A">
        <w:rPr>
          <w:b/>
        </w:rPr>
        <w:tab/>
      </w:r>
      <w:r w:rsidRPr="00EF7A5A">
        <w:rPr>
          <w:b/>
        </w:rPr>
        <w:tab/>
      </w:r>
      <w:r w:rsidRPr="00EF7A5A">
        <w:t>(P)</w:t>
      </w:r>
      <w:r w:rsidRPr="00EF7A5A">
        <w:tab/>
      </w:r>
      <w:r>
        <w:tab/>
      </w:r>
      <w:r>
        <w:tab/>
      </w:r>
      <w:r w:rsidRPr="00EF7A5A">
        <w:t xml:space="preserve">(S-101 DCEG Clause </w:t>
      </w:r>
      <w:r>
        <w:t>20.8</w:t>
      </w:r>
      <w:r w:rsidRPr="00EF7A5A">
        <w:t>)</w:t>
      </w:r>
    </w:p>
    <w:p w:rsidR="00746AA0" w:rsidRPr="00EF7A5A" w:rsidRDefault="00461989" w:rsidP="00AD009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t xml:space="preserve">The S-57 Object Class </w:t>
      </w:r>
      <w:r>
        <w:rPr>
          <w:b/>
        </w:rPr>
        <w:t>MORFAC</w:t>
      </w:r>
      <w:r>
        <w:t xml:space="preserve"> has been </w:t>
      </w:r>
      <w:r w:rsidR="00245B1F">
        <w:t>re-modelled</w:t>
      </w:r>
      <w:r>
        <w:t xml:space="preserve"> for S-101</w:t>
      </w:r>
      <w:r w:rsidR="00746AA0">
        <w:t>.</w:t>
      </w:r>
      <w:r>
        <w:t xml:space="preserve"> </w:t>
      </w:r>
      <w:r w:rsidR="00746AA0" w:rsidRPr="00EF7A5A">
        <w:t xml:space="preserve">All instances of encoding of the </w:t>
      </w:r>
      <w:r w:rsidR="00746AA0" w:rsidRPr="00EF7A5A">
        <w:rPr>
          <w:b/>
        </w:rPr>
        <w:t>MORFAC</w:t>
      </w:r>
      <w:r w:rsidR="00746AA0" w:rsidRPr="00EF7A5A">
        <w:t xml:space="preserve"> and its binding attributes will be converted automatically to a</w:t>
      </w:r>
      <w:r w:rsidR="00746AA0">
        <w:t>n</w:t>
      </w:r>
      <w:r w:rsidR="00746AA0" w:rsidRPr="00EF7A5A">
        <w:t xml:space="preserve"> instance of the </w:t>
      </w:r>
      <w:r w:rsidR="00245B1F">
        <w:t>following</w:t>
      </w:r>
      <w:r w:rsidR="00746AA0">
        <w:t xml:space="preserve"> S-101 Feature type and attribute combinations, in accordance with the values populated for the S-57 attribute CATMOR, as follows:</w:t>
      </w:r>
      <w:r>
        <w:t xml:space="preserve"> </w:t>
      </w:r>
    </w:p>
    <w:p w:rsidR="00370B86" w:rsidRPr="00EF7A5A" w:rsidRDefault="00370B86" w:rsidP="00370B86">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1</w:t>
      </w:r>
      <w:r w:rsidRPr="00EF7A5A">
        <w:rPr>
          <w:rFonts w:cs="Arial"/>
          <w:bCs/>
        </w:rPr>
        <w:t xml:space="preserve"> (</w:t>
      </w:r>
      <w:r>
        <w:rPr>
          <w:rFonts w:cs="Arial"/>
          <w:bCs/>
        </w:rPr>
        <w:t>dolphin</w:t>
      </w:r>
      <w:r w:rsidRPr="00EF7A5A">
        <w:rPr>
          <w:rFonts w:cs="Arial"/>
          <w:bCs/>
        </w:rPr>
        <w:t xml:space="preserve">)  -&gt; </w:t>
      </w:r>
      <w:r w:rsidRPr="00EF7A5A">
        <w:t xml:space="preserve">S-101 Feature type </w:t>
      </w:r>
      <w:r>
        <w:rPr>
          <w:b/>
        </w:rPr>
        <w:t>Dolphin</w:t>
      </w:r>
      <w:r>
        <w:t>, attribute</w:t>
      </w:r>
      <w:r>
        <w:rPr>
          <w:rFonts w:cs="Arial"/>
          <w:bCs/>
        </w:rPr>
        <w:t xml:space="preserve"> </w:t>
      </w:r>
      <w:r>
        <w:rPr>
          <w:b/>
        </w:rPr>
        <w:t>category of dolphin</w:t>
      </w:r>
      <w:r w:rsidRPr="00EF7A5A">
        <w:rPr>
          <w:rFonts w:cs="Arial"/>
          <w:bCs/>
        </w:rPr>
        <w:t xml:space="preserve"> = </w:t>
      </w:r>
      <w:r>
        <w:rPr>
          <w:rFonts w:cs="Arial"/>
          <w:bCs/>
          <w:i/>
        </w:rPr>
        <w:t>1</w:t>
      </w:r>
      <w:r w:rsidRPr="00EF7A5A">
        <w:rPr>
          <w:rFonts w:cs="Arial"/>
          <w:bCs/>
        </w:rPr>
        <w:t xml:space="preserve"> (</w:t>
      </w:r>
      <w:r>
        <w:rPr>
          <w:rFonts w:cs="Arial"/>
          <w:bCs/>
        </w:rPr>
        <w:t>mooring dolphin</w:t>
      </w:r>
      <w:r w:rsidRPr="00EF7A5A">
        <w:rPr>
          <w:rFonts w:cs="Arial"/>
          <w:bCs/>
        </w:rPr>
        <w:t>)</w:t>
      </w:r>
    </w:p>
    <w:p w:rsidR="00370B86" w:rsidRPr="00EF7A5A" w:rsidRDefault="00370B86" w:rsidP="00370B86">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2</w:t>
      </w:r>
      <w:r w:rsidRPr="00EF7A5A">
        <w:rPr>
          <w:rFonts w:cs="Arial"/>
          <w:bCs/>
        </w:rPr>
        <w:t xml:space="preserve"> (</w:t>
      </w:r>
      <w:r>
        <w:rPr>
          <w:rFonts w:cs="Arial"/>
          <w:bCs/>
        </w:rPr>
        <w:t>deviation dolphin</w:t>
      </w:r>
      <w:r w:rsidRPr="00EF7A5A">
        <w:rPr>
          <w:rFonts w:cs="Arial"/>
          <w:bCs/>
        </w:rPr>
        <w:t xml:space="preserve">)  -&gt; </w:t>
      </w:r>
      <w:r w:rsidRPr="00EF7A5A">
        <w:t xml:space="preserve">S-101 Feature type </w:t>
      </w:r>
      <w:r>
        <w:rPr>
          <w:b/>
        </w:rPr>
        <w:t>Dolphin</w:t>
      </w:r>
      <w:r>
        <w:t>, attribute</w:t>
      </w:r>
      <w:r>
        <w:rPr>
          <w:rFonts w:cs="Arial"/>
          <w:bCs/>
        </w:rPr>
        <w:t xml:space="preserve"> </w:t>
      </w:r>
      <w:r>
        <w:rPr>
          <w:b/>
        </w:rPr>
        <w:t>category of dolphin</w:t>
      </w:r>
      <w:r w:rsidRPr="00EF7A5A">
        <w:rPr>
          <w:rFonts w:cs="Arial"/>
          <w:bCs/>
        </w:rPr>
        <w:t xml:space="preserve"> = </w:t>
      </w:r>
      <w:r w:rsidR="00461783">
        <w:rPr>
          <w:rFonts w:cs="Arial"/>
          <w:bCs/>
          <w:i/>
        </w:rPr>
        <w:t>2</w:t>
      </w:r>
      <w:r w:rsidRPr="00EF7A5A">
        <w:rPr>
          <w:rFonts w:cs="Arial"/>
          <w:bCs/>
        </w:rPr>
        <w:t xml:space="preserve"> (</w:t>
      </w:r>
      <w:r w:rsidR="00461783">
        <w:rPr>
          <w:rFonts w:cs="Arial"/>
          <w:bCs/>
        </w:rPr>
        <w:t>deviation</w:t>
      </w:r>
      <w:r>
        <w:rPr>
          <w:rFonts w:cs="Arial"/>
          <w:bCs/>
        </w:rPr>
        <w:t xml:space="preserve"> dolphin</w:t>
      </w:r>
      <w:r w:rsidRPr="00EF7A5A">
        <w:rPr>
          <w:rFonts w:cs="Arial"/>
          <w:bCs/>
        </w:rPr>
        <w:t>)</w:t>
      </w:r>
    </w:p>
    <w:p w:rsidR="00461783" w:rsidRPr="00EF7A5A" w:rsidRDefault="00461783" w:rsidP="00461783">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3</w:t>
      </w:r>
      <w:r w:rsidRPr="00EF7A5A">
        <w:rPr>
          <w:rFonts w:cs="Arial"/>
          <w:bCs/>
        </w:rPr>
        <w:t xml:space="preserve"> (</w:t>
      </w:r>
      <w:r>
        <w:rPr>
          <w:rFonts w:cs="Arial"/>
          <w:bCs/>
        </w:rPr>
        <w:t>bollard</w:t>
      </w:r>
      <w:r w:rsidRPr="00EF7A5A">
        <w:rPr>
          <w:rFonts w:cs="Arial"/>
          <w:bCs/>
        </w:rPr>
        <w:t xml:space="preserve">)  -&gt; </w:t>
      </w:r>
      <w:r w:rsidRPr="00EF7A5A">
        <w:t xml:space="preserve">S-101 Feature type </w:t>
      </w:r>
      <w:r>
        <w:rPr>
          <w:b/>
        </w:rPr>
        <w:t>Bollard</w:t>
      </w:r>
    </w:p>
    <w:p w:rsidR="00461783" w:rsidRPr="00EF7A5A" w:rsidRDefault="00461783" w:rsidP="00461783">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4</w:t>
      </w:r>
      <w:r w:rsidRPr="00EF7A5A">
        <w:rPr>
          <w:rFonts w:cs="Arial"/>
          <w:bCs/>
        </w:rPr>
        <w:t xml:space="preserve"> (</w:t>
      </w:r>
      <w:r w:rsidR="009B4DFC">
        <w:rPr>
          <w:rFonts w:cs="Arial"/>
          <w:bCs/>
        </w:rPr>
        <w:t>tie-up wall</w:t>
      </w:r>
      <w:r w:rsidRPr="00EF7A5A">
        <w:rPr>
          <w:rFonts w:cs="Arial"/>
          <w:bCs/>
        </w:rPr>
        <w:t xml:space="preserve">)  -&gt; </w:t>
      </w:r>
      <w:r w:rsidRPr="00EF7A5A">
        <w:t xml:space="preserve">S-101 Feature type </w:t>
      </w:r>
      <w:r w:rsidR="009B4DFC">
        <w:rPr>
          <w:b/>
        </w:rPr>
        <w:t>Shoreline Construction</w:t>
      </w:r>
      <w:r>
        <w:t>, attribute</w:t>
      </w:r>
      <w:r>
        <w:rPr>
          <w:rFonts w:cs="Arial"/>
          <w:bCs/>
        </w:rPr>
        <w:t xml:space="preserve"> </w:t>
      </w:r>
      <w:r>
        <w:rPr>
          <w:b/>
        </w:rPr>
        <w:t xml:space="preserve">category of </w:t>
      </w:r>
      <w:r w:rsidR="009B4DFC">
        <w:rPr>
          <w:b/>
        </w:rPr>
        <w:t>shoreline construction</w:t>
      </w:r>
      <w:r w:rsidRPr="00EF7A5A">
        <w:rPr>
          <w:rFonts w:cs="Arial"/>
          <w:bCs/>
        </w:rPr>
        <w:t xml:space="preserve"> = </w:t>
      </w:r>
      <w:r w:rsidR="009B4DFC">
        <w:rPr>
          <w:rFonts w:cs="Arial"/>
          <w:bCs/>
          <w:i/>
        </w:rPr>
        <w:t>23</w:t>
      </w:r>
      <w:r w:rsidRPr="00EF7A5A">
        <w:rPr>
          <w:rFonts w:cs="Arial"/>
          <w:bCs/>
        </w:rPr>
        <w:t xml:space="preserve"> (</w:t>
      </w:r>
      <w:r w:rsidR="009B4DFC">
        <w:rPr>
          <w:rFonts w:cs="Arial"/>
          <w:bCs/>
        </w:rPr>
        <w:t>tie-up wall</w:t>
      </w:r>
      <w:r w:rsidRPr="00EF7A5A">
        <w:rPr>
          <w:rFonts w:cs="Arial"/>
          <w:bCs/>
        </w:rPr>
        <w:t>)</w:t>
      </w:r>
    </w:p>
    <w:p w:rsidR="001F3F77" w:rsidRDefault="001F3F77" w:rsidP="001F3F77">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5</w:t>
      </w:r>
      <w:r w:rsidRPr="00EF7A5A">
        <w:rPr>
          <w:rFonts w:cs="Arial"/>
          <w:bCs/>
        </w:rPr>
        <w:t xml:space="preserve"> (</w:t>
      </w:r>
      <w:r>
        <w:rPr>
          <w:rFonts w:cs="Arial"/>
          <w:bCs/>
        </w:rPr>
        <w:t>post or pile</w:t>
      </w:r>
      <w:r w:rsidRPr="00EF7A5A">
        <w:rPr>
          <w:rFonts w:cs="Arial"/>
          <w:bCs/>
        </w:rPr>
        <w:t xml:space="preserve">)  -&gt; </w:t>
      </w:r>
      <w:r w:rsidRPr="00EF7A5A">
        <w:t xml:space="preserve">S-101 Feature type </w:t>
      </w:r>
      <w:r w:rsidR="00EF24D5">
        <w:rPr>
          <w:b/>
        </w:rPr>
        <w:t>Pile</w:t>
      </w:r>
      <w:r>
        <w:t>, attribute</w:t>
      </w:r>
      <w:r>
        <w:rPr>
          <w:rFonts w:cs="Arial"/>
          <w:bCs/>
        </w:rPr>
        <w:t xml:space="preserve"> </w:t>
      </w:r>
      <w:r w:rsidR="00EF24D5">
        <w:rPr>
          <w:b/>
        </w:rPr>
        <w:t>category of pile</w:t>
      </w:r>
      <w:r w:rsidRPr="00EF7A5A">
        <w:rPr>
          <w:rFonts w:cs="Arial"/>
          <w:bCs/>
        </w:rPr>
        <w:t xml:space="preserve"> = </w:t>
      </w:r>
      <w:r w:rsidR="00EF24D5">
        <w:rPr>
          <w:rFonts w:cs="Arial"/>
          <w:bCs/>
          <w:i/>
        </w:rPr>
        <w:t>8</w:t>
      </w:r>
      <w:r w:rsidRPr="00EF7A5A">
        <w:rPr>
          <w:rFonts w:cs="Arial"/>
          <w:bCs/>
        </w:rPr>
        <w:t xml:space="preserve"> (</w:t>
      </w:r>
      <w:r w:rsidR="00EF24D5">
        <w:rPr>
          <w:rFonts w:cs="Arial"/>
          <w:bCs/>
        </w:rPr>
        <w:t>mooring post</w:t>
      </w:r>
      <w:r w:rsidRPr="00EF7A5A">
        <w:rPr>
          <w:rFonts w:cs="Arial"/>
          <w:bCs/>
        </w:rPr>
        <w:t>)</w:t>
      </w:r>
    </w:p>
    <w:p w:rsidR="00F630E7" w:rsidRPr="008A1B35" w:rsidRDefault="00F630E7" w:rsidP="00F630E7">
      <w:pPr>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6</w:t>
      </w:r>
      <w:r w:rsidRPr="00EF7A5A">
        <w:rPr>
          <w:rFonts w:cs="Arial"/>
          <w:bCs/>
        </w:rPr>
        <w:t xml:space="preserve"> (</w:t>
      </w:r>
      <w:r w:rsidR="0009259D">
        <w:rPr>
          <w:rFonts w:cs="Arial"/>
          <w:bCs/>
        </w:rPr>
        <w:t>chain/wire/</w:t>
      </w:r>
      <w:r>
        <w:rPr>
          <w:rFonts w:cs="Arial"/>
          <w:bCs/>
        </w:rPr>
        <w:t>cable</w:t>
      </w:r>
      <w:r w:rsidRPr="00EF7A5A">
        <w:rPr>
          <w:rFonts w:cs="Arial"/>
          <w:bCs/>
        </w:rPr>
        <w:t xml:space="preserve">)  -&gt; </w:t>
      </w:r>
      <w:r w:rsidRPr="00EF7A5A">
        <w:t xml:space="preserve">S-101 Feature type </w:t>
      </w:r>
      <w:r>
        <w:rPr>
          <w:b/>
        </w:rPr>
        <w:t>Cable Submarine</w:t>
      </w:r>
      <w:r>
        <w:t>, attribute</w:t>
      </w:r>
      <w:r>
        <w:rPr>
          <w:rFonts w:cs="Arial"/>
          <w:bCs/>
        </w:rPr>
        <w:t xml:space="preserve"> </w:t>
      </w:r>
      <w:r>
        <w:rPr>
          <w:b/>
        </w:rPr>
        <w:t>category of cable</w:t>
      </w:r>
      <w:r w:rsidRPr="00EF7A5A">
        <w:rPr>
          <w:rFonts w:cs="Arial"/>
          <w:bCs/>
        </w:rPr>
        <w:t xml:space="preserve"> = </w:t>
      </w:r>
      <w:r w:rsidR="00463C36">
        <w:rPr>
          <w:rFonts w:cs="Arial"/>
          <w:bCs/>
          <w:i/>
        </w:rPr>
        <w:t>9</w:t>
      </w:r>
      <w:r w:rsidRPr="00EF7A5A">
        <w:rPr>
          <w:rFonts w:cs="Arial"/>
          <w:bCs/>
        </w:rPr>
        <w:t xml:space="preserve"> (</w:t>
      </w:r>
      <w:r w:rsidR="00463C36">
        <w:rPr>
          <w:rFonts w:cs="Arial"/>
          <w:bCs/>
        </w:rPr>
        <w:t>junction</w:t>
      </w:r>
      <w:r>
        <w:rPr>
          <w:rFonts w:cs="Arial"/>
          <w:bCs/>
        </w:rPr>
        <w:t xml:space="preserve"> cable</w:t>
      </w:r>
      <w:r w:rsidRPr="00EF7A5A">
        <w:rPr>
          <w:rFonts w:cs="Arial"/>
          <w:bCs/>
        </w:rPr>
        <w:t>)</w:t>
      </w:r>
      <w:r w:rsidR="00463C36">
        <w:rPr>
          <w:rFonts w:cs="Arial"/>
          <w:bCs/>
        </w:rPr>
        <w:t xml:space="preserve">. (NOTE: </w:t>
      </w:r>
      <w:r w:rsidR="008A1B35">
        <w:rPr>
          <w:rFonts w:cs="Arial"/>
          <w:bCs/>
        </w:rPr>
        <w:t>This is so as to facilitate conversion of mooring trots (see S-101 DCEG clause 8.</w:t>
      </w:r>
      <w:del w:id="773" w:author="Jeff Wootton" w:date="2024-08-01T12:35:00Z">
        <w:r w:rsidR="008A1B35" w:rsidDel="00640947">
          <w:rPr>
            <w:rFonts w:cs="Arial"/>
            <w:bCs/>
          </w:rPr>
          <w:delText>22</w:delText>
        </w:r>
      </w:del>
      <w:ins w:id="774" w:author="Jeff Wootton" w:date="2024-08-01T12:35:00Z">
        <w:r w:rsidR="00640947">
          <w:rPr>
            <w:rFonts w:cs="Arial"/>
            <w:bCs/>
          </w:rPr>
          <w:t>23</w:t>
        </w:r>
      </w:ins>
      <w:r w:rsidR="008A1B35">
        <w:rPr>
          <w:rFonts w:cs="Arial"/>
          <w:bCs/>
        </w:rPr>
        <w:t xml:space="preserve">). Data Producers </w:t>
      </w:r>
      <w:r w:rsidR="00EF0166">
        <w:rPr>
          <w:rFonts w:cs="Arial"/>
          <w:bCs/>
        </w:rPr>
        <w:t>may</w:t>
      </w:r>
      <w:r w:rsidR="008A1B35">
        <w:rPr>
          <w:rFonts w:cs="Arial"/>
          <w:bCs/>
        </w:rPr>
        <w:t xml:space="preserve"> be required to evaluate their converted data and amend the value of </w:t>
      </w:r>
      <w:r w:rsidR="008A1B35">
        <w:rPr>
          <w:rFonts w:cs="Arial"/>
          <w:b/>
          <w:bCs/>
        </w:rPr>
        <w:t>category of cable</w:t>
      </w:r>
      <w:r w:rsidR="008A1B35">
        <w:rPr>
          <w:rFonts w:cs="Arial"/>
          <w:bCs/>
        </w:rPr>
        <w:t xml:space="preserve"> to a more suitable value if </w:t>
      </w:r>
      <w:r w:rsidR="000D4D41">
        <w:rPr>
          <w:rFonts w:cs="Arial"/>
          <w:bCs/>
        </w:rPr>
        <w:t>the feature is not part of a mooring trot</w:t>
      </w:r>
      <w:r w:rsidR="008A1B35">
        <w:rPr>
          <w:rFonts w:cs="Arial"/>
          <w:bCs/>
        </w:rPr>
        <w:t>.)</w:t>
      </w:r>
    </w:p>
    <w:p w:rsidR="00F630E7" w:rsidRPr="005579D8" w:rsidRDefault="00F630E7" w:rsidP="00F630E7">
      <w:pPr>
        <w:spacing w:after="120"/>
        <w:ind w:left="1418" w:hanging="1134"/>
        <w:jc w:val="both"/>
        <w:rPr>
          <w:rFonts w:cs="Arial"/>
          <w:bCs/>
        </w:rPr>
      </w:pPr>
      <w:r w:rsidRPr="00EF7A5A">
        <w:rPr>
          <w:rFonts w:cs="Arial"/>
          <w:bCs/>
        </w:rPr>
        <w:t>CAT</w:t>
      </w:r>
      <w:r>
        <w:rPr>
          <w:rFonts w:cs="Arial"/>
          <w:bCs/>
        </w:rPr>
        <w:t>MOR</w:t>
      </w:r>
      <w:r w:rsidRPr="00EF7A5A">
        <w:rPr>
          <w:rFonts w:cs="Arial"/>
          <w:bCs/>
        </w:rPr>
        <w:t xml:space="preserve"> =</w:t>
      </w:r>
      <w:r>
        <w:rPr>
          <w:rFonts w:cs="Arial"/>
          <w:bCs/>
        </w:rPr>
        <w:tab/>
      </w:r>
      <w:r>
        <w:rPr>
          <w:rFonts w:cs="Arial"/>
          <w:bCs/>
          <w:i/>
        </w:rPr>
        <w:t>7</w:t>
      </w:r>
      <w:r w:rsidRPr="00EF7A5A">
        <w:rPr>
          <w:rFonts w:cs="Arial"/>
          <w:bCs/>
        </w:rPr>
        <w:t xml:space="preserve"> (</w:t>
      </w:r>
      <w:r>
        <w:rPr>
          <w:rFonts w:cs="Arial"/>
          <w:bCs/>
        </w:rPr>
        <w:t>mooring buoy</w:t>
      </w:r>
      <w:r w:rsidRPr="00EF7A5A">
        <w:rPr>
          <w:rFonts w:cs="Arial"/>
          <w:bCs/>
        </w:rPr>
        <w:t xml:space="preserve">)  -&gt; </w:t>
      </w:r>
      <w:r w:rsidRPr="00EF7A5A">
        <w:t xml:space="preserve">S-101 Feature type </w:t>
      </w:r>
      <w:r>
        <w:rPr>
          <w:b/>
        </w:rPr>
        <w:t>Mooring Buoy</w:t>
      </w:r>
      <w:r w:rsidR="00AD0097">
        <w:t xml:space="preserve"> (NOTE: </w:t>
      </w:r>
      <w:r w:rsidR="005579D8">
        <w:t xml:space="preserve">If BOYSHP has not been populated for the </w:t>
      </w:r>
      <w:r w:rsidR="005579D8">
        <w:rPr>
          <w:b/>
        </w:rPr>
        <w:t>MORFAC</w:t>
      </w:r>
      <w:r w:rsidR="005579D8">
        <w:t xml:space="preserve">, the mandatory S-101 attribute </w:t>
      </w:r>
      <w:r w:rsidR="005579D8">
        <w:rPr>
          <w:b/>
        </w:rPr>
        <w:t>buoy shape</w:t>
      </w:r>
      <w:r w:rsidR="005579D8">
        <w:t xml:space="preserve"> will be populated with value </w:t>
      </w:r>
      <w:r w:rsidR="005579D8">
        <w:rPr>
          <w:i/>
        </w:rPr>
        <w:t>3</w:t>
      </w:r>
      <w:r w:rsidR="005579D8">
        <w:t xml:space="preserve"> (spherical) during the automated conversion process).</w:t>
      </w:r>
    </w:p>
    <w:p w:rsidR="00095D4C" w:rsidRPr="00EF7A5A" w:rsidRDefault="00095D4C" w:rsidP="00095D4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t>T</w:t>
      </w:r>
      <w:r w:rsidRPr="00EF7A5A">
        <w:t xml:space="preserve">he following exceptions </w:t>
      </w:r>
      <w:r w:rsidR="003F2C09">
        <w:t>for Feature/attribute combination conversion must be noted</w:t>
      </w:r>
      <w:r w:rsidRPr="00EF7A5A">
        <w:t>:</w:t>
      </w:r>
    </w:p>
    <w:p w:rsidR="00095D4C" w:rsidRDefault="003F2C09"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Dolphin</w:t>
      </w:r>
      <w:r>
        <w:t>, the attributes BOYSHP, QUASOU</w:t>
      </w:r>
      <w:r w:rsidR="008F680A">
        <w:t xml:space="preserve"> and WATLEV will not be converted</w:t>
      </w:r>
      <w:r w:rsidR="00095D4C" w:rsidRPr="00EF7A5A">
        <w:t>. It is considered that th</w:t>
      </w:r>
      <w:r w:rsidR="008F680A">
        <w:t>ese</w:t>
      </w:r>
      <w:r w:rsidR="00095D4C" w:rsidRPr="00EF7A5A">
        <w:t xml:space="preserve"> attribute</w:t>
      </w:r>
      <w:r w:rsidR="008F680A">
        <w:t>s</w:t>
      </w:r>
      <w:r w:rsidR="00095D4C" w:rsidRPr="00EF7A5A">
        <w:t xml:space="preserve"> </w:t>
      </w:r>
      <w:r w:rsidR="008F680A">
        <w:t>are</w:t>
      </w:r>
      <w:r w:rsidR="00095D4C" w:rsidRPr="00EF7A5A">
        <w:t xml:space="preserve"> not relevant for </w:t>
      </w:r>
      <w:r w:rsidR="008F680A">
        <w:rPr>
          <w:b/>
        </w:rPr>
        <w:t>Dolphin</w:t>
      </w:r>
      <w:r w:rsidR="00095D4C" w:rsidRPr="00EF7A5A">
        <w:t xml:space="preserve"> in S-101.</w:t>
      </w:r>
    </w:p>
    <w:p w:rsidR="008F680A" w:rsidRDefault="008F680A"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Bollard</w:t>
      </w:r>
      <w:r>
        <w:t>, the attributes BOYSHP, COLOUR, COLPAT, CONRAD, CONVIS, ELEVAT, HEIGHT, NATCON, QUASOU, VERLEN and WATLEV will not be converted</w:t>
      </w:r>
      <w:r w:rsidRPr="00EF7A5A">
        <w:t>. It is considered that th</w:t>
      </w:r>
      <w:r>
        <w:t>ese</w:t>
      </w:r>
      <w:r w:rsidRPr="00EF7A5A">
        <w:t xml:space="preserve"> attribute</w:t>
      </w:r>
      <w:r>
        <w:t>s</w:t>
      </w:r>
      <w:r w:rsidRPr="00EF7A5A">
        <w:t xml:space="preserve"> </w:t>
      </w:r>
      <w:r>
        <w:t>are</w:t>
      </w:r>
      <w:r w:rsidRPr="00EF7A5A">
        <w:t xml:space="preserve"> not relevant for </w:t>
      </w:r>
      <w:r>
        <w:rPr>
          <w:b/>
        </w:rPr>
        <w:t>Bollard</w:t>
      </w:r>
      <w:r w:rsidRPr="00EF7A5A">
        <w:t xml:space="preserve"> in S-101.</w:t>
      </w:r>
    </w:p>
    <w:p w:rsidR="00B2357E" w:rsidRDefault="00EE449F"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Shoreline Construction</w:t>
      </w:r>
      <w:r>
        <w:t>, the attributes BOYSHP, ELEVAT, PEREND, PERSTA</w:t>
      </w:r>
      <w:r w:rsidR="00496C4D">
        <w:t xml:space="preserve"> and</w:t>
      </w:r>
      <w:r>
        <w:t xml:space="preserve"> QUASOU will not be converted</w:t>
      </w:r>
      <w:r w:rsidRPr="00EF7A5A">
        <w:t xml:space="preserve">. </w:t>
      </w:r>
      <w:r w:rsidR="006B06AF">
        <w:t>T</w:t>
      </w:r>
      <w:r w:rsidRPr="00EF7A5A">
        <w:t>h</w:t>
      </w:r>
      <w:r>
        <w:t>ese</w:t>
      </w:r>
      <w:r w:rsidRPr="00EF7A5A">
        <w:t xml:space="preserve"> attribute</w:t>
      </w:r>
      <w:r>
        <w:t>s</w:t>
      </w:r>
      <w:r w:rsidRPr="00EF7A5A">
        <w:t xml:space="preserve"> </w:t>
      </w:r>
      <w:r>
        <w:t>are</w:t>
      </w:r>
      <w:r w:rsidRPr="00EF7A5A">
        <w:t xml:space="preserve"> not relevant for </w:t>
      </w:r>
      <w:r>
        <w:rPr>
          <w:b/>
        </w:rPr>
        <w:t>Shoreline Construction</w:t>
      </w:r>
      <w:r w:rsidRPr="00EF7A5A">
        <w:t xml:space="preserve"> in S-101.</w:t>
      </w:r>
    </w:p>
    <w:p w:rsidR="00496C4D" w:rsidRDefault="00496C4D"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Pile</w:t>
      </w:r>
      <w:r>
        <w:t xml:space="preserve">, the attributes BOYSHP, ELEVAT, NATCON, </w:t>
      </w:r>
      <w:r w:rsidR="004C645E">
        <w:t xml:space="preserve">PEREND, PERSTA, </w:t>
      </w:r>
      <w:r>
        <w:t>QUASOU and WATLEV will not be converted</w:t>
      </w:r>
      <w:r w:rsidRPr="00EF7A5A">
        <w:t xml:space="preserve">. </w:t>
      </w:r>
      <w:r w:rsidR="006B06AF">
        <w:t>T</w:t>
      </w:r>
      <w:r w:rsidRPr="00EF7A5A">
        <w:t>h</w:t>
      </w:r>
      <w:r>
        <w:t>ese</w:t>
      </w:r>
      <w:r w:rsidRPr="00EF7A5A">
        <w:t xml:space="preserve"> attribute</w:t>
      </w:r>
      <w:r>
        <w:t>s</w:t>
      </w:r>
      <w:r w:rsidRPr="00EF7A5A">
        <w:t xml:space="preserve"> </w:t>
      </w:r>
      <w:r>
        <w:t>are</w:t>
      </w:r>
      <w:r w:rsidRPr="00EF7A5A">
        <w:t xml:space="preserve"> not relevant for </w:t>
      </w:r>
      <w:r w:rsidR="004C645E">
        <w:rPr>
          <w:b/>
        </w:rPr>
        <w:t>Pile</w:t>
      </w:r>
      <w:r w:rsidRPr="00EF7A5A">
        <w:t xml:space="preserve"> in S-101.</w:t>
      </w:r>
    </w:p>
    <w:p w:rsidR="004C645E" w:rsidRDefault="004C645E" w:rsidP="008F680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t xml:space="preserve">For </w:t>
      </w:r>
      <w:r>
        <w:rPr>
          <w:b/>
        </w:rPr>
        <w:t>MORFAC</w:t>
      </w:r>
      <w:r>
        <w:t xml:space="preserve"> converted to </w:t>
      </w:r>
      <w:r>
        <w:rPr>
          <w:b/>
        </w:rPr>
        <w:t>Cable Submarine</w:t>
      </w:r>
      <w:r>
        <w:t xml:space="preserve">, the attributes BOYSHP, COLOUR, COLPAT, </w:t>
      </w:r>
      <w:r w:rsidR="006B06AF">
        <w:t xml:space="preserve">CONRAD, CONVIS, </w:t>
      </w:r>
      <w:r>
        <w:t xml:space="preserve">ELEVAT, HEIGHT, </w:t>
      </w:r>
      <w:r w:rsidR="006B06AF">
        <w:t>N</w:t>
      </w:r>
      <w:r>
        <w:t>ATCON, PEREND, PERSTA, QUASOU</w:t>
      </w:r>
      <w:r w:rsidR="006B06AF">
        <w:t>, VERLEN</w:t>
      </w:r>
      <w:r>
        <w:t xml:space="preserve"> and WATLEV will not be converted</w:t>
      </w:r>
      <w:r w:rsidRPr="00EF7A5A">
        <w:t xml:space="preserve">. </w:t>
      </w:r>
      <w:r w:rsidR="006B06AF">
        <w:t>T</w:t>
      </w:r>
      <w:r w:rsidRPr="00EF7A5A">
        <w:t>h</w:t>
      </w:r>
      <w:r>
        <w:t>ese</w:t>
      </w:r>
      <w:r w:rsidRPr="00EF7A5A">
        <w:t xml:space="preserve"> attribute</w:t>
      </w:r>
      <w:r>
        <w:t>s</w:t>
      </w:r>
      <w:r w:rsidRPr="00EF7A5A">
        <w:t xml:space="preserve"> </w:t>
      </w:r>
      <w:r>
        <w:t>are</w:t>
      </w:r>
      <w:r w:rsidRPr="00EF7A5A">
        <w:t xml:space="preserve"> not relevant for </w:t>
      </w:r>
      <w:r>
        <w:rPr>
          <w:b/>
        </w:rPr>
        <w:t>Cable Submarine</w:t>
      </w:r>
      <w:r w:rsidRPr="00EF7A5A">
        <w:t xml:space="preserve"> in S-101.</w:t>
      </w:r>
    </w:p>
    <w:p w:rsidR="006B06AF" w:rsidRPr="00EF7A5A" w:rsidRDefault="006B06AF" w:rsidP="00282BA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t xml:space="preserve">For </w:t>
      </w:r>
      <w:r>
        <w:rPr>
          <w:b/>
        </w:rPr>
        <w:t>MORFAC</w:t>
      </w:r>
      <w:r>
        <w:t xml:space="preserve"> converted to </w:t>
      </w:r>
      <w:r>
        <w:rPr>
          <w:b/>
        </w:rPr>
        <w:t>Mooring Buoy</w:t>
      </w:r>
      <w:r>
        <w:t>, the attributes CONDTN,</w:t>
      </w:r>
      <w:r w:rsidR="0050613F">
        <w:t xml:space="preserve"> CONRAD, </w:t>
      </w:r>
      <w:r w:rsidR="00282BAA">
        <w:t xml:space="preserve">CONVIS, </w:t>
      </w:r>
      <w:r w:rsidR="0050613F">
        <w:t>ELEVAT, HEIGHT,</w:t>
      </w:r>
      <w:r>
        <w:t xml:space="preserve"> QUASOU and WATLEV will not be converted</w:t>
      </w:r>
      <w:r w:rsidRPr="00EF7A5A">
        <w:t>. It is considered that th</w:t>
      </w:r>
      <w:r>
        <w:t>ese</w:t>
      </w:r>
      <w:r w:rsidRPr="00EF7A5A">
        <w:t xml:space="preserve"> attribute</w:t>
      </w:r>
      <w:r>
        <w:t>s</w:t>
      </w:r>
      <w:r w:rsidRPr="00EF7A5A">
        <w:t xml:space="preserve"> </w:t>
      </w:r>
      <w:r>
        <w:t>are</w:t>
      </w:r>
      <w:r w:rsidRPr="00EF7A5A">
        <w:t xml:space="preserve"> not relevant for </w:t>
      </w:r>
      <w:r w:rsidR="00282BAA">
        <w:rPr>
          <w:b/>
        </w:rPr>
        <w:t>Mooring Buoy</w:t>
      </w:r>
      <w:r w:rsidRPr="00EF7A5A">
        <w:t xml:space="preserve"> in S-101.</w:t>
      </w:r>
    </w:p>
    <w:p w:rsidR="00601F71" w:rsidRPr="00EF7A5A" w:rsidRDefault="00601F71" w:rsidP="0036103E">
      <w:pPr>
        <w:spacing w:after="120"/>
        <w:jc w:val="both"/>
      </w:pPr>
      <w:r w:rsidRPr="00EF7A5A">
        <w:t>Data Producers are advised that the following enumerate type attributes have restricted allowable enumerate values for</w:t>
      </w:r>
      <w:r w:rsidR="00672D87">
        <w:t xml:space="preserve"> the converted S-101 Feature as follows</w:t>
      </w:r>
      <w:r w:rsidRPr="00EF7A5A">
        <w:t>:</w:t>
      </w:r>
    </w:p>
    <w:p w:rsidR="00672D87" w:rsidRDefault="00672D87" w:rsidP="00C1206A">
      <w:pPr>
        <w:jc w:val="both"/>
        <w:rPr>
          <w:b/>
        </w:rPr>
      </w:pPr>
      <w:r>
        <w:rPr>
          <w:b/>
        </w:rPr>
        <w:t>buoy shape</w:t>
      </w:r>
      <w:r w:rsidRPr="00EF7A5A">
        <w:tab/>
      </w:r>
      <w:r>
        <w:tab/>
      </w:r>
      <w:r w:rsidRPr="00EF7A5A">
        <w:tab/>
        <w:t>(</w:t>
      </w:r>
      <w:r>
        <w:t>BOYSHP</w:t>
      </w:r>
      <w:r w:rsidRPr="00EF7A5A">
        <w:t>)</w:t>
      </w:r>
      <w:r>
        <w:tab/>
        <w:t xml:space="preserve">for </w:t>
      </w:r>
      <w:r>
        <w:rPr>
          <w:b/>
        </w:rPr>
        <w:t>Mooring Buoy</w:t>
      </w:r>
    </w:p>
    <w:p w:rsidR="009E5065" w:rsidRPr="006C1888" w:rsidRDefault="009E5065" w:rsidP="00C1206A">
      <w:pPr>
        <w:jc w:val="both"/>
        <w:rPr>
          <w:b/>
        </w:rPr>
      </w:pPr>
      <w:r>
        <w:rPr>
          <w:b/>
        </w:rPr>
        <w:t>condition</w:t>
      </w:r>
      <w:r>
        <w:rPr>
          <w:b/>
        </w:rPr>
        <w:tab/>
      </w:r>
      <w:r>
        <w:rPr>
          <w:b/>
        </w:rPr>
        <w:tab/>
      </w:r>
      <w:r>
        <w:rPr>
          <w:b/>
        </w:rPr>
        <w:tab/>
      </w:r>
      <w:r w:rsidRPr="009E5065">
        <w:t>(CONDTN)</w:t>
      </w:r>
      <w:r>
        <w:tab/>
        <w:t xml:space="preserve">for </w:t>
      </w:r>
      <w:r w:rsidR="00DA06FC">
        <w:rPr>
          <w:b/>
        </w:rPr>
        <w:t>Cable Submarine</w:t>
      </w:r>
    </w:p>
    <w:p w:rsidR="006C1888" w:rsidRDefault="00601F71" w:rsidP="00C1206A">
      <w:pPr>
        <w:jc w:val="both"/>
        <w:rPr>
          <w:b/>
        </w:rPr>
      </w:pPr>
      <w:r w:rsidRPr="00EF7A5A">
        <w:rPr>
          <w:b/>
        </w:rPr>
        <w:t>nature of construction</w:t>
      </w:r>
      <w:r w:rsidRPr="00EF7A5A">
        <w:tab/>
      </w:r>
      <w:r w:rsidRPr="00EF7A5A">
        <w:tab/>
        <w:t>(NATCON)</w:t>
      </w:r>
      <w:r w:rsidR="00DA06FC">
        <w:tab/>
        <w:t xml:space="preserve">for </w:t>
      </w:r>
      <w:r w:rsidR="00DA06FC">
        <w:rPr>
          <w:b/>
        </w:rPr>
        <w:t>Dolphin</w:t>
      </w:r>
      <w:r w:rsidR="00386C28">
        <w:t xml:space="preserve">, </w:t>
      </w:r>
      <w:r w:rsidR="00386C28">
        <w:rPr>
          <w:b/>
        </w:rPr>
        <w:t>Shoreline Construction</w:t>
      </w:r>
      <w:r w:rsidR="006C1888">
        <w:t xml:space="preserve">, </w:t>
      </w:r>
      <w:r w:rsidR="006C1888">
        <w:rPr>
          <w:b/>
        </w:rPr>
        <w:t xml:space="preserve">Mooring </w:t>
      </w:r>
    </w:p>
    <w:p w:rsidR="00601F71" w:rsidRPr="006C1888" w:rsidRDefault="006C1888" w:rsidP="00C1206A">
      <w:pPr>
        <w:ind w:left="3600" w:firstLine="720"/>
        <w:jc w:val="both"/>
        <w:rPr>
          <w:b/>
        </w:rPr>
      </w:pPr>
      <w:r>
        <w:rPr>
          <w:b/>
        </w:rPr>
        <w:t>Buoy</w:t>
      </w:r>
    </w:p>
    <w:p w:rsidR="0026475F" w:rsidRPr="0026475F" w:rsidRDefault="00601F71" w:rsidP="006C1888">
      <w:pPr>
        <w:jc w:val="both"/>
      </w:pPr>
      <w:r w:rsidRPr="00EF7A5A">
        <w:rPr>
          <w:b/>
        </w:rPr>
        <w:t>status</w:t>
      </w:r>
      <w:r w:rsidRPr="00EF7A5A">
        <w:tab/>
      </w:r>
      <w:r w:rsidRPr="00EF7A5A">
        <w:tab/>
      </w:r>
      <w:r w:rsidRPr="00EF7A5A">
        <w:tab/>
      </w:r>
      <w:r w:rsidRPr="00EF7A5A">
        <w:tab/>
        <w:t>(STATUS)</w:t>
      </w:r>
      <w:r w:rsidR="00DA06FC">
        <w:tab/>
        <w:t>for</w:t>
      </w:r>
      <w:r w:rsidR="00386C28">
        <w:t xml:space="preserve"> </w:t>
      </w:r>
      <w:r w:rsidR="00386C28">
        <w:rPr>
          <w:b/>
        </w:rPr>
        <w:t>Dolphin</w:t>
      </w:r>
      <w:r w:rsidR="00386C28">
        <w:t xml:space="preserve">, </w:t>
      </w:r>
      <w:r w:rsidR="00386C28">
        <w:rPr>
          <w:b/>
        </w:rPr>
        <w:t>Bollard</w:t>
      </w:r>
      <w:r w:rsidR="00386C28">
        <w:t>,</w:t>
      </w:r>
      <w:r w:rsidR="0026475F">
        <w:t xml:space="preserve"> </w:t>
      </w:r>
      <w:r w:rsidR="0026475F">
        <w:rPr>
          <w:b/>
        </w:rPr>
        <w:t>Shoreline Construction</w:t>
      </w:r>
      <w:r w:rsidR="0026475F">
        <w:t xml:space="preserve">, </w:t>
      </w:r>
      <w:r w:rsidR="0026475F">
        <w:rPr>
          <w:b/>
        </w:rPr>
        <w:t>Pile</w:t>
      </w:r>
      <w:r w:rsidR="0026475F">
        <w:t>,</w:t>
      </w:r>
    </w:p>
    <w:p w:rsidR="00601F71" w:rsidRPr="00EF7A5A" w:rsidRDefault="00DA06FC" w:rsidP="006C1888">
      <w:pPr>
        <w:spacing w:after="120"/>
        <w:ind w:left="3600" w:firstLine="720"/>
        <w:jc w:val="both"/>
      </w:pPr>
      <w:r>
        <w:rPr>
          <w:b/>
        </w:rPr>
        <w:t>Cable Submarine</w:t>
      </w:r>
    </w:p>
    <w:p w:rsidR="00601F71" w:rsidRPr="00EF7A5A" w:rsidRDefault="00601F71" w:rsidP="00601F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 xml:space="preserve">See S-101 DCEG clause </w:t>
      </w:r>
      <w:r w:rsidR="000D430D">
        <w:rPr>
          <w:rFonts w:cs="Arial"/>
          <w:bCs/>
        </w:rPr>
        <w:t xml:space="preserve">8.4, </w:t>
      </w:r>
      <w:r w:rsidR="006C1888">
        <w:rPr>
          <w:rFonts w:cs="Arial"/>
          <w:bCs/>
        </w:rPr>
        <w:t xml:space="preserve">8.6, </w:t>
      </w:r>
      <w:r w:rsidRPr="00EF7A5A">
        <w:rPr>
          <w:rFonts w:cs="Arial"/>
          <w:bCs/>
        </w:rPr>
        <w:t>8.</w:t>
      </w:r>
      <w:del w:id="775" w:author="Jeff Wootton" w:date="2024-07-30T08:35:00Z">
        <w:r w:rsidRPr="00EF7A5A" w:rsidDel="006271A9">
          <w:rPr>
            <w:rFonts w:cs="Arial"/>
            <w:bCs/>
          </w:rPr>
          <w:delText>14</w:delText>
        </w:r>
      </w:del>
      <w:ins w:id="776" w:author="Jeff Wootton" w:date="2024-07-30T08:35:00Z">
        <w:r w:rsidR="006271A9" w:rsidRPr="00EF7A5A">
          <w:rPr>
            <w:rFonts w:cs="Arial"/>
            <w:bCs/>
          </w:rPr>
          <w:t>1</w:t>
        </w:r>
        <w:r w:rsidR="006271A9">
          <w:rPr>
            <w:rFonts w:cs="Arial"/>
            <w:bCs/>
          </w:rPr>
          <w:t>5</w:t>
        </w:r>
      </w:ins>
      <w:r w:rsidR="006C1888">
        <w:rPr>
          <w:rFonts w:cs="Arial"/>
          <w:bCs/>
        </w:rPr>
        <w:t>, 8.</w:t>
      </w:r>
      <w:del w:id="777" w:author="Jeff Wootton" w:date="2024-07-30T08:35:00Z">
        <w:r w:rsidR="006C1888" w:rsidDel="006271A9">
          <w:rPr>
            <w:rFonts w:cs="Arial"/>
            <w:bCs/>
          </w:rPr>
          <w:delText>15</w:delText>
        </w:r>
      </w:del>
      <w:ins w:id="778" w:author="Jeff Wootton" w:date="2024-07-30T08:35:00Z">
        <w:r w:rsidR="006271A9">
          <w:rPr>
            <w:rFonts w:cs="Arial"/>
            <w:bCs/>
          </w:rPr>
          <w:t>16</w:t>
        </w:r>
      </w:ins>
      <w:r w:rsidR="006C1888">
        <w:rPr>
          <w:rFonts w:cs="Arial"/>
          <w:bCs/>
        </w:rPr>
        <w:t xml:space="preserve">, </w:t>
      </w:r>
      <w:r w:rsidR="000D430D">
        <w:rPr>
          <w:rFonts w:cs="Arial"/>
          <w:bCs/>
        </w:rPr>
        <w:t>14.2 and 20.8</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0D430D">
        <w:rPr>
          <w:rFonts w:cs="Arial"/>
          <w:bCs/>
        </w:rPr>
        <w:t xml:space="preserve">BOYSHP, CONDTN, </w:t>
      </w:r>
      <w:r w:rsidRPr="00EF7A5A">
        <w:rPr>
          <w:rFonts w:cs="Arial"/>
          <w:bCs/>
        </w:rPr>
        <w:t>NATCON</w:t>
      </w:r>
      <w:r w:rsidR="000D430D">
        <w:rPr>
          <w:rFonts w:cs="Arial"/>
          <w:bCs/>
        </w:rPr>
        <w:t xml:space="preserve"> and</w:t>
      </w:r>
      <w:r w:rsidR="000D430D" w:rsidRPr="00EF7A5A">
        <w:rPr>
          <w:rFonts w:cs="Arial"/>
          <w:bCs/>
        </w:rPr>
        <w:t xml:space="preserve"> </w:t>
      </w:r>
      <w:r w:rsidRPr="00EF7A5A">
        <w:rPr>
          <w:rFonts w:cs="Arial"/>
          <w:bCs/>
        </w:rPr>
        <w:t>STATUS</w:t>
      </w:r>
      <w:r w:rsidR="00BC5AD9" w:rsidRPr="00EF7A5A">
        <w:rPr>
          <w:rFonts w:cs="Arial"/>
          <w:bCs/>
        </w:rPr>
        <w:t xml:space="preserve"> </w:t>
      </w:r>
      <w:r w:rsidRPr="00EF7A5A">
        <w:rPr>
          <w:rFonts w:cs="Arial"/>
          <w:bCs/>
        </w:rPr>
        <w:t xml:space="preserve">on </w:t>
      </w:r>
      <w:r w:rsidRPr="00EF7A5A">
        <w:rPr>
          <w:b/>
        </w:rPr>
        <w:t>MORFAC</w:t>
      </w:r>
      <w:r w:rsidRPr="00EF7A5A">
        <w:rPr>
          <w:rFonts w:cs="Arial"/>
          <w:bCs/>
        </w:rPr>
        <w:t xml:space="preserve"> </w:t>
      </w:r>
      <w:r w:rsidR="000D430D">
        <w:rPr>
          <w:rFonts w:cs="Arial"/>
          <w:bCs/>
        </w:rPr>
        <w:t xml:space="preserve">in regard to conversion to the Features listed above </w:t>
      </w:r>
      <w:r w:rsidRPr="00EF7A5A">
        <w:rPr>
          <w:rFonts w:cs="Arial"/>
          <w:bCs/>
        </w:rPr>
        <w:t>and amend appropriately.</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779" w:name="_Toc422735556"/>
      <w:bookmarkStart w:id="780" w:name="_Toc460900474"/>
      <w:bookmarkStart w:id="781" w:name="_Toc8629905"/>
      <w:bookmarkStart w:id="782" w:name="_Toc8630037"/>
      <w:bookmarkStart w:id="783" w:name="_Toc173416313"/>
      <w:r w:rsidRPr="00EF7A5A">
        <w:t>Piles</w:t>
      </w:r>
      <w:bookmarkEnd w:id="779"/>
      <w:bookmarkEnd w:id="780"/>
      <w:bookmarkEnd w:id="781"/>
      <w:bookmarkEnd w:id="782"/>
      <w:bookmarkEnd w:id="783"/>
    </w:p>
    <w:p w:rsidR="00DC3DF4" w:rsidRPr="00EF7A5A" w:rsidRDefault="00DC3DF4" w:rsidP="00DC3DF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r>
      <w:bookmarkStart w:id="784" w:name="_Hlk125756482"/>
      <w:r w:rsidRPr="00EF7A5A">
        <w:t>Pile (</w:t>
      </w:r>
      <w:r w:rsidRPr="00EF7A5A">
        <w:rPr>
          <w:b/>
        </w:rPr>
        <w:t>PILPNT</w:t>
      </w:r>
      <w:r w:rsidRPr="00EF7A5A">
        <w:t>)</w:t>
      </w:r>
      <w:r w:rsidRPr="00EF7A5A">
        <w:tab/>
      </w:r>
      <w:r w:rsidRPr="00EF7A5A">
        <w:tab/>
        <w:t>(P)</w:t>
      </w:r>
      <w:bookmarkEnd w:id="784"/>
    </w:p>
    <w:p w:rsidR="00DC3DF4" w:rsidRPr="00EF7A5A" w:rsidRDefault="00DC3DF4" w:rsidP="00DC3D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Pile </w:t>
      </w:r>
      <w:r w:rsidRPr="00EF7A5A">
        <w:rPr>
          <w:b/>
        </w:rPr>
        <w:tab/>
      </w:r>
      <w:r w:rsidRPr="00EF7A5A">
        <w:rPr>
          <w:b/>
        </w:rPr>
        <w:tab/>
      </w:r>
      <w:r w:rsidRPr="00EF7A5A">
        <w:rPr>
          <w:b/>
        </w:rPr>
        <w:tab/>
      </w:r>
      <w:r w:rsidRPr="00EF7A5A">
        <w:rPr>
          <w:b/>
        </w:rPr>
        <w:tab/>
      </w:r>
      <w:r w:rsidRPr="00EF7A5A">
        <w:rPr>
          <w:b/>
        </w:rPr>
        <w:tab/>
      </w:r>
      <w:r w:rsidRPr="00EF7A5A">
        <w:t>(P,C,S)</w:t>
      </w:r>
      <w:r w:rsidRPr="00EF7A5A">
        <w:tab/>
      </w:r>
      <w:r w:rsidR="00471238" w:rsidRPr="00EF7A5A">
        <w:tab/>
      </w:r>
      <w:r w:rsidR="00471238" w:rsidRPr="00EF7A5A">
        <w:tab/>
      </w:r>
      <w:r w:rsidR="00471238" w:rsidRPr="00EF7A5A">
        <w:tab/>
      </w:r>
      <w:r w:rsidR="00471238" w:rsidRPr="00EF7A5A">
        <w:tab/>
      </w:r>
      <w:r w:rsidR="00471238" w:rsidRPr="00EF7A5A">
        <w:tab/>
      </w:r>
      <w:r w:rsidR="00471238" w:rsidRPr="00EF7A5A">
        <w:tab/>
      </w:r>
      <w:r w:rsidRPr="00EF7A5A">
        <w:t>(S-101 DCEG Clause 8.</w:t>
      </w:r>
      <w:r w:rsidR="007507E0" w:rsidRPr="00EF7A5A">
        <w:t>4</w:t>
      </w:r>
      <w:r w:rsidRPr="00EF7A5A">
        <w:t>)</w:t>
      </w:r>
    </w:p>
    <w:p w:rsidR="00471238" w:rsidRPr="00EF7A5A" w:rsidRDefault="00A53E7C" w:rsidP="0022123D">
      <w:pPr>
        <w:tabs>
          <w:tab w:val="decimal" w:pos="5402"/>
          <w:tab w:val="left" w:pos="5589"/>
        </w:tabs>
        <w:spacing w:after="120"/>
        <w:jc w:val="both"/>
        <w:rPr>
          <w:rFonts w:cs="Arial"/>
          <w:bCs/>
        </w:rPr>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 xml:space="preserve">PILPNT </w:t>
      </w:r>
      <w:r w:rsidRPr="00EF7A5A">
        <w:t xml:space="preserve">and its binding attributes will be </w:t>
      </w:r>
      <w:r w:rsidR="000A7453" w:rsidRPr="00EF7A5A">
        <w:t xml:space="preserve">converted </w:t>
      </w:r>
      <w:r w:rsidRPr="00EF7A5A">
        <w:t xml:space="preserve">automatically </w:t>
      </w:r>
      <w:r w:rsidR="000A7453" w:rsidRPr="00EF7A5A">
        <w:t>to an instance of</w:t>
      </w:r>
      <w:r w:rsidRPr="00EF7A5A">
        <w:t xml:space="preserve"> the S-101 </w:t>
      </w:r>
      <w:r w:rsidR="000111C7" w:rsidRPr="00EF7A5A">
        <w:t>Feature type</w:t>
      </w:r>
      <w:r w:rsidRPr="00EF7A5A">
        <w:t xml:space="preserve"> </w:t>
      </w:r>
      <w:r w:rsidRPr="00EF7A5A">
        <w:rPr>
          <w:b/>
        </w:rPr>
        <w:t xml:space="preserve">Pile </w:t>
      </w:r>
      <w:r w:rsidRPr="00EF7A5A">
        <w:t>during the automated conversion process.</w:t>
      </w:r>
      <w:r w:rsidR="005C6026" w:rsidRPr="00EF7A5A">
        <w:t xml:space="preserve"> </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785" w:name="_Toc422735558"/>
      <w:bookmarkStart w:id="786" w:name="_Toc460900475"/>
      <w:bookmarkStart w:id="787" w:name="_Toc8629906"/>
      <w:bookmarkStart w:id="788" w:name="_Toc8630038"/>
      <w:bookmarkStart w:id="789" w:name="_Toc173416314"/>
      <w:r w:rsidRPr="00EF7A5A">
        <w:t>Pontoons</w:t>
      </w:r>
      <w:bookmarkEnd w:id="785"/>
      <w:bookmarkEnd w:id="786"/>
      <w:bookmarkEnd w:id="787"/>
      <w:bookmarkEnd w:id="788"/>
      <w:bookmarkEnd w:id="789"/>
    </w:p>
    <w:p w:rsidR="002450B2" w:rsidRPr="00EF7A5A" w:rsidRDefault="002450B2" w:rsidP="002450B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0111C7" w:rsidRPr="00EF7A5A">
        <w:rPr>
          <w:u w:val="single"/>
        </w:rPr>
        <w:t>Object</w:t>
      </w:r>
      <w:r w:rsidRPr="00EF7A5A">
        <w:rPr>
          <w:u w:val="single"/>
        </w:rPr>
        <w:t>:</w:t>
      </w:r>
      <w:r w:rsidRPr="00EF7A5A">
        <w:tab/>
      </w:r>
      <w:r w:rsidRPr="00EF7A5A">
        <w:tab/>
        <w:t>Pontoon (</w:t>
      </w:r>
      <w:r w:rsidRPr="00EF7A5A">
        <w:rPr>
          <w:b/>
        </w:rPr>
        <w:t>PONTON</w:t>
      </w:r>
      <w:r w:rsidRPr="00EF7A5A">
        <w:t>)</w:t>
      </w:r>
      <w:r w:rsidRPr="00EF7A5A">
        <w:tab/>
      </w:r>
      <w:r w:rsidRPr="00EF7A5A">
        <w:tab/>
        <w:t>(L,A)</w:t>
      </w:r>
    </w:p>
    <w:p w:rsidR="002450B2" w:rsidRPr="00EF7A5A" w:rsidRDefault="002450B2" w:rsidP="002450B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0111C7" w:rsidRPr="00EF7A5A">
        <w:rPr>
          <w:u w:val="single"/>
        </w:rPr>
        <w:t>Feature</w:t>
      </w:r>
      <w:r w:rsidRPr="00EF7A5A">
        <w:t>:</w:t>
      </w:r>
      <w:r w:rsidRPr="00EF7A5A">
        <w:tab/>
      </w:r>
      <w:r w:rsidRPr="00EF7A5A">
        <w:rPr>
          <w:b/>
        </w:rPr>
        <w:t xml:space="preserve">Pontoon </w:t>
      </w:r>
      <w:r w:rsidRPr="00EF7A5A">
        <w:rPr>
          <w:b/>
        </w:rPr>
        <w:tab/>
      </w:r>
      <w:r w:rsidRPr="00EF7A5A">
        <w:rPr>
          <w:b/>
        </w:rPr>
        <w:tab/>
      </w:r>
      <w:r w:rsidRPr="00EF7A5A">
        <w:rPr>
          <w:b/>
        </w:rPr>
        <w:tab/>
      </w:r>
      <w:r w:rsidRPr="00EF7A5A">
        <w:rPr>
          <w:b/>
        </w:rPr>
        <w:tab/>
      </w:r>
      <w:r w:rsidRPr="00EF7A5A">
        <w:rPr>
          <w:b/>
        </w:rPr>
        <w:tab/>
      </w:r>
      <w:r w:rsidRPr="00EF7A5A">
        <w:t>(</w:t>
      </w:r>
      <w:del w:id="790" w:author="Jeff Wootton" w:date="2024-07-25T14:17:00Z">
        <w:r w:rsidRPr="00EF7A5A" w:rsidDel="009E7280">
          <w:delText>P,</w:delText>
        </w:r>
      </w:del>
      <w:r w:rsidRPr="00EF7A5A">
        <w:t>C,S)</w:t>
      </w:r>
      <w:r w:rsidRPr="00EF7A5A">
        <w:tab/>
      </w:r>
      <w:r w:rsidRPr="00EF7A5A">
        <w:tab/>
      </w:r>
      <w:r w:rsidRPr="00EF7A5A">
        <w:tab/>
      </w:r>
      <w:r w:rsidRPr="00EF7A5A">
        <w:tab/>
      </w:r>
      <w:r w:rsidRPr="00EF7A5A">
        <w:tab/>
        <w:t>(S-101 DCEG Clause 8.</w:t>
      </w:r>
      <w:del w:id="791" w:author="Jeff Wootton" w:date="2024-07-30T08:45:00Z">
        <w:r w:rsidR="00206134" w:rsidRPr="00EF7A5A" w:rsidDel="00984E9B">
          <w:delText>1</w:delText>
        </w:r>
        <w:r w:rsidR="00206134" w:rsidDel="00984E9B">
          <w:delText>8</w:delText>
        </w:r>
      </w:del>
      <w:ins w:id="792" w:author="Jeff Wootton" w:date="2024-07-30T08:45:00Z">
        <w:r w:rsidR="00984E9B" w:rsidRPr="00EF7A5A">
          <w:t>1</w:t>
        </w:r>
        <w:r w:rsidR="00984E9B">
          <w:t>9</w:t>
        </w:r>
      </w:ins>
      <w:r w:rsidRPr="00EF7A5A">
        <w:t>)</w:t>
      </w:r>
    </w:p>
    <w:p w:rsidR="007507E0" w:rsidRPr="00EF7A5A" w:rsidRDefault="007507E0" w:rsidP="007507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0111C7" w:rsidRPr="00EF7A5A">
        <w:t>O</w:t>
      </w:r>
      <w:r w:rsidRPr="00EF7A5A">
        <w:t>bject</w:t>
      </w:r>
      <w:r w:rsidR="000111C7" w:rsidRPr="00EF7A5A">
        <w:t xml:space="preserve"> class</w:t>
      </w:r>
      <w:r w:rsidRPr="00EF7A5A">
        <w:t xml:space="preserve"> </w:t>
      </w:r>
      <w:r w:rsidRPr="00EF7A5A">
        <w:rPr>
          <w:b/>
        </w:rPr>
        <w:t>PONTON</w:t>
      </w:r>
      <w:r w:rsidRPr="00EF7A5A">
        <w:t xml:space="preserve"> and its binding attributes will be </w:t>
      </w:r>
      <w:r w:rsidR="000A7453" w:rsidRPr="00EF7A5A">
        <w:t xml:space="preserve">converted </w:t>
      </w:r>
      <w:r w:rsidRPr="00EF7A5A">
        <w:t xml:space="preserve">automatically </w:t>
      </w:r>
      <w:r w:rsidR="000A7453" w:rsidRPr="00EF7A5A">
        <w:t>to an instance of</w:t>
      </w:r>
      <w:r w:rsidRPr="00EF7A5A">
        <w:t xml:space="preserve"> the S-101 </w:t>
      </w:r>
      <w:r w:rsidR="000111C7" w:rsidRPr="00EF7A5A">
        <w:t>Feature type</w:t>
      </w:r>
      <w:r w:rsidRPr="00EF7A5A">
        <w:t xml:space="preserve"> </w:t>
      </w:r>
      <w:r w:rsidRPr="00EF7A5A">
        <w:rPr>
          <w:b/>
        </w:rPr>
        <w:t xml:space="preserve">Pontoon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7507E0" w:rsidRPr="00EF7A5A" w:rsidRDefault="007507E0"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w:t>
      </w:r>
      <w:r w:rsidR="005510EA" w:rsidRPr="00EF7A5A">
        <w:t>NATCON</w:t>
      </w:r>
      <w:r w:rsidRPr="00EF7A5A">
        <w:t xml:space="preserve"> for </w:t>
      </w:r>
      <w:r w:rsidR="005510EA" w:rsidRPr="00EF7A5A">
        <w:rPr>
          <w:b/>
        </w:rPr>
        <w:t>PONTON</w:t>
      </w:r>
      <w:r w:rsidRPr="00EF7A5A">
        <w:t xml:space="preserve"> will not be converted.</w:t>
      </w:r>
      <w:r w:rsidR="005C6026" w:rsidRPr="00EF7A5A">
        <w:t xml:space="preserve"> </w:t>
      </w:r>
      <w:r w:rsidRPr="00EF7A5A">
        <w:t xml:space="preserve">It is considered that this attribute is not relevant for </w:t>
      </w:r>
      <w:r w:rsidR="005510EA" w:rsidRPr="00EF7A5A">
        <w:rPr>
          <w:b/>
        </w:rPr>
        <w:t>Pontoon</w:t>
      </w:r>
      <w:r w:rsidRPr="00EF7A5A">
        <w:t xml:space="preserve"> in S-101.</w:t>
      </w:r>
    </w:p>
    <w:p w:rsidR="007507E0" w:rsidRPr="00EF7A5A" w:rsidRDefault="007507E0" w:rsidP="007507E0">
      <w:pPr>
        <w:tabs>
          <w:tab w:val="decimal" w:pos="5402"/>
          <w:tab w:val="left" w:pos="5589"/>
        </w:tabs>
        <w:spacing w:after="120"/>
        <w:jc w:val="both"/>
      </w:pPr>
      <w:r w:rsidRPr="00EF7A5A">
        <w:t xml:space="preserve">For S-57 </w:t>
      </w:r>
      <w:r w:rsidRPr="00EF7A5A">
        <w:rPr>
          <w:b/>
        </w:rPr>
        <w:t>PONTON</w:t>
      </w:r>
      <w:r w:rsidRPr="00EF7A5A">
        <w:t xml:space="preserve"> of geometric primitive area is designated as being part of Group 1 (Skin of the Earth) feature coverage.</w:t>
      </w:r>
      <w:r w:rsidR="005C6026" w:rsidRPr="00EF7A5A">
        <w:t xml:space="preserve"> </w:t>
      </w:r>
      <w:r w:rsidRPr="00EF7A5A">
        <w:t xml:space="preserve">In S-101, </w:t>
      </w:r>
      <w:r w:rsidRPr="00EF7A5A">
        <w:rPr>
          <w:b/>
        </w:rPr>
        <w:t>Pontoon</w:t>
      </w:r>
      <w:r w:rsidRPr="00EF7A5A">
        <w:t xml:space="preserve"> has been removed from Group 1 (see S-101 </w:t>
      </w:r>
      <w:r w:rsidR="0042495A">
        <w:t>DCEG</w:t>
      </w:r>
      <w:r w:rsidRPr="00EF7A5A">
        <w:t xml:space="preserve"> clause </w:t>
      </w:r>
      <w:r w:rsidR="0042495A">
        <w:t>2.5</w:t>
      </w:r>
      <w:r w:rsidRPr="00EF7A5A">
        <w:t>.1.1).</w:t>
      </w:r>
      <w:r w:rsidR="005C6026" w:rsidRPr="00EF7A5A">
        <w:t xml:space="preserve"> </w:t>
      </w:r>
      <w:r w:rsidRPr="00EF7A5A">
        <w:t xml:space="preserve">Data Producers must ensure that appropriate S-101 Skin of the Earth coverage exists under any converted </w:t>
      </w:r>
      <w:r w:rsidRPr="00EF7A5A">
        <w:rPr>
          <w:b/>
        </w:rPr>
        <w:t>Pontoon</w:t>
      </w:r>
      <w:r w:rsidRPr="00EF7A5A">
        <w:t xml:space="preserve"> feature</w:t>
      </w:r>
      <w:r w:rsidR="00C742D6">
        <w:t>;</w:t>
      </w:r>
      <w:r w:rsidR="00C742D6" w:rsidRPr="00EF7A5A">
        <w:t xml:space="preserve"> </w:t>
      </w:r>
      <w:r w:rsidR="00115ABE" w:rsidRPr="00EF7A5A">
        <w:t>for example</w:t>
      </w:r>
      <w:r w:rsidR="00C742D6">
        <w:t>,</w:t>
      </w:r>
      <w:r w:rsidR="00115ABE" w:rsidRPr="00EF7A5A">
        <w:t xml:space="preserve"> an </w:t>
      </w:r>
      <w:r w:rsidR="00115ABE" w:rsidRPr="00EF7A5A">
        <w:rPr>
          <w:b/>
        </w:rPr>
        <w:t>Unsurveyed Area</w:t>
      </w:r>
      <w:r w:rsidR="00115ABE" w:rsidRPr="00EF7A5A">
        <w:t xml:space="preserve"> feature that shares the geometry of the </w:t>
      </w:r>
      <w:r w:rsidR="00115ABE" w:rsidRPr="00EF7A5A">
        <w:rPr>
          <w:b/>
        </w:rPr>
        <w:t>Pontoon</w:t>
      </w:r>
      <w:r w:rsidRPr="00EF7A5A">
        <w:t>.</w:t>
      </w:r>
      <w:r w:rsidR="005C6026" w:rsidRPr="00EF7A5A">
        <w:t xml:space="preserve"> </w:t>
      </w:r>
      <w:r w:rsidRPr="00EF7A5A">
        <w:t xml:space="preserve">Where </w:t>
      </w:r>
      <w:r w:rsidR="00B2690A" w:rsidRPr="00EF7A5A">
        <w:t>a</w:t>
      </w:r>
      <w:r w:rsidR="00E06413" w:rsidRPr="00EF7A5A">
        <w:t>n instance of the S-57 Object class</w:t>
      </w:r>
      <w:r w:rsidR="00B2690A" w:rsidRPr="00EF7A5A">
        <w:t xml:space="preserve"> </w:t>
      </w:r>
      <w:r w:rsidR="00B2690A" w:rsidRPr="00EF7A5A">
        <w:rPr>
          <w:b/>
        </w:rPr>
        <w:t xml:space="preserve">CTNARE </w:t>
      </w:r>
      <w:r w:rsidR="00B2690A" w:rsidRPr="00EF7A5A">
        <w:t xml:space="preserve">has been encoded in to indicate periodicity of the pontoon using </w:t>
      </w:r>
      <w:r w:rsidRPr="00EF7A5A">
        <w:t xml:space="preserve">the attributes INFORM or TXTDSC, the corresponding S-101 instance of the </w:t>
      </w:r>
      <w:r w:rsidR="00E06413" w:rsidRPr="00EF7A5A">
        <w:t>Feature type</w:t>
      </w:r>
      <w:r w:rsidR="00B2690A" w:rsidRPr="00EF7A5A">
        <w:t xml:space="preserve"> </w:t>
      </w:r>
      <w:r w:rsidR="00B2690A" w:rsidRPr="00EF7A5A">
        <w:rPr>
          <w:b/>
        </w:rPr>
        <w:t>Caution Area</w:t>
      </w:r>
      <w:r w:rsidRPr="00EF7A5A">
        <w:t xml:space="preserve"> must be examined and amended/deleted as required; and the date information encoded using the complex attribute </w:t>
      </w:r>
      <w:r w:rsidRPr="00EF7A5A">
        <w:rPr>
          <w:b/>
        </w:rPr>
        <w:t>fixed date range</w:t>
      </w:r>
      <w:r w:rsidR="00B2690A" w:rsidRPr="00EF7A5A">
        <w:t xml:space="preserve"> </w:t>
      </w:r>
      <w:r w:rsidR="006B29BD" w:rsidRPr="00EF7A5A">
        <w:t>for</w:t>
      </w:r>
      <w:r w:rsidR="00B2690A" w:rsidRPr="00EF7A5A">
        <w:t xml:space="preserve"> the </w:t>
      </w:r>
      <w:r w:rsidR="00B2690A" w:rsidRPr="00EF7A5A">
        <w:rPr>
          <w:b/>
        </w:rPr>
        <w:t>Pontoon</w:t>
      </w:r>
      <w:r w:rsidRPr="00EF7A5A">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793" w:name="_Toc422735560"/>
      <w:bookmarkStart w:id="794" w:name="_Toc460900476"/>
      <w:bookmarkStart w:id="795" w:name="_Toc8629907"/>
      <w:bookmarkStart w:id="796" w:name="_Toc8630039"/>
      <w:bookmarkStart w:id="797" w:name="_Toc173416315"/>
      <w:r w:rsidRPr="00EF7A5A">
        <w:t>Hulks</w:t>
      </w:r>
      <w:bookmarkEnd w:id="793"/>
      <w:bookmarkEnd w:id="794"/>
      <w:bookmarkEnd w:id="795"/>
      <w:bookmarkEnd w:id="796"/>
      <w:bookmarkEnd w:id="797"/>
    </w:p>
    <w:p w:rsidR="00D706A3" w:rsidRPr="00EF7A5A" w:rsidRDefault="00D706A3" w:rsidP="00D706A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Hulk (</w:t>
      </w:r>
      <w:r w:rsidRPr="00EF7A5A">
        <w:rPr>
          <w:b/>
        </w:rPr>
        <w:t>HULKES</w:t>
      </w:r>
      <w:r w:rsidRPr="00EF7A5A">
        <w:t>)</w:t>
      </w:r>
      <w:r w:rsidRPr="00EF7A5A">
        <w:tab/>
      </w:r>
      <w:r w:rsidRPr="00EF7A5A">
        <w:tab/>
      </w:r>
      <w:r w:rsidRPr="00EF7A5A">
        <w:tab/>
        <w:t>(P,A)</w:t>
      </w:r>
    </w:p>
    <w:p w:rsidR="00D706A3" w:rsidRPr="00EF7A5A" w:rsidRDefault="00D706A3" w:rsidP="00D706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Hulk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r>
      <w:r w:rsidRPr="00EF7A5A">
        <w:tab/>
      </w:r>
      <w:r w:rsidRPr="00EF7A5A">
        <w:tab/>
        <w:t>(S-101 DCEG Clause 8.3)</w:t>
      </w:r>
    </w:p>
    <w:p w:rsidR="00E769F8" w:rsidRPr="00EF7A5A" w:rsidRDefault="00E769F8" w:rsidP="008901DA">
      <w:pPr>
        <w:tabs>
          <w:tab w:val="decimal" w:pos="5402"/>
          <w:tab w:val="left" w:pos="5589"/>
        </w:tabs>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HULKES</w:t>
      </w:r>
      <w:r w:rsidRPr="00EF7A5A">
        <w:t xml:space="preserve"> and its binding attributes will be </w:t>
      </w:r>
      <w:r w:rsidR="00A156D8" w:rsidRPr="00EF7A5A">
        <w:t xml:space="preserve">converted </w:t>
      </w:r>
      <w:r w:rsidRPr="00EF7A5A">
        <w:t xml:space="preserve">automatically </w:t>
      </w:r>
      <w:r w:rsidR="00A156D8" w:rsidRPr="00EF7A5A">
        <w:t>to an instance of</w:t>
      </w:r>
      <w:r w:rsidRPr="00EF7A5A">
        <w:t xml:space="preserve"> the S-101 </w:t>
      </w:r>
      <w:r w:rsidR="00E06413" w:rsidRPr="00EF7A5A">
        <w:t>Feature type</w:t>
      </w:r>
      <w:r w:rsidRPr="00EF7A5A">
        <w:t xml:space="preserve"> </w:t>
      </w:r>
      <w:r w:rsidRPr="00EF7A5A">
        <w:rPr>
          <w:b/>
        </w:rPr>
        <w:t xml:space="preserve">Hulk </w:t>
      </w:r>
      <w:r w:rsidRPr="00EF7A5A">
        <w:t>during the automated conversion process</w:t>
      </w:r>
      <w:r w:rsidR="008901DA" w:rsidRPr="00EF7A5A">
        <w:t>.</w:t>
      </w:r>
    </w:p>
    <w:p w:rsidR="00A156D8" w:rsidRPr="00A61BC0" w:rsidRDefault="00A156D8" w:rsidP="00A156D8">
      <w:pPr>
        <w:tabs>
          <w:tab w:val="decimal" w:pos="5402"/>
          <w:tab w:val="left" w:pos="5589"/>
        </w:tabs>
        <w:spacing w:after="120"/>
        <w:jc w:val="both"/>
      </w:pPr>
      <w:r w:rsidRPr="00EF7A5A">
        <w:t xml:space="preserve">For S-57 </w:t>
      </w:r>
      <w:r w:rsidRPr="00EF7A5A">
        <w:rPr>
          <w:b/>
        </w:rPr>
        <w:t>HULKES</w:t>
      </w:r>
      <w:r w:rsidRPr="00EF7A5A">
        <w:t xml:space="preserve"> of geometric primitive area is designated as being part of Group 1 (Skin of the Earth) feature coverage.</w:t>
      </w:r>
      <w:r w:rsidR="005C6026" w:rsidRPr="00EF7A5A">
        <w:t xml:space="preserve"> </w:t>
      </w:r>
      <w:r w:rsidRPr="00EF7A5A">
        <w:t xml:space="preserve">In S-101, </w:t>
      </w:r>
      <w:r w:rsidRPr="00EF7A5A">
        <w:rPr>
          <w:b/>
        </w:rPr>
        <w:t>Hulk</w:t>
      </w:r>
      <w:r w:rsidRPr="00EF7A5A">
        <w:t xml:space="preserve"> has been removed from Group 1 (see S-101 </w:t>
      </w:r>
      <w:r w:rsidR="0042495A">
        <w:t>DCEG</w:t>
      </w:r>
      <w:r w:rsidRPr="00EF7A5A">
        <w:t xml:space="preserve"> clause </w:t>
      </w:r>
      <w:r w:rsidR="0042495A">
        <w:t>2.5</w:t>
      </w:r>
      <w:r w:rsidRPr="00EF7A5A">
        <w:t>.1.1).</w:t>
      </w:r>
      <w:r w:rsidR="005C6026" w:rsidRPr="00EF7A5A">
        <w:t xml:space="preserve"> </w:t>
      </w:r>
      <w:r w:rsidRPr="00EF7A5A">
        <w:t xml:space="preserve">Data Producers must ensure that appropriate S-101 Skin of the Earth coverage exists under any converted </w:t>
      </w:r>
      <w:r w:rsidR="001975F5" w:rsidRPr="00EF7A5A">
        <w:rPr>
          <w:b/>
        </w:rPr>
        <w:t>Hulk</w:t>
      </w:r>
      <w:r w:rsidRPr="00EF7A5A">
        <w:t xml:space="preserve"> feature</w:t>
      </w:r>
      <w:r w:rsidR="00C742D6">
        <w:t>;</w:t>
      </w:r>
      <w:r w:rsidR="00C742D6" w:rsidRPr="00EF7A5A">
        <w:t xml:space="preserve"> </w:t>
      </w:r>
      <w:r w:rsidR="00115ABE" w:rsidRPr="00EF7A5A">
        <w:t>for example</w:t>
      </w:r>
      <w:r w:rsidR="00C742D6">
        <w:t>,</w:t>
      </w:r>
      <w:r w:rsidR="00115ABE" w:rsidRPr="00EF7A5A">
        <w:t xml:space="preserve"> an </w:t>
      </w:r>
      <w:r w:rsidR="00115ABE" w:rsidRPr="00EF7A5A">
        <w:rPr>
          <w:b/>
        </w:rPr>
        <w:t>Unsurveyed Area</w:t>
      </w:r>
      <w:r w:rsidR="00115ABE" w:rsidRPr="00EF7A5A">
        <w:t xml:space="preserve"> feature that shares the geometry of the </w:t>
      </w:r>
      <w:r w:rsidR="00115ABE" w:rsidRPr="00EF7A5A">
        <w:rPr>
          <w:b/>
        </w:rPr>
        <w:t>Hulk</w:t>
      </w:r>
      <w:r w:rsidRPr="00EF7A5A">
        <w:t>.</w:t>
      </w:r>
      <w:r w:rsidR="005C6026" w:rsidRPr="00EF7A5A">
        <w:t xml:space="preserve"> </w:t>
      </w:r>
      <w:r w:rsidRPr="00EF7A5A">
        <w:t xml:space="preserve">Where </w:t>
      </w:r>
      <w:r w:rsidR="0047620A" w:rsidRPr="00EF7A5A">
        <w:t>a</w:t>
      </w:r>
      <w:r w:rsidR="00E06413" w:rsidRPr="00EF7A5A">
        <w:t>n instance of the S-57 Object class</w:t>
      </w:r>
      <w:r w:rsidR="0047620A" w:rsidRPr="00EF7A5A">
        <w:t xml:space="preserve"> </w:t>
      </w:r>
      <w:r w:rsidR="0047620A" w:rsidRPr="00EF7A5A">
        <w:rPr>
          <w:b/>
        </w:rPr>
        <w:t xml:space="preserve">CTNARE </w:t>
      </w:r>
      <w:r w:rsidR="0047620A" w:rsidRPr="00EF7A5A">
        <w:t xml:space="preserve">has been encoded in to indicate periodicity of the </w:t>
      </w:r>
      <w:r w:rsidR="00911144" w:rsidRPr="00EF7A5A">
        <w:t xml:space="preserve">hulk </w:t>
      </w:r>
      <w:r w:rsidR="0047620A" w:rsidRPr="00EF7A5A">
        <w:t>using the attributes INFORM or TXTDSC</w:t>
      </w:r>
      <w:r w:rsidRPr="00EF7A5A">
        <w:t xml:space="preserve">, the corresponding S-101 instance of the </w:t>
      </w:r>
      <w:r w:rsidR="00E06413" w:rsidRPr="00EF7A5A">
        <w:t>Feature type</w:t>
      </w:r>
      <w:r w:rsidR="0047620A" w:rsidRPr="00EF7A5A">
        <w:t xml:space="preserve"> </w:t>
      </w:r>
      <w:r w:rsidR="0047620A" w:rsidRPr="00EF7A5A">
        <w:rPr>
          <w:b/>
        </w:rPr>
        <w:t xml:space="preserve">Caution Area </w:t>
      </w:r>
      <w:r w:rsidRPr="00EF7A5A">
        <w:t xml:space="preserve">must be examined and amended/deleted as required; and the date information encoded using the complex attribute </w:t>
      </w:r>
      <w:r w:rsidR="00911144" w:rsidRPr="00EF7A5A">
        <w:rPr>
          <w:b/>
        </w:rPr>
        <w:t xml:space="preserve">periodic </w:t>
      </w:r>
      <w:r w:rsidRPr="00EF7A5A">
        <w:rPr>
          <w:b/>
        </w:rPr>
        <w:t>date range</w:t>
      </w:r>
      <w:r w:rsidR="00B2690A" w:rsidRPr="00EF7A5A">
        <w:t xml:space="preserve"> </w:t>
      </w:r>
      <w:r w:rsidR="006B29BD" w:rsidRPr="00EF7A5A">
        <w:t>for</w:t>
      </w:r>
      <w:r w:rsidR="00B2690A" w:rsidRPr="00EF7A5A">
        <w:t xml:space="preserve"> the </w:t>
      </w:r>
      <w:r w:rsidR="00B2690A" w:rsidRPr="00EF7A5A">
        <w:rPr>
          <w:b/>
        </w:rPr>
        <w:t>Hulk</w:t>
      </w:r>
      <w:r w:rsidRPr="00EF7A5A">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798" w:name="_Toc422735562"/>
      <w:bookmarkStart w:id="799" w:name="_Toc460900477"/>
      <w:bookmarkStart w:id="800" w:name="_Toc8629908"/>
      <w:bookmarkStart w:id="801" w:name="_Toc8630040"/>
      <w:bookmarkStart w:id="802" w:name="_Toc173416316"/>
      <w:r w:rsidRPr="00EF7A5A">
        <w:t>Dockside buildings and structures</w:t>
      </w:r>
      <w:bookmarkEnd w:id="798"/>
      <w:bookmarkEnd w:id="799"/>
      <w:bookmarkEnd w:id="800"/>
      <w:bookmarkEnd w:id="801"/>
      <w:bookmarkEnd w:id="802"/>
    </w:p>
    <w:p w:rsidR="006B2826" w:rsidRPr="00EF7A5A" w:rsidRDefault="006B2826" w:rsidP="00C93144">
      <w:pPr>
        <w:pStyle w:val="Heading4"/>
        <w:keepNext w:val="0"/>
        <w:keepLines/>
        <w:widowControl/>
        <w:numPr>
          <w:ilvl w:val="3"/>
          <w:numId w:val="13"/>
        </w:numPr>
        <w:tabs>
          <w:tab w:val="clear" w:pos="915"/>
          <w:tab w:val="clear" w:pos="2911"/>
        </w:tabs>
        <w:spacing w:after="120"/>
        <w:ind w:left="851" w:hanging="851"/>
      </w:pPr>
      <w:bookmarkStart w:id="803" w:name="_Toc422735564"/>
      <w:bookmarkStart w:id="804" w:name="_Toc460900478"/>
      <w:bookmarkStart w:id="805" w:name="_Toc8629909"/>
      <w:bookmarkStart w:id="806" w:name="_Toc8630041"/>
      <w:bookmarkStart w:id="807" w:name="_Toc173416317"/>
      <w:r w:rsidRPr="00EF7A5A">
        <w:t>Transit sheds and warehouses</w:t>
      </w:r>
      <w:bookmarkEnd w:id="803"/>
      <w:bookmarkEnd w:id="804"/>
      <w:bookmarkEnd w:id="805"/>
      <w:bookmarkEnd w:id="806"/>
      <w:bookmarkEnd w:id="807"/>
    </w:p>
    <w:p w:rsidR="002E571C" w:rsidRPr="00EF7A5A" w:rsidRDefault="002E571C" w:rsidP="002E571C">
      <w:pPr>
        <w:tabs>
          <w:tab w:val="decimal" w:pos="5402"/>
          <w:tab w:val="left" w:pos="5589"/>
        </w:tabs>
        <w:spacing w:after="120"/>
        <w:jc w:val="both"/>
      </w:pPr>
      <w:bookmarkStart w:id="808" w:name="_Toc422735566"/>
      <w:bookmarkStart w:id="809" w:name="_Toc460900479"/>
      <w:bookmarkStart w:id="810" w:name="_Toc8629910"/>
      <w:bookmarkStart w:id="811" w:name="_Toc8630042"/>
      <w:r w:rsidRPr="00EF7A5A">
        <w:t>See clause 4.8.15.</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812" w:name="_Toc173416318"/>
      <w:r w:rsidRPr="00EF7A5A">
        <w:t>Timber yards</w:t>
      </w:r>
      <w:bookmarkEnd w:id="808"/>
      <w:bookmarkEnd w:id="809"/>
      <w:bookmarkEnd w:id="810"/>
      <w:bookmarkEnd w:id="811"/>
      <w:bookmarkEnd w:id="812"/>
    </w:p>
    <w:p w:rsidR="002E571C" w:rsidRPr="00EF7A5A" w:rsidRDefault="002E571C" w:rsidP="002E571C">
      <w:pPr>
        <w:tabs>
          <w:tab w:val="decimal" w:pos="5402"/>
          <w:tab w:val="left" w:pos="5589"/>
        </w:tabs>
        <w:spacing w:after="120"/>
        <w:jc w:val="both"/>
      </w:pPr>
      <w:bookmarkStart w:id="813" w:name="_Toc422735568"/>
      <w:bookmarkStart w:id="814" w:name="_Toc460900480"/>
      <w:bookmarkStart w:id="815" w:name="_Toc8629911"/>
      <w:bookmarkStart w:id="816" w:name="_Toc8630043"/>
      <w:r w:rsidRPr="00EF7A5A">
        <w:t>See clause 4.8.13.</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817" w:name="_Toc173416319"/>
      <w:r w:rsidRPr="00EF7A5A">
        <w:t>Cranes</w:t>
      </w:r>
      <w:bookmarkEnd w:id="813"/>
      <w:bookmarkEnd w:id="814"/>
      <w:bookmarkEnd w:id="815"/>
      <w:bookmarkEnd w:id="816"/>
      <w:bookmarkEnd w:id="817"/>
    </w:p>
    <w:p w:rsidR="002E571C" w:rsidRPr="00EF7A5A" w:rsidRDefault="002E571C" w:rsidP="002E571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Crane (</w:t>
      </w:r>
      <w:r w:rsidRPr="00EF7A5A">
        <w:rPr>
          <w:b/>
        </w:rPr>
        <w:t>CRANES</w:t>
      </w:r>
      <w:r w:rsidRPr="00EF7A5A">
        <w:t>)</w:t>
      </w:r>
      <w:r w:rsidRPr="00EF7A5A">
        <w:tab/>
      </w:r>
      <w:r w:rsidRPr="00EF7A5A">
        <w:tab/>
      </w:r>
      <w:r w:rsidRPr="00EF7A5A">
        <w:tab/>
        <w:t>(P,A)</w:t>
      </w:r>
    </w:p>
    <w:p w:rsidR="002E571C" w:rsidRPr="00EF7A5A" w:rsidRDefault="002E571C" w:rsidP="002E571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Crane </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r>
      <w:r w:rsidR="009C517F" w:rsidRPr="00EF7A5A">
        <w:tab/>
      </w:r>
      <w:r w:rsidRPr="00EF7A5A">
        <w:t>(S-101 DCEG Clause 8.</w:t>
      </w:r>
      <w:del w:id="818" w:author="Jeff Wootton" w:date="2024-07-30T08:47:00Z">
        <w:r w:rsidRPr="00EF7A5A" w:rsidDel="00FD0B07">
          <w:delText>12</w:delText>
        </w:r>
      </w:del>
      <w:ins w:id="819" w:author="Jeff Wootton" w:date="2024-07-30T08:47:00Z">
        <w:r w:rsidR="00FD0B07" w:rsidRPr="00EF7A5A">
          <w:t>1</w:t>
        </w:r>
        <w:r w:rsidR="00FD0B07">
          <w:t>3</w:t>
        </w:r>
      </w:ins>
      <w:r w:rsidRPr="00EF7A5A">
        <w:t>)</w:t>
      </w:r>
    </w:p>
    <w:p w:rsidR="004418A7" w:rsidRPr="00EF7A5A" w:rsidRDefault="004418A7" w:rsidP="008901DA">
      <w:pPr>
        <w:tabs>
          <w:tab w:val="decimal" w:pos="5402"/>
          <w:tab w:val="left" w:pos="5589"/>
        </w:tabs>
        <w:spacing w:after="120"/>
        <w:jc w:val="both"/>
        <w:rPr>
          <w:rFonts w:cs="Arial"/>
          <w:bCs/>
        </w:rPr>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CRANES</w:t>
      </w:r>
      <w:r w:rsidRPr="00EF7A5A">
        <w:t xml:space="preserve"> and its binding attributes will be </w:t>
      </w:r>
      <w:r w:rsidR="00171B11" w:rsidRPr="00EF7A5A">
        <w:t>converted</w:t>
      </w:r>
      <w:r w:rsidR="001975F5" w:rsidRPr="00EF7A5A">
        <w:t xml:space="preserve"> </w:t>
      </w:r>
      <w:r w:rsidRPr="00EF7A5A">
        <w:t xml:space="preserve">automatically </w:t>
      </w:r>
      <w:r w:rsidR="001975F5" w:rsidRPr="00EF7A5A">
        <w:t>to an instance of</w:t>
      </w:r>
      <w:r w:rsidRPr="00EF7A5A">
        <w:t xml:space="preserve"> the S-101 </w:t>
      </w:r>
      <w:r w:rsidR="00E06413" w:rsidRPr="00EF7A5A">
        <w:t>Feature type</w:t>
      </w:r>
      <w:r w:rsidRPr="00EF7A5A">
        <w:t xml:space="preserve"> </w:t>
      </w:r>
      <w:r w:rsidRPr="00EF7A5A">
        <w:rPr>
          <w:b/>
        </w:rPr>
        <w:t xml:space="preserve">Crane </w:t>
      </w:r>
      <w:r w:rsidRPr="00EF7A5A">
        <w:t>during the automated conversion process.</w:t>
      </w:r>
      <w:r w:rsidR="005C6026" w:rsidRPr="00EF7A5A">
        <w:t xml:space="preserve"> </w:t>
      </w:r>
    </w:p>
    <w:p w:rsidR="004418A7" w:rsidRPr="00EF7A5A" w:rsidRDefault="004418A7" w:rsidP="004418A7">
      <w:pPr>
        <w:spacing w:after="120"/>
        <w:jc w:val="both"/>
        <w:rPr>
          <w:rFonts w:cs="Arial"/>
        </w:rPr>
      </w:pPr>
      <w:r w:rsidRPr="00EF7A5A">
        <w:rPr>
          <w:rFonts w:cs="Arial"/>
        </w:rPr>
        <w:t xml:space="preserve">S-101 includes the system attribute </w:t>
      </w:r>
      <w:r w:rsidRPr="00EF7A5A">
        <w:rPr>
          <w:rFonts w:cs="Arial"/>
          <w:b/>
        </w:rPr>
        <w:t>in the water</w:t>
      </w:r>
      <w:r w:rsidRPr="00EF7A5A">
        <w:rPr>
          <w:rFonts w:cs="Arial"/>
        </w:rPr>
        <w:t xml:space="preserve"> to </w:t>
      </w:r>
      <w:r w:rsidR="00803B58" w:rsidRPr="00EF7A5A">
        <w:rPr>
          <w:rFonts w:cs="Arial"/>
        </w:rPr>
        <w:t>indicate that a crane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00803B58" w:rsidRPr="00EF7A5A">
        <w:rPr>
          <w:rFonts w:cs="Arial"/>
        </w:rPr>
        <w:t>As such, there is no requirement to include an ECDIS Base display feature coincident with the</w:t>
      </w:r>
      <w:r w:rsidR="00A360FD" w:rsidRPr="00EF7A5A">
        <w:rPr>
          <w:rFonts w:cs="Arial"/>
        </w:rPr>
        <w:t xml:space="preserve"> S-101</w:t>
      </w:r>
      <w:r w:rsidR="00803B58" w:rsidRPr="00EF7A5A">
        <w:rPr>
          <w:rFonts w:cs="Arial"/>
        </w:rPr>
        <w:t xml:space="preserve"> </w:t>
      </w:r>
      <w:r w:rsidR="00803B58" w:rsidRPr="00EF7A5A">
        <w:rPr>
          <w:rFonts w:cs="Arial"/>
          <w:b/>
        </w:rPr>
        <w:t>Crane</w:t>
      </w:r>
      <w:r w:rsidR="00803B58" w:rsidRPr="00EF7A5A">
        <w:rPr>
          <w:rFonts w:cs="Arial"/>
        </w:rPr>
        <w:t xml:space="preserve"> feature so as to ensure display of a feature at the position of the crane in ECDIS Base display.</w:t>
      </w:r>
      <w:r w:rsidR="005C6026" w:rsidRPr="00EF7A5A">
        <w:rPr>
          <w:rFonts w:cs="Arial"/>
        </w:rPr>
        <w:t xml:space="preserve"> </w:t>
      </w:r>
      <w:r w:rsidR="00803B58" w:rsidRPr="00EF7A5A">
        <w:t>Data Producers should consider removing these features from their S-101 data during the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20" w:name="_Toc422735570"/>
      <w:bookmarkStart w:id="821" w:name="_Toc460900481"/>
      <w:bookmarkStart w:id="822" w:name="_Toc8629912"/>
      <w:bookmarkStart w:id="823" w:name="_Toc8630044"/>
      <w:bookmarkStart w:id="824" w:name="_Toc173416320"/>
      <w:r w:rsidRPr="00EF7A5A">
        <w:t>Works in progress and projected</w:t>
      </w:r>
      <w:bookmarkEnd w:id="820"/>
      <w:bookmarkEnd w:id="821"/>
      <w:bookmarkEnd w:id="822"/>
      <w:bookmarkEnd w:id="823"/>
      <w:bookmarkEnd w:id="824"/>
    </w:p>
    <w:p w:rsidR="00A360FD" w:rsidRPr="00EF7A5A" w:rsidRDefault="00A360FD" w:rsidP="00A360FD">
      <w:pPr>
        <w:spacing w:after="120"/>
        <w:jc w:val="both"/>
        <w:rPr>
          <w:rFonts w:cs="Arial"/>
        </w:rPr>
      </w:pPr>
      <w:r w:rsidRPr="00EF7A5A">
        <w:rPr>
          <w:rFonts w:cs="Arial"/>
          <w:bCs/>
        </w:rPr>
        <w:t xml:space="preserve">The encoding guidance for </w:t>
      </w:r>
      <w:r w:rsidR="00A7579E" w:rsidRPr="00EF7A5A">
        <w:rPr>
          <w:rFonts w:cs="Arial"/>
          <w:bCs/>
        </w:rPr>
        <w:t>the indication of works in progress or projected</w:t>
      </w:r>
      <w:r w:rsidRPr="00EF7A5A">
        <w:rPr>
          <w:rFonts w:cs="Arial"/>
          <w:bCs/>
        </w:rPr>
        <w:t xml:space="preserve"> remains unchanged in S-101</w:t>
      </w:r>
      <w:r w:rsidR="002E4E8B" w:rsidRPr="00EF7A5A">
        <w:rPr>
          <w:rFonts w:cs="Arial"/>
          <w:bCs/>
        </w:rPr>
        <w:t>, and as such all indications of works in progress or projected in S-57 data will be included in the converted S-101 dataset</w:t>
      </w:r>
      <w:r w:rsidRPr="00EF7A5A">
        <w:rPr>
          <w:rFonts w:cs="Arial"/>
          <w:bCs/>
        </w:rPr>
        <w:t>.</w:t>
      </w:r>
      <w:r w:rsidR="005C6026" w:rsidRPr="00EF7A5A">
        <w:rPr>
          <w:rFonts w:cs="Arial"/>
          <w:bCs/>
        </w:rPr>
        <w:t xml:space="preserve"> </w:t>
      </w:r>
      <w:r w:rsidR="00A7579E" w:rsidRPr="00EF7A5A">
        <w:rPr>
          <w:rFonts w:cs="Arial"/>
          <w:bCs/>
        </w:rPr>
        <w:t>See S-101 DCEG clause 8.1.</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825" w:name="_Toc422735572"/>
      <w:bookmarkStart w:id="826" w:name="_Toc460900482"/>
      <w:bookmarkStart w:id="827" w:name="_Toc8629913"/>
      <w:bookmarkStart w:id="828" w:name="_Toc8630045"/>
      <w:bookmarkStart w:id="829" w:name="_Toc173416321"/>
      <w:r w:rsidRPr="00EF7A5A">
        <w:t>Natural features</w:t>
      </w:r>
      <w:bookmarkEnd w:id="825"/>
      <w:bookmarkEnd w:id="826"/>
      <w:bookmarkEnd w:id="827"/>
      <w:bookmarkEnd w:id="828"/>
      <w:bookmarkEnd w:id="829"/>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30" w:name="_Toc422735574"/>
      <w:bookmarkStart w:id="831" w:name="_Toc460900483"/>
      <w:bookmarkStart w:id="832" w:name="_Toc8629914"/>
      <w:bookmarkStart w:id="833" w:name="_Toc8630046"/>
      <w:bookmarkStart w:id="834" w:name="_Toc173416322"/>
      <w:r w:rsidRPr="00EF7A5A">
        <w:t>Natural sceneries</w:t>
      </w:r>
      <w:bookmarkEnd w:id="830"/>
      <w:bookmarkEnd w:id="831"/>
      <w:bookmarkEnd w:id="832"/>
      <w:bookmarkEnd w:id="833"/>
      <w:bookmarkEnd w:id="834"/>
    </w:p>
    <w:p w:rsidR="00A7579E" w:rsidRPr="00EF7A5A" w:rsidRDefault="00A7579E" w:rsidP="00A7579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r>
      <w:r w:rsidR="00771ACD" w:rsidRPr="00EF7A5A">
        <w:t>Land region (</w:t>
      </w:r>
      <w:r w:rsidR="00771ACD" w:rsidRPr="00EF7A5A">
        <w:rPr>
          <w:b/>
        </w:rPr>
        <w:t>LNDRGN</w:t>
      </w:r>
      <w:r w:rsidR="00771ACD" w:rsidRPr="00EF7A5A">
        <w:t>)</w:t>
      </w:r>
      <w:r w:rsidRPr="00EF7A5A">
        <w:tab/>
      </w:r>
      <w:r w:rsidRPr="00EF7A5A">
        <w:tab/>
      </w:r>
      <w:r w:rsidRPr="00EF7A5A">
        <w:tab/>
        <w:t>(P,</w:t>
      </w:r>
      <w:r w:rsidR="00B916A5" w:rsidRPr="00EF7A5A">
        <w:t>A</w:t>
      </w:r>
      <w:r w:rsidRPr="00EF7A5A">
        <w:t>)</w:t>
      </w:r>
    </w:p>
    <w:p w:rsidR="00A7579E" w:rsidRPr="00EF7A5A" w:rsidRDefault="00A7579E" w:rsidP="00A7579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00771ACD" w:rsidRPr="00EF7A5A">
        <w:rPr>
          <w:b/>
        </w:rPr>
        <w:t>Land Region</w:t>
      </w:r>
      <w:r w:rsidRPr="00EF7A5A">
        <w:rPr>
          <w:b/>
        </w:rPr>
        <w:t xml:space="preserve"> </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00771ACD" w:rsidRPr="00EF7A5A">
        <w:tab/>
      </w:r>
      <w:r w:rsidR="00771ACD" w:rsidRPr="00EF7A5A">
        <w:tab/>
      </w:r>
      <w:r w:rsidRPr="00EF7A5A">
        <w:t xml:space="preserve">(S-101 DCEG Clause </w:t>
      </w:r>
      <w:r w:rsidR="00771ACD" w:rsidRPr="00EF7A5A">
        <w:t>5.11</w:t>
      </w:r>
      <w:r w:rsidRPr="00EF7A5A">
        <w:t>)</w:t>
      </w:r>
    </w:p>
    <w:p w:rsidR="00771ACD" w:rsidRPr="00EF7A5A" w:rsidRDefault="00771ACD" w:rsidP="00771AC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LNDRGN</w:t>
      </w:r>
      <w:r w:rsidRPr="00EF7A5A">
        <w:t xml:space="preserve"> and its binding attributes will be </w:t>
      </w:r>
      <w:r w:rsidR="00171B11" w:rsidRPr="00EF7A5A">
        <w:t xml:space="preserve">converted </w:t>
      </w:r>
      <w:r w:rsidRPr="00EF7A5A">
        <w:t xml:space="preserve">automatically </w:t>
      </w:r>
      <w:r w:rsidR="00171B11" w:rsidRPr="00EF7A5A">
        <w:t>to an instance of</w:t>
      </w:r>
      <w:r w:rsidRPr="00EF7A5A">
        <w:t xml:space="preserve"> the S-101 </w:t>
      </w:r>
      <w:r w:rsidR="00E06413" w:rsidRPr="00EF7A5A">
        <w:t>Feature type</w:t>
      </w:r>
      <w:r w:rsidRPr="00EF7A5A">
        <w:t xml:space="preserve"> </w:t>
      </w:r>
      <w:r w:rsidRPr="00EF7A5A">
        <w:rPr>
          <w:b/>
        </w:rPr>
        <w:t xml:space="preserve">Land Region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771ACD" w:rsidRDefault="00771ACD" w:rsidP="00F833F7">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8" w:hanging="288"/>
        <w:contextualSpacing w:val="0"/>
        <w:jc w:val="both"/>
      </w:pPr>
      <w:r w:rsidRPr="00EF7A5A">
        <w:t xml:space="preserve">The S-57 attribute NATQUA for </w:t>
      </w:r>
      <w:r w:rsidRPr="00EF7A5A">
        <w:rPr>
          <w:b/>
        </w:rPr>
        <w:t>LNDRGN</w:t>
      </w:r>
      <w:r w:rsidRPr="00EF7A5A">
        <w:t xml:space="preserve"> will not be converted.</w:t>
      </w:r>
      <w:r w:rsidR="005C6026" w:rsidRPr="00EF7A5A">
        <w:t xml:space="preserve"> </w:t>
      </w:r>
      <w:r w:rsidRPr="00EF7A5A">
        <w:t xml:space="preserve">It is considered that this attribute is not relevant for </w:t>
      </w:r>
      <w:r w:rsidRPr="00EF7A5A">
        <w:rPr>
          <w:b/>
        </w:rPr>
        <w:t>Land Region</w:t>
      </w:r>
      <w:r w:rsidRPr="00EF7A5A">
        <w:t xml:space="preserve"> in S-101.</w:t>
      </w:r>
    </w:p>
    <w:p w:rsidR="00F833F7" w:rsidRPr="00EF7A5A" w:rsidRDefault="006C5FEF"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The S-101 </w:t>
      </w:r>
      <w:r w:rsidRPr="00EF7A5A">
        <w:t>Feature type</w:t>
      </w:r>
      <w:r w:rsidRPr="00EF7A5A">
        <w:rPr>
          <w:rFonts w:cs="Arial"/>
          <w:bCs/>
        </w:rPr>
        <w:t xml:space="preserve"> </w:t>
      </w:r>
      <w:r w:rsidRPr="00EF7A5A">
        <w:rPr>
          <w:rFonts w:cs="Arial"/>
          <w:b/>
          <w:bCs/>
        </w:rPr>
        <w:t>Island Group</w:t>
      </w:r>
      <w:r w:rsidRPr="00EF7A5A">
        <w:rPr>
          <w:rFonts w:cs="Arial"/>
          <w:bCs/>
        </w:rPr>
        <w:t xml:space="preserve"> has been introduced in S-101 to provide a dedicated method for the encoding of named groups of islands and archipelagos (see S-101 DCEG clause 5.5). This information may be encoded in S-57 using an instance of the S-57 Object class </w:t>
      </w:r>
      <w:r w:rsidRPr="00EF7A5A">
        <w:rPr>
          <w:rFonts w:cs="Arial"/>
          <w:b/>
          <w:bCs/>
        </w:rPr>
        <w:t>LNDRGN</w:t>
      </w:r>
      <w:r w:rsidRPr="00EF7A5A">
        <w:rPr>
          <w:rFonts w:cs="Arial"/>
          <w:bCs/>
        </w:rPr>
        <w:t xml:space="preserve"> covering or centred in the group of islands. In order for this information to be converted across to an incidence of </w:t>
      </w:r>
      <w:r w:rsidRPr="00EF7A5A">
        <w:rPr>
          <w:rFonts w:cs="Arial"/>
          <w:b/>
          <w:bCs/>
        </w:rPr>
        <w:t>Island Group</w:t>
      </w:r>
      <w:r w:rsidRPr="00EF7A5A">
        <w:rPr>
          <w:rFonts w:cs="Arial"/>
          <w:bCs/>
        </w:rPr>
        <w:t xml:space="preserve">, the text string encoded in INFORM on the </w:t>
      </w:r>
      <w:r w:rsidRPr="00EF7A5A">
        <w:rPr>
          <w:rFonts w:cs="Arial"/>
          <w:b/>
          <w:bCs/>
        </w:rPr>
        <w:t>LNDRGN</w:t>
      </w:r>
      <w:r w:rsidRPr="00EF7A5A">
        <w:rPr>
          <w:rFonts w:cs="Arial"/>
          <w:bCs/>
        </w:rPr>
        <w:t xml:space="preserve"> should be in a standardised format, such as </w:t>
      </w:r>
      <w:r w:rsidRPr="00EF7A5A">
        <w:rPr>
          <w:rFonts w:cs="Arial"/>
          <w:bCs/>
          <w:i/>
        </w:rPr>
        <w:t>Island group</w:t>
      </w:r>
      <w:r w:rsidRPr="00EF7A5A">
        <w:rPr>
          <w:rFonts w:cs="Arial"/>
          <w:bCs/>
        </w:rPr>
        <w:t xml:space="preserve">, noting that this should be done at the source database level only so as to avoid unwanted additional clutter in ECDIS (see clause 2.3). </w:t>
      </w:r>
      <w:r w:rsidRPr="00EF7A5A">
        <w:t xml:space="preserve">In S-101, a named group of islands should be encoded as </w:t>
      </w:r>
      <w:r w:rsidRPr="00EF7A5A">
        <w:rPr>
          <w:b/>
        </w:rPr>
        <w:t>Island Group</w:t>
      </w:r>
      <w:r w:rsidRPr="00EF7A5A">
        <w:t xml:space="preserve"> of </w:t>
      </w:r>
      <w:r>
        <w:t>geometric primitive</w:t>
      </w:r>
      <w:r w:rsidRPr="00EF7A5A">
        <w:t xml:space="preserve"> surface. Data Producers may be required to manually create this surface during the conversion process, however a suitably configured converter may create the surface using the geometry of the </w:t>
      </w:r>
      <w:r w:rsidRPr="00EF7A5A">
        <w:rPr>
          <w:b/>
        </w:rPr>
        <w:t>LNDRGN</w:t>
      </w:r>
      <w:r w:rsidRPr="00EF7A5A">
        <w:t xml:space="preserve"> if of </w:t>
      </w:r>
      <w:r>
        <w:t>geometric primitive</w:t>
      </w:r>
      <w:r w:rsidRPr="00EF7A5A">
        <w:t xml:space="preserve"> area. If required, any S-101 </w:t>
      </w:r>
      <w:r w:rsidRPr="00EF7A5A">
        <w:rPr>
          <w:rFonts w:cs="Arial"/>
          <w:b/>
          <w:bCs/>
        </w:rPr>
        <w:t>Land Region</w:t>
      </w:r>
      <w:r w:rsidRPr="00EF7A5A">
        <w:rPr>
          <w:rFonts w:cs="Arial"/>
          <w:bCs/>
        </w:rPr>
        <w:t xml:space="preserve"> feature resulting from the conversion of the </w:t>
      </w:r>
      <w:r w:rsidRPr="00EF7A5A">
        <w:rPr>
          <w:rFonts w:cs="Arial"/>
          <w:b/>
          <w:bCs/>
        </w:rPr>
        <w:t>LNDRGN</w:t>
      </w:r>
      <w:r w:rsidRPr="00EF7A5A">
        <w:rPr>
          <w:rFonts w:cs="Arial"/>
          <w:bCs/>
        </w:rPr>
        <w:t xml:space="preserve"> </w:t>
      </w:r>
      <w:r w:rsidRPr="00EF7A5A">
        <w:t>should be removed from the converted S-101 dataset.</w:t>
      </w:r>
    </w:p>
    <w:p w:rsidR="00771ACD" w:rsidRPr="00EF7A5A" w:rsidRDefault="00771ACD" w:rsidP="0036103E">
      <w:pPr>
        <w:spacing w:after="120"/>
        <w:jc w:val="both"/>
      </w:pPr>
      <w:r w:rsidRPr="00EF7A5A">
        <w:t xml:space="preserve">Data Producers are advised that the following enumerate type attribute has restricted allowable enumerate values for </w:t>
      </w:r>
      <w:r w:rsidR="00752EEC" w:rsidRPr="00EF7A5A">
        <w:rPr>
          <w:b/>
        </w:rPr>
        <w:t>Land Region</w:t>
      </w:r>
      <w:r w:rsidRPr="00EF7A5A">
        <w:t xml:space="preserve"> in S-101:</w:t>
      </w:r>
    </w:p>
    <w:p w:rsidR="00771ACD" w:rsidRPr="00EF7A5A" w:rsidRDefault="00771ACD" w:rsidP="00771ACD">
      <w:pPr>
        <w:spacing w:after="120"/>
        <w:jc w:val="both"/>
      </w:pPr>
      <w:r w:rsidRPr="00EF7A5A">
        <w:rPr>
          <w:b/>
        </w:rPr>
        <w:t>water level effect</w:t>
      </w:r>
      <w:r w:rsidRPr="00EF7A5A">
        <w:tab/>
        <w:t>(WATLEV)</w:t>
      </w:r>
    </w:p>
    <w:p w:rsidR="00771ACD" w:rsidRPr="00EF7A5A" w:rsidRDefault="00771ACD" w:rsidP="00771AC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 xml:space="preserve">See S-101 DCEG clause </w:t>
      </w:r>
      <w:r w:rsidR="00752EEC" w:rsidRPr="00EF7A5A">
        <w:rPr>
          <w:rFonts w:cs="Arial"/>
          <w:bCs/>
        </w:rPr>
        <w:t>5.11</w:t>
      </w:r>
      <w:r w:rsidRPr="00EF7A5A">
        <w:rPr>
          <w:rFonts w:cs="Arial"/>
          <w:bCs/>
        </w:rPr>
        <w:t xml:space="preserve"> for </w:t>
      </w:r>
      <w:r w:rsidR="00E535A7"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52EEC" w:rsidRPr="00EF7A5A">
        <w:rPr>
          <w:rFonts w:cs="Arial"/>
          <w:bCs/>
        </w:rPr>
        <w:t>WATLEV</w:t>
      </w:r>
      <w:r w:rsidRPr="00EF7A5A">
        <w:rPr>
          <w:rFonts w:cs="Arial"/>
          <w:bCs/>
        </w:rPr>
        <w:t xml:space="preserve"> on </w:t>
      </w:r>
      <w:r w:rsidR="00752EEC" w:rsidRPr="00EF7A5A">
        <w:rPr>
          <w:b/>
        </w:rPr>
        <w:t>LNDRGN</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35" w:name="_Toc422735576"/>
      <w:bookmarkStart w:id="836" w:name="_Toc460900484"/>
      <w:bookmarkStart w:id="837" w:name="_Toc8629915"/>
      <w:bookmarkStart w:id="838" w:name="_Toc8630047"/>
      <w:bookmarkStart w:id="839" w:name="_Toc173416323"/>
      <w:r w:rsidRPr="00EF7A5A">
        <w:t>Height contours, spot heights</w:t>
      </w:r>
      <w:bookmarkEnd w:id="835"/>
      <w:bookmarkEnd w:id="836"/>
      <w:bookmarkEnd w:id="837"/>
      <w:bookmarkEnd w:id="838"/>
      <w:bookmarkEnd w:id="839"/>
    </w:p>
    <w:p w:rsidR="00FB5A89" w:rsidRPr="00EF7A5A" w:rsidRDefault="00FB5A89" w:rsidP="00FB5A8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Land elevation (</w:t>
      </w:r>
      <w:r w:rsidRPr="00EF7A5A">
        <w:rPr>
          <w:b/>
        </w:rPr>
        <w:t>LNDELV</w:t>
      </w:r>
      <w:r w:rsidRPr="00EF7A5A">
        <w:t>)</w:t>
      </w:r>
      <w:r w:rsidRPr="00EF7A5A">
        <w:tab/>
      </w:r>
      <w:r w:rsidR="00E535A7" w:rsidRPr="00EF7A5A">
        <w:tab/>
      </w:r>
      <w:r w:rsidRPr="00EF7A5A">
        <w:t>(P,</w:t>
      </w:r>
      <w:r w:rsidR="00B916A5" w:rsidRPr="00EF7A5A">
        <w:t>L</w:t>
      </w:r>
      <w:r w:rsidRPr="00EF7A5A">
        <w:t>)</w:t>
      </w:r>
    </w:p>
    <w:p w:rsidR="00FB5A89" w:rsidRPr="00EF7A5A" w:rsidRDefault="00FB5A89" w:rsidP="00FB5A8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Land </w:t>
      </w:r>
      <w:r w:rsidR="00E535A7" w:rsidRPr="00EF7A5A">
        <w:rPr>
          <w:b/>
        </w:rPr>
        <w:t>Elevation</w:t>
      </w:r>
      <w:r w:rsidRPr="00EF7A5A">
        <w:rPr>
          <w:b/>
        </w:rPr>
        <w:t xml:space="preserve"> </w:t>
      </w:r>
      <w:r w:rsidRPr="00EF7A5A">
        <w:rPr>
          <w:b/>
        </w:rPr>
        <w:tab/>
      </w:r>
      <w:r w:rsidRPr="00EF7A5A">
        <w:rPr>
          <w:b/>
        </w:rPr>
        <w:tab/>
      </w:r>
      <w:r w:rsidRPr="00EF7A5A">
        <w:rPr>
          <w:b/>
        </w:rPr>
        <w:tab/>
      </w:r>
      <w:r w:rsidRPr="00EF7A5A">
        <w:rPr>
          <w:b/>
        </w:rPr>
        <w:tab/>
      </w:r>
      <w:r w:rsidRPr="00EF7A5A">
        <w:rPr>
          <w:b/>
        </w:rPr>
        <w:tab/>
      </w:r>
      <w:r w:rsidRPr="00EF7A5A">
        <w:t>(P,C)</w:t>
      </w:r>
      <w:r w:rsidRPr="00EF7A5A">
        <w:tab/>
      </w:r>
      <w:r w:rsidRPr="00EF7A5A">
        <w:tab/>
      </w:r>
      <w:r w:rsidRPr="00EF7A5A">
        <w:tab/>
      </w:r>
      <w:r w:rsidR="00E535A7" w:rsidRPr="00EF7A5A">
        <w:tab/>
      </w:r>
      <w:r w:rsidRPr="00EF7A5A">
        <w:t>(S-101 DCEG Clause 5.</w:t>
      </w:r>
      <w:r w:rsidR="00B916A5" w:rsidRPr="00EF7A5A">
        <w:t>6</w:t>
      </w:r>
      <w:r w:rsidRPr="00EF7A5A">
        <w:t>)</w:t>
      </w:r>
    </w:p>
    <w:p w:rsidR="00E535A7" w:rsidRPr="00EF7A5A" w:rsidRDefault="00E535A7" w:rsidP="00BF732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LND</w:t>
      </w:r>
      <w:r w:rsidR="008F7D7C" w:rsidRPr="00EF7A5A">
        <w:rPr>
          <w:b/>
        </w:rPr>
        <w:t>ELV</w:t>
      </w:r>
      <w:r w:rsidRPr="00EF7A5A">
        <w:t xml:space="preserve"> and its binding attributes will be </w:t>
      </w:r>
      <w:r w:rsidR="00171B11" w:rsidRPr="00EF7A5A">
        <w:t xml:space="preserve">converted </w:t>
      </w:r>
      <w:r w:rsidRPr="00EF7A5A">
        <w:t xml:space="preserve">automatically </w:t>
      </w:r>
      <w:r w:rsidR="00171B11" w:rsidRPr="00EF7A5A">
        <w:t>to an instance of</w:t>
      </w:r>
      <w:r w:rsidRPr="00EF7A5A">
        <w:t xml:space="preserve"> the S-101 </w:t>
      </w:r>
      <w:r w:rsidR="00E06413" w:rsidRPr="00EF7A5A">
        <w:t>Feature type</w:t>
      </w:r>
      <w:r w:rsidRPr="00EF7A5A">
        <w:t xml:space="preserve"> </w:t>
      </w:r>
      <w:r w:rsidRPr="00EF7A5A">
        <w:rPr>
          <w:b/>
        </w:rPr>
        <w:t xml:space="preserve">Land </w:t>
      </w:r>
      <w:r w:rsidR="008F7D7C" w:rsidRPr="00EF7A5A">
        <w:rPr>
          <w:b/>
        </w:rPr>
        <w:t>Elevation</w:t>
      </w:r>
      <w:r w:rsidRPr="00EF7A5A">
        <w:rPr>
          <w:b/>
        </w:rPr>
        <w:t xml:space="preserve">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pPr>
      <w:bookmarkStart w:id="840" w:name="_Toc422735578"/>
      <w:bookmarkStart w:id="841" w:name="_Toc460900485"/>
      <w:bookmarkStart w:id="842" w:name="_Toc8629916"/>
      <w:bookmarkStart w:id="843" w:name="_Toc8630048"/>
      <w:bookmarkStart w:id="844" w:name="_Toc173416324"/>
      <w:r w:rsidRPr="00EF7A5A">
        <w:t>Marsh</w:t>
      </w:r>
      <w:bookmarkEnd w:id="840"/>
      <w:bookmarkEnd w:id="841"/>
      <w:bookmarkEnd w:id="842"/>
      <w:bookmarkEnd w:id="843"/>
      <w:bookmarkEnd w:id="844"/>
    </w:p>
    <w:p w:rsidR="008F7D7C" w:rsidRPr="00EF7A5A" w:rsidRDefault="008F7D7C" w:rsidP="008F7D7C">
      <w:pPr>
        <w:spacing w:after="120"/>
        <w:jc w:val="both"/>
        <w:rPr>
          <w:rFonts w:cs="Arial"/>
        </w:rPr>
      </w:pPr>
      <w:r w:rsidRPr="00EF7A5A">
        <w:rPr>
          <w:rFonts w:cs="Arial"/>
          <w:bCs/>
        </w:rPr>
        <w:t>The guidance for the encoding of marshes remains unchanged in S-101.</w:t>
      </w:r>
      <w:r w:rsidR="005C6026" w:rsidRPr="00EF7A5A">
        <w:rPr>
          <w:rFonts w:cs="Arial"/>
          <w:bCs/>
        </w:rPr>
        <w:t xml:space="preserve"> </w:t>
      </w:r>
      <w:r w:rsidRPr="00EF7A5A">
        <w:rPr>
          <w:rFonts w:cs="Arial"/>
          <w:bCs/>
        </w:rPr>
        <w:t>See S-101 DCEG clause 5.11.1.1.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45" w:name="_Toc422735580"/>
      <w:bookmarkStart w:id="846" w:name="_Toc460900486"/>
      <w:bookmarkStart w:id="847" w:name="_Toc8629917"/>
      <w:bookmarkStart w:id="848" w:name="_Toc8630049"/>
      <w:bookmarkStart w:id="849" w:name="_Toc173416325"/>
      <w:r w:rsidRPr="00EF7A5A">
        <w:t>Dunes, sand hills</w:t>
      </w:r>
      <w:bookmarkEnd w:id="845"/>
      <w:bookmarkEnd w:id="846"/>
      <w:bookmarkEnd w:id="847"/>
      <w:bookmarkEnd w:id="848"/>
      <w:bookmarkEnd w:id="849"/>
    </w:p>
    <w:p w:rsidR="008F7D7C" w:rsidRPr="00EF7A5A" w:rsidRDefault="008F7D7C" w:rsidP="008F7D7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Sloping ground (</w:t>
      </w:r>
      <w:r w:rsidRPr="00EF7A5A">
        <w:rPr>
          <w:b/>
        </w:rPr>
        <w:t>SLOGRD</w:t>
      </w:r>
      <w:r w:rsidRPr="00EF7A5A">
        <w:t>)</w:t>
      </w:r>
      <w:r w:rsidRPr="00EF7A5A">
        <w:tab/>
      </w:r>
      <w:r w:rsidRPr="00EF7A5A">
        <w:tab/>
        <w:t>(P,A)</w:t>
      </w:r>
    </w:p>
    <w:p w:rsidR="008F7D7C" w:rsidRPr="00EF7A5A" w:rsidRDefault="008F7D7C" w:rsidP="008F7D7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 xml:space="preserve">Sloping Ground </w:t>
      </w:r>
      <w:r w:rsidRPr="00EF7A5A">
        <w:rPr>
          <w:b/>
        </w:rPr>
        <w:tab/>
      </w:r>
      <w:r w:rsidRPr="00EF7A5A">
        <w:rPr>
          <w:b/>
        </w:rPr>
        <w:tab/>
      </w:r>
      <w:r w:rsidRPr="00EF7A5A">
        <w:rPr>
          <w:b/>
        </w:rPr>
        <w:tab/>
      </w:r>
      <w:r w:rsidRPr="00EF7A5A">
        <w:rPr>
          <w:b/>
        </w:rPr>
        <w:tab/>
      </w:r>
      <w:r w:rsidRPr="00EF7A5A">
        <w:rPr>
          <w:b/>
        </w:rPr>
        <w:tab/>
      </w:r>
      <w:r w:rsidRPr="00EF7A5A">
        <w:t>(P,</w:t>
      </w:r>
      <w:r w:rsidR="00B916A5" w:rsidRPr="00EF7A5A">
        <w:t>S</w:t>
      </w:r>
      <w:r w:rsidRPr="00EF7A5A">
        <w:t>)</w:t>
      </w:r>
      <w:r w:rsidRPr="00EF7A5A">
        <w:tab/>
      </w:r>
      <w:r w:rsidRPr="00EF7A5A">
        <w:tab/>
      </w:r>
      <w:r w:rsidRPr="00EF7A5A">
        <w:tab/>
      </w:r>
      <w:r w:rsidRPr="00EF7A5A">
        <w:tab/>
        <w:t>(S-101 DCEG Clause 5.</w:t>
      </w:r>
      <w:r w:rsidR="00B916A5" w:rsidRPr="00EF7A5A">
        <w:t>14</w:t>
      </w:r>
      <w:r w:rsidRPr="00EF7A5A">
        <w:t>)</w:t>
      </w:r>
    </w:p>
    <w:p w:rsidR="0076734A" w:rsidRPr="00EF7A5A" w:rsidRDefault="0076734A" w:rsidP="0036103E">
      <w:pPr>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SLOGRD</w:t>
      </w:r>
      <w:r w:rsidRPr="00EF7A5A">
        <w:t xml:space="preserve"> and its binding attributes will be </w:t>
      </w:r>
      <w:r w:rsidR="006B0BB2" w:rsidRPr="00EF7A5A">
        <w:t xml:space="preserve">converted </w:t>
      </w:r>
      <w:r w:rsidRPr="00EF7A5A">
        <w:t xml:space="preserve">automatically </w:t>
      </w:r>
      <w:r w:rsidR="006B0BB2" w:rsidRPr="00EF7A5A">
        <w:t>to an instance of</w:t>
      </w:r>
      <w:r w:rsidRPr="00EF7A5A">
        <w:t xml:space="preserve"> the S-101 </w:t>
      </w:r>
      <w:r w:rsidR="00E06413" w:rsidRPr="00EF7A5A">
        <w:t>Feature type</w:t>
      </w:r>
      <w:r w:rsidRPr="00EF7A5A">
        <w:t xml:space="preserve"> </w:t>
      </w:r>
      <w:r w:rsidRPr="00EF7A5A">
        <w:rPr>
          <w:b/>
        </w:rPr>
        <w:t xml:space="preserve">Sloping Ground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Sloping Ground</w:t>
      </w:r>
      <w:r w:rsidRPr="00EF7A5A">
        <w:t xml:space="preserve"> in S-101:</w:t>
      </w:r>
    </w:p>
    <w:p w:rsidR="0076734A" w:rsidRPr="00833C88" w:rsidRDefault="0076734A" w:rsidP="0076734A">
      <w:pPr>
        <w:spacing w:after="120"/>
        <w:jc w:val="both"/>
        <w:rPr>
          <w:lang w:val="fr-FR"/>
        </w:rPr>
      </w:pPr>
      <w:r w:rsidRPr="00833C88">
        <w:rPr>
          <w:b/>
          <w:lang w:val="fr-FR"/>
        </w:rPr>
        <w:t>colour</w:t>
      </w:r>
      <w:r w:rsidRPr="00833C88">
        <w:rPr>
          <w:lang w:val="fr-FR"/>
        </w:rPr>
        <w:tab/>
      </w:r>
      <w:r w:rsidRPr="00833C88">
        <w:rPr>
          <w:lang w:val="fr-FR"/>
        </w:rPr>
        <w:tab/>
      </w:r>
      <w:r w:rsidRPr="00833C88">
        <w:rPr>
          <w:lang w:val="fr-FR"/>
        </w:rPr>
        <w:tab/>
        <w:t>(COLOUR)</w:t>
      </w:r>
    </w:p>
    <w:p w:rsidR="0076734A" w:rsidRPr="00833C88" w:rsidRDefault="0076734A" w:rsidP="0076734A">
      <w:pPr>
        <w:spacing w:after="120"/>
        <w:jc w:val="both"/>
        <w:rPr>
          <w:lang w:val="fr-FR"/>
        </w:rPr>
      </w:pPr>
      <w:r w:rsidRPr="00833C88">
        <w:rPr>
          <w:b/>
          <w:lang w:val="fr-FR"/>
        </w:rPr>
        <w:t>nature of surface</w:t>
      </w:r>
      <w:r w:rsidRPr="00833C88">
        <w:rPr>
          <w:lang w:val="fr-FR"/>
        </w:rPr>
        <w:tab/>
        <w:t>(NATSUR)</w:t>
      </w:r>
    </w:p>
    <w:p w:rsidR="0076734A" w:rsidRPr="00EF7A5A" w:rsidRDefault="0076734A" w:rsidP="0076734A">
      <w:pPr>
        <w:spacing w:after="120"/>
        <w:jc w:val="both"/>
        <w:rPr>
          <w:rFonts w:cs="Arial"/>
        </w:rPr>
      </w:pPr>
      <w:r w:rsidRPr="00EF7A5A">
        <w:rPr>
          <w:rFonts w:cs="Arial"/>
          <w:bCs/>
        </w:rPr>
        <w:t>See S-101 DCEG clause 5.14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COLOUR and NATSUR on </w:t>
      </w:r>
      <w:r w:rsidRPr="00EF7A5A">
        <w:rPr>
          <w:b/>
        </w:rPr>
        <w:t>SLOGRD</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50" w:name="_Toc422735582"/>
      <w:bookmarkStart w:id="851" w:name="_Toc460900487"/>
      <w:bookmarkStart w:id="852" w:name="_Toc8629918"/>
      <w:bookmarkStart w:id="853" w:name="_Toc8630050"/>
      <w:bookmarkStart w:id="854" w:name="_Toc173416326"/>
      <w:r w:rsidRPr="00EF7A5A">
        <w:t>Cliffs</w:t>
      </w:r>
      <w:bookmarkEnd w:id="850"/>
      <w:bookmarkEnd w:id="851"/>
      <w:bookmarkEnd w:id="852"/>
      <w:bookmarkEnd w:id="853"/>
      <w:bookmarkEnd w:id="854"/>
    </w:p>
    <w:p w:rsidR="0076734A" w:rsidRPr="00EF7A5A" w:rsidRDefault="0076734A" w:rsidP="007673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Slope topline (</w:t>
      </w:r>
      <w:r w:rsidRPr="00EF7A5A">
        <w:rPr>
          <w:b/>
        </w:rPr>
        <w:t>SLOTOP</w:t>
      </w:r>
      <w:r w:rsidRPr="00EF7A5A">
        <w:t>)</w:t>
      </w:r>
      <w:r w:rsidRPr="00EF7A5A">
        <w:tab/>
      </w:r>
      <w:r w:rsidRPr="00EF7A5A">
        <w:tab/>
        <w:t>(L)</w:t>
      </w:r>
    </w:p>
    <w:p w:rsidR="0076734A" w:rsidRPr="00EF7A5A" w:rsidRDefault="0076734A" w:rsidP="007673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Slope Topline</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t>(S-101 DCEG Clause 5.15)</w:t>
      </w:r>
    </w:p>
    <w:p w:rsidR="009B4B9F" w:rsidRPr="00EF7A5A" w:rsidRDefault="009B4B9F" w:rsidP="0036103E">
      <w:pPr>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SLOTOP</w:t>
      </w:r>
      <w:r w:rsidRPr="00EF7A5A">
        <w:t xml:space="preserve"> and its binding attributes will be </w:t>
      </w:r>
      <w:r w:rsidR="006B0BB2" w:rsidRPr="00EF7A5A">
        <w:t xml:space="preserve">converted </w:t>
      </w:r>
      <w:r w:rsidRPr="00EF7A5A">
        <w:t xml:space="preserve">automatically </w:t>
      </w:r>
      <w:r w:rsidR="006B0BB2" w:rsidRPr="00EF7A5A">
        <w:t>to an instance of</w:t>
      </w:r>
      <w:r w:rsidRPr="00EF7A5A">
        <w:t xml:space="preserve"> the S-101 </w:t>
      </w:r>
      <w:r w:rsidR="00E06413" w:rsidRPr="00EF7A5A">
        <w:t>Feature type</w:t>
      </w:r>
      <w:r w:rsidRPr="00EF7A5A">
        <w:t xml:space="preserve"> </w:t>
      </w:r>
      <w:r w:rsidRPr="00EF7A5A">
        <w:rPr>
          <w:b/>
        </w:rPr>
        <w:t xml:space="preserve">Slope Topline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Slope Topline</w:t>
      </w:r>
      <w:r w:rsidRPr="00EF7A5A">
        <w:t xml:space="preserve"> in S-101:</w:t>
      </w:r>
    </w:p>
    <w:p w:rsidR="00550B8B" w:rsidRPr="00EF7A5A" w:rsidRDefault="00550B8B" w:rsidP="00581428">
      <w:pPr>
        <w:jc w:val="both"/>
      </w:pPr>
      <w:r w:rsidRPr="00EF7A5A">
        <w:rPr>
          <w:b/>
        </w:rPr>
        <w:t>category of slope</w:t>
      </w:r>
      <w:r w:rsidRPr="00EF7A5A">
        <w:tab/>
        <w:t>(CATSLO)</w:t>
      </w:r>
    </w:p>
    <w:p w:rsidR="009B4B9F" w:rsidRPr="00EF7A5A" w:rsidRDefault="009B4B9F" w:rsidP="00581428">
      <w:pPr>
        <w:jc w:val="both"/>
      </w:pPr>
      <w:r w:rsidRPr="00EF7A5A">
        <w:rPr>
          <w:b/>
        </w:rPr>
        <w:t>colour</w:t>
      </w:r>
      <w:r w:rsidRPr="00EF7A5A">
        <w:tab/>
      </w:r>
      <w:r w:rsidRPr="00EF7A5A">
        <w:tab/>
      </w:r>
      <w:r w:rsidRPr="00EF7A5A">
        <w:tab/>
        <w:t>(COLOUR)</w:t>
      </w:r>
    </w:p>
    <w:p w:rsidR="009B4B9F" w:rsidRPr="00EF7A5A" w:rsidRDefault="009B4B9F" w:rsidP="009B4B9F">
      <w:pPr>
        <w:spacing w:after="120"/>
        <w:jc w:val="both"/>
      </w:pPr>
      <w:r w:rsidRPr="00EF7A5A">
        <w:rPr>
          <w:b/>
        </w:rPr>
        <w:t>nature of surface</w:t>
      </w:r>
      <w:r w:rsidRPr="00EF7A5A">
        <w:tab/>
        <w:t>(NATSUR)</w:t>
      </w:r>
    </w:p>
    <w:p w:rsidR="009B4B9F" w:rsidRPr="00EF7A5A" w:rsidRDefault="009B4B9F" w:rsidP="009B4B9F">
      <w:pPr>
        <w:spacing w:after="120"/>
        <w:jc w:val="both"/>
        <w:rPr>
          <w:rFonts w:cs="Arial"/>
        </w:rPr>
      </w:pPr>
      <w:r w:rsidRPr="00EF7A5A">
        <w:rPr>
          <w:rFonts w:cs="Arial"/>
          <w:bCs/>
        </w:rPr>
        <w:t>See S-101 DCEG clause 5.15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F20AE1" w:rsidRPr="00EF7A5A">
        <w:rPr>
          <w:rFonts w:cs="Arial"/>
          <w:bCs/>
        </w:rPr>
        <w:t xml:space="preserve">CATSLO, </w:t>
      </w:r>
      <w:r w:rsidRPr="00EF7A5A">
        <w:rPr>
          <w:rFonts w:cs="Arial"/>
          <w:bCs/>
        </w:rPr>
        <w:t xml:space="preserve">COLOUR and NATSUR on </w:t>
      </w:r>
      <w:r w:rsidRPr="00EF7A5A">
        <w:rPr>
          <w:b/>
        </w:rPr>
        <w:t>SLOTOP</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55" w:name="_Toc422735584"/>
      <w:bookmarkStart w:id="856" w:name="_Toc460900488"/>
      <w:bookmarkStart w:id="857" w:name="_Toc8629919"/>
      <w:bookmarkStart w:id="858" w:name="_Toc8630051"/>
      <w:bookmarkStart w:id="859" w:name="_Toc173416327"/>
      <w:r w:rsidRPr="00EF7A5A">
        <w:t>Rivers</w:t>
      </w:r>
      <w:bookmarkEnd w:id="855"/>
      <w:bookmarkEnd w:id="856"/>
      <w:bookmarkEnd w:id="857"/>
      <w:bookmarkEnd w:id="858"/>
      <w:bookmarkEnd w:id="859"/>
    </w:p>
    <w:p w:rsidR="00F20AE1" w:rsidRPr="00EF7A5A" w:rsidRDefault="00F20AE1" w:rsidP="00F20AE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E06413" w:rsidRPr="00EF7A5A">
        <w:rPr>
          <w:u w:val="single"/>
        </w:rPr>
        <w:t>Object</w:t>
      </w:r>
      <w:r w:rsidRPr="00EF7A5A">
        <w:rPr>
          <w:u w:val="single"/>
        </w:rPr>
        <w:t>:</w:t>
      </w:r>
      <w:r w:rsidRPr="00EF7A5A">
        <w:tab/>
      </w:r>
      <w:r w:rsidRPr="00EF7A5A">
        <w:tab/>
        <w:t>River (</w:t>
      </w:r>
      <w:r w:rsidRPr="00EF7A5A">
        <w:rPr>
          <w:b/>
        </w:rPr>
        <w:t>RIVERS</w:t>
      </w:r>
      <w:r w:rsidRPr="00EF7A5A">
        <w:t>)</w:t>
      </w:r>
      <w:r w:rsidRPr="00EF7A5A">
        <w:tab/>
      </w:r>
      <w:r w:rsidRPr="00EF7A5A">
        <w:tab/>
      </w:r>
      <w:r w:rsidRPr="00EF7A5A">
        <w:tab/>
        <w:t>(L,A)</w:t>
      </w:r>
    </w:p>
    <w:p w:rsidR="00F20AE1" w:rsidRPr="00EF7A5A" w:rsidRDefault="00F20AE1" w:rsidP="00F20AE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E06413" w:rsidRPr="00EF7A5A">
        <w:rPr>
          <w:u w:val="single"/>
        </w:rPr>
        <w:t>Feature</w:t>
      </w:r>
      <w:r w:rsidRPr="00EF7A5A">
        <w:t>:</w:t>
      </w:r>
      <w:r w:rsidRPr="00EF7A5A">
        <w:tab/>
      </w:r>
      <w:r w:rsidRPr="00EF7A5A">
        <w:rPr>
          <w:b/>
        </w:rPr>
        <w:t>River</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5.7)</w:t>
      </w:r>
    </w:p>
    <w:p w:rsidR="003714D4" w:rsidRPr="00EF7A5A" w:rsidRDefault="003714D4" w:rsidP="003714D4">
      <w:pPr>
        <w:tabs>
          <w:tab w:val="decimal" w:pos="5402"/>
          <w:tab w:val="left" w:pos="5589"/>
        </w:tabs>
        <w:spacing w:after="120"/>
        <w:jc w:val="both"/>
      </w:pPr>
      <w:r w:rsidRPr="00EF7A5A">
        <w:t xml:space="preserve">All instances of encoding of the S-57 </w:t>
      </w:r>
      <w:r w:rsidR="00E06413" w:rsidRPr="00EF7A5A">
        <w:t>O</w:t>
      </w:r>
      <w:r w:rsidRPr="00EF7A5A">
        <w:t>bject</w:t>
      </w:r>
      <w:r w:rsidR="00E06413" w:rsidRPr="00EF7A5A">
        <w:t xml:space="preserve"> class</w:t>
      </w:r>
      <w:r w:rsidRPr="00EF7A5A">
        <w:t xml:space="preserve"> </w:t>
      </w:r>
      <w:r w:rsidRPr="00EF7A5A">
        <w:rPr>
          <w:b/>
        </w:rPr>
        <w:t>RIVERS</w:t>
      </w:r>
      <w:r w:rsidRPr="00EF7A5A">
        <w:t xml:space="preserve"> and its binding attributes will be </w:t>
      </w:r>
      <w:r w:rsidR="006B0BB2" w:rsidRPr="00EF7A5A">
        <w:t xml:space="preserve">converted </w:t>
      </w:r>
      <w:r w:rsidRPr="00EF7A5A">
        <w:t xml:space="preserve">automatically </w:t>
      </w:r>
      <w:r w:rsidR="006B0BB2" w:rsidRPr="00EF7A5A">
        <w:t>to an instance of</w:t>
      </w:r>
      <w:r w:rsidRPr="00EF7A5A">
        <w:t xml:space="preserve"> the S-101 </w:t>
      </w:r>
      <w:r w:rsidR="00E06413" w:rsidRPr="00EF7A5A">
        <w:t>Feature type</w:t>
      </w:r>
      <w:r w:rsidRPr="00EF7A5A">
        <w:t xml:space="preserve"> </w:t>
      </w:r>
      <w:r w:rsidRPr="00EF7A5A">
        <w:rPr>
          <w:b/>
        </w:rPr>
        <w:t xml:space="preserve">River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River</w:t>
      </w:r>
      <w:r w:rsidRPr="00EF7A5A">
        <w:t xml:space="preserve"> in S-101:</w:t>
      </w:r>
    </w:p>
    <w:p w:rsidR="003714D4" w:rsidRPr="00EF7A5A" w:rsidRDefault="003714D4" w:rsidP="003714D4">
      <w:pPr>
        <w:spacing w:after="120"/>
        <w:jc w:val="both"/>
      </w:pPr>
      <w:r w:rsidRPr="00EF7A5A">
        <w:rPr>
          <w:b/>
        </w:rPr>
        <w:t>status</w:t>
      </w:r>
      <w:r w:rsidRPr="00EF7A5A">
        <w:tab/>
      </w:r>
      <w:r w:rsidRPr="00EF7A5A">
        <w:tab/>
        <w:t>(STATUS)</w:t>
      </w:r>
    </w:p>
    <w:p w:rsidR="003714D4" w:rsidRPr="00EF7A5A" w:rsidRDefault="003714D4" w:rsidP="003714D4">
      <w:pPr>
        <w:spacing w:after="120"/>
        <w:jc w:val="both"/>
        <w:rPr>
          <w:rFonts w:cs="Arial"/>
          <w:bCs/>
        </w:rPr>
      </w:pPr>
      <w:r w:rsidRPr="00EF7A5A">
        <w:rPr>
          <w:rFonts w:cs="Arial"/>
          <w:bCs/>
        </w:rPr>
        <w:t>See S-101 DCEG clause 5.7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B13D36" w:rsidRPr="00EF7A5A">
        <w:rPr>
          <w:rFonts w:cs="Arial"/>
          <w:bCs/>
        </w:rPr>
        <w:t>STATUS</w:t>
      </w:r>
      <w:r w:rsidRPr="00EF7A5A">
        <w:rPr>
          <w:rFonts w:cs="Arial"/>
          <w:bCs/>
        </w:rPr>
        <w:t xml:space="preserve"> on </w:t>
      </w:r>
      <w:r w:rsidRPr="00EF7A5A">
        <w:rPr>
          <w:b/>
        </w:rPr>
        <w:t>RIVERS</w:t>
      </w:r>
      <w:r w:rsidRPr="00EF7A5A">
        <w:rPr>
          <w:rFonts w:cs="Arial"/>
          <w:bCs/>
        </w:rPr>
        <w:t xml:space="preserve"> and amend appropriately.</w:t>
      </w:r>
    </w:p>
    <w:p w:rsidR="00860E06" w:rsidRPr="00EF7A5A" w:rsidRDefault="00860E06" w:rsidP="00860E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860" w:name="_Toc422735586"/>
      <w:bookmarkStart w:id="861" w:name="_Toc460900491"/>
      <w:bookmarkStart w:id="862" w:name="_Toc8629922"/>
      <w:bookmarkStart w:id="863" w:name="_Toc8630054"/>
      <w:r w:rsidRPr="00EF7A5A">
        <w:t>The following additional requirements for S-57 dataset conversion must be noted:</w:t>
      </w:r>
    </w:p>
    <w:p w:rsidR="00E10065" w:rsidRPr="00EF7A5A" w:rsidRDefault="00E10065"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S-57 allows for </w:t>
      </w:r>
      <w:r w:rsidRPr="00EF7A5A">
        <w:rPr>
          <w:rFonts w:cs="Arial"/>
          <w:b/>
          <w:bCs/>
        </w:rPr>
        <w:t>RIVERS</w:t>
      </w:r>
      <w:r w:rsidRPr="00EF7A5A">
        <w:rPr>
          <w:rFonts w:cs="Arial"/>
          <w:bCs/>
        </w:rPr>
        <w:t xml:space="preserve"> of </w:t>
      </w:r>
      <w:r w:rsidR="000B6284">
        <w:t>geometric primitive</w:t>
      </w:r>
      <w:r w:rsidRPr="00EF7A5A">
        <w:rPr>
          <w:rFonts w:cs="Arial"/>
          <w:bCs/>
        </w:rPr>
        <w:t xml:space="preserve"> area to be covered by the Group 1 objects </w:t>
      </w:r>
      <w:r w:rsidRPr="00EF7A5A">
        <w:rPr>
          <w:rFonts w:cs="Arial"/>
          <w:b/>
          <w:bCs/>
        </w:rPr>
        <w:t>LNDARE</w:t>
      </w:r>
      <w:r w:rsidRPr="00EF7A5A">
        <w:rPr>
          <w:rFonts w:cs="Arial"/>
          <w:bCs/>
        </w:rPr>
        <w:t xml:space="preserve"> or </w:t>
      </w:r>
      <w:r w:rsidRPr="00EF7A5A">
        <w:rPr>
          <w:rFonts w:cs="Arial"/>
          <w:b/>
          <w:bCs/>
        </w:rPr>
        <w:t>UNSARE</w:t>
      </w:r>
      <w:r w:rsidRPr="00EF7A5A">
        <w:rPr>
          <w:rFonts w:cs="Arial"/>
          <w:bCs/>
        </w:rPr>
        <w:t xml:space="preserve">, however in S-101 all </w:t>
      </w:r>
      <w:r w:rsidRPr="00EF7A5A">
        <w:rPr>
          <w:rFonts w:cs="Arial"/>
          <w:b/>
          <w:bCs/>
        </w:rPr>
        <w:t>Rivers</w:t>
      </w:r>
      <w:r w:rsidRPr="00EF7A5A">
        <w:rPr>
          <w:rFonts w:cs="Arial"/>
          <w:bCs/>
        </w:rPr>
        <w:t xml:space="preserve"> of </w:t>
      </w:r>
      <w:r w:rsidR="000B6284">
        <w:t>geometric primitive</w:t>
      </w:r>
      <w:r w:rsidRPr="00EF7A5A">
        <w:rPr>
          <w:rFonts w:cs="Arial"/>
          <w:bCs/>
        </w:rPr>
        <w:t xml:space="preserve"> area must be covered by</w:t>
      </w:r>
      <w:r w:rsidR="00A454EE" w:rsidRPr="00EF7A5A">
        <w:rPr>
          <w:rFonts w:cs="Arial"/>
          <w:bCs/>
        </w:rPr>
        <w:t xml:space="preserve"> the Skin of the Earth feature</w:t>
      </w:r>
      <w:r w:rsidRPr="00EF7A5A">
        <w:rPr>
          <w:rFonts w:cs="Arial"/>
          <w:bCs/>
        </w:rPr>
        <w:t xml:space="preserve"> </w:t>
      </w:r>
      <w:r w:rsidRPr="00EF7A5A">
        <w:rPr>
          <w:rFonts w:cs="Arial"/>
          <w:b/>
          <w:bCs/>
        </w:rPr>
        <w:t>Land Area</w:t>
      </w:r>
      <w:r w:rsidR="00A454EE" w:rsidRPr="00EF7A5A">
        <w:rPr>
          <w:rFonts w:cs="Arial"/>
          <w:bCs/>
        </w:rPr>
        <w:t>.</w:t>
      </w:r>
      <w:r w:rsidR="005C6026" w:rsidRPr="00EF7A5A">
        <w:rPr>
          <w:rFonts w:cs="Arial"/>
          <w:bCs/>
        </w:rPr>
        <w:t xml:space="preserve"> </w:t>
      </w:r>
      <w:r w:rsidR="001E5598" w:rsidRPr="00EF7A5A">
        <w:rPr>
          <w:rFonts w:cs="Arial"/>
          <w:bCs/>
        </w:rPr>
        <w:t xml:space="preserve">During the automated conversion process, the converter may have the capability to convert </w:t>
      </w:r>
      <w:r w:rsidR="001E5598" w:rsidRPr="00EF7A5A">
        <w:rPr>
          <w:rFonts w:cs="Arial"/>
          <w:b/>
          <w:bCs/>
        </w:rPr>
        <w:t>UNSARE</w:t>
      </w:r>
      <w:r w:rsidR="001E5598" w:rsidRPr="00EF7A5A">
        <w:rPr>
          <w:rFonts w:cs="Arial"/>
          <w:bCs/>
        </w:rPr>
        <w:t xml:space="preserve"> covering </w:t>
      </w:r>
      <w:r w:rsidR="001E5598" w:rsidRPr="00EF7A5A">
        <w:rPr>
          <w:rFonts w:cs="Arial"/>
          <w:b/>
          <w:bCs/>
        </w:rPr>
        <w:t>RIVERS</w:t>
      </w:r>
      <w:r w:rsidR="001E5598" w:rsidRPr="00EF7A5A">
        <w:rPr>
          <w:rFonts w:cs="Arial"/>
          <w:bCs/>
        </w:rPr>
        <w:t xml:space="preserve"> to </w:t>
      </w:r>
      <w:r w:rsidR="001E5598" w:rsidRPr="00EF7A5A">
        <w:rPr>
          <w:rFonts w:cs="Arial"/>
          <w:b/>
          <w:bCs/>
        </w:rPr>
        <w:t>Land Area</w:t>
      </w:r>
      <w:r w:rsidR="00916B18" w:rsidRPr="00EF7A5A">
        <w:rPr>
          <w:rFonts w:cs="Arial"/>
          <w:bCs/>
        </w:rPr>
        <w:t xml:space="preserve"> </w:t>
      </w:r>
      <w:r w:rsidR="009F5094" w:rsidRPr="00EF7A5A">
        <w:rPr>
          <w:rFonts w:cs="Arial"/>
          <w:bCs/>
        </w:rPr>
        <w:t>(</w:t>
      </w:r>
      <w:r w:rsidR="0029693F" w:rsidRPr="00EF7A5A">
        <w:rPr>
          <w:rFonts w:cs="Arial"/>
          <w:bCs/>
        </w:rPr>
        <w:t xml:space="preserve">taking into account the attribution of any adjoining </w:t>
      </w:r>
      <w:r w:rsidR="0029693F" w:rsidRPr="00EF7A5A">
        <w:rPr>
          <w:rFonts w:cs="Arial"/>
          <w:b/>
          <w:bCs/>
        </w:rPr>
        <w:t>LNDARE</w:t>
      </w:r>
      <w:r w:rsidR="0029693F" w:rsidRPr="00EF7A5A">
        <w:rPr>
          <w:rFonts w:cs="Arial"/>
          <w:bCs/>
        </w:rPr>
        <w:t xml:space="preserve"> </w:t>
      </w:r>
      <w:r w:rsidR="00277660" w:rsidRPr="00EF7A5A">
        <w:rPr>
          <w:rFonts w:cs="Arial"/>
          <w:bCs/>
        </w:rPr>
        <w:t>objects</w:t>
      </w:r>
      <w:r w:rsidR="009F5094" w:rsidRPr="00EF7A5A">
        <w:rPr>
          <w:rFonts w:cs="Arial"/>
          <w:bCs/>
        </w:rPr>
        <w:t>)</w:t>
      </w:r>
      <w:r w:rsidR="0029693F" w:rsidRPr="00EF7A5A">
        <w:rPr>
          <w:rFonts w:cs="Arial"/>
          <w:bCs/>
        </w:rPr>
        <w:t xml:space="preserve"> </w:t>
      </w:r>
      <w:r w:rsidR="00916B18" w:rsidRPr="00EF7A5A">
        <w:rPr>
          <w:rFonts w:cs="Arial"/>
          <w:bCs/>
        </w:rPr>
        <w:t xml:space="preserve">and merge with any adjoining </w:t>
      </w:r>
      <w:r w:rsidR="00916B18" w:rsidRPr="00EF7A5A">
        <w:rPr>
          <w:rFonts w:cs="Arial"/>
          <w:b/>
          <w:bCs/>
        </w:rPr>
        <w:t>Land Area</w:t>
      </w:r>
      <w:r w:rsidR="00916B18" w:rsidRPr="00EF7A5A">
        <w:rPr>
          <w:rFonts w:cs="Arial"/>
          <w:bCs/>
        </w:rPr>
        <w:t xml:space="preserve"> features.</w:t>
      </w:r>
      <w:r w:rsidR="005C6026" w:rsidRPr="00EF7A5A">
        <w:rPr>
          <w:rFonts w:cs="Arial"/>
          <w:bCs/>
        </w:rPr>
        <w:t xml:space="preserve"> </w:t>
      </w:r>
      <w:r w:rsidR="00916B18" w:rsidRPr="00EF7A5A">
        <w:rPr>
          <w:rFonts w:cs="Arial"/>
          <w:bCs/>
        </w:rPr>
        <w:t>If the converter does not have this capability,</w:t>
      </w:r>
      <w:r w:rsidR="001E5598" w:rsidRPr="00EF7A5A">
        <w:rPr>
          <w:rFonts w:cs="Arial"/>
          <w:bCs/>
        </w:rPr>
        <w:t xml:space="preserve"> </w:t>
      </w:r>
      <w:r w:rsidR="00A454EE" w:rsidRPr="00EF7A5A">
        <w:rPr>
          <w:rFonts w:cs="Arial"/>
          <w:bCs/>
        </w:rPr>
        <w:t xml:space="preserve">Data Producers are advised to check their S-57 data holdings and amend their Group 1 coverage to have </w:t>
      </w:r>
      <w:r w:rsidR="00A454EE" w:rsidRPr="00EF7A5A">
        <w:rPr>
          <w:rFonts w:cs="Arial"/>
          <w:b/>
          <w:bCs/>
        </w:rPr>
        <w:t>RIVERS</w:t>
      </w:r>
      <w:r w:rsidR="00A454EE" w:rsidRPr="00EF7A5A">
        <w:rPr>
          <w:rFonts w:cs="Arial"/>
          <w:bCs/>
        </w:rPr>
        <w:t xml:space="preserve"> of </w:t>
      </w:r>
      <w:r w:rsidR="000B6284">
        <w:t>geometric primitive</w:t>
      </w:r>
      <w:r w:rsidR="00A454EE" w:rsidRPr="00EF7A5A">
        <w:rPr>
          <w:rFonts w:cs="Arial"/>
          <w:bCs/>
        </w:rPr>
        <w:t xml:space="preserve"> are</w:t>
      </w:r>
      <w:r w:rsidR="00156B89" w:rsidRPr="00EF7A5A">
        <w:rPr>
          <w:rFonts w:cs="Arial"/>
          <w:bCs/>
        </w:rPr>
        <w:t>a</w:t>
      </w:r>
      <w:r w:rsidR="00A454EE" w:rsidRPr="00EF7A5A">
        <w:rPr>
          <w:rFonts w:cs="Arial"/>
          <w:bCs/>
        </w:rPr>
        <w:t xml:space="preserve"> covered by </w:t>
      </w:r>
      <w:r w:rsidR="00A454EE" w:rsidRPr="00EF7A5A">
        <w:rPr>
          <w:rFonts w:cs="Arial"/>
          <w:b/>
          <w:bCs/>
        </w:rPr>
        <w:t>LNDARE</w:t>
      </w:r>
      <w:r w:rsidR="00766902" w:rsidRPr="00EF7A5A">
        <w:rPr>
          <w:rFonts w:cs="Arial"/>
          <w:bCs/>
        </w:rPr>
        <w:t xml:space="preserve"> (and merge </w:t>
      </w:r>
      <w:r w:rsidR="00E4591A" w:rsidRPr="00EF7A5A">
        <w:rPr>
          <w:rFonts w:cs="Arial"/>
          <w:bCs/>
        </w:rPr>
        <w:t xml:space="preserve">with </w:t>
      </w:r>
      <w:r w:rsidR="00766902" w:rsidRPr="00EF7A5A">
        <w:rPr>
          <w:rFonts w:cs="Arial"/>
          <w:bCs/>
        </w:rPr>
        <w:t xml:space="preserve">adjoining </w:t>
      </w:r>
      <w:r w:rsidR="00766902" w:rsidRPr="00EF7A5A">
        <w:rPr>
          <w:rFonts w:cs="Arial"/>
          <w:b/>
          <w:bCs/>
        </w:rPr>
        <w:t>LNDARE</w:t>
      </w:r>
      <w:r w:rsidR="00766902" w:rsidRPr="00EF7A5A">
        <w:rPr>
          <w:rFonts w:cs="Arial"/>
          <w:bCs/>
        </w:rPr>
        <w:t xml:space="preserve"> as appropriate)</w:t>
      </w:r>
      <w:r w:rsidR="00A454EE" w:rsidRPr="00EF7A5A">
        <w:rPr>
          <w:rFonts w:cs="Arial"/>
          <w:bCs/>
        </w:rPr>
        <w:t>.</w:t>
      </w:r>
    </w:p>
    <w:p w:rsidR="00860E06" w:rsidRPr="00EF7A5A" w:rsidRDefault="006F19F2"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S-57 g</w:t>
      </w:r>
      <w:r w:rsidR="00860E06" w:rsidRPr="00EF7A5A">
        <w:rPr>
          <w:rFonts w:cs="Arial"/>
          <w:bCs/>
        </w:rPr>
        <w:t>uidance recommends the encoding of intermittent lakes using a</w:t>
      </w:r>
      <w:r w:rsidR="00CD3822" w:rsidRPr="00EF7A5A">
        <w:rPr>
          <w:rFonts w:cs="Arial"/>
          <w:bCs/>
        </w:rPr>
        <w:t>n instance of the S-57 Object class</w:t>
      </w:r>
      <w:r w:rsidR="00860E06" w:rsidRPr="00EF7A5A">
        <w:rPr>
          <w:rFonts w:cs="Arial"/>
          <w:bCs/>
        </w:rPr>
        <w:t xml:space="preserve"> </w:t>
      </w:r>
      <w:r w:rsidR="00860E06" w:rsidRPr="00EF7A5A">
        <w:rPr>
          <w:rFonts w:cs="Arial"/>
          <w:b/>
          <w:bCs/>
        </w:rPr>
        <w:t>RIVERS</w:t>
      </w:r>
      <w:r w:rsidR="00860E06" w:rsidRPr="00EF7A5A">
        <w:rPr>
          <w:rFonts w:cs="Arial"/>
          <w:bCs/>
        </w:rPr>
        <w:t>.</w:t>
      </w:r>
      <w:r w:rsidR="005C6026" w:rsidRPr="00EF7A5A">
        <w:rPr>
          <w:rFonts w:cs="Arial"/>
          <w:bCs/>
        </w:rPr>
        <w:t xml:space="preserve"> </w:t>
      </w:r>
      <w:r w:rsidR="00860E06" w:rsidRPr="00EF7A5A">
        <w:rPr>
          <w:rFonts w:cs="Arial"/>
          <w:bCs/>
        </w:rPr>
        <w:t xml:space="preserve">Data </w:t>
      </w:r>
      <w:r w:rsidR="00A454EE" w:rsidRPr="00EF7A5A">
        <w:rPr>
          <w:rFonts w:cs="Arial"/>
          <w:bCs/>
        </w:rPr>
        <w:t xml:space="preserve">Producers </w:t>
      </w:r>
      <w:r w:rsidR="00860E06" w:rsidRPr="00EF7A5A">
        <w:rPr>
          <w:rFonts w:cs="Arial"/>
          <w:bCs/>
        </w:rPr>
        <w:t xml:space="preserve">are advised to check all instances of </w:t>
      </w:r>
      <w:r w:rsidR="00860E06" w:rsidRPr="00EF7A5A">
        <w:rPr>
          <w:rFonts w:cs="Arial"/>
          <w:b/>
          <w:bCs/>
        </w:rPr>
        <w:t>RIVERS</w:t>
      </w:r>
      <w:r w:rsidR="00860E06" w:rsidRPr="00EF7A5A">
        <w:rPr>
          <w:rFonts w:cs="Arial"/>
          <w:bCs/>
        </w:rPr>
        <w:t xml:space="preserve"> of </w:t>
      </w:r>
      <w:r w:rsidR="000B6284">
        <w:t>geometric primitive</w:t>
      </w:r>
      <w:r w:rsidR="00860E06" w:rsidRPr="00EF7A5A">
        <w:rPr>
          <w:rFonts w:cs="Arial"/>
          <w:bCs/>
        </w:rPr>
        <w:t xml:space="preserve"> area having attribute </w:t>
      </w:r>
      <w:r w:rsidRPr="00EF7A5A">
        <w:rPr>
          <w:rFonts w:cs="Arial"/>
          <w:bCs/>
        </w:rPr>
        <w:t xml:space="preserve">STATUS = </w:t>
      </w:r>
      <w:r w:rsidRPr="00EF7A5A">
        <w:rPr>
          <w:rFonts w:cs="Arial"/>
          <w:bCs/>
          <w:i/>
        </w:rPr>
        <w:t>5</w:t>
      </w:r>
      <w:r w:rsidRPr="00EF7A5A">
        <w:rPr>
          <w:rFonts w:cs="Arial"/>
          <w:bCs/>
        </w:rPr>
        <w:t xml:space="preserve"> (periodic/intermittent) and if the real-world feature is a lake to amend to an instance of the S-101 </w:t>
      </w:r>
      <w:r w:rsidR="00E06413" w:rsidRPr="00EF7A5A">
        <w:t>Feature type</w:t>
      </w:r>
      <w:r w:rsidRPr="00EF7A5A">
        <w:rPr>
          <w:rFonts w:cs="Arial"/>
          <w:bCs/>
        </w:rPr>
        <w:t xml:space="preserve"> </w:t>
      </w:r>
      <w:r w:rsidRPr="00EF7A5A">
        <w:rPr>
          <w:rFonts w:cs="Arial"/>
          <w:b/>
          <w:bCs/>
        </w:rPr>
        <w:t>Lake</w:t>
      </w:r>
      <w:r w:rsidRPr="00EF7A5A">
        <w:rPr>
          <w:rFonts w:cs="Arial"/>
          <w:bCs/>
        </w:rPr>
        <w:t xml:space="preserve"> (see S-101 DCEG clause 5.10)</w:t>
      </w:r>
      <w:r w:rsidR="00860E06"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64" w:name="_Toc173416328"/>
      <w:r w:rsidRPr="00EF7A5A">
        <w:t>Rapids, waterfalls</w:t>
      </w:r>
      <w:bookmarkEnd w:id="860"/>
      <w:bookmarkEnd w:id="861"/>
      <w:bookmarkEnd w:id="862"/>
      <w:bookmarkEnd w:id="863"/>
      <w:bookmarkEnd w:id="864"/>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865" w:name="_Toc422735588"/>
      <w:bookmarkStart w:id="866" w:name="_Toc460900492"/>
      <w:bookmarkStart w:id="867" w:name="_Toc8629923"/>
      <w:bookmarkStart w:id="868" w:name="_Toc8630055"/>
      <w:bookmarkStart w:id="869" w:name="_Toc173416329"/>
      <w:r w:rsidRPr="00EF7A5A">
        <w:t>Rapids</w:t>
      </w:r>
      <w:bookmarkEnd w:id="865"/>
      <w:bookmarkEnd w:id="866"/>
      <w:bookmarkEnd w:id="867"/>
      <w:bookmarkEnd w:id="868"/>
      <w:bookmarkEnd w:id="869"/>
    </w:p>
    <w:p w:rsidR="00B13D36" w:rsidRPr="00EF7A5A" w:rsidRDefault="00B13D36" w:rsidP="00B13D3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Rapids (</w:t>
      </w:r>
      <w:r w:rsidRPr="00EF7A5A">
        <w:rPr>
          <w:b/>
        </w:rPr>
        <w:t>RAPIDS</w:t>
      </w:r>
      <w:r w:rsidRPr="00EF7A5A">
        <w:t>)</w:t>
      </w:r>
      <w:r w:rsidRPr="00EF7A5A">
        <w:tab/>
      </w:r>
      <w:r w:rsidRPr="00EF7A5A">
        <w:tab/>
      </w:r>
      <w:r w:rsidRPr="00EF7A5A">
        <w:tab/>
        <w:t>(P,L,A)</w:t>
      </w:r>
    </w:p>
    <w:p w:rsidR="00B13D36" w:rsidRPr="00EF7A5A" w:rsidRDefault="00B13D36" w:rsidP="00B13D3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Rapids</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00CB0989" w:rsidRPr="00EF7A5A">
        <w:tab/>
      </w:r>
      <w:r w:rsidRPr="00EF7A5A">
        <w:t>(S-101 DCEG Clause 5.8)</w:t>
      </w:r>
    </w:p>
    <w:p w:rsidR="00F165AE" w:rsidRPr="00EF7A5A" w:rsidRDefault="00B13D36" w:rsidP="00F165A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RAPIDS</w:t>
      </w:r>
      <w:r w:rsidRPr="00EF7A5A">
        <w:t xml:space="preserve"> and its binding attributes will be </w:t>
      </w:r>
      <w:r w:rsidR="00B375B8" w:rsidRPr="00EF7A5A">
        <w:t xml:space="preserve">converted </w:t>
      </w:r>
      <w:r w:rsidRPr="00EF7A5A">
        <w:t xml:space="preserve">automatically </w:t>
      </w:r>
      <w:r w:rsidR="00B375B8" w:rsidRPr="00EF7A5A">
        <w:t>to an instance of</w:t>
      </w:r>
      <w:r w:rsidRPr="00EF7A5A">
        <w:t xml:space="preserve"> the S-101 </w:t>
      </w:r>
      <w:r w:rsidR="00BB53C0" w:rsidRPr="00EF7A5A">
        <w:t>Feature type</w:t>
      </w:r>
      <w:r w:rsidRPr="00EF7A5A">
        <w:t xml:space="preserve"> </w:t>
      </w:r>
      <w:r w:rsidRPr="00EF7A5A">
        <w:rPr>
          <w:b/>
        </w:rPr>
        <w:t xml:space="preserve">Rapids </w:t>
      </w:r>
      <w:r w:rsidRPr="00EF7A5A">
        <w:t>during the automated conversion process.</w:t>
      </w:r>
      <w:r w:rsidR="00F165AE" w:rsidRPr="00EF7A5A">
        <w:t xml:space="preserve"> However</w:t>
      </w:r>
      <w:r w:rsidR="000755BA">
        <w:t>,</w:t>
      </w:r>
      <w:r w:rsidR="00F165AE" w:rsidRPr="00EF7A5A">
        <w:t xml:space="preserve"> the following exceptions apply:</w:t>
      </w:r>
    </w:p>
    <w:p w:rsidR="00B13D36" w:rsidRPr="00EF7A5A" w:rsidRDefault="00F165AE" w:rsidP="003568CA">
      <w:pPr>
        <w:pStyle w:val="ListParagraph"/>
        <w:numPr>
          <w:ilvl w:val="0"/>
          <w:numId w:val="20"/>
        </w:numPr>
        <w:spacing w:after="120"/>
        <w:ind w:left="284" w:hanging="284"/>
        <w:jc w:val="both"/>
      </w:pPr>
      <w:r w:rsidRPr="00EF7A5A">
        <w:rPr>
          <w:b/>
        </w:rPr>
        <w:t>RAPIDS</w:t>
      </w:r>
      <w:r w:rsidRPr="00EF7A5A">
        <w:t xml:space="preserve"> of </w:t>
      </w:r>
      <w:r w:rsidR="000B6284">
        <w:t>geometric primitive</w:t>
      </w:r>
      <w:r w:rsidRPr="00EF7A5A">
        <w:t xml:space="preserve"> point will not be converted. Data Producers will be required to check their S-57 data holdings and address as appropriate.</w:t>
      </w:r>
    </w:p>
    <w:p w:rsidR="006B2826" w:rsidRPr="00EF7A5A" w:rsidRDefault="006B2826" w:rsidP="00C93144">
      <w:pPr>
        <w:pStyle w:val="Heading4"/>
        <w:keepLines/>
        <w:widowControl/>
        <w:numPr>
          <w:ilvl w:val="3"/>
          <w:numId w:val="13"/>
        </w:numPr>
        <w:tabs>
          <w:tab w:val="clear" w:pos="915"/>
          <w:tab w:val="clear" w:pos="2911"/>
        </w:tabs>
        <w:spacing w:after="120"/>
        <w:ind w:left="862" w:hanging="862"/>
      </w:pPr>
      <w:bookmarkStart w:id="870" w:name="_Toc422735590"/>
      <w:bookmarkStart w:id="871" w:name="_Toc460900493"/>
      <w:bookmarkStart w:id="872" w:name="_Toc8629924"/>
      <w:bookmarkStart w:id="873" w:name="_Toc8630056"/>
      <w:bookmarkStart w:id="874" w:name="_Toc173416330"/>
      <w:r w:rsidRPr="00EF7A5A">
        <w:t>Waterfalls</w:t>
      </w:r>
      <w:bookmarkEnd w:id="870"/>
      <w:bookmarkEnd w:id="871"/>
      <w:bookmarkEnd w:id="872"/>
      <w:bookmarkEnd w:id="873"/>
      <w:bookmarkEnd w:id="874"/>
    </w:p>
    <w:p w:rsidR="00F96FFA" w:rsidRPr="00EF7A5A" w:rsidRDefault="00F96FFA" w:rsidP="00F96F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Waterfall (</w:t>
      </w:r>
      <w:r w:rsidRPr="00EF7A5A">
        <w:rPr>
          <w:b/>
        </w:rPr>
        <w:t>WATFAL</w:t>
      </w:r>
      <w:r w:rsidRPr="00EF7A5A">
        <w:t>)</w:t>
      </w:r>
      <w:r w:rsidRPr="00EF7A5A">
        <w:tab/>
      </w:r>
      <w:r w:rsidRPr="00EF7A5A">
        <w:tab/>
        <w:t>(P,L)</w:t>
      </w:r>
    </w:p>
    <w:p w:rsidR="00F96FFA" w:rsidRPr="00EF7A5A" w:rsidRDefault="00F96FFA" w:rsidP="00F96F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Waterfall</w:t>
      </w:r>
      <w:r w:rsidRPr="00EF7A5A">
        <w:rPr>
          <w:b/>
        </w:rPr>
        <w:tab/>
      </w:r>
      <w:r w:rsidRPr="00EF7A5A">
        <w:rPr>
          <w:b/>
        </w:rPr>
        <w:tab/>
      </w:r>
      <w:r w:rsidRPr="00EF7A5A">
        <w:rPr>
          <w:b/>
        </w:rPr>
        <w:tab/>
      </w:r>
      <w:r w:rsidRPr="00EF7A5A">
        <w:rPr>
          <w:b/>
        </w:rPr>
        <w:tab/>
      </w:r>
      <w:r w:rsidRPr="00EF7A5A">
        <w:rPr>
          <w:b/>
        </w:rPr>
        <w:tab/>
      </w:r>
      <w:r w:rsidRPr="00EF7A5A">
        <w:rPr>
          <w:b/>
        </w:rPr>
        <w:tab/>
      </w:r>
      <w:r w:rsidRPr="00EF7A5A">
        <w:t>(P,C)</w:t>
      </w:r>
      <w:r w:rsidRPr="00EF7A5A">
        <w:tab/>
      </w:r>
      <w:r w:rsidRPr="00EF7A5A">
        <w:tab/>
      </w:r>
      <w:r w:rsidRPr="00EF7A5A">
        <w:tab/>
      </w:r>
      <w:r w:rsidRPr="00EF7A5A">
        <w:tab/>
      </w:r>
      <w:r w:rsidRPr="00EF7A5A">
        <w:tab/>
      </w:r>
      <w:r w:rsidRPr="00EF7A5A">
        <w:tab/>
        <w:t>(S-101 DCEG Clause 5.9)</w:t>
      </w:r>
    </w:p>
    <w:p w:rsidR="00F96FFA" w:rsidRPr="00EF7A5A" w:rsidRDefault="00F96FFA" w:rsidP="00F96F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WATFAL</w:t>
      </w:r>
      <w:r w:rsidRPr="00EF7A5A">
        <w:t xml:space="preserve"> and its binding attributes will be </w:t>
      </w:r>
      <w:r w:rsidR="00B375B8" w:rsidRPr="00EF7A5A">
        <w:t xml:space="preserve">converted </w:t>
      </w:r>
      <w:r w:rsidRPr="00EF7A5A">
        <w:t xml:space="preserve">automatically </w:t>
      </w:r>
      <w:r w:rsidR="00B375B8" w:rsidRPr="00EF7A5A">
        <w:t>to an instance of</w:t>
      </w:r>
      <w:r w:rsidRPr="00EF7A5A">
        <w:t xml:space="preserve"> the S-101 </w:t>
      </w:r>
      <w:r w:rsidR="00BB53C0" w:rsidRPr="00EF7A5A">
        <w:t>Feature type</w:t>
      </w:r>
      <w:r w:rsidRPr="00EF7A5A">
        <w:t xml:space="preserve"> </w:t>
      </w:r>
      <w:r w:rsidRPr="00EF7A5A">
        <w:rPr>
          <w:b/>
        </w:rPr>
        <w:t xml:space="preserve">Waterfall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75" w:name="_Toc422735592"/>
      <w:bookmarkStart w:id="876" w:name="_Toc460900494"/>
      <w:bookmarkStart w:id="877" w:name="_Toc8629925"/>
      <w:bookmarkStart w:id="878" w:name="_Toc8630057"/>
      <w:bookmarkStart w:id="879" w:name="_Toc173416331"/>
      <w:r w:rsidRPr="00EF7A5A">
        <w:t>Lakes</w:t>
      </w:r>
      <w:bookmarkEnd w:id="875"/>
      <w:bookmarkEnd w:id="876"/>
      <w:bookmarkEnd w:id="877"/>
      <w:bookmarkEnd w:id="878"/>
      <w:bookmarkEnd w:id="879"/>
    </w:p>
    <w:p w:rsidR="00F96FFA" w:rsidRPr="00EF7A5A" w:rsidRDefault="00F96FFA" w:rsidP="00F96F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Lake (</w:t>
      </w:r>
      <w:r w:rsidRPr="00EF7A5A">
        <w:rPr>
          <w:b/>
        </w:rPr>
        <w:t>LAKARE</w:t>
      </w:r>
      <w:r w:rsidRPr="00EF7A5A">
        <w:t>)</w:t>
      </w:r>
      <w:r w:rsidRPr="00EF7A5A">
        <w:tab/>
      </w:r>
      <w:r w:rsidRPr="00EF7A5A">
        <w:tab/>
        <w:t>(A)</w:t>
      </w:r>
    </w:p>
    <w:p w:rsidR="00F96FFA" w:rsidRPr="00EF7A5A" w:rsidRDefault="00F96FFA" w:rsidP="00F96F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Lake</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r>
      <w:r w:rsidRPr="00EF7A5A">
        <w:tab/>
      </w:r>
      <w:r w:rsidRPr="00EF7A5A">
        <w:tab/>
        <w:t>(S-101 DCEG Clause 5.10)</w:t>
      </w:r>
    </w:p>
    <w:p w:rsidR="00BD1DE4" w:rsidRPr="00EF7A5A" w:rsidRDefault="00BD1DE4" w:rsidP="00BD1D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LAKARE</w:t>
      </w:r>
      <w:r w:rsidRPr="00EF7A5A">
        <w:t xml:space="preserve"> and its binding attributes will be </w:t>
      </w:r>
      <w:r w:rsidR="00B375B8" w:rsidRPr="00EF7A5A">
        <w:t xml:space="preserve">converted </w:t>
      </w:r>
      <w:r w:rsidRPr="00EF7A5A">
        <w:t xml:space="preserve">automatically </w:t>
      </w:r>
      <w:r w:rsidR="00B375B8" w:rsidRPr="00EF7A5A">
        <w:t>to an instance of</w:t>
      </w:r>
      <w:r w:rsidRPr="00EF7A5A">
        <w:t xml:space="preserve"> the S-101 </w:t>
      </w:r>
      <w:r w:rsidR="00BB53C0" w:rsidRPr="00EF7A5A">
        <w:t>Feature type</w:t>
      </w:r>
      <w:r w:rsidRPr="00EF7A5A">
        <w:t xml:space="preserve"> </w:t>
      </w:r>
      <w:r w:rsidRPr="00EF7A5A">
        <w:rPr>
          <w:b/>
        </w:rPr>
        <w:t xml:space="preserve">Lake </w:t>
      </w:r>
      <w:r w:rsidRPr="00EF7A5A">
        <w:t>during the automated conversion process.</w:t>
      </w:r>
      <w:r w:rsidR="005C6026" w:rsidRPr="00EF7A5A">
        <w:t xml:space="preserve"> </w:t>
      </w:r>
    </w:p>
    <w:p w:rsidR="00BD1DE4" w:rsidRPr="00EF7A5A" w:rsidRDefault="00BD1DE4" w:rsidP="00BD1D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S-101 attribute </w:t>
      </w:r>
      <w:r w:rsidRPr="00EF7A5A">
        <w:rPr>
          <w:b/>
        </w:rPr>
        <w:t>status</w:t>
      </w:r>
      <w:r w:rsidRPr="00EF7A5A">
        <w:t xml:space="preserve"> has been added as an allowable attribute for </w:t>
      </w:r>
      <w:r w:rsidRPr="00EF7A5A">
        <w:rPr>
          <w:b/>
        </w:rPr>
        <w:t>Lake</w:t>
      </w:r>
      <w:r w:rsidRPr="00EF7A5A">
        <w:t>, in order to allow for the encoding of intermittent lakes.</w:t>
      </w:r>
      <w:r w:rsidR="005C6026" w:rsidRPr="00EF7A5A">
        <w:t xml:space="preserve"> </w:t>
      </w:r>
      <w:r w:rsidRPr="00EF7A5A">
        <w:t xml:space="preserve">In S-57, </w:t>
      </w:r>
      <w:r w:rsidR="00C33E7B" w:rsidRPr="00EF7A5A">
        <w:t xml:space="preserve">it is recommended that </w:t>
      </w:r>
      <w:r w:rsidRPr="00EF7A5A">
        <w:t xml:space="preserve">intermittent lakes </w:t>
      </w:r>
      <w:r w:rsidR="00C33E7B" w:rsidRPr="00EF7A5A">
        <w:t>are</w:t>
      </w:r>
      <w:r w:rsidRPr="00EF7A5A">
        <w:t xml:space="preserve"> encoded using the </w:t>
      </w:r>
      <w:r w:rsidR="00167D01" w:rsidRPr="00EF7A5A">
        <w:t xml:space="preserve">Object </w:t>
      </w:r>
      <w:r w:rsidRPr="00EF7A5A">
        <w:t xml:space="preserve">class </w:t>
      </w:r>
      <w:r w:rsidRPr="00EF7A5A">
        <w:rPr>
          <w:b/>
        </w:rPr>
        <w:t>RIVERS</w:t>
      </w:r>
      <w:r w:rsidRPr="00EF7A5A">
        <w:t>.</w:t>
      </w:r>
      <w:r w:rsidR="005C6026" w:rsidRPr="00EF7A5A">
        <w:t xml:space="preserve"> </w:t>
      </w:r>
      <w:r w:rsidRPr="00EF7A5A">
        <w:t xml:space="preserve">Data Producers will be required to evaluate their S-57 data holdings for any intermittent lakes that have been encoded as </w:t>
      </w:r>
      <w:r w:rsidRPr="00EF7A5A">
        <w:rPr>
          <w:b/>
        </w:rPr>
        <w:t>RIVERS</w:t>
      </w:r>
      <w:r w:rsidRPr="00EF7A5A">
        <w:t xml:space="preserve">, and </w:t>
      </w:r>
      <w:r w:rsidR="00C33E7B" w:rsidRPr="00EF7A5A">
        <w:t xml:space="preserve">amend these to </w:t>
      </w:r>
      <w:r w:rsidR="00C33E7B" w:rsidRPr="00EF7A5A">
        <w:rPr>
          <w:b/>
        </w:rPr>
        <w:t>Lake</w:t>
      </w:r>
      <w:r w:rsidR="00C33E7B" w:rsidRPr="00EF7A5A">
        <w:t xml:space="preserve"> features during the conversion process as required</w:t>
      </w:r>
      <w:r w:rsidRPr="00EF7A5A">
        <w:t>.</w:t>
      </w:r>
    </w:p>
    <w:p w:rsidR="00A06D7E" w:rsidRPr="00EF7A5A" w:rsidRDefault="00A06D7E" w:rsidP="00A06D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A06D7E" w:rsidRPr="00EF7A5A" w:rsidRDefault="00A06D7E" w:rsidP="00A06D7E">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S-57 allows for </w:t>
      </w:r>
      <w:r w:rsidRPr="00EF7A5A">
        <w:rPr>
          <w:rFonts w:cs="Arial"/>
          <w:b/>
          <w:bCs/>
        </w:rPr>
        <w:t>LAKARE</w:t>
      </w:r>
      <w:r w:rsidRPr="00EF7A5A">
        <w:rPr>
          <w:rFonts w:cs="Arial"/>
          <w:bCs/>
        </w:rPr>
        <w:t xml:space="preserve"> to be covered by the Group 1 objects </w:t>
      </w:r>
      <w:r w:rsidRPr="00EF7A5A">
        <w:rPr>
          <w:rFonts w:cs="Arial"/>
          <w:b/>
          <w:bCs/>
        </w:rPr>
        <w:t>LNDARE</w:t>
      </w:r>
      <w:r w:rsidRPr="00EF7A5A">
        <w:rPr>
          <w:rFonts w:cs="Arial"/>
          <w:bCs/>
        </w:rPr>
        <w:t xml:space="preserve"> or </w:t>
      </w:r>
      <w:r w:rsidRPr="00EF7A5A">
        <w:rPr>
          <w:rFonts w:cs="Arial"/>
          <w:b/>
          <w:bCs/>
        </w:rPr>
        <w:t>UNSARE</w:t>
      </w:r>
      <w:r w:rsidRPr="00EF7A5A">
        <w:rPr>
          <w:rFonts w:cs="Arial"/>
          <w:bCs/>
        </w:rPr>
        <w:t xml:space="preserve">, however in S-101 all </w:t>
      </w:r>
      <w:r w:rsidRPr="00EF7A5A">
        <w:rPr>
          <w:rFonts w:cs="Arial"/>
          <w:b/>
          <w:bCs/>
        </w:rPr>
        <w:t>Lake</w:t>
      </w:r>
      <w:r w:rsidRPr="00EF7A5A">
        <w:rPr>
          <w:rFonts w:cs="Arial"/>
          <w:bCs/>
        </w:rPr>
        <w:t xml:space="preserve"> </w:t>
      </w:r>
      <w:r w:rsidR="008E227E" w:rsidRPr="00EF7A5A">
        <w:rPr>
          <w:rFonts w:cs="Arial"/>
          <w:bCs/>
        </w:rPr>
        <w:t xml:space="preserve">features </w:t>
      </w:r>
      <w:r w:rsidRPr="00EF7A5A">
        <w:rPr>
          <w:rFonts w:cs="Arial"/>
          <w:bCs/>
        </w:rPr>
        <w:t xml:space="preserve">must be covered by the Skin of the Earth feature </w:t>
      </w:r>
      <w:r w:rsidRPr="00EF7A5A">
        <w:rPr>
          <w:rFonts w:cs="Arial"/>
          <w:b/>
          <w:bCs/>
        </w:rPr>
        <w:t>Land Area</w:t>
      </w:r>
      <w:r w:rsidRPr="00EF7A5A">
        <w:rPr>
          <w:rFonts w:cs="Arial"/>
          <w:bCs/>
        </w:rPr>
        <w:t>.</w:t>
      </w:r>
      <w:r w:rsidR="005C6026" w:rsidRPr="00EF7A5A">
        <w:rPr>
          <w:rFonts w:cs="Arial"/>
          <w:bCs/>
        </w:rPr>
        <w:t xml:space="preserve"> </w:t>
      </w:r>
      <w:r w:rsidR="00916B18" w:rsidRPr="00EF7A5A">
        <w:rPr>
          <w:rFonts w:cs="Arial"/>
          <w:bCs/>
        </w:rPr>
        <w:t xml:space="preserve">During the automated conversion process, the converter may have the capability to convert </w:t>
      </w:r>
      <w:r w:rsidR="00916B18" w:rsidRPr="00EF7A5A">
        <w:rPr>
          <w:rFonts w:cs="Arial"/>
          <w:b/>
          <w:bCs/>
        </w:rPr>
        <w:t>UNSARE</w:t>
      </w:r>
      <w:r w:rsidR="00916B18" w:rsidRPr="00EF7A5A">
        <w:rPr>
          <w:rFonts w:cs="Arial"/>
          <w:bCs/>
        </w:rPr>
        <w:t xml:space="preserve"> covering </w:t>
      </w:r>
      <w:r w:rsidR="00916B18" w:rsidRPr="00EF7A5A">
        <w:rPr>
          <w:rFonts w:cs="Arial"/>
          <w:b/>
          <w:bCs/>
        </w:rPr>
        <w:t>LAKARE</w:t>
      </w:r>
      <w:r w:rsidR="00916B18" w:rsidRPr="00EF7A5A">
        <w:rPr>
          <w:rFonts w:cs="Arial"/>
          <w:bCs/>
        </w:rPr>
        <w:t xml:space="preserve"> to </w:t>
      </w:r>
      <w:r w:rsidR="00916B18" w:rsidRPr="00EF7A5A">
        <w:rPr>
          <w:rFonts w:cs="Arial"/>
          <w:b/>
          <w:bCs/>
        </w:rPr>
        <w:t>Land Area</w:t>
      </w:r>
      <w:r w:rsidR="00916B18" w:rsidRPr="00EF7A5A">
        <w:rPr>
          <w:rFonts w:cs="Arial"/>
          <w:bCs/>
        </w:rPr>
        <w:t xml:space="preserve"> </w:t>
      </w:r>
      <w:r w:rsidR="009F5094" w:rsidRPr="00EF7A5A">
        <w:rPr>
          <w:rFonts w:cs="Arial"/>
          <w:bCs/>
        </w:rPr>
        <w:t xml:space="preserve">(taking into account the attribution of any adjoining </w:t>
      </w:r>
      <w:r w:rsidR="009F5094" w:rsidRPr="00EF7A5A">
        <w:rPr>
          <w:rFonts w:cs="Arial"/>
          <w:b/>
          <w:bCs/>
        </w:rPr>
        <w:t>LNDARE</w:t>
      </w:r>
      <w:r w:rsidR="009F5094" w:rsidRPr="00EF7A5A">
        <w:rPr>
          <w:rFonts w:cs="Arial"/>
          <w:bCs/>
        </w:rPr>
        <w:t xml:space="preserve"> </w:t>
      </w:r>
      <w:r w:rsidR="00277660" w:rsidRPr="00EF7A5A">
        <w:rPr>
          <w:rFonts w:cs="Arial"/>
          <w:bCs/>
        </w:rPr>
        <w:t>objects</w:t>
      </w:r>
      <w:r w:rsidR="009F5094" w:rsidRPr="00EF7A5A">
        <w:rPr>
          <w:rFonts w:cs="Arial"/>
          <w:bCs/>
        </w:rPr>
        <w:t xml:space="preserve">) </w:t>
      </w:r>
      <w:r w:rsidR="00916B18" w:rsidRPr="00EF7A5A">
        <w:rPr>
          <w:rFonts w:cs="Arial"/>
          <w:bCs/>
        </w:rPr>
        <w:t xml:space="preserve">and merge with any adjoining </w:t>
      </w:r>
      <w:r w:rsidR="00916B18" w:rsidRPr="00EF7A5A">
        <w:rPr>
          <w:rFonts w:cs="Arial"/>
          <w:b/>
          <w:bCs/>
        </w:rPr>
        <w:t>Land Area</w:t>
      </w:r>
      <w:r w:rsidR="00916B18" w:rsidRPr="00EF7A5A">
        <w:rPr>
          <w:rFonts w:cs="Arial"/>
          <w:bCs/>
        </w:rPr>
        <w:t xml:space="preserve"> features.</w:t>
      </w:r>
      <w:r w:rsidR="005C6026" w:rsidRPr="00EF7A5A">
        <w:rPr>
          <w:rFonts w:cs="Arial"/>
          <w:bCs/>
        </w:rPr>
        <w:t xml:space="preserve"> </w:t>
      </w:r>
      <w:r w:rsidR="00916B18" w:rsidRPr="00EF7A5A">
        <w:rPr>
          <w:rFonts w:cs="Arial"/>
          <w:bCs/>
        </w:rPr>
        <w:t xml:space="preserve">If the converter does not have this capability, </w:t>
      </w:r>
      <w:r w:rsidRPr="00EF7A5A">
        <w:rPr>
          <w:rFonts w:cs="Arial"/>
          <w:bCs/>
        </w:rPr>
        <w:t xml:space="preserve">Data Producers are advised to check their S-57 data holdings and amend their Group 1 coverage to have </w:t>
      </w:r>
      <w:r w:rsidRPr="00EF7A5A">
        <w:rPr>
          <w:rFonts w:cs="Arial"/>
          <w:b/>
          <w:bCs/>
        </w:rPr>
        <w:t>LAKARE</w:t>
      </w:r>
      <w:r w:rsidRPr="00EF7A5A">
        <w:rPr>
          <w:rFonts w:cs="Arial"/>
          <w:bCs/>
        </w:rPr>
        <w:t xml:space="preserve"> covered by </w:t>
      </w:r>
      <w:r w:rsidRPr="00EF7A5A">
        <w:rPr>
          <w:rFonts w:cs="Arial"/>
          <w:b/>
          <w:bCs/>
        </w:rPr>
        <w:t>LNDARE</w:t>
      </w:r>
      <w:r w:rsidR="00766902" w:rsidRPr="00EF7A5A">
        <w:rPr>
          <w:rFonts w:cs="Arial"/>
          <w:bCs/>
        </w:rPr>
        <w:t xml:space="preserve"> (and merge </w:t>
      </w:r>
      <w:r w:rsidR="00E4591A" w:rsidRPr="00EF7A5A">
        <w:rPr>
          <w:rFonts w:cs="Arial"/>
          <w:bCs/>
        </w:rPr>
        <w:t xml:space="preserve">with </w:t>
      </w:r>
      <w:r w:rsidR="00766902" w:rsidRPr="00EF7A5A">
        <w:rPr>
          <w:rFonts w:cs="Arial"/>
          <w:bCs/>
        </w:rPr>
        <w:t xml:space="preserve">adjoining </w:t>
      </w:r>
      <w:r w:rsidR="00766902" w:rsidRPr="00EF7A5A">
        <w:rPr>
          <w:rFonts w:cs="Arial"/>
          <w:b/>
          <w:bCs/>
        </w:rPr>
        <w:t>LNDARE</w:t>
      </w:r>
      <w:r w:rsidR="00766902" w:rsidRPr="00EF7A5A">
        <w:rPr>
          <w:rFonts w:cs="Arial"/>
          <w:bCs/>
        </w:rPr>
        <w:t xml:space="preserve"> as appropriate)</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80" w:name="_Toc422735594"/>
      <w:bookmarkStart w:id="881" w:name="_Toc460900495"/>
      <w:bookmarkStart w:id="882" w:name="_Toc8629926"/>
      <w:bookmarkStart w:id="883" w:name="_Toc8630058"/>
      <w:bookmarkStart w:id="884" w:name="_Toc173416332"/>
      <w:r w:rsidRPr="00EF7A5A">
        <w:t>Salt</w:t>
      </w:r>
      <w:r w:rsidR="002108A1" w:rsidRPr="00EF7A5A">
        <w:t xml:space="preserve"> </w:t>
      </w:r>
      <w:r w:rsidRPr="00EF7A5A">
        <w:t>pans</w:t>
      </w:r>
      <w:bookmarkEnd w:id="880"/>
      <w:bookmarkEnd w:id="881"/>
      <w:bookmarkEnd w:id="882"/>
      <w:bookmarkEnd w:id="883"/>
      <w:bookmarkEnd w:id="884"/>
    </w:p>
    <w:p w:rsidR="002108A1" w:rsidRPr="00EF7A5A" w:rsidRDefault="002108A1" w:rsidP="00525B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The guidance for the encoding of salt pans remains unchanged in S-101.</w:t>
      </w:r>
      <w:r w:rsidR="005C6026" w:rsidRPr="00EF7A5A">
        <w:rPr>
          <w:rFonts w:cs="Arial"/>
          <w:bCs/>
        </w:rPr>
        <w:t xml:space="preserve"> </w:t>
      </w:r>
      <w:r w:rsidRPr="00EF7A5A">
        <w:rPr>
          <w:rFonts w:cs="Arial"/>
          <w:bCs/>
        </w:rPr>
        <w:t>See S-101 DCEG clause 5.11.1.2.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85" w:name="_Toc422735596"/>
      <w:bookmarkStart w:id="886" w:name="_Toc460900496"/>
      <w:bookmarkStart w:id="887" w:name="_Toc8629927"/>
      <w:bookmarkStart w:id="888" w:name="_Toc8630059"/>
      <w:bookmarkStart w:id="889" w:name="_Toc173416333"/>
      <w:r w:rsidRPr="00EF7A5A">
        <w:t>Glaciers</w:t>
      </w:r>
      <w:bookmarkEnd w:id="885"/>
      <w:bookmarkEnd w:id="886"/>
      <w:bookmarkEnd w:id="887"/>
      <w:bookmarkEnd w:id="888"/>
      <w:bookmarkEnd w:id="889"/>
    </w:p>
    <w:p w:rsidR="002108A1" w:rsidRPr="00EF7A5A" w:rsidRDefault="002108A1" w:rsidP="002108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The guidance for the encoding of glaciers remains unchanged in S-101.</w:t>
      </w:r>
      <w:r w:rsidR="005C6026" w:rsidRPr="00EF7A5A">
        <w:rPr>
          <w:rFonts w:cs="Arial"/>
          <w:bCs/>
        </w:rPr>
        <w:t xml:space="preserve"> </w:t>
      </w:r>
      <w:r w:rsidRPr="00EF7A5A">
        <w:rPr>
          <w:rFonts w:cs="Arial"/>
          <w:bCs/>
        </w:rPr>
        <w:t>See S-101 DCEG clause 5.13.1.1.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90" w:name="_Toc422735598"/>
      <w:bookmarkStart w:id="891" w:name="_Toc460900497"/>
      <w:bookmarkStart w:id="892" w:name="_Toc8629928"/>
      <w:bookmarkStart w:id="893" w:name="_Toc8630060"/>
      <w:bookmarkStart w:id="894" w:name="_Toc173416334"/>
      <w:r w:rsidRPr="00EF7A5A">
        <w:t>Vegetation</w:t>
      </w:r>
      <w:bookmarkEnd w:id="890"/>
      <w:bookmarkEnd w:id="891"/>
      <w:bookmarkEnd w:id="892"/>
      <w:bookmarkEnd w:id="893"/>
      <w:bookmarkEnd w:id="894"/>
    </w:p>
    <w:p w:rsidR="002108A1" w:rsidRPr="00EF7A5A" w:rsidRDefault="002108A1" w:rsidP="002108A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Vegetation (</w:t>
      </w:r>
      <w:r w:rsidRPr="00EF7A5A">
        <w:rPr>
          <w:b/>
        </w:rPr>
        <w:t>VEGATN</w:t>
      </w:r>
      <w:r w:rsidRPr="00EF7A5A">
        <w:t>)</w:t>
      </w:r>
      <w:r w:rsidRPr="00EF7A5A">
        <w:tab/>
      </w:r>
      <w:r w:rsidRPr="00EF7A5A">
        <w:tab/>
        <w:t>(P,L,A)</w:t>
      </w:r>
    </w:p>
    <w:p w:rsidR="002108A1" w:rsidRPr="00EF7A5A" w:rsidRDefault="002108A1" w:rsidP="002108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Vegetation</w:t>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r>
      <w:r w:rsidRPr="00EF7A5A">
        <w:tab/>
        <w:t>(S-101 DCEG Clause 5.12)</w:t>
      </w:r>
    </w:p>
    <w:p w:rsidR="00CC4660" w:rsidRPr="00EF7A5A" w:rsidRDefault="0040669F" w:rsidP="00CC466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VEGATN</w:t>
      </w:r>
      <w:r w:rsidRPr="00EF7A5A">
        <w:t xml:space="preserve"> and its binding attributes will be </w:t>
      </w:r>
      <w:r w:rsidR="00612815" w:rsidRPr="00EF7A5A">
        <w:t xml:space="preserve">converted </w:t>
      </w:r>
      <w:r w:rsidRPr="00EF7A5A">
        <w:t xml:space="preserve">automatically </w:t>
      </w:r>
      <w:r w:rsidR="00612815" w:rsidRPr="00EF7A5A">
        <w:t>to an instance of</w:t>
      </w:r>
      <w:r w:rsidRPr="00EF7A5A">
        <w:t xml:space="preserve"> the S-101 </w:t>
      </w:r>
      <w:r w:rsidR="00BB53C0" w:rsidRPr="00EF7A5A">
        <w:t>Feature type</w:t>
      </w:r>
      <w:r w:rsidRPr="00EF7A5A">
        <w:t xml:space="preserve"> </w:t>
      </w:r>
      <w:r w:rsidRPr="00EF7A5A">
        <w:rPr>
          <w:b/>
        </w:rPr>
        <w:t xml:space="preserve">Vegetation </w:t>
      </w:r>
      <w:r w:rsidRPr="00EF7A5A">
        <w:t>during the automated conversion process.</w:t>
      </w:r>
      <w:r w:rsidR="005C6026" w:rsidRPr="00EF7A5A">
        <w:t xml:space="preserve"> </w:t>
      </w:r>
      <w:r w:rsidR="00CC4660" w:rsidRPr="00EF7A5A">
        <w:t>However</w:t>
      </w:r>
      <w:r w:rsidR="000755BA">
        <w:t>,</w:t>
      </w:r>
      <w:r w:rsidR="00CC4660" w:rsidRPr="00EF7A5A">
        <w:t xml:space="preserve"> the following exceptions apply:</w:t>
      </w:r>
    </w:p>
    <w:p w:rsidR="00CC4660" w:rsidRPr="00EF7A5A" w:rsidRDefault="00CC4660" w:rsidP="00CC4660">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VEGATN</w:t>
      </w:r>
      <w:r w:rsidRPr="00EF7A5A">
        <w:t xml:space="preserve"> with attribute CATVEG = </w:t>
      </w:r>
      <w:r w:rsidRPr="00EF7A5A">
        <w:rPr>
          <w:i/>
        </w:rPr>
        <w:t>7</w:t>
      </w:r>
      <w:r w:rsidRPr="00EF7A5A">
        <w:t xml:space="preserve"> (mangroves)</w:t>
      </w:r>
      <w:r w:rsidR="00FD1CE1" w:rsidRPr="00EF7A5A">
        <w:t xml:space="preserve"> or </w:t>
      </w:r>
      <w:r w:rsidR="00FD1CE1" w:rsidRPr="00EF7A5A">
        <w:rPr>
          <w:i/>
        </w:rPr>
        <w:t>21</w:t>
      </w:r>
      <w:r w:rsidR="00FD1CE1" w:rsidRPr="00EF7A5A">
        <w:t xml:space="preserve"> (mangrove tree)</w:t>
      </w:r>
      <w:r w:rsidRPr="00EF7A5A">
        <w:t xml:space="preserve"> will convert to </w:t>
      </w:r>
      <w:r w:rsidR="00132F73" w:rsidRPr="00EF7A5A">
        <w:t xml:space="preserve">an instance of </w:t>
      </w:r>
      <w:r w:rsidRPr="00EF7A5A">
        <w:t xml:space="preserve">the S-101 </w:t>
      </w:r>
      <w:r w:rsidR="00BB53C0" w:rsidRPr="00EF7A5A">
        <w:t>Feature type</w:t>
      </w:r>
      <w:r w:rsidRPr="00EF7A5A">
        <w:t xml:space="preserve"> </w:t>
      </w:r>
      <w:r w:rsidRPr="00EF7A5A">
        <w:rPr>
          <w:b/>
        </w:rPr>
        <w:t>Obstruction</w:t>
      </w:r>
      <w:r w:rsidRPr="00EF7A5A">
        <w:t xml:space="preserve"> </w:t>
      </w:r>
      <w:r w:rsidR="00AC1135" w:rsidRPr="00EF7A5A">
        <w:t>with</w:t>
      </w:r>
      <w:r w:rsidRPr="00EF7A5A">
        <w:t xml:space="preserve"> attribute </w:t>
      </w:r>
      <w:r w:rsidRPr="00EF7A5A">
        <w:rPr>
          <w:b/>
        </w:rPr>
        <w:t>category of obstruction</w:t>
      </w:r>
      <w:r w:rsidRPr="00EF7A5A">
        <w:t xml:space="preserve"> = </w:t>
      </w:r>
      <w:r w:rsidRPr="00EF7A5A">
        <w:rPr>
          <w:i/>
        </w:rPr>
        <w:t>23</w:t>
      </w:r>
      <w:r w:rsidRPr="00EF7A5A">
        <w:t xml:space="preserve"> (mangrove)</w:t>
      </w:r>
      <w:r w:rsidR="00FD1CE1" w:rsidRPr="00EF7A5A">
        <w:t>,</w:t>
      </w:r>
      <w:r w:rsidR="00D8715F" w:rsidRPr="00EF7A5A">
        <w:t xml:space="preserve"> mandatory attribute </w:t>
      </w:r>
      <w:r w:rsidR="00D8715F" w:rsidRPr="00EF7A5A">
        <w:rPr>
          <w:b/>
        </w:rPr>
        <w:t>water level effect</w:t>
      </w:r>
      <w:r w:rsidR="00D8715F" w:rsidRPr="00EF7A5A">
        <w:t xml:space="preserve"> = </w:t>
      </w:r>
      <w:r w:rsidR="00D8715F" w:rsidRPr="00EF7A5A">
        <w:rPr>
          <w:i/>
        </w:rPr>
        <w:t>1</w:t>
      </w:r>
      <w:r w:rsidR="00D8715F" w:rsidRPr="00EF7A5A">
        <w:t xml:space="preserve"> (par</w:t>
      </w:r>
      <w:r w:rsidR="00FD1CE1" w:rsidRPr="00EF7A5A">
        <w:t>tially submerged at high water)</w:t>
      </w:r>
      <w:r w:rsidR="00D8715F" w:rsidRPr="00EF7A5A">
        <w:t xml:space="preserve"> and conditional mandatory attribute </w:t>
      </w:r>
      <w:r w:rsidR="00D8715F" w:rsidRPr="00EF7A5A">
        <w:rPr>
          <w:b/>
        </w:rPr>
        <w:t>height</w:t>
      </w:r>
      <w:r w:rsidR="00D8715F" w:rsidRPr="00EF7A5A">
        <w:t xml:space="preserve"> = empty (null) if no value is populated for the attribute HEIGHT on the </w:t>
      </w:r>
      <w:r w:rsidR="00FD1CE1" w:rsidRPr="00EF7A5A">
        <w:rPr>
          <w:b/>
        </w:rPr>
        <w:t>VEGATN</w:t>
      </w:r>
      <w:r w:rsidR="00FD1CE1" w:rsidRPr="00EF7A5A">
        <w:t xml:space="preserve"> object</w:t>
      </w:r>
      <w:r w:rsidRPr="00EF7A5A">
        <w:t>.</w:t>
      </w:r>
      <w:del w:id="895" w:author="Jeff Wootton" w:date="2024-09-11T08:47:00Z">
        <w:r w:rsidR="005C6026" w:rsidRPr="00EF7A5A" w:rsidDel="00116541">
          <w:delText xml:space="preserve"> </w:delText>
        </w:r>
        <w:r w:rsidR="00CD0D7E" w:rsidRPr="00EF7A5A" w:rsidDel="00116541">
          <w:rPr>
            <w:rFonts w:cs="Arial"/>
          </w:rPr>
          <w:delText xml:space="preserve">Note that in S-101, for all </w:delText>
        </w:r>
        <w:r w:rsidR="00CD0D7E" w:rsidRPr="00EF7A5A" w:rsidDel="00116541">
          <w:rPr>
            <w:rFonts w:cs="Arial"/>
            <w:b/>
          </w:rPr>
          <w:delText>Obstruction</w:delText>
        </w:r>
        <w:r w:rsidR="00CD0D7E" w:rsidRPr="00EF7A5A" w:rsidDel="00116541">
          <w:rPr>
            <w:rFonts w:cs="Arial"/>
          </w:rPr>
          <w:delText xml:space="preserve"> features</w:delText>
        </w:r>
        <w:r w:rsidR="00384BC3" w:rsidRPr="00EF7A5A" w:rsidDel="00116541">
          <w:rPr>
            <w:rFonts w:cs="Arial"/>
          </w:rPr>
          <w:delText xml:space="preserve"> </w:delText>
        </w:r>
        <w:r w:rsidR="00CD0D7E" w:rsidRPr="00EF7A5A" w:rsidDel="00116541">
          <w:rPr>
            <w:rFonts w:cs="Arial"/>
          </w:rPr>
          <w:delText xml:space="preserve">of </w:delText>
        </w:r>
        <w:r w:rsidR="000B6284" w:rsidDel="00116541">
          <w:delText>geometric primitive</w:delText>
        </w:r>
        <w:r w:rsidR="00CD0D7E" w:rsidRPr="00EF7A5A" w:rsidDel="00116541">
          <w:rPr>
            <w:rFonts w:cs="Arial"/>
          </w:rPr>
          <w:delText xml:space="preserve"> point and of depth 30 metres or less, an instance of the information type </w:delText>
        </w:r>
        <w:r w:rsidR="00CD0D7E" w:rsidRPr="00EF7A5A" w:rsidDel="00116541">
          <w:rPr>
            <w:rFonts w:cs="Arial"/>
            <w:b/>
          </w:rPr>
          <w:delText>Spatial Quality</w:delText>
        </w:r>
        <w:r w:rsidR="001808C8" w:rsidDel="00116541">
          <w:rPr>
            <w:rFonts w:cs="Arial"/>
          </w:rPr>
          <w:delText xml:space="preserve"> (see clause 24.5</w:delText>
        </w:r>
        <w:r w:rsidR="00CD0D7E" w:rsidRPr="00EF7A5A" w:rsidDel="00116541">
          <w:rPr>
            <w:rFonts w:cs="Arial"/>
          </w:rPr>
          <w:delText xml:space="preserve">) must be associated to the obstruction point geometry, using the association </w:delText>
        </w:r>
        <w:r w:rsidR="00CD0D7E" w:rsidRPr="00EF7A5A" w:rsidDel="00116541">
          <w:rPr>
            <w:rFonts w:cs="Arial"/>
            <w:b/>
          </w:rPr>
          <w:delText>Spatial Association</w:delText>
        </w:r>
        <w:r w:rsidR="00384BC3" w:rsidRPr="00EF7A5A" w:rsidDel="00116541">
          <w:rPr>
            <w:rFonts w:cs="Arial"/>
            <w:b/>
          </w:rPr>
          <w:delText xml:space="preserve"> </w:delText>
        </w:r>
        <w:r w:rsidR="00384BC3" w:rsidRPr="00EF7A5A" w:rsidDel="00116541">
          <w:rPr>
            <w:rFonts w:cs="Arial"/>
          </w:rPr>
          <w:delText>(see clause 6.2.2)</w:delText>
        </w:r>
        <w:r w:rsidR="00CD0D7E" w:rsidRPr="00EF7A5A" w:rsidDel="00116541">
          <w:rPr>
            <w:rFonts w:cs="Arial"/>
          </w:rPr>
          <w:delText xml:space="preserve">. </w:delText>
        </w:r>
        <w:r w:rsidR="00CD0D7E" w:rsidRPr="00EF7A5A" w:rsidDel="00116541">
          <w:delText xml:space="preserve">Data Producers will be required to </w:delText>
        </w:r>
        <w:r w:rsidR="00384BC3" w:rsidRPr="00EF7A5A" w:rsidDel="00116541">
          <w:delText>manually encode this information in the converted S-101 dataset</w:delText>
        </w:r>
        <w:r w:rsidR="00CD0D7E" w:rsidRPr="00EF7A5A" w:rsidDel="00116541">
          <w:delText>.</w:delText>
        </w:r>
      </w:del>
    </w:p>
    <w:p w:rsidR="0040669F" w:rsidRPr="00EF7A5A" w:rsidRDefault="0040669F" w:rsidP="0036103E">
      <w:pPr>
        <w:spacing w:after="120"/>
        <w:jc w:val="both"/>
      </w:pPr>
      <w:r w:rsidRPr="00EF7A5A">
        <w:t xml:space="preserve">Data Producers are advised that the following enumerate type attribute has restricted allowable enumerate values for </w:t>
      </w:r>
      <w:r w:rsidRPr="00EF7A5A">
        <w:rPr>
          <w:b/>
        </w:rPr>
        <w:t>Vegetation</w:t>
      </w:r>
      <w:r w:rsidRPr="00EF7A5A">
        <w:t xml:space="preserve"> in S-101:</w:t>
      </w:r>
    </w:p>
    <w:p w:rsidR="0040669F" w:rsidRPr="00EF7A5A" w:rsidRDefault="0040669F" w:rsidP="0040669F">
      <w:pPr>
        <w:spacing w:after="120"/>
        <w:jc w:val="both"/>
      </w:pPr>
      <w:r w:rsidRPr="00EF7A5A">
        <w:rPr>
          <w:b/>
        </w:rPr>
        <w:t>category of vegetation</w:t>
      </w:r>
      <w:r w:rsidRPr="00EF7A5A">
        <w:tab/>
      </w:r>
      <w:r w:rsidRPr="00EF7A5A">
        <w:tab/>
        <w:t>(CATVEG)</w:t>
      </w:r>
    </w:p>
    <w:p w:rsidR="0040669F" w:rsidRPr="00EF7A5A" w:rsidRDefault="0040669F" w:rsidP="0040669F">
      <w:pPr>
        <w:spacing w:after="120"/>
        <w:jc w:val="both"/>
        <w:rPr>
          <w:rFonts w:cs="Arial"/>
          <w:bCs/>
        </w:rPr>
      </w:pPr>
      <w:r w:rsidRPr="00EF7A5A">
        <w:rPr>
          <w:rFonts w:cs="Arial"/>
          <w:bCs/>
        </w:rPr>
        <w:t>See S-101 DCEG clause 5.</w:t>
      </w:r>
      <w:r w:rsidR="0025153E" w:rsidRPr="00EF7A5A">
        <w:rPr>
          <w:rFonts w:cs="Arial"/>
          <w:bCs/>
        </w:rPr>
        <w:t>12</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w:t>
      </w:r>
      <w:r w:rsidR="0057569C" w:rsidRPr="00EF7A5A">
        <w:rPr>
          <w:rFonts w:cs="Arial"/>
          <w:bCs/>
        </w:rPr>
        <w:t>is</w:t>
      </w:r>
      <w:r w:rsidRPr="00EF7A5A">
        <w:rPr>
          <w:rFonts w:cs="Arial"/>
          <w:bCs/>
        </w:rPr>
        <w:t xml:space="preserve">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CATVEG on </w:t>
      </w:r>
      <w:r w:rsidRPr="00EF7A5A">
        <w:rPr>
          <w:b/>
        </w:rPr>
        <w:t>VEGATN</w:t>
      </w:r>
      <w:r w:rsidRPr="00EF7A5A">
        <w:rPr>
          <w:rFonts w:cs="Arial"/>
          <w:bCs/>
        </w:rPr>
        <w:t xml:space="preserve"> and amend appropriately.</w:t>
      </w:r>
    </w:p>
    <w:p w:rsidR="00AC1135" w:rsidRPr="00EF7A5A" w:rsidRDefault="00AC1135" w:rsidP="00AC11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E06D7A" w:rsidRDefault="00E06D7A" w:rsidP="00AC1135">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t xml:space="preserve">S-57 contains values for the mandatory attribute CATVEG of </w:t>
      </w:r>
      <w:r>
        <w:rPr>
          <w:i/>
        </w:rPr>
        <w:t>1</w:t>
      </w:r>
      <w:r>
        <w:t xml:space="preserve"> (grass), </w:t>
      </w:r>
      <w:r>
        <w:rPr>
          <w:i/>
        </w:rPr>
        <w:t>10</w:t>
      </w:r>
      <w:r>
        <w:t xml:space="preserve"> (mixed crops) and </w:t>
      </w:r>
      <w:r>
        <w:rPr>
          <w:i/>
        </w:rPr>
        <w:t>12</w:t>
      </w:r>
      <w:r>
        <w:t xml:space="preserve"> (moss). For S-101 it has been determined that these types of vegetation are not required for the navigational ENC and therefore these values have been removed as allowable values for the mandatory attribute </w:t>
      </w:r>
      <w:r>
        <w:rPr>
          <w:b/>
        </w:rPr>
        <w:t>category of vegetation</w:t>
      </w:r>
      <w:r>
        <w:t xml:space="preserve">. Data Producers are advised to remove instances of </w:t>
      </w:r>
      <w:r>
        <w:rPr>
          <w:b/>
        </w:rPr>
        <w:t>VEGATN</w:t>
      </w:r>
      <w:r>
        <w:t xml:space="preserve"> having these values for VEGATN from their S-57 portfolio prior to conversion.</w:t>
      </w:r>
    </w:p>
    <w:p w:rsidR="00AC1135" w:rsidRPr="00EF7A5A" w:rsidRDefault="00AC1135" w:rsidP="00AC1135">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S-57 guidance recommends the encoding of a</w:t>
      </w:r>
      <w:r w:rsidR="00283E80" w:rsidRPr="00EF7A5A">
        <w:rPr>
          <w:rFonts w:cs="Arial"/>
          <w:bCs/>
        </w:rPr>
        <w:t>n instance of the S-57 Object class</w:t>
      </w:r>
      <w:r w:rsidRPr="00EF7A5A">
        <w:rPr>
          <w:rFonts w:cs="Arial"/>
          <w:bCs/>
        </w:rPr>
        <w:t xml:space="preserve"> </w:t>
      </w:r>
      <w:r w:rsidRPr="00EF7A5A">
        <w:rPr>
          <w:rFonts w:cs="Arial"/>
          <w:b/>
          <w:bCs/>
        </w:rPr>
        <w:t>COALNE</w:t>
      </w:r>
      <w:r w:rsidRPr="00EF7A5A">
        <w:rPr>
          <w:rFonts w:cs="Arial"/>
          <w:bCs/>
        </w:rPr>
        <w:t xml:space="preserve"> along the seaward edge of encoded mangrove (</w:t>
      </w:r>
      <w:r w:rsidRPr="00EF7A5A">
        <w:rPr>
          <w:rFonts w:cs="Arial"/>
          <w:b/>
          <w:bCs/>
        </w:rPr>
        <w:t>VEGATN</w:t>
      </w:r>
      <w:r w:rsidRPr="00EF7A5A">
        <w:rPr>
          <w:rFonts w:cs="Arial"/>
          <w:bCs/>
        </w:rPr>
        <w:t>) areas located in the intertidal area.</w:t>
      </w:r>
      <w:r w:rsidR="005C6026" w:rsidRPr="00EF7A5A">
        <w:rPr>
          <w:rFonts w:cs="Arial"/>
          <w:bCs/>
        </w:rPr>
        <w:t xml:space="preserve"> </w:t>
      </w:r>
      <w:r w:rsidR="00EF6B88" w:rsidRPr="00EF7A5A">
        <w:t xml:space="preserve">Where a </w:t>
      </w:r>
      <w:r w:rsidR="00EF6B88" w:rsidRPr="00EF7A5A">
        <w:rPr>
          <w:b/>
        </w:rPr>
        <w:t>COALNE</w:t>
      </w:r>
      <w:r w:rsidR="00EF6B88" w:rsidRPr="00EF7A5A">
        <w:t xml:space="preserve"> </w:t>
      </w:r>
      <w:r w:rsidR="00283E80" w:rsidRPr="00EF7A5A">
        <w:t>o</w:t>
      </w:r>
      <w:r w:rsidR="00EF6B88" w:rsidRPr="00EF7A5A">
        <w:t xml:space="preserve">bject has been encoded in S-57 to indicate </w:t>
      </w:r>
      <w:r w:rsidR="00A0277C" w:rsidRPr="00EF7A5A">
        <w:t>the seaward edge of the mangrove area</w:t>
      </w:r>
      <w:ins w:id="896" w:author="Jeff Wootton" w:date="2024-07-30T09:01:00Z">
        <w:r w:rsidR="00C26201">
          <w:t xml:space="preserve"> </w:t>
        </w:r>
        <w:r w:rsidR="006B1060">
          <w:t xml:space="preserve">located </w:t>
        </w:r>
        <w:r w:rsidR="00C26201">
          <w:t>within the intertidal area</w:t>
        </w:r>
      </w:ins>
      <w:r w:rsidR="00EF6B88" w:rsidRPr="00EF7A5A">
        <w:t xml:space="preserve">, the corresponding S-101 instance of the </w:t>
      </w:r>
      <w:r w:rsidR="00BB53C0" w:rsidRPr="00EF7A5A">
        <w:t>Feature type</w:t>
      </w:r>
      <w:r w:rsidR="00EF6B88" w:rsidRPr="00EF7A5A">
        <w:t xml:space="preserve"> </w:t>
      </w:r>
      <w:r w:rsidR="00A0277C" w:rsidRPr="00EF7A5A">
        <w:rPr>
          <w:b/>
        </w:rPr>
        <w:t>Coastline</w:t>
      </w:r>
      <w:r w:rsidR="00E448A7" w:rsidRPr="00EF7A5A">
        <w:t>, if created during the conversion process,</w:t>
      </w:r>
      <w:r w:rsidR="00EF6B88" w:rsidRPr="00EF7A5A">
        <w:rPr>
          <w:b/>
        </w:rPr>
        <w:t xml:space="preserve"> </w:t>
      </w:r>
      <w:r w:rsidR="00EF6B88" w:rsidRPr="00EF7A5A">
        <w:t>must be deleted</w:t>
      </w:r>
      <w:r w:rsidR="00E633FB" w:rsidRPr="00EF7A5A">
        <w:t xml:space="preserve"> where it is coincident with the seaward edge of the converted </w:t>
      </w:r>
      <w:r w:rsidR="00E633FB" w:rsidRPr="00EF7A5A">
        <w:rPr>
          <w:b/>
        </w:rPr>
        <w:t>Obstruction</w:t>
      </w:r>
      <w:r w:rsidR="00E633FB" w:rsidRPr="00EF7A5A">
        <w:t xml:space="preserve"> feature</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897" w:name="_Toc422735600"/>
      <w:bookmarkStart w:id="898" w:name="_Toc460900498"/>
      <w:bookmarkStart w:id="899" w:name="_Toc8629929"/>
      <w:bookmarkStart w:id="900" w:name="_Toc8630061"/>
      <w:bookmarkStart w:id="901" w:name="_Toc173416335"/>
      <w:r w:rsidRPr="00EF7A5A">
        <w:t>Lava flow</w:t>
      </w:r>
      <w:bookmarkEnd w:id="897"/>
      <w:bookmarkEnd w:id="898"/>
      <w:bookmarkEnd w:id="899"/>
      <w:bookmarkEnd w:id="900"/>
      <w:bookmarkEnd w:id="901"/>
    </w:p>
    <w:p w:rsidR="000C6CCC" w:rsidRPr="00EF7A5A" w:rsidRDefault="000C6CCC" w:rsidP="000C6CCC">
      <w:pPr>
        <w:tabs>
          <w:tab w:val="decimal" w:pos="5402"/>
          <w:tab w:val="left" w:pos="5589"/>
        </w:tabs>
        <w:spacing w:after="120"/>
        <w:jc w:val="both"/>
      </w:pPr>
      <w:r w:rsidRPr="00EF7A5A">
        <w:t>See clause 4.7.1.</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pPr>
      <w:bookmarkStart w:id="902" w:name="_Toc422735602"/>
      <w:bookmarkStart w:id="903" w:name="_Toc460900499"/>
      <w:bookmarkStart w:id="904" w:name="_Toc8629930"/>
      <w:bookmarkStart w:id="905" w:name="_Toc8630062"/>
      <w:bookmarkStart w:id="906" w:name="_Toc173416336"/>
      <w:r w:rsidRPr="00EF7A5A">
        <w:t>Artificial features</w:t>
      </w:r>
      <w:bookmarkEnd w:id="902"/>
      <w:bookmarkEnd w:id="903"/>
      <w:bookmarkEnd w:id="904"/>
      <w:bookmarkEnd w:id="905"/>
      <w:bookmarkEnd w:id="906"/>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07" w:name="_Toc422735604"/>
      <w:bookmarkStart w:id="908" w:name="_Toc460900500"/>
      <w:bookmarkStart w:id="909" w:name="_Toc8629931"/>
      <w:bookmarkStart w:id="910" w:name="_Toc8630063"/>
      <w:bookmarkStart w:id="911" w:name="_Toc173416337"/>
      <w:r w:rsidRPr="00EF7A5A">
        <w:t>Canals</w:t>
      </w:r>
      <w:bookmarkEnd w:id="907"/>
      <w:bookmarkEnd w:id="908"/>
      <w:bookmarkEnd w:id="909"/>
      <w:bookmarkEnd w:id="910"/>
      <w:bookmarkEnd w:id="911"/>
    </w:p>
    <w:p w:rsidR="0025153E" w:rsidRPr="00EF7A5A" w:rsidRDefault="0025153E" w:rsidP="0025153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Canal (</w:t>
      </w:r>
      <w:r w:rsidRPr="00EF7A5A">
        <w:rPr>
          <w:b/>
        </w:rPr>
        <w:t>CANALS</w:t>
      </w:r>
      <w:r w:rsidRPr="00EF7A5A">
        <w:t>)</w:t>
      </w:r>
      <w:r w:rsidRPr="00EF7A5A">
        <w:tab/>
        <w:t>(L,A)</w:t>
      </w:r>
    </w:p>
    <w:p w:rsidR="0025153E" w:rsidRPr="00EF7A5A" w:rsidRDefault="0025153E" w:rsidP="002515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Canal</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r>
      <w:r w:rsidRPr="00EF7A5A">
        <w:tab/>
        <w:t>(S-101 DCEG Clause 8.</w:t>
      </w:r>
      <w:del w:id="912" w:author="Jeff Wootton" w:date="2024-07-30T09:02:00Z">
        <w:r w:rsidRPr="00EF7A5A" w:rsidDel="005E1C36">
          <w:delText>8</w:delText>
        </w:r>
      </w:del>
      <w:ins w:id="913" w:author="Jeff Wootton" w:date="2024-07-30T09:02:00Z">
        <w:r w:rsidR="005E1C36">
          <w:t>9</w:t>
        </w:r>
      </w:ins>
      <w:r w:rsidRPr="00EF7A5A">
        <w:t>)</w:t>
      </w:r>
    </w:p>
    <w:p w:rsidR="002878EE" w:rsidRPr="00EF7A5A" w:rsidRDefault="002878EE" w:rsidP="007A2A5A">
      <w:pPr>
        <w:tabs>
          <w:tab w:val="decimal" w:pos="5402"/>
          <w:tab w:val="left" w:pos="5589"/>
        </w:tabs>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CANALS</w:t>
      </w:r>
      <w:r w:rsidRPr="00EF7A5A">
        <w:t xml:space="preserve"> and its binding attributes will be populated automatically against the S-101 </w:t>
      </w:r>
      <w:r w:rsidR="00BB53C0" w:rsidRPr="00EF7A5A">
        <w:t>Feature type</w:t>
      </w:r>
      <w:r w:rsidRPr="00EF7A5A">
        <w:t xml:space="preserve"> </w:t>
      </w:r>
      <w:r w:rsidRPr="00EF7A5A">
        <w:rPr>
          <w:b/>
        </w:rPr>
        <w:t>Canal</w:t>
      </w:r>
      <w:r w:rsidRPr="00EF7A5A">
        <w:rPr>
          <w:b/>
        </w:rPr>
        <w:tab/>
        <w:t xml:space="preserve"> </w:t>
      </w:r>
      <w:r w:rsidRPr="00EF7A5A">
        <w:t>during the auto</w:t>
      </w:r>
      <w:r w:rsidR="007A2A5A" w:rsidRPr="00EF7A5A">
        <w:t>mated conversion process.</w:t>
      </w:r>
    </w:p>
    <w:p w:rsidR="008E227E" w:rsidRPr="00EF7A5A" w:rsidRDefault="008E227E" w:rsidP="008E22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8E227E" w:rsidRPr="00EF7A5A" w:rsidRDefault="008E227E" w:rsidP="008E227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S-57 allows for </w:t>
      </w:r>
      <w:r w:rsidRPr="00EF7A5A">
        <w:rPr>
          <w:rFonts w:cs="Arial"/>
          <w:b/>
          <w:bCs/>
        </w:rPr>
        <w:t>CANALS</w:t>
      </w:r>
      <w:r w:rsidRPr="00EF7A5A">
        <w:rPr>
          <w:rFonts w:cs="Arial"/>
          <w:bCs/>
        </w:rPr>
        <w:t xml:space="preserve"> of </w:t>
      </w:r>
      <w:r w:rsidR="000B6284" w:rsidRPr="000B6284">
        <w:rPr>
          <w:rFonts w:cs="Arial"/>
          <w:bCs/>
        </w:rPr>
        <w:t>geometric primitive</w:t>
      </w:r>
      <w:r w:rsidRPr="00EF7A5A">
        <w:rPr>
          <w:rFonts w:cs="Arial"/>
          <w:bCs/>
        </w:rPr>
        <w:t xml:space="preserve"> area to be covered by the Group 1 objects </w:t>
      </w:r>
      <w:r w:rsidRPr="00EF7A5A">
        <w:rPr>
          <w:rFonts w:cs="Arial"/>
          <w:b/>
          <w:bCs/>
        </w:rPr>
        <w:t>LNDARE</w:t>
      </w:r>
      <w:r w:rsidRPr="00EF7A5A">
        <w:rPr>
          <w:rFonts w:cs="Arial"/>
          <w:bCs/>
        </w:rPr>
        <w:t xml:space="preserve"> or </w:t>
      </w:r>
      <w:r w:rsidRPr="00EF7A5A">
        <w:rPr>
          <w:rFonts w:cs="Arial"/>
          <w:b/>
          <w:bCs/>
        </w:rPr>
        <w:t>UNSARE</w:t>
      </w:r>
      <w:r w:rsidRPr="00EF7A5A">
        <w:rPr>
          <w:rFonts w:cs="Arial"/>
          <w:bCs/>
        </w:rPr>
        <w:t xml:space="preserve">, however in S-101 all </w:t>
      </w:r>
      <w:r w:rsidRPr="00EF7A5A">
        <w:rPr>
          <w:rFonts w:cs="Arial"/>
          <w:b/>
          <w:bCs/>
        </w:rPr>
        <w:t>Canal</w:t>
      </w:r>
      <w:r w:rsidRPr="00EF7A5A">
        <w:rPr>
          <w:rFonts w:cs="Arial"/>
          <w:bCs/>
        </w:rPr>
        <w:t xml:space="preserve"> features of </w:t>
      </w:r>
      <w:r w:rsidR="000B6284">
        <w:t>geometric primitive</w:t>
      </w:r>
      <w:r w:rsidRPr="00EF7A5A">
        <w:rPr>
          <w:rFonts w:cs="Arial"/>
          <w:bCs/>
        </w:rPr>
        <w:t xml:space="preserve"> area must be covered by the Skin of the Earth feature </w:t>
      </w:r>
      <w:r w:rsidRPr="00EF7A5A">
        <w:rPr>
          <w:rFonts w:cs="Arial"/>
          <w:b/>
          <w:bCs/>
        </w:rPr>
        <w:t>Land Area</w:t>
      </w:r>
      <w:r w:rsidRPr="00EF7A5A">
        <w:rPr>
          <w:rFonts w:cs="Arial"/>
          <w:bCs/>
        </w:rPr>
        <w:t>.</w:t>
      </w:r>
      <w:r w:rsidR="005C6026" w:rsidRPr="00EF7A5A">
        <w:rPr>
          <w:rFonts w:cs="Arial"/>
          <w:bCs/>
        </w:rPr>
        <w:t xml:space="preserve"> </w:t>
      </w:r>
      <w:r w:rsidR="00916B18" w:rsidRPr="00EF7A5A">
        <w:rPr>
          <w:rFonts w:cs="Arial"/>
          <w:bCs/>
        </w:rPr>
        <w:t xml:space="preserve">During the automated conversion process, the converter may have the capability to convert </w:t>
      </w:r>
      <w:r w:rsidR="00916B18" w:rsidRPr="00EF7A5A">
        <w:rPr>
          <w:rFonts w:cs="Arial"/>
          <w:b/>
          <w:bCs/>
        </w:rPr>
        <w:t>UNSARE</w:t>
      </w:r>
      <w:r w:rsidR="00916B18" w:rsidRPr="00EF7A5A">
        <w:rPr>
          <w:rFonts w:cs="Arial"/>
          <w:bCs/>
        </w:rPr>
        <w:t xml:space="preserve"> covering </w:t>
      </w:r>
      <w:r w:rsidR="00916B18" w:rsidRPr="00EF7A5A">
        <w:rPr>
          <w:rFonts w:cs="Arial"/>
          <w:b/>
          <w:bCs/>
        </w:rPr>
        <w:t>CANALS</w:t>
      </w:r>
      <w:r w:rsidR="00916B18" w:rsidRPr="00EF7A5A">
        <w:rPr>
          <w:rFonts w:cs="Arial"/>
          <w:bCs/>
        </w:rPr>
        <w:t xml:space="preserve"> to </w:t>
      </w:r>
      <w:r w:rsidR="00916B18" w:rsidRPr="00EF7A5A">
        <w:rPr>
          <w:rFonts w:cs="Arial"/>
          <w:b/>
          <w:bCs/>
        </w:rPr>
        <w:t>Land Area</w:t>
      </w:r>
      <w:r w:rsidR="00916B18" w:rsidRPr="00EF7A5A">
        <w:rPr>
          <w:rFonts w:cs="Arial"/>
          <w:bCs/>
        </w:rPr>
        <w:t xml:space="preserve"> </w:t>
      </w:r>
      <w:r w:rsidR="009F5094" w:rsidRPr="00EF7A5A">
        <w:rPr>
          <w:rFonts w:cs="Arial"/>
          <w:bCs/>
        </w:rPr>
        <w:t xml:space="preserve">(taking into account the attribution of any adjoining </w:t>
      </w:r>
      <w:r w:rsidR="009F5094" w:rsidRPr="00EF7A5A">
        <w:rPr>
          <w:rFonts w:cs="Arial"/>
          <w:b/>
          <w:bCs/>
        </w:rPr>
        <w:t>LNDARE</w:t>
      </w:r>
      <w:r w:rsidR="009F5094" w:rsidRPr="00EF7A5A">
        <w:rPr>
          <w:rFonts w:cs="Arial"/>
          <w:bCs/>
        </w:rPr>
        <w:t xml:space="preserve"> </w:t>
      </w:r>
      <w:r w:rsidR="00277660" w:rsidRPr="00EF7A5A">
        <w:rPr>
          <w:rFonts w:cs="Arial"/>
          <w:bCs/>
        </w:rPr>
        <w:t>objects</w:t>
      </w:r>
      <w:r w:rsidR="009F5094" w:rsidRPr="00EF7A5A">
        <w:rPr>
          <w:rFonts w:cs="Arial"/>
          <w:bCs/>
        </w:rPr>
        <w:t xml:space="preserve">) </w:t>
      </w:r>
      <w:r w:rsidR="00916B18" w:rsidRPr="00EF7A5A">
        <w:rPr>
          <w:rFonts w:cs="Arial"/>
          <w:bCs/>
        </w:rPr>
        <w:t xml:space="preserve">and merge with any adjoining </w:t>
      </w:r>
      <w:r w:rsidR="00916B18" w:rsidRPr="00EF7A5A">
        <w:rPr>
          <w:rFonts w:cs="Arial"/>
          <w:b/>
          <w:bCs/>
        </w:rPr>
        <w:t>Land Area</w:t>
      </w:r>
      <w:r w:rsidR="00916B18" w:rsidRPr="00EF7A5A">
        <w:rPr>
          <w:rFonts w:cs="Arial"/>
          <w:bCs/>
        </w:rPr>
        <w:t xml:space="preserve"> features.</w:t>
      </w:r>
      <w:r w:rsidR="005C6026" w:rsidRPr="00EF7A5A">
        <w:rPr>
          <w:rFonts w:cs="Arial"/>
          <w:bCs/>
        </w:rPr>
        <w:t xml:space="preserve"> </w:t>
      </w:r>
      <w:r w:rsidR="00916B18" w:rsidRPr="00EF7A5A">
        <w:rPr>
          <w:rFonts w:cs="Arial"/>
          <w:bCs/>
        </w:rPr>
        <w:t xml:space="preserve">If the converter does not have this capability, </w:t>
      </w:r>
      <w:r w:rsidRPr="00EF7A5A">
        <w:rPr>
          <w:rFonts w:cs="Arial"/>
          <w:bCs/>
        </w:rPr>
        <w:t xml:space="preserve">Data Producers are advised to check their S-57 data holdings and amend their Group 1 coverage to have </w:t>
      </w:r>
      <w:r w:rsidRPr="00EF7A5A">
        <w:rPr>
          <w:rFonts w:cs="Arial"/>
          <w:b/>
          <w:bCs/>
        </w:rPr>
        <w:t>CANALS</w:t>
      </w:r>
      <w:r w:rsidRPr="00EF7A5A">
        <w:rPr>
          <w:rFonts w:cs="Arial"/>
          <w:bCs/>
        </w:rPr>
        <w:t xml:space="preserve"> of </w:t>
      </w:r>
      <w:r w:rsidR="000B6284">
        <w:t>geometric primitive</w:t>
      </w:r>
      <w:r w:rsidRPr="00EF7A5A">
        <w:rPr>
          <w:rFonts w:cs="Arial"/>
          <w:bCs/>
        </w:rPr>
        <w:t xml:space="preserve"> are</w:t>
      </w:r>
      <w:r w:rsidR="00156B89" w:rsidRPr="00EF7A5A">
        <w:rPr>
          <w:rFonts w:cs="Arial"/>
          <w:bCs/>
        </w:rPr>
        <w:t>a</w:t>
      </w:r>
      <w:r w:rsidRPr="00EF7A5A">
        <w:rPr>
          <w:rFonts w:cs="Arial"/>
          <w:bCs/>
        </w:rPr>
        <w:t xml:space="preserve"> covered by </w:t>
      </w:r>
      <w:r w:rsidRPr="00EF7A5A">
        <w:rPr>
          <w:rFonts w:cs="Arial"/>
          <w:b/>
          <w:bCs/>
        </w:rPr>
        <w:t>LNDARE</w:t>
      </w:r>
      <w:r w:rsidR="00766902" w:rsidRPr="00EF7A5A">
        <w:rPr>
          <w:rFonts w:cs="Arial"/>
          <w:bCs/>
        </w:rPr>
        <w:t xml:space="preserve"> (and merge </w:t>
      </w:r>
      <w:r w:rsidR="00E4591A" w:rsidRPr="00EF7A5A">
        <w:rPr>
          <w:rFonts w:cs="Arial"/>
          <w:bCs/>
        </w:rPr>
        <w:t xml:space="preserve">with </w:t>
      </w:r>
      <w:r w:rsidR="00766902" w:rsidRPr="00EF7A5A">
        <w:rPr>
          <w:rFonts w:cs="Arial"/>
          <w:bCs/>
        </w:rPr>
        <w:t xml:space="preserve">adjoining </w:t>
      </w:r>
      <w:r w:rsidR="00766902" w:rsidRPr="00EF7A5A">
        <w:rPr>
          <w:rFonts w:cs="Arial"/>
          <w:b/>
          <w:bCs/>
        </w:rPr>
        <w:t>LNDARE</w:t>
      </w:r>
      <w:r w:rsidR="00766902" w:rsidRPr="00EF7A5A">
        <w:rPr>
          <w:rFonts w:cs="Arial"/>
          <w:bCs/>
        </w:rPr>
        <w:t xml:space="preserve"> as appropriate)</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14" w:name="_Toc422735606"/>
      <w:bookmarkStart w:id="915" w:name="_Toc460900501"/>
      <w:bookmarkStart w:id="916" w:name="_Toc8629932"/>
      <w:bookmarkStart w:id="917" w:name="_Toc8630064"/>
      <w:bookmarkStart w:id="918" w:name="_Toc173416338"/>
      <w:r w:rsidRPr="00EF7A5A">
        <w:t>Railways</w:t>
      </w:r>
      <w:bookmarkEnd w:id="914"/>
      <w:bookmarkEnd w:id="915"/>
      <w:bookmarkEnd w:id="916"/>
      <w:bookmarkEnd w:id="917"/>
      <w:bookmarkEnd w:id="918"/>
    </w:p>
    <w:p w:rsidR="002878EE" w:rsidRPr="00EF7A5A" w:rsidRDefault="002878EE" w:rsidP="002878E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w:t>
      </w:r>
      <w:r w:rsidRPr="00EF7A5A">
        <w:rPr>
          <w:u w:val="single"/>
        </w:rPr>
        <w:t>bject:</w:t>
      </w:r>
      <w:r w:rsidRPr="00EF7A5A">
        <w:tab/>
      </w:r>
      <w:r w:rsidRPr="00EF7A5A">
        <w:tab/>
        <w:t>Railway (</w:t>
      </w:r>
      <w:r w:rsidRPr="00EF7A5A">
        <w:rPr>
          <w:b/>
        </w:rPr>
        <w:t>RAILWY</w:t>
      </w:r>
      <w:r w:rsidRPr="00EF7A5A">
        <w:t>)</w:t>
      </w:r>
      <w:r w:rsidRPr="00EF7A5A">
        <w:tab/>
      </w:r>
      <w:r w:rsidRPr="00EF7A5A">
        <w:tab/>
        <w:t>(L)</w:t>
      </w:r>
    </w:p>
    <w:p w:rsidR="002878EE" w:rsidRPr="00EF7A5A" w:rsidRDefault="002878EE" w:rsidP="002878E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Railway</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r>
      <w:r w:rsidRPr="00EF7A5A">
        <w:tab/>
      </w:r>
      <w:r w:rsidRPr="00EF7A5A">
        <w:tab/>
        <w:t>(S-101 DCEG Clause 6.</w:t>
      </w:r>
      <w:r w:rsidR="00665521" w:rsidRPr="00EF7A5A">
        <w:t>1</w:t>
      </w:r>
      <w:r w:rsidR="00665521">
        <w:t>4</w:t>
      </w:r>
      <w:r w:rsidRPr="00EF7A5A">
        <w:t>)</w:t>
      </w:r>
    </w:p>
    <w:p w:rsidR="0047609D" w:rsidRPr="00EF7A5A" w:rsidRDefault="0047609D" w:rsidP="0036103E">
      <w:pPr>
        <w:spacing w:after="120"/>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RAILWY</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BB53C0" w:rsidRPr="00EF7A5A">
        <w:t>Feature type</w:t>
      </w:r>
      <w:r w:rsidRPr="00EF7A5A">
        <w:t xml:space="preserve"> </w:t>
      </w:r>
      <w:r w:rsidRPr="00EF7A5A">
        <w:rPr>
          <w:b/>
        </w:rPr>
        <w:t xml:space="preserve">Railway </w:t>
      </w:r>
      <w:r w:rsidRPr="00EF7A5A">
        <w:t>during the automated conversion process.</w:t>
      </w:r>
      <w:r w:rsidR="005C6026" w:rsidRPr="00EF7A5A">
        <w:t xml:space="preserve"> </w:t>
      </w:r>
      <w:r w:rsidRPr="00EF7A5A">
        <w:t>However, Data Producers are advised that the fol</w:t>
      </w:r>
      <w:r w:rsidR="00234D60" w:rsidRPr="00EF7A5A">
        <w:t>lowing enumerate type attribute</w:t>
      </w:r>
      <w:r w:rsidRPr="00EF7A5A">
        <w:t xml:space="preserve"> ha</w:t>
      </w:r>
      <w:r w:rsidR="00234D60" w:rsidRPr="00EF7A5A">
        <w:t>s</w:t>
      </w:r>
      <w:r w:rsidRPr="00EF7A5A">
        <w:t xml:space="preserve"> restricted allowable enumerate values for </w:t>
      </w:r>
      <w:r w:rsidRPr="00EF7A5A">
        <w:rPr>
          <w:b/>
        </w:rPr>
        <w:t>Railway</w:t>
      </w:r>
      <w:r w:rsidRPr="00EF7A5A">
        <w:t xml:space="preserve"> in S-101:</w:t>
      </w:r>
    </w:p>
    <w:p w:rsidR="0047609D" w:rsidRPr="00EF7A5A" w:rsidRDefault="0047609D" w:rsidP="0047609D">
      <w:pPr>
        <w:spacing w:after="120"/>
        <w:jc w:val="both"/>
      </w:pPr>
      <w:r w:rsidRPr="00EF7A5A">
        <w:rPr>
          <w:b/>
        </w:rPr>
        <w:t>condition</w:t>
      </w:r>
      <w:r w:rsidRPr="00EF7A5A">
        <w:tab/>
        <w:t>(CONDTN)</w:t>
      </w:r>
    </w:p>
    <w:p w:rsidR="0047609D" w:rsidRPr="00EF7A5A" w:rsidRDefault="0047609D" w:rsidP="0047609D">
      <w:pPr>
        <w:spacing w:after="120"/>
        <w:jc w:val="both"/>
        <w:rPr>
          <w:rFonts w:cs="Arial"/>
          <w:bCs/>
        </w:rPr>
      </w:pPr>
      <w:r w:rsidRPr="00EF7A5A">
        <w:rPr>
          <w:rFonts w:cs="Arial"/>
          <w:bCs/>
        </w:rPr>
        <w:t>See S-101 D</w:t>
      </w:r>
      <w:r w:rsidR="00234D60" w:rsidRPr="00EF7A5A">
        <w:rPr>
          <w:rFonts w:cs="Arial"/>
          <w:bCs/>
        </w:rPr>
        <w:t>CEG clause 6.</w:t>
      </w:r>
      <w:r w:rsidR="00665521" w:rsidRPr="00EF7A5A">
        <w:rPr>
          <w:rFonts w:cs="Arial"/>
          <w:bCs/>
        </w:rPr>
        <w:t>1</w:t>
      </w:r>
      <w:r w:rsidR="00665521">
        <w:rPr>
          <w:rFonts w:cs="Arial"/>
          <w:bCs/>
        </w:rPr>
        <w:t>4</w:t>
      </w:r>
      <w:r w:rsidR="00665521" w:rsidRPr="00EF7A5A">
        <w:rPr>
          <w:rFonts w:cs="Arial"/>
          <w:bCs/>
        </w:rPr>
        <w:t xml:space="preserve"> </w:t>
      </w:r>
      <w:r w:rsidR="00234D60"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234D60"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CONDTN on </w:t>
      </w:r>
      <w:r w:rsidRPr="00EF7A5A">
        <w:rPr>
          <w:b/>
        </w:rPr>
        <w:t>RAILWY</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19" w:name="_Toc422735608"/>
      <w:bookmarkStart w:id="920" w:name="_Toc460900502"/>
      <w:bookmarkStart w:id="921" w:name="_Toc8629933"/>
      <w:bookmarkStart w:id="922" w:name="_Toc8630065"/>
      <w:bookmarkStart w:id="923" w:name="_Toc173416339"/>
      <w:r w:rsidRPr="00EF7A5A">
        <w:t>Tunnels</w:t>
      </w:r>
      <w:bookmarkEnd w:id="919"/>
      <w:bookmarkEnd w:id="920"/>
      <w:bookmarkEnd w:id="921"/>
      <w:bookmarkEnd w:id="922"/>
      <w:bookmarkEnd w:id="923"/>
    </w:p>
    <w:p w:rsidR="0047609D" w:rsidRPr="00EF7A5A" w:rsidRDefault="0047609D" w:rsidP="0047609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Tunnel (</w:t>
      </w:r>
      <w:r w:rsidRPr="00EF7A5A">
        <w:rPr>
          <w:b/>
        </w:rPr>
        <w:t>TUNNEL</w:t>
      </w:r>
      <w:r w:rsidRPr="00EF7A5A">
        <w:t>)</w:t>
      </w:r>
      <w:r w:rsidRPr="00EF7A5A">
        <w:tab/>
      </w:r>
      <w:r w:rsidRPr="00EF7A5A">
        <w:tab/>
        <w:t>(P,L,A)</w:t>
      </w:r>
    </w:p>
    <w:p w:rsidR="0047609D" w:rsidRPr="00EF7A5A" w:rsidRDefault="0047609D" w:rsidP="0047609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Tunnel</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6.</w:t>
      </w:r>
      <w:r w:rsidR="00665521" w:rsidRPr="00EF7A5A">
        <w:t>1</w:t>
      </w:r>
      <w:r w:rsidR="00665521">
        <w:t>6</w:t>
      </w:r>
      <w:r w:rsidRPr="00EF7A5A">
        <w:t>)</w:t>
      </w:r>
    </w:p>
    <w:p w:rsidR="00F2399B" w:rsidRPr="00EF7A5A" w:rsidRDefault="00F2399B" w:rsidP="00F239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TUNNEL</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BB53C0" w:rsidRPr="00EF7A5A">
        <w:t>Feature type</w:t>
      </w:r>
      <w:r w:rsidRPr="00EF7A5A">
        <w:t xml:space="preserve"> </w:t>
      </w:r>
      <w:r w:rsidRPr="00EF7A5A">
        <w:rPr>
          <w:b/>
        </w:rPr>
        <w:t xml:space="preserve">Tunnel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F2399B" w:rsidRPr="00EF7A5A" w:rsidRDefault="00F2399B"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589"/>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TUNNEL</w:t>
      </w:r>
      <w:r w:rsidRPr="00EF7A5A">
        <w:t xml:space="preserve"> of </w:t>
      </w:r>
      <w:r w:rsidR="000B6284">
        <w:t>geometric primitive</w:t>
      </w:r>
      <w:r w:rsidRPr="00EF7A5A">
        <w:t xml:space="preserve"> point will not be converted.</w:t>
      </w:r>
      <w:r w:rsidR="005C6026" w:rsidRPr="00EF7A5A">
        <w:t xml:space="preserve"> </w:t>
      </w:r>
      <w:r w:rsidRPr="00EF7A5A">
        <w:t xml:space="preserve">Data Producers will be required to check their S-57 data holdings and </w:t>
      </w:r>
      <w:r w:rsidR="0097055A" w:rsidRPr="00EF7A5A">
        <w:t>address</w:t>
      </w:r>
      <w:r w:rsidRPr="00EF7A5A">
        <w:t xml:space="preserve"> as appropriate.</w:t>
      </w:r>
    </w:p>
    <w:p w:rsidR="00F84505" w:rsidRPr="00EF7A5A" w:rsidRDefault="00F84505" w:rsidP="0036103E">
      <w:pPr>
        <w:spacing w:after="120"/>
        <w:jc w:val="both"/>
      </w:pPr>
      <w:r w:rsidRPr="00EF7A5A">
        <w:t xml:space="preserve">Data Producers are advised that the following enumerate type attributes have restricted allowable enumerate values for </w:t>
      </w:r>
      <w:r w:rsidR="00980E6B" w:rsidRPr="00EF7A5A">
        <w:rPr>
          <w:b/>
        </w:rPr>
        <w:t>Tunnel</w:t>
      </w:r>
      <w:r w:rsidRPr="00EF7A5A">
        <w:t xml:space="preserve"> in S-101:</w:t>
      </w:r>
    </w:p>
    <w:p w:rsidR="00F84505" w:rsidRPr="00EF7A5A" w:rsidRDefault="00F84505" w:rsidP="00176AD6">
      <w:pPr>
        <w:jc w:val="both"/>
      </w:pPr>
      <w:r w:rsidRPr="00EF7A5A">
        <w:rPr>
          <w:b/>
        </w:rPr>
        <w:t>condition</w:t>
      </w:r>
      <w:r w:rsidRPr="00EF7A5A">
        <w:tab/>
        <w:t>(CONDTN)</w:t>
      </w:r>
    </w:p>
    <w:p w:rsidR="00F84505" w:rsidRPr="00EF7A5A" w:rsidRDefault="00F84505" w:rsidP="00F84505">
      <w:pPr>
        <w:spacing w:after="120"/>
        <w:jc w:val="both"/>
      </w:pPr>
      <w:r w:rsidRPr="00EF7A5A">
        <w:rPr>
          <w:b/>
        </w:rPr>
        <w:t>status</w:t>
      </w:r>
      <w:r w:rsidRPr="00EF7A5A">
        <w:tab/>
      </w:r>
      <w:r w:rsidRPr="00EF7A5A">
        <w:tab/>
        <w:t>(STATUS)</w:t>
      </w:r>
    </w:p>
    <w:p w:rsidR="00F84505" w:rsidRPr="00EF7A5A" w:rsidRDefault="00F84505" w:rsidP="00F84505">
      <w:pPr>
        <w:spacing w:after="120"/>
        <w:jc w:val="both"/>
        <w:rPr>
          <w:rFonts w:cs="Arial"/>
          <w:bCs/>
        </w:rPr>
      </w:pPr>
      <w:r w:rsidRPr="00EF7A5A">
        <w:rPr>
          <w:rFonts w:cs="Arial"/>
          <w:bCs/>
        </w:rPr>
        <w:t>See S-101 DCEG clause 6.</w:t>
      </w:r>
      <w:r w:rsidR="00665521" w:rsidRPr="00EF7A5A">
        <w:rPr>
          <w:rFonts w:cs="Arial"/>
          <w:bCs/>
        </w:rPr>
        <w:t>1</w:t>
      </w:r>
      <w:r w:rsidR="00665521">
        <w:rPr>
          <w:rFonts w:cs="Arial"/>
          <w:bCs/>
        </w:rPr>
        <w:t>6</w:t>
      </w:r>
      <w:r w:rsidR="00665521"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CONDTN and STATUS on </w:t>
      </w:r>
      <w:r w:rsidR="00980E6B" w:rsidRPr="00EF7A5A">
        <w:rPr>
          <w:b/>
        </w:rPr>
        <w:t>TUNNEL</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24" w:name="_Toc422735610"/>
      <w:bookmarkStart w:id="925" w:name="_Toc460900503"/>
      <w:bookmarkStart w:id="926" w:name="_Toc8629934"/>
      <w:bookmarkStart w:id="927" w:name="_Toc8630066"/>
      <w:bookmarkStart w:id="928" w:name="_Toc173416340"/>
      <w:r w:rsidRPr="00EF7A5A">
        <w:t>Cuttings and embankments</w:t>
      </w:r>
      <w:bookmarkEnd w:id="924"/>
      <w:bookmarkEnd w:id="925"/>
      <w:bookmarkEnd w:id="926"/>
      <w:bookmarkEnd w:id="927"/>
      <w:bookmarkEnd w:id="928"/>
    </w:p>
    <w:p w:rsidR="00D646FC" w:rsidRPr="00EF7A5A" w:rsidRDefault="00D646FC" w:rsidP="00B5031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See clauses 4.7.4 and 4.7.5.</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29" w:name="_Toc422735612"/>
      <w:bookmarkStart w:id="930" w:name="_Toc460900504"/>
      <w:bookmarkStart w:id="931" w:name="_Toc8629935"/>
      <w:bookmarkStart w:id="932" w:name="_Toc8630067"/>
      <w:bookmarkStart w:id="933" w:name="_Toc173416341"/>
      <w:r w:rsidRPr="00EF7A5A">
        <w:t>Dams</w:t>
      </w:r>
      <w:bookmarkEnd w:id="929"/>
      <w:bookmarkEnd w:id="930"/>
      <w:bookmarkEnd w:id="931"/>
      <w:bookmarkEnd w:id="932"/>
      <w:bookmarkEnd w:id="933"/>
    </w:p>
    <w:p w:rsidR="00D646FC" w:rsidRPr="00EF7A5A" w:rsidRDefault="00D646FC" w:rsidP="00D646F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B53C0" w:rsidRPr="00EF7A5A">
        <w:rPr>
          <w:u w:val="single"/>
        </w:rPr>
        <w:t>Object</w:t>
      </w:r>
      <w:r w:rsidRPr="00EF7A5A">
        <w:rPr>
          <w:u w:val="single"/>
        </w:rPr>
        <w:t>:</w:t>
      </w:r>
      <w:r w:rsidRPr="00EF7A5A">
        <w:tab/>
      </w:r>
      <w:r w:rsidRPr="00EF7A5A">
        <w:tab/>
        <w:t>Dam (</w:t>
      </w:r>
      <w:r w:rsidRPr="00EF7A5A">
        <w:rPr>
          <w:b/>
        </w:rPr>
        <w:t>DAMCON</w:t>
      </w:r>
      <w:r w:rsidRPr="00EF7A5A">
        <w:t>)</w:t>
      </w:r>
      <w:r w:rsidRPr="00EF7A5A">
        <w:tab/>
      </w:r>
      <w:r w:rsidRPr="00EF7A5A">
        <w:tab/>
        <w:t>(P,L,A)</w:t>
      </w:r>
    </w:p>
    <w:p w:rsidR="00D646FC" w:rsidRPr="00EF7A5A" w:rsidRDefault="00D646FC" w:rsidP="00D646F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BB53C0" w:rsidRPr="00EF7A5A">
        <w:rPr>
          <w:u w:val="single"/>
        </w:rPr>
        <w:t>Feature</w:t>
      </w:r>
      <w:r w:rsidRPr="00EF7A5A">
        <w:t>:</w:t>
      </w:r>
      <w:r w:rsidRPr="00EF7A5A">
        <w:tab/>
      </w:r>
      <w:r w:rsidRPr="00EF7A5A">
        <w:rPr>
          <w:b/>
        </w:rPr>
        <w:t>Dam</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8.</w:t>
      </w:r>
      <w:del w:id="934" w:author="Jeff Wootton" w:date="2024-07-30T09:18:00Z">
        <w:r w:rsidRPr="00EF7A5A" w:rsidDel="002869CD">
          <w:delText>11</w:delText>
        </w:r>
      </w:del>
      <w:ins w:id="935" w:author="Jeff Wootton" w:date="2024-07-30T09:18:00Z">
        <w:r w:rsidR="002869CD" w:rsidRPr="00EF7A5A">
          <w:t>1</w:t>
        </w:r>
        <w:r w:rsidR="002869CD">
          <w:t>2</w:t>
        </w:r>
      </w:ins>
      <w:r w:rsidRPr="00EF7A5A">
        <w:t>)</w:t>
      </w:r>
    </w:p>
    <w:p w:rsidR="007A533E" w:rsidRPr="00EF7A5A" w:rsidRDefault="00A506FE" w:rsidP="007A53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B53C0" w:rsidRPr="00EF7A5A">
        <w:t>O</w:t>
      </w:r>
      <w:r w:rsidRPr="00EF7A5A">
        <w:t>bject</w:t>
      </w:r>
      <w:r w:rsidR="00BB53C0" w:rsidRPr="00EF7A5A">
        <w:t xml:space="preserve"> class</w:t>
      </w:r>
      <w:r w:rsidRPr="00EF7A5A">
        <w:t xml:space="preserve"> </w:t>
      </w:r>
      <w:r w:rsidRPr="00EF7A5A">
        <w:rPr>
          <w:b/>
        </w:rPr>
        <w:t>DAMCON</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BB53C0" w:rsidRPr="00EF7A5A">
        <w:t>Feature type</w:t>
      </w:r>
      <w:r w:rsidRPr="00EF7A5A">
        <w:t xml:space="preserve"> </w:t>
      </w:r>
      <w:r w:rsidRPr="00EF7A5A">
        <w:rPr>
          <w:b/>
        </w:rPr>
        <w:t xml:space="preserve">Dam </w:t>
      </w:r>
      <w:r w:rsidRPr="00EF7A5A">
        <w:t>during the automated conversion process.</w:t>
      </w:r>
      <w:r w:rsidR="005C6026" w:rsidRPr="00EF7A5A">
        <w:t xml:space="preserve"> </w:t>
      </w:r>
      <w:r w:rsidR="007A533E" w:rsidRPr="00EF7A5A">
        <w:t>However</w:t>
      </w:r>
      <w:r w:rsidR="000755BA">
        <w:t>,</w:t>
      </w:r>
      <w:r w:rsidR="007A533E" w:rsidRPr="00EF7A5A">
        <w:t xml:space="preserve"> the following exceptions apply:</w:t>
      </w:r>
    </w:p>
    <w:p w:rsidR="00E74B3C" w:rsidRPr="00EF7A5A" w:rsidRDefault="007A533E" w:rsidP="00C93144">
      <w:pPr>
        <w:pStyle w:val="ListParagraph"/>
        <w:numPr>
          <w:ilvl w:val="0"/>
          <w:numId w:val="20"/>
        </w:numPr>
        <w:tabs>
          <w:tab w:val="decimal" w:pos="5402"/>
          <w:tab w:val="left" w:pos="5589"/>
        </w:tabs>
        <w:spacing w:after="120"/>
        <w:ind w:left="284" w:hanging="284"/>
        <w:jc w:val="both"/>
      </w:pPr>
      <w:r w:rsidRPr="00EF7A5A">
        <w:t xml:space="preserve">Point is not an allowable geometric primitive for </w:t>
      </w:r>
      <w:r w:rsidRPr="00EF7A5A">
        <w:rPr>
          <w:b/>
        </w:rPr>
        <w:t>Dam</w:t>
      </w:r>
      <w:r w:rsidRPr="00EF7A5A">
        <w:t xml:space="preserve">, therefore </w:t>
      </w:r>
      <w:r w:rsidRPr="00EF7A5A">
        <w:rPr>
          <w:b/>
        </w:rPr>
        <w:t>DAMCON</w:t>
      </w:r>
      <w:r w:rsidRPr="00EF7A5A">
        <w:t xml:space="preserve"> of </w:t>
      </w:r>
      <w:r w:rsidR="000B6284">
        <w:t>geometric primitive</w:t>
      </w:r>
      <w:r w:rsidRPr="00EF7A5A">
        <w:t xml:space="preserve"> point will convert to </w:t>
      </w:r>
      <w:r w:rsidR="00542FBE" w:rsidRPr="00EF7A5A">
        <w:t xml:space="preserve">an instance of </w:t>
      </w:r>
      <w:r w:rsidRPr="00EF7A5A">
        <w:t xml:space="preserve">the S-101 </w:t>
      </w:r>
      <w:r w:rsidR="00542FBE" w:rsidRPr="00EF7A5A">
        <w:t>Feature type</w:t>
      </w:r>
      <w:r w:rsidRPr="00EF7A5A">
        <w:t xml:space="preserve"> </w:t>
      </w:r>
      <w:r w:rsidRPr="00EF7A5A">
        <w:rPr>
          <w:b/>
        </w:rPr>
        <w:t>Landmark</w:t>
      </w:r>
      <w:r w:rsidRPr="00EF7A5A">
        <w:t xml:space="preserve"> </w:t>
      </w:r>
      <w:ins w:id="936" w:author="Jeff Wootton" w:date="2024-07-30T09:21:00Z">
        <w:r w:rsidR="00AD0C09" w:rsidRPr="00EF7A5A">
          <w:t xml:space="preserve">with attribute </w:t>
        </w:r>
        <w:r w:rsidR="00AD0C09" w:rsidRPr="00EF7A5A">
          <w:rPr>
            <w:b/>
          </w:rPr>
          <w:t xml:space="preserve">category of </w:t>
        </w:r>
        <w:r w:rsidR="00117CD0">
          <w:rPr>
            <w:b/>
          </w:rPr>
          <w:t>landmark</w:t>
        </w:r>
        <w:r w:rsidR="00AD0C09" w:rsidRPr="00EF7A5A">
          <w:t xml:space="preserve"> = </w:t>
        </w:r>
        <w:r w:rsidR="00AD0C09" w:rsidRPr="00EF7A5A">
          <w:rPr>
            <w:i/>
          </w:rPr>
          <w:t>2</w:t>
        </w:r>
        <w:r w:rsidR="00117CD0">
          <w:rPr>
            <w:i/>
          </w:rPr>
          <w:t>7</w:t>
        </w:r>
        <w:r w:rsidR="00AD0C09" w:rsidRPr="00EF7A5A">
          <w:t xml:space="preserve"> (</w:t>
        </w:r>
        <w:r w:rsidR="00117CD0">
          <w:t>dam</w:t>
        </w:r>
        <w:r w:rsidR="00AD0C09" w:rsidRPr="00EF7A5A">
          <w:t xml:space="preserve">) </w:t>
        </w:r>
      </w:ins>
      <w:r w:rsidRPr="00EF7A5A">
        <w:t>(see S-101 DCEG clause 7.2).</w:t>
      </w:r>
      <w:r w:rsidR="00A506FE" w:rsidRPr="00EF7A5A">
        <w:t xml:space="preserve"> </w:t>
      </w:r>
    </w:p>
    <w:p w:rsidR="00A506FE" w:rsidRPr="00EF7A5A" w:rsidRDefault="00A506FE" w:rsidP="0036103E">
      <w:pPr>
        <w:spacing w:after="120"/>
        <w:jc w:val="both"/>
      </w:pPr>
      <w:r w:rsidRPr="00EF7A5A">
        <w:t>Data Producers are advised that the following enumerate type attribute ha</w:t>
      </w:r>
      <w:r w:rsidR="009C3FAC" w:rsidRPr="00EF7A5A">
        <w:t>s</w:t>
      </w:r>
      <w:r w:rsidRPr="00EF7A5A">
        <w:t xml:space="preserve"> restricted allowable enumerate values for </w:t>
      </w:r>
      <w:r w:rsidRPr="00EF7A5A">
        <w:rPr>
          <w:b/>
        </w:rPr>
        <w:t>Dam</w:t>
      </w:r>
      <w:r w:rsidRPr="00EF7A5A">
        <w:t xml:space="preserve"> in S-101:</w:t>
      </w:r>
    </w:p>
    <w:p w:rsidR="00A506FE" w:rsidRPr="00EF7A5A" w:rsidRDefault="00A506FE" w:rsidP="00A506FE">
      <w:pPr>
        <w:spacing w:after="120"/>
        <w:jc w:val="both"/>
      </w:pPr>
      <w:r w:rsidRPr="00EF7A5A">
        <w:rPr>
          <w:b/>
        </w:rPr>
        <w:t>nature of construction</w:t>
      </w:r>
      <w:r w:rsidRPr="00EF7A5A">
        <w:rPr>
          <w:b/>
        </w:rPr>
        <w:tab/>
      </w:r>
      <w:r w:rsidRPr="00EF7A5A">
        <w:rPr>
          <w:b/>
        </w:rPr>
        <w:tab/>
      </w:r>
      <w:r w:rsidRPr="00EF7A5A">
        <w:t>(NATCON)</w:t>
      </w:r>
    </w:p>
    <w:p w:rsidR="00A506FE" w:rsidRPr="00EF7A5A" w:rsidRDefault="00A506FE" w:rsidP="00A506FE">
      <w:pPr>
        <w:spacing w:after="120"/>
        <w:jc w:val="both"/>
        <w:rPr>
          <w:rFonts w:cs="Arial"/>
          <w:bCs/>
        </w:rPr>
      </w:pPr>
      <w:r w:rsidRPr="00EF7A5A">
        <w:rPr>
          <w:rFonts w:cs="Arial"/>
          <w:bCs/>
        </w:rPr>
        <w:t xml:space="preserve">See S-101 DCEG clause </w:t>
      </w:r>
      <w:r w:rsidR="009C3FAC" w:rsidRPr="00EF7A5A">
        <w:rPr>
          <w:rFonts w:cs="Arial"/>
          <w:bCs/>
        </w:rPr>
        <w:t>8.</w:t>
      </w:r>
      <w:del w:id="937" w:author="Jeff Wootton" w:date="2024-07-30T09:18:00Z">
        <w:r w:rsidR="009C3FAC" w:rsidRPr="00EF7A5A" w:rsidDel="002869CD">
          <w:rPr>
            <w:rFonts w:cs="Arial"/>
            <w:bCs/>
          </w:rPr>
          <w:delText xml:space="preserve">11 </w:delText>
        </w:r>
      </w:del>
      <w:ins w:id="938" w:author="Jeff Wootton" w:date="2024-07-30T09:18:00Z">
        <w:r w:rsidR="002869CD" w:rsidRPr="00EF7A5A">
          <w:rPr>
            <w:rFonts w:cs="Arial"/>
            <w:bCs/>
          </w:rPr>
          <w:t>1</w:t>
        </w:r>
        <w:r w:rsidR="002869CD">
          <w:rPr>
            <w:rFonts w:cs="Arial"/>
            <w:bCs/>
          </w:rPr>
          <w:t>2</w:t>
        </w:r>
        <w:r w:rsidR="002869CD" w:rsidRPr="00EF7A5A">
          <w:rPr>
            <w:rFonts w:cs="Arial"/>
            <w:bCs/>
          </w:rPr>
          <w:t xml:space="preserve"> </w:t>
        </w:r>
      </w:ins>
      <w:r w:rsidR="009C3FAC"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9C3FAC"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DAMCON</w:t>
      </w:r>
      <w:r w:rsidRPr="00EF7A5A">
        <w:rPr>
          <w:rFonts w:cs="Arial"/>
          <w:bCs/>
        </w:rPr>
        <w:t xml:space="preserve"> and amend appropriately.</w:t>
      </w:r>
    </w:p>
    <w:p w:rsidR="00873323" w:rsidRPr="00EF7A5A" w:rsidRDefault="00873323" w:rsidP="008733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873323" w:rsidRPr="00EF7A5A" w:rsidRDefault="00873323" w:rsidP="00184AFC">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t xml:space="preserve">When converting the S-57 </w:t>
      </w:r>
      <w:r w:rsidRPr="00EF7A5A">
        <w:rPr>
          <w:b/>
        </w:rPr>
        <w:t>DAMCON</w:t>
      </w:r>
      <w:r w:rsidRPr="00EF7A5A">
        <w:t xml:space="preserve"> Object class of </w:t>
      </w:r>
      <w:r w:rsidR="000B6284">
        <w:t>geometric primitive</w:t>
      </w:r>
      <w:r w:rsidRPr="00EF7A5A">
        <w:t xml:space="preserve"> point the S-101 mandatory attribute </w:t>
      </w:r>
      <w:r w:rsidRPr="00EF7A5A">
        <w:rPr>
          <w:b/>
        </w:rPr>
        <w:t>visual prominence</w:t>
      </w:r>
      <w:r w:rsidRPr="00EF7A5A">
        <w:t xml:space="preserve"> on the converted </w:t>
      </w:r>
      <w:r w:rsidRPr="00EF7A5A">
        <w:rPr>
          <w:b/>
        </w:rPr>
        <w:t>Landmark</w:t>
      </w:r>
      <w:r w:rsidRPr="00EF7A5A">
        <w:t xml:space="preserve"> feature will be populated during the automated conversion process with value </w:t>
      </w:r>
      <w:r w:rsidRPr="00EF7A5A">
        <w:rPr>
          <w:i/>
        </w:rPr>
        <w:t>2</w:t>
      </w:r>
      <w:r w:rsidRPr="00EF7A5A">
        <w:t xml:space="preserve"> (not visually conspicuous)</w:t>
      </w:r>
      <w:r w:rsidRPr="00EF7A5A">
        <w:rPr>
          <w:rFonts w:cs="Arial"/>
          <w:bCs/>
        </w:rPr>
        <w:t xml:space="preserve">. Data Producers will be required to </w:t>
      </w:r>
      <w:r w:rsidR="00184AFC">
        <w:rPr>
          <w:rFonts w:cs="Arial"/>
          <w:bCs/>
        </w:rPr>
        <w:t xml:space="preserve">evaluate their converted datasets and </w:t>
      </w:r>
      <w:r w:rsidRPr="00EF7A5A">
        <w:rPr>
          <w:rFonts w:cs="Arial"/>
          <w:bCs/>
        </w:rPr>
        <w:t>amend this value as appropriate.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39" w:name="_Toc422735614"/>
      <w:bookmarkStart w:id="940" w:name="_Toc460900505"/>
      <w:bookmarkStart w:id="941" w:name="_Toc8629936"/>
      <w:bookmarkStart w:id="942" w:name="_Toc8630068"/>
      <w:bookmarkStart w:id="943" w:name="_Toc173416342"/>
      <w:r w:rsidRPr="00EF7A5A">
        <w:t>Flood barrages</w:t>
      </w:r>
      <w:bookmarkEnd w:id="939"/>
      <w:bookmarkEnd w:id="940"/>
      <w:bookmarkEnd w:id="941"/>
      <w:bookmarkEnd w:id="942"/>
      <w:bookmarkEnd w:id="943"/>
    </w:p>
    <w:p w:rsidR="00275DB1" w:rsidRPr="00EF7A5A" w:rsidRDefault="00275DB1" w:rsidP="00275DB1">
      <w:pPr>
        <w:spacing w:after="120"/>
        <w:jc w:val="both"/>
        <w:rPr>
          <w:rFonts w:cs="Arial"/>
          <w:bCs/>
        </w:rPr>
      </w:pPr>
      <w:r w:rsidRPr="00EF7A5A">
        <w:rPr>
          <w:rFonts w:cs="Arial"/>
          <w:bCs/>
        </w:rPr>
        <w:t>The guidance for the encoding of flood barrages remains unchanged in S-101.</w:t>
      </w:r>
      <w:r w:rsidR="005C6026" w:rsidRPr="00EF7A5A">
        <w:rPr>
          <w:rFonts w:cs="Arial"/>
          <w:bCs/>
        </w:rPr>
        <w:t xml:space="preserve"> </w:t>
      </w:r>
      <w:r w:rsidRPr="00EF7A5A">
        <w:rPr>
          <w:rFonts w:cs="Arial"/>
          <w:bCs/>
        </w:rPr>
        <w:t>See S-101 DCEG clause 8.</w:t>
      </w:r>
      <w:del w:id="944" w:author="Jeff Wootton" w:date="2024-08-01T12:36:00Z">
        <w:r w:rsidRPr="00EF7A5A" w:rsidDel="001A2223">
          <w:rPr>
            <w:rFonts w:cs="Arial"/>
            <w:bCs/>
          </w:rPr>
          <w:delText>11</w:delText>
        </w:r>
      </w:del>
      <w:ins w:id="945" w:author="Jeff Wootton" w:date="2024-08-01T12:36:00Z">
        <w:r w:rsidR="001A2223" w:rsidRPr="00EF7A5A">
          <w:rPr>
            <w:rFonts w:cs="Arial"/>
            <w:bCs/>
          </w:rPr>
          <w:t>1</w:t>
        </w:r>
        <w:r w:rsidR="001A2223">
          <w:rPr>
            <w:rFonts w:cs="Arial"/>
            <w:bCs/>
          </w:rPr>
          <w:t>2</w:t>
        </w:r>
      </w:ins>
      <w:r w:rsidRPr="00EF7A5A">
        <w:rPr>
          <w:rFonts w:cs="Arial"/>
          <w:bCs/>
        </w:rPr>
        <w:t>.2.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46" w:name="_Toc422735616"/>
      <w:bookmarkStart w:id="947" w:name="_Toc460900506"/>
      <w:bookmarkStart w:id="948" w:name="_Toc8629937"/>
      <w:bookmarkStart w:id="949" w:name="_Toc8630069"/>
      <w:bookmarkStart w:id="950" w:name="_Toc173416343"/>
      <w:r w:rsidRPr="00EF7A5A">
        <w:t>Dykes</w:t>
      </w:r>
      <w:bookmarkEnd w:id="946"/>
      <w:bookmarkEnd w:id="947"/>
      <w:bookmarkEnd w:id="948"/>
      <w:bookmarkEnd w:id="949"/>
      <w:bookmarkEnd w:id="950"/>
    </w:p>
    <w:p w:rsidR="00275DB1" w:rsidRPr="00EF7A5A" w:rsidRDefault="00275DB1" w:rsidP="00275DB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r>
      <w:bookmarkStart w:id="951" w:name="_Hlk125762337"/>
      <w:r w:rsidRPr="00EF7A5A">
        <w:t>Dyke (</w:t>
      </w:r>
      <w:r w:rsidRPr="00EF7A5A">
        <w:rPr>
          <w:b/>
        </w:rPr>
        <w:t>DYKCON</w:t>
      </w:r>
      <w:r w:rsidRPr="00EF7A5A">
        <w:t>)</w:t>
      </w:r>
      <w:bookmarkEnd w:id="951"/>
      <w:r w:rsidRPr="00EF7A5A">
        <w:tab/>
      </w:r>
      <w:r w:rsidRPr="00EF7A5A">
        <w:tab/>
        <w:t>(L,A)</w:t>
      </w:r>
    </w:p>
    <w:p w:rsidR="00275DB1" w:rsidRPr="00EF7A5A" w:rsidRDefault="00275DB1" w:rsidP="00275DB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Dyke</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8.5)</w:t>
      </w:r>
    </w:p>
    <w:p w:rsidR="00D64F09" w:rsidRPr="00EF7A5A" w:rsidRDefault="00D64F09" w:rsidP="0036103E">
      <w:pPr>
        <w:spacing w:after="120"/>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DYKCON</w:t>
      </w:r>
      <w:r w:rsidRPr="00EF7A5A">
        <w:t xml:space="preserve"> and its binding attributes will be </w:t>
      </w:r>
      <w:r w:rsidR="008B23FD" w:rsidRPr="00EF7A5A">
        <w:t xml:space="preserve">converted </w:t>
      </w:r>
      <w:r w:rsidRPr="00EF7A5A">
        <w:t xml:space="preserve">automatically </w:t>
      </w:r>
      <w:r w:rsidR="008B23FD" w:rsidRPr="00EF7A5A">
        <w:t>to an instance of</w:t>
      </w:r>
      <w:r w:rsidRPr="00EF7A5A">
        <w:t xml:space="preserve"> the S-101 </w:t>
      </w:r>
      <w:r w:rsidR="00542FBE" w:rsidRPr="00EF7A5A">
        <w:t>Feature type</w:t>
      </w:r>
      <w:r w:rsidRPr="00EF7A5A">
        <w:t xml:space="preserve"> </w:t>
      </w:r>
      <w:r w:rsidRPr="00EF7A5A">
        <w:rPr>
          <w:b/>
        </w:rPr>
        <w:t xml:space="preserve">Dyke </w:t>
      </w:r>
      <w:r w:rsidRPr="00EF7A5A">
        <w:t>during the automated conversion process.</w:t>
      </w:r>
      <w:r w:rsidR="005C6026" w:rsidRPr="00EF7A5A">
        <w:t xml:space="preserve"> </w:t>
      </w:r>
      <w:r w:rsidRPr="00EF7A5A">
        <w:t>However, Data Producers are advised that the fol</w:t>
      </w:r>
      <w:r w:rsidR="00BD1728" w:rsidRPr="00EF7A5A">
        <w:t>lowing enumerate type attribute</w:t>
      </w:r>
      <w:r w:rsidRPr="00EF7A5A">
        <w:t xml:space="preserve"> ha</w:t>
      </w:r>
      <w:r w:rsidR="00BD1728" w:rsidRPr="00EF7A5A">
        <w:t>s</w:t>
      </w:r>
      <w:r w:rsidRPr="00EF7A5A">
        <w:t xml:space="preserve"> restricted allowable enumerate values for </w:t>
      </w:r>
      <w:r w:rsidRPr="00EF7A5A">
        <w:rPr>
          <w:b/>
        </w:rPr>
        <w:t>Dyke</w:t>
      </w:r>
      <w:r w:rsidRPr="00EF7A5A">
        <w:t xml:space="preserve"> in S-101:</w:t>
      </w:r>
    </w:p>
    <w:p w:rsidR="00D64F09" w:rsidRPr="00EF7A5A" w:rsidRDefault="00D64F09" w:rsidP="00D64F09">
      <w:pPr>
        <w:spacing w:after="120"/>
        <w:jc w:val="both"/>
      </w:pPr>
      <w:r w:rsidRPr="00EF7A5A">
        <w:rPr>
          <w:b/>
        </w:rPr>
        <w:t>nature of construction</w:t>
      </w:r>
      <w:r w:rsidRPr="00EF7A5A">
        <w:tab/>
      </w:r>
      <w:r w:rsidRPr="00EF7A5A">
        <w:tab/>
        <w:t>(NATCON)</w:t>
      </w:r>
    </w:p>
    <w:p w:rsidR="00D64F09" w:rsidRPr="00EF7A5A" w:rsidRDefault="00D64F09" w:rsidP="00D64F09">
      <w:pPr>
        <w:spacing w:after="120"/>
        <w:jc w:val="both"/>
        <w:rPr>
          <w:rFonts w:cs="Arial"/>
          <w:bCs/>
        </w:rPr>
      </w:pPr>
      <w:r w:rsidRPr="00EF7A5A">
        <w:rPr>
          <w:rFonts w:cs="Arial"/>
          <w:bCs/>
        </w:rPr>
        <w:t xml:space="preserve">See S-101 </w:t>
      </w:r>
      <w:r w:rsidR="00BD1728" w:rsidRPr="00EF7A5A">
        <w:rPr>
          <w:rFonts w:cs="Arial"/>
          <w:bCs/>
        </w:rPr>
        <w:t>DCEG clause 8.5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BD172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DYKCON</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52" w:name="_Toc422735618"/>
      <w:bookmarkStart w:id="953" w:name="_Toc460900507"/>
      <w:bookmarkStart w:id="954" w:name="_Toc8629938"/>
      <w:bookmarkStart w:id="955" w:name="_Toc8630070"/>
      <w:bookmarkStart w:id="956" w:name="_Toc173416344"/>
      <w:r w:rsidRPr="00EF7A5A">
        <w:t>Roads and tracks</w:t>
      </w:r>
      <w:bookmarkEnd w:id="952"/>
      <w:bookmarkEnd w:id="953"/>
      <w:bookmarkEnd w:id="954"/>
      <w:bookmarkEnd w:id="955"/>
      <w:bookmarkEnd w:id="956"/>
    </w:p>
    <w:p w:rsidR="006C797C" w:rsidRPr="00EF7A5A" w:rsidRDefault="006C797C" w:rsidP="006C797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Road</w:t>
      </w:r>
      <w:r w:rsidR="005C6026" w:rsidRPr="00EF7A5A">
        <w:t xml:space="preserve"> </w:t>
      </w:r>
      <w:r w:rsidRPr="00EF7A5A">
        <w:t>(</w:t>
      </w:r>
      <w:r w:rsidRPr="00EF7A5A">
        <w:rPr>
          <w:b/>
        </w:rPr>
        <w:t>ROADWY</w:t>
      </w:r>
      <w:r w:rsidRPr="00EF7A5A">
        <w:t>)</w:t>
      </w:r>
      <w:r w:rsidRPr="00EF7A5A">
        <w:tab/>
      </w:r>
      <w:r w:rsidRPr="00EF7A5A">
        <w:tab/>
        <w:t>(P,L,A)</w:t>
      </w:r>
    </w:p>
    <w:p w:rsidR="006C797C" w:rsidRPr="00EF7A5A" w:rsidRDefault="006C797C" w:rsidP="006C797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Road</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r>
      <w:r w:rsidRPr="00EF7A5A">
        <w:tab/>
        <w:t>(S-101 DCEG Clause 6.</w:t>
      </w:r>
      <w:r w:rsidR="008328B8" w:rsidRPr="00EF7A5A">
        <w:t>1</w:t>
      </w:r>
      <w:r w:rsidR="008328B8">
        <w:t>5</w:t>
      </w:r>
      <w:r w:rsidRPr="00EF7A5A">
        <w:t>)</w:t>
      </w:r>
    </w:p>
    <w:p w:rsidR="00AF5F0D" w:rsidRPr="00EF7A5A" w:rsidRDefault="006C797C" w:rsidP="00AF5F0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005042CA" w:rsidRPr="00EF7A5A">
        <w:rPr>
          <w:b/>
        </w:rPr>
        <w:t>ROADWY</w:t>
      </w:r>
      <w:r w:rsidRPr="00EF7A5A">
        <w:t xml:space="preserve"> and its binding attributes will be </w:t>
      </w:r>
      <w:r w:rsidR="008E1E51" w:rsidRPr="00EF7A5A">
        <w:t xml:space="preserve">converted </w:t>
      </w:r>
      <w:r w:rsidRPr="00EF7A5A">
        <w:t xml:space="preserve">automatically </w:t>
      </w:r>
      <w:r w:rsidR="008E1E51" w:rsidRPr="00EF7A5A">
        <w:t>to an instance of</w:t>
      </w:r>
      <w:r w:rsidRPr="00EF7A5A">
        <w:t xml:space="preserve"> the S-101 </w:t>
      </w:r>
      <w:r w:rsidR="00542FBE" w:rsidRPr="00EF7A5A">
        <w:t>Feature type</w:t>
      </w:r>
      <w:r w:rsidRPr="00EF7A5A">
        <w:t xml:space="preserve"> </w:t>
      </w:r>
      <w:r w:rsidR="005042CA" w:rsidRPr="00EF7A5A">
        <w:rPr>
          <w:b/>
        </w:rPr>
        <w:t>Road</w:t>
      </w:r>
      <w:r w:rsidRPr="00EF7A5A">
        <w:rPr>
          <w:b/>
        </w:rPr>
        <w:t xml:space="preserve"> </w:t>
      </w:r>
      <w:r w:rsidRPr="00EF7A5A">
        <w:t>during the automated conversion process.</w:t>
      </w:r>
      <w:r w:rsidR="005C6026" w:rsidRPr="00EF7A5A">
        <w:t xml:space="preserve"> </w:t>
      </w:r>
      <w:r w:rsidRPr="00EF7A5A">
        <w:t>However</w:t>
      </w:r>
      <w:r w:rsidR="000755BA">
        <w:t>,</w:t>
      </w:r>
      <w:r w:rsidR="00AF5F0D" w:rsidRPr="00EF7A5A">
        <w:t xml:space="preserve"> the following exceptions apply:</w:t>
      </w:r>
    </w:p>
    <w:p w:rsidR="00AF5F0D" w:rsidRPr="00EF7A5A" w:rsidRDefault="00AF5F0D" w:rsidP="00F370B0">
      <w:pPr>
        <w:pStyle w:val="ListParagraph"/>
        <w:numPr>
          <w:ilvl w:val="0"/>
          <w:numId w:val="20"/>
        </w:numPr>
        <w:spacing w:after="120"/>
        <w:ind w:left="284" w:hanging="284"/>
        <w:jc w:val="both"/>
      </w:pPr>
      <w:r w:rsidRPr="00EF7A5A">
        <w:rPr>
          <w:b/>
        </w:rPr>
        <w:t>ROADWY</w:t>
      </w:r>
      <w:r w:rsidRPr="00EF7A5A">
        <w:t xml:space="preserve"> of </w:t>
      </w:r>
      <w:r w:rsidR="000B6284">
        <w:t>geometric primitive</w:t>
      </w:r>
      <w:r w:rsidRPr="00EF7A5A">
        <w:t xml:space="preserve"> point will not be converted.</w:t>
      </w:r>
      <w:r w:rsidR="005C6026" w:rsidRPr="00EF7A5A">
        <w:t xml:space="preserve"> </w:t>
      </w:r>
      <w:r w:rsidRPr="00EF7A5A">
        <w:t>Data Producers will be required to check their S-57 data holdings and address as appropriate</w:t>
      </w:r>
      <w:r w:rsidR="00F370B0" w:rsidRPr="00EF7A5A">
        <w:t>.</w:t>
      </w:r>
    </w:p>
    <w:p w:rsidR="006C797C" w:rsidRPr="00EF7A5A" w:rsidRDefault="006C797C" w:rsidP="0036103E">
      <w:pPr>
        <w:spacing w:after="120"/>
        <w:jc w:val="both"/>
      </w:pPr>
      <w:r w:rsidRPr="00EF7A5A">
        <w:t xml:space="preserve">Data Producers are advised that the following enumerate type attributes have restricted allowable enumerate values for </w:t>
      </w:r>
      <w:r w:rsidR="005042CA" w:rsidRPr="00EF7A5A">
        <w:rPr>
          <w:b/>
        </w:rPr>
        <w:t>Road</w:t>
      </w:r>
      <w:r w:rsidRPr="00EF7A5A">
        <w:t xml:space="preserve"> in S-101:</w:t>
      </w:r>
    </w:p>
    <w:p w:rsidR="006C797C" w:rsidRPr="00EF7A5A" w:rsidRDefault="006C797C" w:rsidP="00176AD6">
      <w:pPr>
        <w:jc w:val="both"/>
      </w:pPr>
      <w:r w:rsidRPr="00EF7A5A">
        <w:rPr>
          <w:b/>
        </w:rPr>
        <w:t>condition</w:t>
      </w:r>
      <w:r w:rsidRPr="00EF7A5A">
        <w:tab/>
      </w:r>
      <w:r w:rsidRPr="00EF7A5A">
        <w:tab/>
      </w:r>
      <w:r w:rsidRPr="00EF7A5A">
        <w:tab/>
        <w:t>(CONDTN)</w:t>
      </w:r>
    </w:p>
    <w:p w:rsidR="006C797C" w:rsidRPr="00EF7A5A" w:rsidRDefault="006C797C" w:rsidP="00176AD6">
      <w:pPr>
        <w:jc w:val="both"/>
      </w:pPr>
      <w:r w:rsidRPr="00EF7A5A">
        <w:rPr>
          <w:b/>
        </w:rPr>
        <w:t>nature of construction</w:t>
      </w:r>
      <w:r w:rsidRPr="00EF7A5A">
        <w:tab/>
      </w:r>
      <w:r w:rsidRPr="00EF7A5A">
        <w:tab/>
        <w:t>(NATCON)</w:t>
      </w:r>
    </w:p>
    <w:p w:rsidR="006C797C" w:rsidRPr="00EF7A5A" w:rsidRDefault="006C797C" w:rsidP="006C797C">
      <w:pPr>
        <w:spacing w:after="120"/>
        <w:jc w:val="both"/>
      </w:pPr>
      <w:r w:rsidRPr="00EF7A5A">
        <w:rPr>
          <w:b/>
        </w:rPr>
        <w:t>status</w:t>
      </w:r>
      <w:r w:rsidRPr="00EF7A5A">
        <w:tab/>
      </w:r>
      <w:r w:rsidRPr="00EF7A5A">
        <w:tab/>
      </w:r>
      <w:r w:rsidRPr="00EF7A5A">
        <w:tab/>
      </w:r>
      <w:r w:rsidRPr="00EF7A5A">
        <w:tab/>
        <w:t>(STATUS)</w:t>
      </w:r>
    </w:p>
    <w:p w:rsidR="006C797C" w:rsidRPr="00EF7A5A" w:rsidRDefault="006C797C" w:rsidP="006C797C">
      <w:pPr>
        <w:spacing w:after="120"/>
        <w:jc w:val="both"/>
        <w:rPr>
          <w:rFonts w:cs="Arial"/>
          <w:bCs/>
        </w:rPr>
      </w:pPr>
      <w:r w:rsidRPr="00EF7A5A">
        <w:rPr>
          <w:rFonts w:cs="Arial"/>
          <w:bCs/>
        </w:rPr>
        <w:t xml:space="preserve">See S-101 DCEG clause </w:t>
      </w:r>
      <w:r w:rsidR="005042CA" w:rsidRPr="00EF7A5A">
        <w:rPr>
          <w:rFonts w:cs="Arial"/>
          <w:bCs/>
        </w:rPr>
        <w:t>6.</w:t>
      </w:r>
      <w:r w:rsidR="008328B8" w:rsidRPr="00EF7A5A">
        <w:rPr>
          <w:rFonts w:cs="Arial"/>
          <w:bCs/>
        </w:rPr>
        <w:t>1</w:t>
      </w:r>
      <w:r w:rsidR="008328B8">
        <w:rPr>
          <w:rFonts w:cs="Arial"/>
          <w:bCs/>
        </w:rPr>
        <w:t>5</w:t>
      </w:r>
      <w:r w:rsidR="008328B8"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Data Producers are advised to check any populated values for CONDTN</w:t>
      </w:r>
      <w:r w:rsidR="005042CA" w:rsidRPr="00EF7A5A">
        <w:rPr>
          <w:rFonts w:cs="Arial"/>
          <w:bCs/>
        </w:rPr>
        <w:t>,</w:t>
      </w:r>
      <w:r w:rsidRPr="00EF7A5A">
        <w:rPr>
          <w:rFonts w:cs="Arial"/>
          <w:bCs/>
        </w:rPr>
        <w:t xml:space="preserve"> NATCON</w:t>
      </w:r>
      <w:r w:rsidR="005042CA" w:rsidRPr="00EF7A5A">
        <w:rPr>
          <w:rFonts w:cs="Arial"/>
          <w:bCs/>
        </w:rPr>
        <w:t xml:space="preserve"> and STATUS</w:t>
      </w:r>
      <w:r w:rsidRPr="00EF7A5A">
        <w:rPr>
          <w:rFonts w:cs="Arial"/>
          <w:bCs/>
        </w:rPr>
        <w:t xml:space="preserve"> on </w:t>
      </w:r>
      <w:r w:rsidR="005042CA" w:rsidRPr="00EF7A5A">
        <w:rPr>
          <w:b/>
        </w:rPr>
        <w:t>ROADWY</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57" w:name="_Toc422735620"/>
      <w:bookmarkStart w:id="958" w:name="_Toc460900508"/>
      <w:bookmarkStart w:id="959" w:name="_Toc8629939"/>
      <w:bookmarkStart w:id="960" w:name="_Toc8630071"/>
      <w:bookmarkStart w:id="961" w:name="_Toc173416345"/>
      <w:r w:rsidRPr="00EF7A5A">
        <w:t>Causeways</w:t>
      </w:r>
      <w:bookmarkEnd w:id="957"/>
      <w:bookmarkEnd w:id="958"/>
      <w:bookmarkEnd w:id="959"/>
      <w:bookmarkEnd w:id="960"/>
      <w:bookmarkEnd w:id="961"/>
    </w:p>
    <w:p w:rsidR="005042CA" w:rsidRPr="00EF7A5A" w:rsidRDefault="005042CA" w:rsidP="005042C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Causeway (</w:t>
      </w:r>
      <w:r w:rsidRPr="00EF7A5A">
        <w:rPr>
          <w:b/>
        </w:rPr>
        <w:t>CAUSWY</w:t>
      </w:r>
      <w:r w:rsidRPr="00EF7A5A">
        <w:t>)</w:t>
      </w:r>
      <w:r w:rsidRPr="00EF7A5A">
        <w:tab/>
      </w:r>
      <w:r w:rsidRPr="00EF7A5A">
        <w:tab/>
        <w:t>(L,A)</w:t>
      </w:r>
    </w:p>
    <w:p w:rsidR="005042CA" w:rsidRPr="00EF7A5A" w:rsidRDefault="005042CA" w:rsidP="005042C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Causeway</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t>(S-101 DCEG Clause 8.</w:t>
      </w:r>
      <w:del w:id="962" w:author="Jeff Wootton" w:date="2024-07-30T09:24:00Z">
        <w:r w:rsidRPr="00EF7A5A" w:rsidDel="00602E9E">
          <w:delText>7</w:delText>
        </w:r>
      </w:del>
      <w:ins w:id="963" w:author="Jeff Wootton" w:date="2024-07-30T09:24:00Z">
        <w:r w:rsidR="00602E9E">
          <w:t>8</w:t>
        </w:r>
      </w:ins>
      <w:r w:rsidRPr="00EF7A5A">
        <w:t>)</w:t>
      </w:r>
    </w:p>
    <w:p w:rsidR="000A1FD8" w:rsidRPr="00EF7A5A" w:rsidRDefault="000A1FD8" w:rsidP="00234D60">
      <w:pPr>
        <w:tabs>
          <w:tab w:val="decimal" w:pos="5402"/>
          <w:tab w:val="left" w:pos="5589"/>
        </w:tabs>
        <w:spacing w:after="120"/>
        <w:jc w:val="both"/>
        <w:rPr>
          <w:rFonts w:cs="Arial"/>
          <w:bCs/>
        </w:rPr>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CAUSWY</w:t>
      </w:r>
      <w:r w:rsidRPr="00EF7A5A">
        <w:t xml:space="preserve"> and its binding attributes will be </w:t>
      </w:r>
      <w:r w:rsidR="008E1E51" w:rsidRPr="00EF7A5A">
        <w:t xml:space="preserve">converted </w:t>
      </w:r>
      <w:r w:rsidRPr="00EF7A5A">
        <w:t xml:space="preserve">automatically </w:t>
      </w:r>
      <w:r w:rsidR="008E1E51" w:rsidRPr="00EF7A5A">
        <w:t>to an instance of</w:t>
      </w:r>
      <w:r w:rsidRPr="00EF7A5A">
        <w:t xml:space="preserve"> the S-101 </w:t>
      </w:r>
      <w:r w:rsidR="00542FBE" w:rsidRPr="00EF7A5A">
        <w:t>Feature type</w:t>
      </w:r>
      <w:r w:rsidRPr="00EF7A5A">
        <w:t xml:space="preserve"> </w:t>
      </w:r>
      <w:r w:rsidRPr="00EF7A5A">
        <w:rPr>
          <w:b/>
        </w:rPr>
        <w:t xml:space="preserve">Causeway </w:t>
      </w:r>
      <w:r w:rsidRPr="00EF7A5A">
        <w:t>during the</w:t>
      </w:r>
      <w:r w:rsidR="00234D60" w:rsidRPr="00EF7A5A">
        <w:t xml:space="preserve"> automated conversion process.</w:t>
      </w:r>
    </w:p>
    <w:p w:rsidR="006B2826" w:rsidRPr="00502960"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64" w:name="_Toc422735622"/>
      <w:bookmarkStart w:id="965" w:name="_Toc460900509"/>
      <w:bookmarkStart w:id="966" w:name="_Toc8629940"/>
      <w:bookmarkStart w:id="967" w:name="_Toc8630072"/>
      <w:bookmarkStart w:id="968" w:name="_Toc173416346"/>
      <w:r w:rsidRPr="00502960">
        <w:t>Bridges</w:t>
      </w:r>
      <w:bookmarkEnd w:id="964"/>
      <w:bookmarkEnd w:id="965"/>
      <w:bookmarkEnd w:id="966"/>
      <w:bookmarkEnd w:id="967"/>
      <w:bookmarkEnd w:id="968"/>
    </w:p>
    <w:p w:rsidR="00134EC6" w:rsidRPr="00EF7A5A" w:rsidRDefault="00134EC6" w:rsidP="00134EC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Bridge (</w:t>
      </w:r>
      <w:r w:rsidRPr="00EF7A5A">
        <w:rPr>
          <w:b/>
        </w:rPr>
        <w:t>BRIDGE</w:t>
      </w:r>
      <w:r w:rsidRPr="00EF7A5A">
        <w:t>)</w:t>
      </w:r>
      <w:r w:rsidRPr="00EF7A5A">
        <w:tab/>
      </w:r>
      <w:r w:rsidRPr="00EF7A5A">
        <w:tab/>
      </w:r>
      <w:r w:rsidRPr="00EF7A5A">
        <w:tab/>
        <w:t>(P,L,A)</w:t>
      </w:r>
    </w:p>
    <w:p w:rsidR="00134EC6" w:rsidRPr="00EF7A5A" w:rsidRDefault="00134EC6" w:rsidP="00134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Bridge</w:t>
      </w:r>
      <w:r w:rsidRPr="00EF7A5A">
        <w:rPr>
          <w:b/>
        </w:rPr>
        <w:tab/>
      </w:r>
      <w:r w:rsidRPr="00EF7A5A">
        <w:rPr>
          <w:b/>
        </w:rPr>
        <w:tab/>
      </w:r>
      <w:r w:rsidRPr="00EF7A5A">
        <w:rPr>
          <w:b/>
        </w:rPr>
        <w:tab/>
      </w:r>
      <w:r w:rsidRPr="00EF7A5A">
        <w:rPr>
          <w:b/>
        </w:rPr>
        <w:tab/>
      </w:r>
      <w:r w:rsidRPr="00EF7A5A">
        <w:rPr>
          <w:b/>
        </w:rPr>
        <w:tab/>
      </w:r>
      <w:r w:rsidRPr="00EF7A5A">
        <w:rPr>
          <w:b/>
        </w:rPr>
        <w:tab/>
      </w:r>
      <w:r w:rsidRPr="00EF7A5A">
        <w:t>(C,S,N)</w:t>
      </w:r>
      <w:r w:rsidRPr="00EF7A5A">
        <w:tab/>
      </w:r>
      <w:r w:rsidRPr="00EF7A5A">
        <w:tab/>
      </w:r>
      <w:r w:rsidRPr="00EF7A5A">
        <w:tab/>
      </w:r>
      <w:r w:rsidRPr="00EF7A5A">
        <w:tab/>
      </w:r>
      <w:r w:rsidRPr="00EF7A5A">
        <w:tab/>
        <w:t>(S-101 DCEG Clause 6.</w:t>
      </w:r>
      <w:r w:rsidR="00571A4D">
        <w:t>6</w:t>
      </w:r>
      <w:r w:rsidRPr="00EF7A5A">
        <w:t>)</w:t>
      </w:r>
    </w:p>
    <w:p w:rsidR="00134EC6" w:rsidRPr="00EF7A5A" w:rsidRDefault="00134EC6" w:rsidP="00134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Span Fixed</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t>(S-101 DCEG Clause 6.</w:t>
      </w:r>
      <w:r w:rsidR="00571A4D">
        <w:t>7</w:t>
      </w:r>
      <w:r w:rsidRPr="00EF7A5A">
        <w:t>)</w:t>
      </w:r>
    </w:p>
    <w:p w:rsidR="00134EC6" w:rsidRPr="00EF7A5A" w:rsidRDefault="00134EC6" w:rsidP="00134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Span Opening</w:t>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t>(S-101 DCEG Clause 6.</w:t>
      </w:r>
      <w:r w:rsidR="00571A4D">
        <w:t>8</w:t>
      </w:r>
      <w:r w:rsidRPr="00EF7A5A">
        <w:t>)</w:t>
      </w:r>
    </w:p>
    <w:p w:rsidR="00292CAC" w:rsidRPr="00EF7A5A" w:rsidRDefault="00292CAC" w:rsidP="00292CA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101 Association</w:t>
      </w:r>
      <w:r w:rsidRPr="00EF7A5A">
        <w:t>:</w:t>
      </w:r>
      <w:r w:rsidRPr="00EF7A5A">
        <w:tab/>
      </w:r>
      <w:r w:rsidRPr="00EF7A5A">
        <w:tab/>
      </w:r>
      <w:r w:rsidRPr="00EF7A5A">
        <w:rPr>
          <w:b/>
        </w:rPr>
        <w:t xml:space="preserve">Bridge </w:t>
      </w:r>
      <w:r w:rsidR="00C804A5" w:rsidRPr="00EF7A5A">
        <w:rPr>
          <w:b/>
        </w:rPr>
        <w:t>Aggregation</w:t>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25.4)</w:t>
      </w:r>
    </w:p>
    <w:p w:rsidR="009A216A" w:rsidRPr="00EF7A5A" w:rsidRDefault="004B6E8B" w:rsidP="009A216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Significant changes to the modelling of bridges have been made in S-101 in order to improve presentation to the mariner.</w:t>
      </w:r>
      <w:r w:rsidR="005C6026" w:rsidRPr="00EF7A5A">
        <w:t xml:space="preserve"> </w:t>
      </w:r>
      <w:r w:rsidR="00BF339A" w:rsidRPr="00EF7A5A">
        <w:t xml:space="preserve">In order to allow for the encoding of the characteristics of each individual span of a bridge in addition to its overall characteristics, new S-101 </w:t>
      </w:r>
      <w:r w:rsidR="00542FBE" w:rsidRPr="00EF7A5A">
        <w:t>Feature type</w:t>
      </w:r>
      <w:r w:rsidR="00BF339A" w:rsidRPr="00EF7A5A">
        <w:t xml:space="preserve">s </w:t>
      </w:r>
      <w:r w:rsidR="00BF339A" w:rsidRPr="00EF7A5A">
        <w:rPr>
          <w:b/>
        </w:rPr>
        <w:t>Span Fixed</w:t>
      </w:r>
      <w:r w:rsidR="00BF339A" w:rsidRPr="00EF7A5A">
        <w:t xml:space="preserve"> and </w:t>
      </w:r>
      <w:r w:rsidR="00BF339A" w:rsidRPr="00EF7A5A">
        <w:rPr>
          <w:b/>
        </w:rPr>
        <w:t>Span Opening</w:t>
      </w:r>
      <w:r w:rsidR="00BF339A" w:rsidRPr="00EF7A5A">
        <w:t xml:space="preserve"> have been introduced.</w:t>
      </w:r>
      <w:r w:rsidR="005C6026" w:rsidRPr="00EF7A5A">
        <w:t xml:space="preserve"> </w:t>
      </w:r>
      <w:r w:rsidR="00BF339A" w:rsidRPr="00EF7A5A">
        <w:t xml:space="preserve">During the automated conversion process, all instances of encoding of the S-57 </w:t>
      </w:r>
      <w:r w:rsidR="00542FBE" w:rsidRPr="00EF7A5A">
        <w:t>O</w:t>
      </w:r>
      <w:r w:rsidR="00BF339A" w:rsidRPr="00EF7A5A">
        <w:t>bject</w:t>
      </w:r>
      <w:r w:rsidR="00542FBE" w:rsidRPr="00EF7A5A">
        <w:t xml:space="preserve"> class</w:t>
      </w:r>
      <w:r w:rsidR="00BF339A" w:rsidRPr="00EF7A5A">
        <w:t xml:space="preserve"> </w:t>
      </w:r>
      <w:r w:rsidR="00BF339A" w:rsidRPr="00EF7A5A">
        <w:rPr>
          <w:b/>
        </w:rPr>
        <w:t>BRIDGE</w:t>
      </w:r>
      <w:r w:rsidR="00BF339A" w:rsidRPr="00EF7A5A">
        <w:t xml:space="preserve"> and its binding attributes will be </w:t>
      </w:r>
      <w:r w:rsidR="008E1E51" w:rsidRPr="00EF7A5A">
        <w:t xml:space="preserve">converted </w:t>
      </w:r>
      <w:r w:rsidR="00BF339A" w:rsidRPr="00EF7A5A">
        <w:t xml:space="preserve">automatically </w:t>
      </w:r>
      <w:r w:rsidR="008E1E51" w:rsidRPr="00EF7A5A">
        <w:t>to an instance of</w:t>
      </w:r>
      <w:r w:rsidR="00BF339A" w:rsidRPr="00EF7A5A">
        <w:t xml:space="preserve"> the S-101 </w:t>
      </w:r>
      <w:r w:rsidR="00542FBE" w:rsidRPr="00EF7A5A">
        <w:t>Feature type</w:t>
      </w:r>
      <w:r w:rsidR="00BF339A" w:rsidRPr="00EF7A5A">
        <w:t xml:space="preserve">s </w:t>
      </w:r>
      <w:r w:rsidR="00BF339A" w:rsidRPr="00EF7A5A">
        <w:rPr>
          <w:b/>
        </w:rPr>
        <w:t>Bridge</w:t>
      </w:r>
      <w:r w:rsidR="00562056" w:rsidRPr="00EF7A5A">
        <w:t xml:space="preserve"> and</w:t>
      </w:r>
      <w:r w:rsidR="00BF339A" w:rsidRPr="00EF7A5A">
        <w:t xml:space="preserve"> </w:t>
      </w:r>
      <w:r w:rsidR="00BF339A" w:rsidRPr="00EF7A5A">
        <w:rPr>
          <w:b/>
        </w:rPr>
        <w:t>Span Fixed</w:t>
      </w:r>
      <w:r w:rsidR="00BF339A" w:rsidRPr="00EF7A5A">
        <w:t xml:space="preserve"> </w:t>
      </w:r>
      <w:r w:rsidR="00E92A4C" w:rsidRPr="00EF7A5A">
        <w:t>or</w:t>
      </w:r>
      <w:r w:rsidR="00BF339A" w:rsidRPr="00EF7A5A">
        <w:t xml:space="preserve"> </w:t>
      </w:r>
      <w:r w:rsidR="00BF339A" w:rsidRPr="00EF7A5A">
        <w:rPr>
          <w:b/>
        </w:rPr>
        <w:t>Span Opening</w:t>
      </w:r>
      <w:r w:rsidR="00BF339A" w:rsidRPr="00EF7A5A">
        <w:t xml:space="preserve"> </w:t>
      </w:r>
      <w:r w:rsidR="000F0B81" w:rsidRPr="00EF7A5A">
        <w:t>as appropriate</w:t>
      </w:r>
      <w:r w:rsidR="00292CAC" w:rsidRPr="00EF7A5A">
        <w:t xml:space="preserve">; and these features aggregated using the S-101 association </w:t>
      </w:r>
      <w:r w:rsidR="00292CAC" w:rsidRPr="00EF7A5A">
        <w:rPr>
          <w:b/>
        </w:rPr>
        <w:t>Bridge Aggregation</w:t>
      </w:r>
      <w:r w:rsidR="000F0B81" w:rsidRPr="00EF7A5A">
        <w:t>.</w:t>
      </w:r>
      <w:r w:rsidR="005C6026" w:rsidRPr="00EF7A5A">
        <w:t xml:space="preserve"> </w:t>
      </w:r>
      <w:r w:rsidR="009A216A" w:rsidRPr="00EF7A5A">
        <w:t>However</w:t>
      </w:r>
      <w:r w:rsidR="000755BA">
        <w:t>,</w:t>
      </w:r>
      <w:r w:rsidR="009A216A" w:rsidRPr="00EF7A5A">
        <w:t xml:space="preserve"> the following exceptions apply:</w:t>
      </w:r>
    </w:p>
    <w:p w:rsidR="00922322" w:rsidRPr="00EF7A5A" w:rsidRDefault="00922322" w:rsidP="00C93144">
      <w:pPr>
        <w:pStyle w:val="ListParagraph"/>
        <w:numPr>
          <w:ilvl w:val="0"/>
          <w:numId w:val="20"/>
        </w:numPr>
        <w:tabs>
          <w:tab w:val="decimal" w:pos="5402"/>
          <w:tab w:val="left" w:pos="5589"/>
        </w:tabs>
        <w:spacing w:after="120"/>
        <w:ind w:left="284" w:hanging="284"/>
        <w:jc w:val="both"/>
      </w:pPr>
      <w:r w:rsidRPr="00EF7A5A">
        <w:rPr>
          <w:rFonts w:cs="Arial"/>
          <w:bCs/>
        </w:rPr>
        <w:t>Bridges encoded over non-navigable water in S-101 do not require the associated encoding and aggregation of bridge span</w:t>
      </w:r>
      <w:r w:rsidR="009353EB" w:rsidRPr="00EF7A5A">
        <w:rPr>
          <w:rFonts w:cs="Arial"/>
          <w:bCs/>
        </w:rPr>
        <w:t>(</w:t>
      </w:r>
      <w:r w:rsidRPr="00EF7A5A">
        <w:rPr>
          <w:rFonts w:cs="Arial"/>
          <w:bCs/>
        </w:rPr>
        <w:t>s</w:t>
      </w:r>
      <w:r w:rsidR="009353EB" w:rsidRPr="00EF7A5A">
        <w:rPr>
          <w:rFonts w:cs="Arial"/>
          <w:bCs/>
        </w:rPr>
        <w:t>)</w:t>
      </w:r>
      <w:r w:rsidRPr="00EF7A5A">
        <w:rPr>
          <w:rFonts w:cs="Arial"/>
          <w:bCs/>
        </w:rPr>
        <w:t>.</w:t>
      </w:r>
      <w:r w:rsidR="005C6026" w:rsidRPr="00EF7A5A">
        <w:rPr>
          <w:rFonts w:cs="Arial"/>
          <w:bCs/>
        </w:rPr>
        <w:t xml:space="preserve"> </w:t>
      </w:r>
      <w:r w:rsidRPr="00EF7A5A">
        <w:rPr>
          <w:rFonts w:cs="Arial"/>
          <w:bCs/>
        </w:rPr>
        <w:t xml:space="preserve">As such, during the automated conversion process </w:t>
      </w:r>
      <w:r w:rsidR="008F5B0E" w:rsidRPr="00EF7A5A">
        <w:rPr>
          <w:rFonts w:cs="Arial"/>
          <w:bCs/>
        </w:rPr>
        <w:t>a bridge that</w:t>
      </w:r>
      <w:r w:rsidR="00562056" w:rsidRPr="00EF7A5A">
        <w:rPr>
          <w:rFonts w:cs="Arial"/>
          <w:bCs/>
        </w:rPr>
        <w:t>, in its entirety,</w:t>
      </w:r>
      <w:r w:rsidR="008F5B0E" w:rsidRPr="00EF7A5A">
        <w:rPr>
          <w:rFonts w:cs="Arial"/>
          <w:bCs/>
        </w:rPr>
        <w:t xml:space="preserve"> does not cross navigable water in an ENC dataset will be converted automatically to an instance </w:t>
      </w:r>
      <w:r w:rsidR="00931F59" w:rsidRPr="00EF7A5A">
        <w:rPr>
          <w:rFonts w:cs="Arial"/>
          <w:bCs/>
        </w:rPr>
        <w:t xml:space="preserve">of the S-101 </w:t>
      </w:r>
      <w:r w:rsidR="00542FBE" w:rsidRPr="00EF7A5A">
        <w:t>Feature type</w:t>
      </w:r>
      <w:r w:rsidR="00931F59" w:rsidRPr="00EF7A5A">
        <w:rPr>
          <w:rFonts w:cs="Arial"/>
          <w:bCs/>
        </w:rPr>
        <w:t xml:space="preserve"> </w:t>
      </w:r>
      <w:r w:rsidR="00931F59" w:rsidRPr="00EF7A5A">
        <w:rPr>
          <w:rFonts w:cs="Arial"/>
          <w:b/>
          <w:bCs/>
        </w:rPr>
        <w:t>Bridge</w:t>
      </w:r>
      <w:r w:rsidR="00931F59" w:rsidRPr="00EF7A5A">
        <w:rPr>
          <w:rFonts w:cs="Arial"/>
          <w:bCs/>
        </w:rPr>
        <w:t xml:space="preserve"> </w:t>
      </w:r>
      <w:r w:rsidR="00D559FE" w:rsidRPr="00EF7A5A">
        <w:rPr>
          <w:rFonts w:cs="Arial"/>
          <w:bCs/>
        </w:rPr>
        <w:t xml:space="preserve">and its corresponding binding attributes </w:t>
      </w:r>
      <w:r w:rsidR="00931F59" w:rsidRPr="00EF7A5A">
        <w:rPr>
          <w:rFonts w:cs="Arial"/>
          <w:bCs/>
        </w:rPr>
        <w:t>only.</w:t>
      </w:r>
    </w:p>
    <w:p w:rsidR="009A216A" w:rsidRPr="00EF7A5A" w:rsidRDefault="009A216A" w:rsidP="00C93144">
      <w:pPr>
        <w:pStyle w:val="ListParagraph"/>
        <w:numPr>
          <w:ilvl w:val="0"/>
          <w:numId w:val="20"/>
        </w:numPr>
        <w:tabs>
          <w:tab w:val="decimal" w:pos="5402"/>
          <w:tab w:val="left" w:pos="5589"/>
        </w:tabs>
        <w:spacing w:after="120"/>
        <w:ind w:left="284" w:hanging="284"/>
        <w:jc w:val="both"/>
      </w:pPr>
      <w:r w:rsidRPr="00EF7A5A">
        <w:t xml:space="preserve">Point is not an allowable geometric primitive for </w:t>
      </w:r>
      <w:r w:rsidRPr="00EF7A5A">
        <w:rPr>
          <w:b/>
        </w:rPr>
        <w:t>Bridge</w:t>
      </w:r>
      <w:r w:rsidRPr="00EF7A5A">
        <w:t xml:space="preserve">, therefore </w:t>
      </w:r>
      <w:r w:rsidRPr="00EF7A5A">
        <w:rPr>
          <w:b/>
        </w:rPr>
        <w:t>BRIDGE</w:t>
      </w:r>
      <w:r w:rsidRPr="00EF7A5A">
        <w:t xml:space="preserve"> of </w:t>
      </w:r>
      <w:r w:rsidR="000B6284">
        <w:t>geometric primitive</w:t>
      </w:r>
      <w:r w:rsidRPr="00EF7A5A">
        <w:t xml:space="preserve"> point will convert to </w:t>
      </w:r>
      <w:r w:rsidR="00542FBE" w:rsidRPr="00EF7A5A">
        <w:t xml:space="preserve">an instance of </w:t>
      </w:r>
      <w:r w:rsidRPr="00EF7A5A">
        <w:t xml:space="preserve">the S-101 </w:t>
      </w:r>
      <w:r w:rsidR="00542FBE" w:rsidRPr="00EF7A5A">
        <w:t>Feature type</w:t>
      </w:r>
      <w:r w:rsidRPr="00EF7A5A">
        <w:t xml:space="preserve"> </w:t>
      </w:r>
      <w:r w:rsidRPr="00EF7A5A">
        <w:rPr>
          <w:b/>
        </w:rPr>
        <w:t>Landmark</w:t>
      </w:r>
      <w:r w:rsidRPr="00EF7A5A">
        <w:t xml:space="preserve"> </w:t>
      </w:r>
      <w:ins w:id="969" w:author="Jeff Wootton" w:date="2024-07-30T09:24:00Z">
        <w:r w:rsidR="00BB37AA" w:rsidRPr="00EF7A5A">
          <w:t xml:space="preserve">with attribute </w:t>
        </w:r>
        <w:r w:rsidR="00BB37AA" w:rsidRPr="00EF7A5A">
          <w:rPr>
            <w:b/>
          </w:rPr>
          <w:t xml:space="preserve">category of </w:t>
        </w:r>
      </w:ins>
      <w:ins w:id="970" w:author="Jeff Wootton" w:date="2024-07-30T09:25:00Z">
        <w:r w:rsidR="00BB37AA">
          <w:rPr>
            <w:b/>
          </w:rPr>
          <w:t>landmark</w:t>
        </w:r>
      </w:ins>
      <w:ins w:id="971" w:author="Jeff Wootton" w:date="2024-07-30T09:24:00Z">
        <w:r w:rsidR="00BB37AA" w:rsidRPr="00EF7A5A">
          <w:t xml:space="preserve"> = </w:t>
        </w:r>
        <w:r w:rsidR="00BB37AA" w:rsidRPr="00EF7A5A">
          <w:rPr>
            <w:i/>
          </w:rPr>
          <w:t>2</w:t>
        </w:r>
      </w:ins>
      <w:ins w:id="972" w:author="Jeff Wootton" w:date="2024-07-30T09:25:00Z">
        <w:r w:rsidR="000F0AB0">
          <w:rPr>
            <w:i/>
          </w:rPr>
          <w:t>6</w:t>
        </w:r>
      </w:ins>
      <w:ins w:id="973" w:author="Jeff Wootton" w:date="2024-07-30T09:24:00Z">
        <w:r w:rsidR="00BB37AA" w:rsidRPr="00EF7A5A">
          <w:t xml:space="preserve"> (</w:t>
        </w:r>
      </w:ins>
      <w:ins w:id="974" w:author="Jeff Wootton" w:date="2024-07-30T09:25:00Z">
        <w:r w:rsidR="000F0AB0">
          <w:t>bridge</w:t>
        </w:r>
      </w:ins>
      <w:ins w:id="975" w:author="Jeff Wootton" w:date="2024-07-30T09:24:00Z">
        <w:r w:rsidR="00BB37AA" w:rsidRPr="00EF7A5A">
          <w:t xml:space="preserve">) </w:t>
        </w:r>
      </w:ins>
      <w:r w:rsidRPr="00EF7A5A">
        <w:t xml:space="preserve">(see S-101 DCEG clause 7.2). </w:t>
      </w:r>
    </w:p>
    <w:p w:rsidR="000F0B81" w:rsidRPr="00EF7A5A" w:rsidRDefault="000F0B81" w:rsidP="0036103E">
      <w:pPr>
        <w:spacing w:after="120"/>
        <w:jc w:val="both"/>
      </w:pPr>
      <w:r w:rsidRPr="00EF7A5A">
        <w:t>Data Producers are advised that the fol</w:t>
      </w:r>
      <w:r w:rsidR="00234D60" w:rsidRPr="00EF7A5A">
        <w:t>lowing enumerate type attribute</w:t>
      </w:r>
      <w:r w:rsidRPr="00EF7A5A">
        <w:t xml:space="preserve"> ha</w:t>
      </w:r>
      <w:r w:rsidR="00234D60" w:rsidRPr="00EF7A5A">
        <w:t>s</w:t>
      </w:r>
      <w:r w:rsidRPr="00EF7A5A">
        <w:t xml:space="preserve"> restricted allowable enumerate values for these features in S-101:</w:t>
      </w:r>
    </w:p>
    <w:p w:rsidR="00CA103F" w:rsidRPr="00EF7A5A" w:rsidRDefault="00CA103F" w:rsidP="00CA103F">
      <w:pPr>
        <w:spacing w:after="120"/>
        <w:jc w:val="both"/>
      </w:pPr>
      <w:r w:rsidRPr="00EF7A5A">
        <w:rPr>
          <w:b/>
        </w:rPr>
        <w:t>nature of construction</w:t>
      </w:r>
      <w:r w:rsidRPr="00EF7A5A">
        <w:tab/>
      </w:r>
      <w:r w:rsidRPr="00EF7A5A">
        <w:tab/>
        <w:t>(NATCON)</w:t>
      </w:r>
    </w:p>
    <w:p w:rsidR="00CA103F" w:rsidRDefault="00CA103F" w:rsidP="00CA103F">
      <w:pPr>
        <w:spacing w:after="120"/>
        <w:jc w:val="both"/>
        <w:rPr>
          <w:rFonts w:cs="Arial"/>
          <w:bCs/>
        </w:rPr>
      </w:pPr>
      <w:r w:rsidRPr="00EF7A5A">
        <w:rPr>
          <w:rFonts w:cs="Arial"/>
          <w:bCs/>
        </w:rPr>
        <w:t xml:space="preserve">See S-101 DCEG </w:t>
      </w:r>
      <w:r w:rsidR="00234D60" w:rsidRPr="00EF7A5A">
        <w:rPr>
          <w:rFonts w:cs="Arial"/>
          <w:bCs/>
        </w:rPr>
        <w:t>clauses 6.</w:t>
      </w:r>
      <w:r w:rsidR="00571A4D">
        <w:rPr>
          <w:rFonts w:cs="Arial"/>
          <w:bCs/>
        </w:rPr>
        <w:t>6</w:t>
      </w:r>
      <w:r w:rsidR="00234D60" w:rsidRPr="00EF7A5A">
        <w:rPr>
          <w:rFonts w:cs="Arial"/>
          <w:bCs/>
        </w:rPr>
        <w:t>-6.</w:t>
      </w:r>
      <w:r w:rsidR="00571A4D">
        <w:rPr>
          <w:rFonts w:cs="Arial"/>
          <w:bCs/>
        </w:rPr>
        <w:t>8</w:t>
      </w:r>
      <w:r w:rsidR="00571A4D" w:rsidRPr="00EF7A5A">
        <w:rPr>
          <w:rFonts w:cs="Arial"/>
          <w:bCs/>
        </w:rPr>
        <w:t xml:space="preserve"> </w:t>
      </w:r>
      <w:r w:rsidR="00234D60" w:rsidRPr="00EF7A5A">
        <w:rPr>
          <w:rFonts w:cs="Arial"/>
          <w:bCs/>
        </w:rPr>
        <w:t>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234D60" w:rsidRPr="00EF7A5A">
        <w:rPr>
          <w:rFonts w:cs="Arial"/>
          <w:bCs/>
        </w:rPr>
        <w:t>is</w:t>
      </w:r>
      <w:r w:rsidRPr="00EF7A5A">
        <w:rPr>
          <w:rFonts w:cs="Arial"/>
          <w:bCs/>
        </w:rPr>
        <w:t xml:space="preserve">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00605F2A" w:rsidRPr="00EF7A5A">
        <w:rPr>
          <w:b/>
        </w:rPr>
        <w:t>BRIDGE</w:t>
      </w:r>
      <w:r w:rsidRPr="00EF7A5A">
        <w:rPr>
          <w:rFonts w:cs="Arial"/>
          <w:bCs/>
        </w:rPr>
        <w:t xml:space="preserve"> and amend appropriately.</w:t>
      </w:r>
    </w:p>
    <w:p w:rsidR="0007251E" w:rsidRPr="00EF7A5A" w:rsidRDefault="0007251E" w:rsidP="0007251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rsidR="00177DFE" w:rsidRDefault="00177DF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The S-57 list type attribute CATBRG has been remodelled in S-101 to a combination of the </w:t>
      </w:r>
      <w:r w:rsidR="0072729D">
        <w:rPr>
          <w:rFonts w:cs="Arial"/>
          <w:bCs/>
        </w:rPr>
        <w:t xml:space="preserve">enumerate type </w:t>
      </w:r>
      <w:r>
        <w:rPr>
          <w:rFonts w:cs="Arial"/>
          <w:bCs/>
        </w:rPr>
        <w:t xml:space="preserve">attributes </w:t>
      </w:r>
      <w:r>
        <w:rPr>
          <w:rFonts w:cs="Arial"/>
          <w:b/>
          <w:bCs/>
        </w:rPr>
        <w:t>bridge construction</w:t>
      </w:r>
      <w:r>
        <w:rPr>
          <w:rFonts w:cs="Arial"/>
          <w:bCs/>
        </w:rPr>
        <w:t xml:space="preserve">, </w:t>
      </w:r>
      <w:r>
        <w:rPr>
          <w:rFonts w:cs="Arial"/>
          <w:b/>
          <w:bCs/>
        </w:rPr>
        <w:t>bridge function</w:t>
      </w:r>
      <w:r>
        <w:rPr>
          <w:rFonts w:cs="Arial"/>
          <w:bCs/>
        </w:rPr>
        <w:t xml:space="preserve">, </w:t>
      </w:r>
      <w:r>
        <w:rPr>
          <w:rFonts w:cs="Arial"/>
          <w:b/>
          <w:bCs/>
        </w:rPr>
        <w:t>category of opening bridge</w:t>
      </w:r>
      <w:r>
        <w:rPr>
          <w:rFonts w:cs="Arial"/>
          <w:bCs/>
        </w:rPr>
        <w:t xml:space="preserve"> and</w:t>
      </w:r>
      <w:r w:rsidR="0072729D">
        <w:rPr>
          <w:rFonts w:cs="Arial"/>
          <w:bCs/>
        </w:rPr>
        <w:t xml:space="preserve"> the </w:t>
      </w:r>
      <w:r w:rsidR="00DB7F55">
        <w:rPr>
          <w:rFonts w:cs="Arial"/>
          <w:bCs/>
        </w:rPr>
        <w:t xml:space="preserve">mandatory </w:t>
      </w:r>
      <w:r w:rsidR="0072729D">
        <w:rPr>
          <w:rFonts w:cs="Arial"/>
          <w:bCs/>
        </w:rPr>
        <w:t>Boolean type attribute</w:t>
      </w:r>
      <w:r>
        <w:rPr>
          <w:rFonts w:cs="Arial"/>
          <w:bCs/>
        </w:rPr>
        <w:t xml:space="preserve"> </w:t>
      </w:r>
      <w:r>
        <w:rPr>
          <w:rFonts w:cs="Arial"/>
          <w:b/>
          <w:bCs/>
        </w:rPr>
        <w:t>opening bridge</w:t>
      </w:r>
      <w:r>
        <w:rPr>
          <w:rFonts w:cs="Arial"/>
          <w:bCs/>
        </w:rPr>
        <w:t xml:space="preserve">. </w:t>
      </w:r>
      <w:r w:rsidR="00803469">
        <w:rPr>
          <w:rFonts w:cs="Arial"/>
          <w:bCs/>
        </w:rPr>
        <w:t xml:space="preserve">The attribute </w:t>
      </w:r>
      <w:r w:rsidR="00803469">
        <w:rPr>
          <w:rFonts w:cs="Arial"/>
          <w:b/>
          <w:bCs/>
        </w:rPr>
        <w:t>category of opening bridge</w:t>
      </w:r>
      <w:r w:rsidR="00803469">
        <w:rPr>
          <w:rFonts w:cs="Arial"/>
          <w:bCs/>
        </w:rPr>
        <w:t xml:space="preserve"> is mandatory if </w:t>
      </w:r>
      <w:r w:rsidR="00803469">
        <w:rPr>
          <w:rFonts w:cs="Arial"/>
          <w:b/>
          <w:bCs/>
        </w:rPr>
        <w:t>opening bridge</w:t>
      </w:r>
      <w:r w:rsidR="00803469">
        <w:rPr>
          <w:rFonts w:cs="Arial"/>
          <w:bCs/>
        </w:rPr>
        <w:t xml:space="preserve"> is populated as </w:t>
      </w:r>
      <w:r w:rsidR="00803469">
        <w:rPr>
          <w:rFonts w:cs="Arial"/>
          <w:bCs/>
          <w:i/>
        </w:rPr>
        <w:t>True</w:t>
      </w:r>
      <w:r w:rsidR="00803469">
        <w:rPr>
          <w:rFonts w:cs="Arial"/>
          <w:bCs/>
        </w:rPr>
        <w:t xml:space="preserve">; otherwise these attributes are not mandatory for </w:t>
      </w:r>
      <w:r w:rsidR="00803469">
        <w:rPr>
          <w:rFonts w:cs="Arial"/>
          <w:b/>
          <w:bCs/>
        </w:rPr>
        <w:t>Bridge</w:t>
      </w:r>
      <w:r w:rsidR="00803469">
        <w:rPr>
          <w:rFonts w:cs="Arial"/>
          <w:bCs/>
        </w:rPr>
        <w:t xml:space="preserve">. </w:t>
      </w:r>
      <w:r>
        <w:rPr>
          <w:rFonts w:cs="Arial"/>
          <w:bCs/>
        </w:rPr>
        <w:t xml:space="preserve">During the automated conversion process, </w:t>
      </w:r>
      <w:r w:rsidR="0072729D">
        <w:rPr>
          <w:rFonts w:cs="Arial"/>
          <w:bCs/>
        </w:rPr>
        <w:t>CATBRG will be converted as follows:</w:t>
      </w:r>
    </w:p>
    <w:p w:rsidR="0072729D" w:rsidRDefault="0072729D"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CAT</w:t>
      </w:r>
      <w:r w:rsidR="00803469">
        <w:rPr>
          <w:rFonts w:cs="Arial"/>
          <w:bCs/>
        </w:rPr>
        <w:t>B</w:t>
      </w:r>
      <w:r>
        <w:rPr>
          <w:rFonts w:cs="Arial"/>
          <w:bCs/>
        </w:rPr>
        <w:t xml:space="preserve">RG = </w:t>
      </w:r>
      <w:r>
        <w:rPr>
          <w:rFonts w:cs="Arial"/>
          <w:bCs/>
          <w:i/>
        </w:rPr>
        <w:t>1</w:t>
      </w:r>
      <w:r>
        <w:rPr>
          <w:rFonts w:cs="Arial"/>
          <w:bCs/>
        </w:rPr>
        <w:t xml:space="preserve"> (fixed bridge)</w:t>
      </w:r>
      <w:r w:rsidR="00411B06">
        <w:rPr>
          <w:rFonts w:cs="Arial"/>
          <w:bCs/>
        </w:rPr>
        <w:t xml:space="preserve"> </w:t>
      </w:r>
      <w:r w:rsidR="00411B06" w:rsidRPr="00EF7A5A">
        <w:rPr>
          <w:rFonts w:cs="Arial"/>
          <w:bCs/>
        </w:rPr>
        <w:t>-&gt;</w:t>
      </w:r>
      <w:r>
        <w:rPr>
          <w:rFonts w:cs="Arial"/>
          <w:bCs/>
        </w:rPr>
        <w:t xml:space="preserve"> </w:t>
      </w:r>
      <w:r w:rsidR="00803469">
        <w:rPr>
          <w:rFonts w:cs="Arial"/>
          <w:bCs/>
        </w:rPr>
        <w:t>No corresponding enumerate value</w:t>
      </w:r>
      <w:r w:rsidR="00D8763B">
        <w:rPr>
          <w:rFonts w:cs="Arial"/>
          <w:bCs/>
        </w:rPr>
        <w:t xml:space="preserve"> – enumerate type attributes not populated</w:t>
      </w:r>
      <w:r w:rsidR="00803469">
        <w:rPr>
          <w:rFonts w:cs="Arial"/>
          <w:bCs/>
        </w:rPr>
        <w:t xml:space="preserve">; </w:t>
      </w:r>
      <w:r w:rsidR="00803469">
        <w:rPr>
          <w:rFonts w:cs="Arial"/>
          <w:b/>
          <w:bCs/>
        </w:rPr>
        <w:t>opening bridge</w:t>
      </w:r>
      <w:r w:rsidR="00803469">
        <w:rPr>
          <w:rFonts w:cs="Arial"/>
          <w:bCs/>
        </w:rPr>
        <w:t xml:space="preserve"> </w:t>
      </w:r>
      <w:r w:rsidR="00DB7F55">
        <w:rPr>
          <w:rFonts w:cs="Arial"/>
          <w:bCs/>
        </w:rPr>
        <w:t xml:space="preserve">= </w:t>
      </w:r>
      <w:r w:rsidR="00803469">
        <w:rPr>
          <w:rFonts w:cs="Arial"/>
          <w:bCs/>
          <w:i/>
        </w:rPr>
        <w:t>False</w:t>
      </w:r>
      <w:r w:rsidR="00803469">
        <w:rPr>
          <w:rFonts w:cs="Arial"/>
          <w:bCs/>
        </w:rPr>
        <w:t>.</w:t>
      </w:r>
    </w:p>
    <w:p w:rsidR="00803469" w:rsidRDefault="00803469"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2</w:t>
      </w:r>
      <w:r>
        <w:rPr>
          <w:rFonts w:cs="Arial"/>
          <w:bCs/>
        </w:rPr>
        <w:t xml:space="preserve"> (opening bridge)</w:t>
      </w:r>
      <w:r w:rsidR="00411B06">
        <w:rPr>
          <w:rFonts w:cs="Arial"/>
          <w:bCs/>
        </w:rPr>
        <w:t xml:space="preserve"> </w:t>
      </w:r>
      <w:r w:rsidR="00411B06" w:rsidRPr="00EF7A5A">
        <w:rPr>
          <w:rFonts w:cs="Arial"/>
          <w:bCs/>
        </w:rPr>
        <w:t>-&gt;</w:t>
      </w:r>
      <w:r>
        <w:rPr>
          <w:rFonts w:cs="Arial"/>
          <w:bCs/>
        </w:rPr>
        <w:t xml:space="preserve"> </w:t>
      </w:r>
      <w:r w:rsidR="00D8763B">
        <w:rPr>
          <w:rFonts w:cs="Arial"/>
          <w:b/>
          <w:bCs/>
        </w:rPr>
        <w:t>opening bridge</w:t>
      </w:r>
      <w:r w:rsidR="00D8763B">
        <w:rPr>
          <w:rFonts w:cs="Arial"/>
          <w:bCs/>
        </w:rPr>
        <w:t xml:space="preserve"> = </w:t>
      </w:r>
      <w:r w:rsidR="00D8763B">
        <w:rPr>
          <w:rFonts w:cs="Arial"/>
          <w:bCs/>
          <w:i/>
        </w:rPr>
        <w:t>True</w:t>
      </w:r>
      <w:r w:rsidR="00D8763B">
        <w:rPr>
          <w:rFonts w:cs="Arial"/>
          <w:bCs/>
        </w:rPr>
        <w:t>; if no other listed value</w:t>
      </w:r>
      <w:r w:rsidR="0088396B">
        <w:rPr>
          <w:rFonts w:cs="Arial"/>
          <w:bCs/>
        </w:rPr>
        <w:t>,</w:t>
      </w:r>
      <w:r w:rsidR="00D8763B">
        <w:rPr>
          <w:rFonts w:cs="Arial"/>
          <w:bCs/>
        </w:rPr>
        <w:t xml:space="preserve"> or additional listed values for CATBRG other than CATBRG = </w:t>
      </w:r>
      <w:r w:rsidR="00D8763B">
        <w:rPr>
          <w:rFonts w:cs="Arial"/>
          <w:bCs/>
          <w:i/>
        </w:rPr>
        <w:t>3</w:t>
      </w:r>
      <w:r w:rsidR="00D8763B">
        <w:rPr>
          <w:rFonts w:cs="Arial"/>
          <w:bCs/>
        </w:rPr>
        <w:t xml:space="preserve">, </w:t>
      </w:r>
      <w:r w:rsidR="00D8763B">
        <w:rPr>
          <w:rFonts w:cs="Arial"/>
          <w:bCs/>
          <w:i/>
        </w:rPr>
        <w:t>4</w:t>
      </w:r>
      <w:r w:rsidR="00D8763B">
        <w:rPr>
          <w:rFonts w:cs="Arial"/>
          <w:bCs/>
        </w:rPr>
        <w:t xml:space="preserve">, </w:t>
      </w:r>
      <w:r w:rsidR="00D8763B">
        <w:rPr>
          <w:rFonts w:cs="Arial"/>
          <w:bCs/>
          <w:i/>
        </w:rPr>
        <w:t>5</w:t>
      </w:r>
      <w:r w:rsidR="00D8763B">
        <w:rPr>
          <w:rFonts w:cs="Arial"/>
          <w:bCs/>
        </w:rPr>
        <w:t xml:space="preserve">, </w:t>
      </w:r>
      <w:del w:id="976" w:author="Jeff Wootton" w:date="2024-07-30T09:38:00Z">
        <w:r w:rsidR="00D8763B" w:rsidDel="00D33714">
          <w:rPr>
            <w:rFonts w:cs="Arial"/>
            <w:bCs/>
            <w:i/>
          </w:rPr>
          <w:delText>6</w:delText>
        </w:r>
        <w:r w:rsidR="00D8763B" w:rsidDel="00D33714">
          <w:rPr>
            <w:rFonts w:cs="Arial"/>
            <w:bCs/>
          </w:rPr>
          <w:delText xml:space="preserve">, </w:delText>
        </w:r>
      </w:del>
      <w:r w:rsidR="00D8763B">
        <w:rPr>
          <w:rFonts w:cs="Arial"/>
          <w:bCs/>
        </w:rPr>
        <w:t xml:space="preserve">or </w:t>
      </w:r>
      <w:r w:rsidR="00D8763B">
        <w:rPr>
          <w:rFonts w:cs="Arial"/>
          <w:bCs/>
          <w:i/>
        </w:rPr>
        <w:t>7</w:t>
      </w:r>
      <w:r w:rsidR="00D8763B">
        <w:rPr>
          <w:rFonts w:cs="Arial"/>
          <w:bCs/>
        </w:rPr>
        <w:t xml:space="preserve"> (see below)</w:t>
      </w:r>
      <w:r w:rsidR="0088396B">
        <w:rPr>
          <w:rFonts w:cs="Arial"/>
          <w:bCs/>
        </w:rPr>
        <w:t xml:space="preserve">, conditional mandatory attribute </w:t>
      </w:r>
      <w:r w:rsidR="0088396B">
        <w:rPr>
          <w:rFonts w:cs="Arial"/>
          <w:b/>
          <w:bCs/>
        </w:rPr>
        <w:t>category of opening bridge</w:t>
      </w:r>
      <w:r w:rsidR="0088396B">
        <w:rPr>
          <w:rFonts w:cs="Arial"/>
          <w:bCs/>
        </w:rPr>
        <w:t xml:space="preserve"> = empty (null).</w:t>
      </w:r>
    </w:p>
    <w:p w:rsidR="0088396B" w:rsidRDefault="0088396B"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3</w:t>
      </w:r>
      <w:r>
        <w:rPr>
          <w:rFonts w:cs="Arial"/>
          <w:bCs/>
        </w:rPr>
        <w:t xml:space="preserve"> (swing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3</w:t>
      </w:r>
      <w:r>
        <w:rPr>
          <w:rFonts w:cs="Arial"/>
          <w:bCs/>
        </w:rPr>
        <w:t xml:space="preserve"> (swing bridge); </w:t>
      </w:r>
      <w:r>
        <w:rPr>
          <w:rFonts w:cs="Arial"/>
          <w:b/>
          <w:bCs/>
        </w:rPr>
        <w:t>opening bridge</w:t>
      </w:r>
      <w:r>
        <w:rPr>
          <w:rFonts w:cs="Arial"/>
          <w:bCs/>
        </w:rPr>
        <w:t xml:space="preserve"> = </w:t>
      </w:r>
      <w:r>
        <w:rPr>
          <w:rFonts w:cs="Arial"/>
          <w:bCs/>
          <w:i/>
        </w:rPr>
        <w:t>True</w:t>
      </w:r>
      <w:r>
        <w:rPr>
          <w:rFonts w:cs="Arial"/>
          <w:bCs/>
        </w:rPr>
        <w:t>.</w:t>
      </w:r>
    </w:p>
    <w:p w:rsidR="0088396B" w:rsidRDefault="0088396B"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4</w:t>
      </w:r>
      <w:r>
        <w:rPr>
          <w:rFonts w:cs="Arial"/>
          <w:bCs/>
        </w:rPr>
        <w:t xml:space="preserve"> (lifting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4</w:t>
      </w:r>
      <w:r>
        <w:rPr>
          <w:rFonts w:cs="Arial"/>
          <w:bCs/>
        </w:rPr>
        <w:t xml:space="preserve"> (lifting bridge); </w:t>
      </w:r>
      <w:r>
        <w:rPr>
          <w:rFonts w:cs="Arial"/>
          <w:b/>
          <w:bCs/>
        </w:rPr>
        <w:t>opening bridge</w:t>
      </w:r>
      <w:r>
        <w:rPr>
          <w:rFonts w:cs="Arial"/>
          <w:bCs/>
        </w:rPr>
        <w:t xml:space="preserve"> = </w:t>
      </w:r>
      <w:r>
        <w:rPr>
          <w:rFonts w:cs="Arial"/>
          <w:bCs/>
          <w:i/>
        </w:rPr>
        <w:t>True</w:t>
      </w:r>
      <w:r>
        <w:rPr>
          <w:rFonts w:cs="Arial"/>
          <w:bCs/>
        </w:rPr>
        <w:t>.</w:t>
      </w:r>
    </w:p>
    <w:p w:rsidR="00E90EA2" w:rsidRDefault="00E90EA2"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5</w:t>
      </w:r>
      <w:r>
        <w:rPr>
          <w:rFonts w:cs="Arial"/>
          <w:bCs/>
        </w:rPr>
        <w:t xml:space="preserve"> (bascule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5</w:t>
      </w:r>
      <w:r>
        <w:rPr>
          <w:rFonts w:cs="Arial"/>
          <w:bCs/>
        </w:rPr>
        <w:t xml:space="preserve"> (bascule bridge); </w:t>
      </w:r>
      <w:r>
        <w:rPr>
          <w:rFonts w:cs="Arial"/>
          <w:b/>
          <w:bCs/>
        </w:rPr>
        <w:t>opening bridge</w:t>
      </w:r>
      <w:r>
        <w:rPr>
          <w:rFonts w:cs="Arial"/>
          <w:bCs/>
        </w:rPr>
        <w:t xml:space="preserve"> = </w:t>
      </w:r>
      <w:r>
        <w:rPr>
          <w:rFonts w:cs="Arial"/>
          <w:bCs/>
          <w:i/>
        </w:rPr>
        <w:t>True</w:t>
      </w:r>
      <w:r>
        <w:rPr>
          <w:rFonts w:cs="Arial"/>
          <w:bCs/>
        </w:rPr>
        <w:t>.</w:t>
      </w:r>
    </w:p>
    <w:p w:rsidR="00E90EA2" w:rsidRDefault="00E90EA2"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6</w:t>
      </w:r>
      <w:r>
        <w:rPr>
          <w:rFonts w:cs="Arial"/>
          <w:bCs/>
        </w:rPr>
        <w:t xml:space="preserve"> (pontoon bridge)</w:t>
      </w:r>
      <w:r w:rsidR="00411B06">
        <w:rPr>
          <w:rFonts w:cs="Arial"/>
          <w:bCs/>
        </w:rPr>
        <w:t xml:space="preserve"> </w:t>
      </w:r>
      <w:r w:rsidR="00411B06" w:rsidRPr="00EF7A5A">
        <w:rPr>
          <w:rFonts w:cs="Arial"/>
          <w:bCs/>
        </w:rPr>
        <w:t>-&gt;</w:t>
      </w:r>
      <w:r>
        <w:rPr>
          <w:rFonts w:cs="Arial"/>
          <w:bCs/>
        </w:rPr>
        <w:t xml:space="preserve"> </w:t>
      </w:r>
      <w:r w:rsidR="00F601B8">
        <w:rPr>
          <w:rFonts w:cs="Arial"/>
          <w:b/>
          <w:bCs/>
        </w:rPr>
        <w:t>bridge construction</w:t>
      </w:r>
      <w:r>
        <w:rPr>
          <w:rFonts w:cs="Arial"/>
          <w:bCs/>
        </w:rPr>
        <w:t xml:space="preserve"> = </w:t>
      </w:r>
      <w:r w:rsidR="00F601B8">
        <w:rPr>
          <w:rFonts w:cs="Arial"/>
          <w:bCs/>
          <w:i/>
        </w:rPr>
        <w:t>3</w:t>
      </w:r>
      <w:r w:rsidR="00F601B8">
        <w:rPr>
          <w:rFonts w:cs="Arial"/>
          <w:bCs/>
        </w:rPr>
        <w:t xml:space="preserve"> (pontoon bridge)</w:t>
      </w:r>
      <w:r w:rsidR="002A5746">
        <w:rPr>
          <w:rFonts w:cs="Arial"/>
          <w:bCs/>
        </w:rPr>
        <w:t xml:space="preserve">; </w:t>
      </w:r>
      <w:r w:rsidR="002A5746">
        <w:rPr>
          <w:rFonts w:cs="Arial"/>
          <w:b/>
          <w:bCs/>
        </w:rPr>
        <w:t>opening bridge</w:t>
      </w:r>
      <w:r w:rsidR="002A5746">
        <w:rPr>
          <w:rFonts w:cs="Arial"/>
          <w:bCs/>
        </w:rPr>
        <w:t xml:space="preserve"> = </w:t>
      </w:r>
      <w:r w:rsidR="002A5746">
        <w:rPr>
          <w:rFonts w:cs="Arial"/>
          <w:bCs/>
          <w:i/>
        </w:rPr>
        <w:t>False</w:t>
      </w:r>
      <w:r w:rsidR="00135B88">
        <w:rPr>
          <w:rFonts w:cs="Arial"/>
          <w:bCs/>
          <w:iCs/>
        </w:rPr>
        <w:t xml:space="preserve"> (however</w:t>
      </w:r>
      <w:r w:rsidR="000755BA">
        <w:rPr>
          <w:rFonts w:cs="Arial"/>
          <w:bCs/>
          <w:iCs/>
        </w:rPr>
        <w:t>,</w:t>
      </w:r>
      <w:r w:rsidR="00135B88">
        <w:rPr>
          <w:rFonts w:cs="Arial"/>
          <w:bCs/>
          <w:iCs/>
        </w:rPr>
        <w:t xml:space="preserve"> see below)</w:t>
      </w:r>
      <w:r>
        <w:rPr>
          <w:rFonts w:cs="Arial"/>
          <w:bCs/>
        </w:rPr>
        <w:t>.</w:t>
      </w:r>
    </w:p>
    <w:p w:rsidR="00F601B8" w:rsidRDefault="00F601B8"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7</w:t>
      </w:r>
      <w:r>
        <w:rPr>
          <w:rFonts w:cs="Arial"/>
          <w:bCs/>
        </w:rPr>
        <w:t xml:space="preserve"> (draw bridge)</w:t>
      </w:r>
      <w:r w:rsidR="00411B06">
        <w:rPr>
          <w:rFonts w:cs="Arial"/>
          <w:bCs/>
        </w:rPr>
        <w:t xml:space="preserve"> </w:t>
      </w:r>
      <w:r w:rsidR="00411B06" w:rsidRPr="00EF7A5A">
        <w:rPr>
          <w:rFonts w:cs="Arial"/>
          <w:bCs/>
        </w:rPr>
        <w:t>-&gt;</w:t>
      </w:r>
      <w:r>
        <w:rPr>
          <w:rFonts w:cs="Arial"/>
          <w:bCs/>
        </w:rPr>
        <w:t xml:space="preserve"> </w:t>
      </w:r>
      <w:r>
        <w:rPr>
          <w:rFonts w:cs="Arial"/>
          <w:b/>
          <w:bCs/>
        </w:rPr>
        <w:t>category of opening bridge</w:t>
      </w:r>
      <w:r>
        <w:rPr>
          <w:rFonts w:cs="Arial"/>
          <w:bCs/>
        </w:rPr>
        <w:t xml:space="preserve"> = </w:t>
      </w:r>
      <w:r>
        <w:rPr>
          <w:rFonts w:cs="Arial"/>
          <w:bCs/>
          <w:i/>
        </w:rPr>
        <w:t>7</w:t>
      </w:r>
      <w:r>
        <w:rPr>
          <w:rFonts w:cs="Arial"/>
          <w:bCs/>
        </w:rPr>
        <w:t xml:space="preserve"> (drawbridge); </w:t>
      </w:r>
      <w:r>
        <w:rPr>
          <w:rFonts w:cs="Arial"/>
          <w:b/>
          <w:bCs/>
        </w:rPr>
        <w:t>opening bridge</w:t>
      </w:r>
      <w:r>
        <w:rPr>
          <w:rFonts w:cs="Arial"/>
          <w:bCs/>
        </w:rPr>
        <w:t xml:space="preserve"> = </w:t>
      </w:r>
      <w:r>
        <w:rPr>
          <w:rFonts w:cs="Arial"/>
          <w:bCs/>
          <w:i/>
        </w:rPr>
        <w:t>True</w:t>
      </w:r>
      <w:r>
        <w:rPr>
          <w:rFonts w:cs="Arial"/>
          <w:bCs/>
        </w:rPr>
        <w:t>.</w:t>
      </w:r>
    </w:p>
    <w:p w:rsidR="00F601B8" w:rsidRDefault="00F601B8"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8</w:t>
      </w:r>
      <w:r>
        <w:rPr>
          <w:rFonts w:cs="Arial"/>
          <w:bCs/>
        </w:rPr>
        <w:t xml:space="preserve"> (transporter bridge)</w:t>
      </w:r>
      <w:r w:rsidR="00411B06">
        <w:rPr>
          <w:rFonts w:cs="Arial"/>
          <w:bCs/>
        </w:rPr>
        <w:t xml:space="preserve"> </w:t>
      </w:r>
      <w:r w:rsidR="00411B06" w:rsidRPr="00EF7A5A">
        <w:rPr>
          <w:rFonts w:cs="Arial"/>
          <w:bCs/>
        </w:rPr>
        <w:t>-&gt;</w:t>
      </w:r>
      <w:r>
        <w:rPr>
          <w:rFonts w:cs="Arial"/>
          <w:bCs/>
        </w:rPr>
        <w:t xml:space="preserve"> </w:t>
      </w:r>
      <w:r>
        <w:rPr>
          <w:rFonts w:cs="Arial"/>
          <w:b/>
          <w:bCs/>
        </w:rPr>
        <w:t>bridge construction</w:t>
      </w:r>
      <w:r>
        <w:rPr>
          <w:rFonts w:cs="Arial"/>
          <w:bCs/>
        </w:rPr>
        <w:t xml:space="preserve"> = </w:t>
      </w:r>
      <w:r>
        <w:rPr>
          <w:rFonts w:cs="Arial"/>
          <w:bCs/>
          <w:i/>
        </w:rPr>
        <w:t>5</w:t>
      </w:r>
      <w:r>
        <w:rPr>
          <w:rFonts w:cs="Arial"/>
          <w:bCs/>
        </w:rPr>
        <w:t xml:space="preserve"> (transporter bridge)</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Pr>
          <w:rFonts w:cs="Arial"/>
          <w:bCs/>
        </w:rPr>
        <w:t>.</w:t>
      </w:r>
    </w:p>
    <w:p w:rsidR="00F601B8" w:rsidRDefault="00F601B8"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9</w:t>
      </w:r>
      <w:r>
        <w:rPr>
          <w:rFonts w:cs="Arial"/>
          <w:bCs/>
        </w:rPr>
        <w:t xml:space="preserve"> (footbridge)</w:t>
      </w:r>
      <w:r w:rsidR="00411B06">
        <w:rPr>
          <w:rFonts w:cs="Arial"/>
          <w:bCs/>
        </w:rPr>
        <w:t xml:space="preserve"> </w:t>
      </w:r>
      <w:r w:rsidR="00411B06" w:rsidRPr="00EF7A5A">
        <w:rPr>
          <w:rFonts w:cs="Arial"/>
          <w:bCs/>
        </w:rPr>
        <w:t>-&gt;</w:t>
      </w:r>
      <w:r>
        <w:rPr>
          <w:rFonts w:cs="Arial"/>
          <w:bCs/>
        </w:rPr>
        <w:t xml:space="preserve"> </w:t>
      </w:r>
      <w:r>
        <w:rPr>
          <w:rFonts w:cs="Arial"/>
          <w:b/>
          <w:bCs/>
        </w:rPr>
        <w:t>bridge function</w:t>
      </w:r>
      <w:r>
        <w:rPr>
          <w:rFonts w:cs="Arial"/>
          <w:bCs/>
        </w:rPr>
        <w:t xml:space="preserve"> = </w:t>
      </w:r>
      <w:r>
        <w:rPr>
          <w:rFonts w:cs="Arial"/>
          <w:bCs/>
          <w:i/>
        </w:rPr>
        <w:t>3</w:t>
      </w:r>
      <w:r>
        <w:rPr>
          <w:rFonts w:cs="Arial"/>
          <w:bCs/>
        </w:rPr>
        <w:t xml:space="preserve"> (pedestrian</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rsidR="00F601B8" w:rsidRDefault="003B5B43"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10</w:t>
      </w:r>
      <w:r>
        <w:rPr>
          <w:rFonts w:cs="Arial"/>
          <w:bCs/>
        </w:rPr>
        <w:t xml:space="preserve"> (viaduct)</w:t>
      </w:r>
      <w:r w:rsidR="00411B06">
        <w:rPr>
          <w:rFonts w:cs="Arial"/>
          <w:bCs/>
        </w:rPr>
        <w:t xml:space="preserve"> </w:t>
      </w:r>
      <w:r w:rsidR="00411B06" w:rsidRPr="00EF7A5A">
        <w:rPr>
          <w:rFonts w:cs="Arial"/>
          <w:bCs/>
        </w:rPr>
        <w:t>-&gt;</w:t>
      </w:r>
      <w:r>
        <w:rPr>
          <w:rFonts w:cs="Arial"/>
          <w:bCs/>
        </w:rPr>
        <w:t xml:space="preserve"> </w:t>
      </w:r>
      <w:r>
        <w:rPr>
          <w:rFonts w:cs="Arial"/>
          <w:b/>
          <w:bCs/>
        </w:rPr>
        <w:t>bridge construction</w:t>
      </w:r>
      <w:r>
        <w:rPr>
          <w:rFonts w:cs="Arial"/>
          <w:bCs/>
        </w:rPr>
        <w:t xml:space="preserve"> = </w:t>
      </w:r>
      <w:r>
        <w:rPr>
          <w:rFonts w:cs="Arial"/>
          <w:bCs/>
          <w:i/>
        </w:rPr>
        <w:t>2</w:t>
      </w:r>
      <w:r>
        <w:rPr>
          <w:rFonts w:cs="Arial"/>
          <w:bCs/>
        </w:rPr>
        <w:t xml:space="preserve"> (viaduct</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rsidR="003B5B43" w:rsidRDefault="003B5B43" w:rsidP="0072729D">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rPr>
          <w:rFonts w:cs="Arial"/>
          <w:bCs/>
        </w:rPr>
      </w:pPr>
      <w:r>
        <w:rPr>
          <w:rFonts w:cs="Arial"/>
          <w:bCs/>
        </w:rPr>
        <w:t xml:space="preserve">CATBRG = </w:t>
      </w:r>
      <w:r>
        <w:rPr>
          <w:rFonts w:cs="Arial"/>
          <w:bCs/>
          <w:i/>
        </w:rPr>
        <w:t>11</w:t>
      </w:r>
      <w:r>
        <w:rPr>
          <w:rFonts w:cs="Arial"/>
          <w:bCs/>
        </w:rPr>
        <w:t xml:space="preserve"> (aqueduct)</w:t>
      </w:r>
      <w:r w:rsidR="00411B06">
        <w:rPr>
          <w:rFonts w:cs="Arial"/>
          <w:bCs/>
        </w:rPr>
        <w:t xml:space="preserve"> </w:t>
      </w:r>
      <w:r w:rsidR="00411B06" w:rsidRPr="00EF7A5A">
        <w:rPr>
          <w:rFonts w:cs="Arial"/>
          <w:bCs/>
        </w:rPr>
        <w:t>-&gt;</w:t>
      </w:r>
      <w:r>
        <w:rPr>
          <w:rFonts w:cs="Arial"/>
          <w:bCs/>
        </w:rPr>
        <w:t xml:space="preserve"> </w:t>
      </w:r>
      <w:r>
        <w:rPr>
          <w:rFonts w:cs="Arial"/>
          <w:b/>
          <w:bCs/>
        </w:rPr>
        <w:t>bridge function</w:t>
      </w:r>
      <w:r>
        <w:rPr>
          <w:rFonts w:cs="Arial"/>
          <w:bCs/>
        </w:rPr>
        <w:t xml:space="preserve"> = </w:t>
      </w:r>
      <w:r>
        <w:rPr>
          <w:rFonts w:cs="Arial"/>
          <w:bCs/>
          <w:i/>
        </w:rPr>
        <w:t>4</w:t>
      </w:r>
      <w:r>
        <w:rPr>
          <w:rFonts w:cs="Arial"/>
          <w:bCs/>
        </w:rPr>
        <w:t xml:space="preserve"> (</w:t>
      </w:r>
      <w:r w:rsidR="00677A99">
        <w:rPr>
          <w:rFonts w:cs="Arial"/>
          <w:bCs/>
        </w:rPr>
        <w:t>aqueduct</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rsidR="003B5B43" w:rsidRDefault="003B5B43" w:rsidP="003B5B43">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 xml:space="preserve">CATBRG = </w:t>
      </w:r>
      <w:r>
        <w:rPr>
          <w:rFonts w:cs="Arial"/>
          <w:bCs/>
          <w:i/>
        </w:rPr>
        <w:t>12</w:t>
      </w:r>
      <w:r>
        <w:rPr>
          <w:rFonts w:cs="Arial"/>
          <w:bCs/>
        </w:rPr>
        <w:t xml:space="preserve"> (suspension bridge)</w:t>
      </w:r>
      <w:r w:rsidR="00411B06">
        <w:rPr>
          <w:rFonts w:cs="Arial"/>
          <w:bCs/>
        </w:rPr>
        <w:t xml:space="preserve"> </w:t>
      </w:r>
      <w:r w:rsidR="00411B06" w:rsidRPr="00EF7A5A">
        <w:rPr>
          <w:rFonts w:cs="Arial"/>
          <w:bCs/>
        </w:rPr>
        <w:t>-&gt;</w:t>
      </w:r>
      <w:r>
        <w:rPr>
          <w:rFonts w:cs="Arial"/>
          <w:bCs/>
        </w:rPr>
        <w:t xml:space="preserve"> </w:t>
      </w:r>
      <w:r>
        <w:rPr>
          <w:rFonts w:cs="Arial"/>
          <w:b/>
          <w:bCs/>
        </w:rPr>
        <w:t>bridge construction</w:t>
      </w:r>
      <w:r>
        <w:rPr>
          <w:rFonts w:cs="Arial"/>
          <w:bCs/>
        </w:rPr>
        <w:t xml:space="preserve"> = </w:t>
      </w:r>
      <w:r>
        <w:rPr>
          <w:rFonts w:cs="Arial"/>
          <w:bCs/>
          <w:i/>
        </w:rPr>
        <w:t>4</w:t>
      </w:r>
      <w:r>
        <w:rPr>
          <w:rFonts w:cs="Arial"/>
          <w:bCs/>
        </w:rPr>
        <w:t xml:space="preserve"> (suspension bridge</w:t>
      </w:r>
      <w:r w:rsidR="00DB7F55">
        <w:rPr>
          <w:rFonts w:cs="Arial"/>
          <w:bCs/>
        </w:rPr>
        <w:t xml:space="preserve">); </w:t>
      </w:r>
      <w:r w:rsidR="00DB7F55">
        <w:rPr>
          <w:rFonts w:cs="Arial"/>
          <w:b/>
          <w:bCs/>
        </w:rPr>
        <w:t>opening bridge</w:t>
      </w:r>
      <w:r w:rsidR="00DB7F55">
        <w:rPr>
          <w:rFonts w:cs="Arial"/>
          <w:bCs/>
        </w:rPr>
        <w:t xml:space="preserve"> = </w:t>
      </w:r>
      <w:r w:rsidR="00DB7F55">
        <w:rPr>
          <w:rFonts w:cs="Arial"/>
          <w:bCs/>
          <w:i/>
        </w:rPr>
        <w:t>False</w:t>
      </w:r>
      <w:r w:rsidR="00DB7F55">
        <w:rPr>
          <w:rFonts w:cs="Arial"/>
          <w:bCs/>
        </w:rPr>
        <w:t>.</w:t>
      </w:r>
    </w:p>
    <w:p w:rsidR="003B5B43" w:rsidRDefault="002E0C9A" w:rsidP="003B5B43">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cs="Arial"/>
          <w:bCs/>
        </w:rPr>
      </w:pPr>
      <w:r>
        <w:rPr>
          <w:rFonts w:cs="Arial"/>
          <w:bCs/>
        </w:rPr>
        <w:t xml:space="preserve">It is recommended that Data Producers check all converted </w:t>
      </w:r>
      <w:r>
        <w:rPr>
          <w:rFonts w:cs="Arial"/>
          <w:b/>
          <w:bCs/>
        </w:rPr>
        <w:t>Bridge</w:t>
      </w:r>
      <w:r>
        <w:rPr>
          <w:rFonts w:cs="Arial"/>
          <w:bCs/>
        </w:rPr>
        <w:t xml:space="preserve"> features to ensure that the required attribute encoding combinations are present, including </w:t>
      </w:r>
      <w:r w:rsidR="00677A99">
        <w:rPr>
          <w:rFonts w:cs="Arial"/>
          <w:bCs/>
        </w:rPr>
        <w:t xml:space="preserve">the association of the appropriate span features (if required) and their </w:t>
      </w:r>
      <w:r w:rsidR="00184124">
        <w:rPr>
          <w:rFonts w:cs="Arial"/>
          <w:bCs/>
        </w:rPr>
        <w:t xml:space="preserve">binding </w:t>
      </w:r>
      <w:r w:rsidR="00677A99">
        <w:rPr>
          <w:rFonts w:cs="Arial"/>
          <w:bCs/>
        </w:rPr>
        <w:t xml:space="preserve">clearance attributes. </w:t>
      </w:r>
      <w:r w:rsidR="00184124">
        <w:rPr>
          <w:rFonts w:cs="Arial"/>
          <w:bCs/>
        </w:rPr>
        <w:t>Data Producers should note, in particular:</w:t>
      </w:r>
    </w:p>
    <w:p w:rsidR="00211692" w:rsidRDefault="00184124" w:rsidP="00184124">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In S-101 only swing, lifting, bascule</w:t>
      </w:r>
      <w:del w:id="977" w:author="Jeff Wootton" w:date="2024-07-30T09:33:00Z">
        <w:r w:rsidDel="0031478D">
          <w:rPr>
            <w:rFonts w:cs="Arial"/>
            <w:bCs/>
          </w:rPr>
          <w:delText>, pontoon</w:delText>
        </w:r>
      </w:del>
      <w:r>
        <w:rPr>
          <w:rFonts w:cs="Arial"/>
          <w:bCs/>
        </w:rPr>
        <w:t xml:space="preserve"> and draw bridges are classified as opening types of bridges. </w:t>
      </w:r>
      <w:r w:rsidR="00B06FD4">
        <w:rPr>
          <w:rFonts w:cs="Arial"/>
          <w:bCs/>
        </w:rPr>
        <w:t xml:space="preserve">If any associated span of the bridge is a </w:t>
      </w:r>
      <w:r w:rsidR="00B06FD4">
        <w:rPr>
          <w:rFonts w:cs="Arial"/>
          <w:b/>
          <w:bCs/>
        </w:rPr>
        <w:t>Span Opening</w:t>
      </w:r>
      <w:r w:rsidR="00B06FD4">
        <w:rPr>
          <w:rFonts w:cs="Arial"/>
          <w:bCs/>
        </w:rPr>
        <w:t xml:space="preserve"> feature, the </w:t>
      </w:r>
      <w:r w:rsidR="00B06FD4">
        <w:rPr>
          <w:rFonts w:cs="Arial"/>
          <w:b/>
          <w:bCs/>
        </w:rPr>
        <w:t>Bridge</w:t>
      </w:r>
      <w:r w:rsidR="00B06FD4">
        <w:rPr>
          <w:rFonts w:cs="Arial"/>
          <w:bCs/>
        </w:rPr>
        <w:t xml:space="preserve"> must be encoded as an opening bridge (</w:t>
      </w:r>
      <w:r w:rsidR="00B06FD4">
        <w:rPr>
          <w:rFonts w:cs="Arial"/>
          <w:b/>
          <w:bCs/>
        </w:rPr>
        <w:t>category of bridge</w:t>
      </w:r>
      <w:r w:rsidR="00B06FD4">
        <w:rPr>
          <w:rFonts w:cs="Arial"/>
          <w:bCs/>
        </w:rPr>
        <w:t xml:space="preserve"> = </w:t>
      </w:r>
      <w:r w:rsidR="00B06FD4">
        <w:rPr>
          <w:rFonts w:cs="Arial"/>
          <w:bCs/>
          <w:i/>
        </w:rPr>
        <w:t>3</w:t>
      </w:r>
      <w:r w:rsidR="00B06FD4">
        <w:rPr>
          <w:rFonts w:cs="Arial"/>
          <w:bCs/>
        </w:rPr>
        <w:t xml:space="preserve">, </w:t>
      </w:r>
      <w:r w:rsidR="00B06FD4">
        <w:rPr>
          <w:rFonts w:cs="Arial"/>
          <w:bCs/>
          <w:i/>
        </w:rPr>
        <w:t>4</w:t>
      </w:r>
      <w:r w:rsidR="00B06FD4">
        <w:rPr>
          <w:rFonts w:cs="Arial"/>
          <w:bCs/>
        </w:rPr>
        <w:t xml:space="preserve">, </w:t>
      </w:r>
      <w:r w:rsidR="00B06FD4">
        <w:rPr>
          <w:rFonts w:cs="Arial"/>
          <w:bCs/>
          <w:i/>
        </w:rPr>
        <w:t>5</w:t>
      </w:r>
      <w:r w:rsidR="00B06FD4">
        <w:rPr>
          <w:rFonts w:cs="Arial"/>
          <w:bCs/>
        </w:rPr>
        <w:t xml:space="preserve">, </w:t>
      </w:r>
      <w:del w:id="978" w:author="Jeff Wootton" w:date="2024-07-30T09:45:00Z">
        <w:r w:rsidR="00B06FD4" w:rsidDel="00546720">
          <w:rPr>
            <w:rFonts w:cs="Arial"/>
            <w:bCs/>
            <w:i/>
          </w:rPr>
          <w:delText>6</w:delText>
        </w:r>
        <w:r w:rsidR="00B06FD4" w:rsidDel="00546720">
          <w:rPr>
            <w:rFonts w:cs="Arial"/>
            <w:bCs/>
          </w:rPr>
          <w:delText xml:space="preserve">, </w:delText>
        </w:r>
      </w:del>
      <w:r w:rsidR="00B06FD4">
        <w:rPr>
          <w:rFonts w:cs="Arial"/>
          <w:bCs/>
          <w:i/>
        </w:rPr>
        <w:t>7</w:t>
      </w:r>
      <w:r w:rsidR="00B06FD4">
        <w:rPr>
          <w:rFonts w:cs="Arial"/>
          <w:bCs/>
        </w:rPr>
        <w:t xml:space="preserve"> or empty (null) and </w:t>
      </w:r>
      <w:r w:rsidR="00B06FD4">
        <w:rPr>
          <w:rFonts w:cs="Arial"/>
          <w:b/>
          <w:bCs/>
        </w:rPr>
        <w:t xml:space="preserve">opening bridge = </w:t>
      </w:r>
      <w:r w:rsidR="00B06FD4" w:rsidRPr="00211692">
        <w:rPr>
          <w:rFonts w:cs="Arial"/>
          <w:bCs/>
          <w:i/>
        </w:rPr>
        <w:t>True</w:t>
      </w:r>
      <w:ins w:id="979" w:author="Jeff Wootton" w:date="2024-08-15T15:27:00Z">
        <w:r w:rsidR="000A56EE" w:rsidRPr="00CD2DBC">
          <w:rPr>
            <w:rFonts w:cs="Arial"/>
            <w:bCs/>
            <w:iCs/>
          </w:rPr>
          <w:t>)</w:t>
        </w:r>
      </w:ins>
      <w:r w:rsidR="00B06FD4">
        <w:rPr>
          <w:rFonts w:cs="Arial"/>
          <w:bCs/>
        </w:rPr>
        <w:t xml:space="preserve">. </w:t>
      </w:r>
      <w:r w:rsidR="00411B06">
        <w:rPr>
          <w:rFonts w:cs="Arial"/>
          <w:bCs/>
        </w:rPr>
        <w:t>Conversely</w:t>
      </w:r>
      <w:r w:rsidR="00DB7F55">
        <w:rPr>
          <w:rFonts w:cs="Arial"/>
          <w:bCs/>
        </w:rPr>
        <w:t xml:space="preserve">, a fixed bridge must not have an associated </w:t>
      </w:r>
      <w:r w:rsidR="00DB7F55">
        <w:rPr>
          <w:rFonts w:cs="Arial"/>
          <w:b/>
          <w:bCs/>
        </w:rPr>
        <w:t>Span Opening</w:t>
      </w:r>
      <w:r w:rsidR="00DB7F55">
        <w:rPr>
          <w:rFonts w:cs="Arial"/>
          <w:bCs/>
        </w:rPr>
        <w:t xml:space="preserve"> feature.</w:t>
      </w:r>
    </w:p>
    <w:p w:rsidR="00184124" w:rsidRDefault="00184124" w:rsidP="00184124">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Transporter bridges are considered to be a type of fixed bridge.</w:t>
      </w:r>
    </w:p>
    <w:p w:rsidR="00184124" w:rsidRDefault="0022342C" w:rsidP="00184124">
      <w:pPr>
        <w:pStyle w:val="ListParagraph"/>
        <w:numPr>
          <w:ilvl w:val="1"/>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cs="Arial"/>
          <w:bCs/>
        </w:rPr>
      </w:pPr>
      <w:r>
        <w:rPr>
          <w:rFonts w:cs="Arial"/>
          <w:bCs/>
        </w:rPr>
        <w:t xml:space="preserve">Pontoon bridges may have a section of the bridge that is </w:t>
      </w:r>
      <w:r w:rsidRPr="00B63849">
        <w:rPr>
          <w:rFonts w:cs="Arial"/>
        </w:rPr>
        <w:t>temporarily removed or rotated so as to allow passage of vessels</w:t>
      </w:r>
      <w:r>
        <w:rPr>
          <w:rFonts w:cs="Arial"/>
        </w:rPr>
        <w:t>. In such cases the bridge should be encoded as an opening bridge</w:t>
      </w:r>
      <w:r w:rsidR="00C4146F">
        <w:rPr>
          <w:rFonts w:cs="Arial"/>
        </w:rPr>
        <w:t>; that is</w:t>
      </w:r>
      <w:r w:rsidR="0014769E">
        <w:rPr>
          <w:rFonts w:cs="Arial"/>
        </w:rPr>
        <w:t xml:space="preserve">, CATBRG = </w:t>
      </w:r>
      <w:r w:rsidR="00DE04AE">
        <w:rPr>
          <w:rFonts w:cs="Arial"/>
          <w:i/>
          <w:iCs/>
        </w:rPr>
        <w:t>2,6</w:t>
      </w:r>
      <w:r w:rsidR="00DE04AE">
        <w:rPr>
          <w:rFonts w:cs="Arial"/>
        </w:rPr>
        <w:t xml:space="preserve"> (opening bridge, pontoon bridge)</w:t>
      </w:r>
      <w:r>
        <w:rPr>
          <w:rFonts w:cs="Arial"/>
        </w:rPr>
        <w:t>.</w:t>
      </w:r>
      <w:ins w:id="980" w:author="Jeff Wootton" w:date="2024-07-30T09:37:00Z">
        <w:r w:rsidR="00FB6639">
          <w:rPr>
            <w:rFonts w:cs="Arial"/>
          </w:rPr>
          <w:t xml:space="preserve"> During the automated conversion process, the </w:t>
        </w:r>
      </w:ins>
      <w:ins w:id="981" w:author="Jeff Wootton" w:date="2024-07-30T09:39:00Z">
        <w:r w:rsidR="008115D2">
          <w:rPr>
            <w:rFonts w:cs="Arial"/>
          </w:rPr>
          <w:t xml:space="preserve">conditional mandatory attribute </w:t>
        </w:r>
        <w:r w:rsidR="00750AB2">
          <w:rPr>
            <w:rFonts w:cs="Arial"/>
            <w:b/>
            <w:bCs/>
          </w:rPr>
          <w:t>category of opening bridge</w:t>
        </w:r>
        <w:r w:rsidR="00750AB2">
          <w:rPr>
            <w:rFonts w:cs="Arial"/>
          </w:rPr>
          <w:t xml:space="preserve"> will be se</w:t>
        </w:r>
      </w:ins>
      <w:ins w:id="982" w:author="Jeff Wootton" w:date="2024-07-30T09:40:00Z">
        <w:r w:rsidR="00750AB2">
          <w:rPr>
            <w:rFonts w:cs="Arial"/>
          </w:rPr>
          <w:t xml:space="preserve">t to value </w:t>
        </w:r>
        <w:r w:rsidR="00750AB2">
          <w:rPr>
            <w:rFonts w:cs="Arial"/>
            <w:i/>
            <w:iCs/>
          </w:rPr>
          <w:t>3</w:t>
        </w:r>
        <w:r w:rsidR="00750AB2">
          <w:rPr>
            <w:rFonts w:cs="Arial"/>
          </w:rPr>
          <w:t xml:space="preserve"> (swing bridge)</w:t>
        </w:r>
        <w:r w:rsidR="00C759D1">
          <w:rPr>
            <w:rFonts w:cs="Arial"/>
          </w:rPr>
          <w:t>.</w:t>
        </w:r>
      </w:ins>
    </w:p>
    <w:p w:rsidR="000746E6" w:rsidRPr="00EF7A5A" w:rsidRDefault="0007251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It is </w:t>
      </w:r>
      <w:r w:rsidR="00381F35" w:rsidRPr="00EF7A5A">
        <w:rPr>
          <w:rFonts w:cs="Arial"/>
          <w:bCs/>
        </w:rPr>
        <w:t xml:space="preserve">strongly </w:t>
      </w:r>
      <w:r w:rsidRPr="00EF7A5A">
        <w:rPr>
          <w:rFonts w:cs="Arial"/>
          <w:bCs/>
        </w:rPr>
        <w:t>recommended that each span of a bridge</w:t>
      </w:r>
      <w:r w:rsidR="00381F35" w:rsidRPr="00EF7A5A">
        <w:rPr>
          <w:rFonts w:cs="Arial"/>
          <w:bCs/>
        </w:rPr>
        <w:t xml:space="preserve"> </w:t>
      </w:r>
      <w:r w:rsidR="008F5B0E" w:rsidRPr="00EF7A5A">
        <w:rPr>
          <w:rFonts w:cs="Arial"/>
          <w:bCs/>
        </w:rPr>
        <w:t>crossing</w:t>
      </w:r>
      <w:r w:rsidR="00381F35" w:rsidRPr="00EF7A5A">
        <w:rPr>
          <w:rFonts w:cs="Arial"/>
          <w:bCs/>
        </w:rPr>
        <w:t xml:space="preserve"> navigable water</w:t>
      </w:r>
      <w:r w:rsidR="008F5B0E" w:rsidRPr="00EF7A5A">
        <w:rPr>
          <w:rFonts w:cs="Arial"/>
          <w:bCs/>
        </w:rPr>
        <w:t xml:space="preserve"> in an ENC dataset</w:t>
      </w:r>
      <w:r w:rsidRPr="00EF7A5A">
        <w:rPr>
          <w:rFonts w:cs="Arial"/>
          <w:bCs/>
        </w:rPr>
        <w:t xml:space="preserve"> is encoded as a separate </w:t>
      </w:r>
      <w:r w:rsidRPr="00EF7A5A">
        <w:rPr>
          <w:rFonts w:cs="Arial"/>
          <w:b/>
          <w:bCs/>
        </w:rPr>
        <w:t>BRIDGE</w:t>
      </w:r>
      <w:r w:rsidRPr="00EF7A5A">
        <w:rPr>
          <w:rFonts w:cs="Arial"/>
          <w:bCs/>
        </w:rPr>
        <w:t xml:space="preserve"> object where known</w:t>
      </w:r>
      <w:r w:rsidR="005E2E02" w:rsidRPr="00EF7A5A">
        <w:rPr>
          <w:rFonts w:cs="Arial"/>
          <w:bCs/>
        </w:rPr>
        <w:t>.</w:t>
      </w:r>
      <w:r w:rsidR="005C6026" w:rsidRPr="00EF7A5A">
        <w:rPr>
          <w:rFonts w:cs="Arial"/>
          <w:bCs/>
        </w:rPr>
        <w:t xml:space="preserve"> </w:t>
      </w:r>
      <w:r w:rsidR="0005312F" w:rsidRPr="00EF7A5A">
        <w:rPr>
          <w:rFonts w:cs="Arial"/>
          <w:bCs/>
        </w:rPr>
        <w:t xml:space="preserve">This includes those spans of a bridge that </w:t>
      </w:r>
      <w:r w:rsidR="001910BD" w:rsidRPr="00EF7A5A">
        <w:rPr>
          <w:rFonts w:cs="Arial"/>
          <w:bCs/>
        </w:rPr>
        <w:t>may fall partly or entirely over the land.</w:t>
      </w:r>
      <w:r w:rsidR="005C6026" w:rsidRPr="00EF7A5A">
        <w:rPr>
          <w:rFonts w:cs="Arial"/>
          <w:bCs/>
        </w:rPr>
        <w:t xml:space="preserve"> </w:t>
      </w:r>
      <w:r w:rsidR="005E2E02" w:rsidRPr="00EF7A5A">
        <w:rPr>
          <w:rFonts w:cs="Arial"/>
          <w:bCs/>
        </w:rPr>
        <w:t xml:space="preserve">Where each component of a single bridge is encoded as a separate </w:t>
      </w:r>
      <w:r w:rsidR="005E2E02" w:rsidRPr="00EF7A5A">
        <w:rPr>
          <w:rFonts w:cs="Arial"/>
          <w:b/>
          <w:bCs/>
        </w:rPr>
        <w:t>BRIDGE</w:t>
      </w:r>
      <w:r w:rsidR="005E2E02" w:rsidRPr="00EF7A5A">
        <w:rPr>
          <w:rFonts w:cs="Arial"/>
          <w:bCs/>
        </w:rPr>
        <w:t xml:space="preserve"> object,</w:t>
      </w:r>
      <w:r w:rsidRPr="00EF7A5A">
        <w:rPr>
          <w:rFonts w:cs="Arial"/>
          <w:bCs/>
        </w:rPr>
        <w:t xml:space="preserve"> these </w:t>
      </w:r>
      <w:r w:rsidRPr="00EF7A5A">
        <w:rPr>
          <w:rFonts w:cs="Arial"/>
          <w:b/>
          <w:bCs/>
        </w:rPr>
        <w:t>BRIDGE</w:t>
      </w:r>
      <w:r w:rsidRPr="00EF7A5A">
        <w:rPr>
          <w:rFonts w:cs="Arial"/>
          <w:bCs/>
        </w:rPr>
        <w:t xml:space="preserve"> objects</w:t>
      </w:r>
      <w:r w:rsidR="00D559FE" w:rsidRPr="00EF7A5A">
        <w:rPr>
          <w:rFonts w:cs="Arial"/>
          <w:bCs/>
        </w:rPr>
        <w:t xml:space="preserve"> and any </w:t>
      </w:r>
      <w:r w:rsidR="00DC234F">
        <w:rPr>
          <w:rFonts w:cs="Arial"/>
          <w:bCs/>
        </w:rPr>
        <w:t xml:space="preserve">associated </w:t>
      </w:r>
      <w:r w:rsidR="00D559FE" w:rsidRPr="00EF7A5A">
        <w:rPr>
          <w:rFonts w:cs="Arial"/>
          <w:bCs/>
        </w:rPr>
        <w:t>encoded bridge pylons</w:t>
      </w:r>
      <w:r w:rsidR="00F42B7B">
        <w:rPr>
          <w:rFonts w:cs="Arial"/>
          <w:bCs/>
        </w:rPr>
        <w:t xml:space="preserve"> </w:t>
      </w:r>
      <w:r w:rsidR="009E35C5">
        <w:rPr>
          <w:rFonts w:cs="Arial"/>
          <w:bCs/>
        </w:rPr>
        <w:t>or</w:t>
      </w:r>
      <w:r w:rsidR="00F42B7B">
        <w:rPr>
          <w:rFonts w:cs="Arial"/>
          <w:bCs/>
        </w:rPr>
        <w:t xml:space="preserve"> pontoons</w:t>
      </w:r>
      <w:r w:rsidRPr="00EF7A5A">
        <w:rPr>
          <w:rFonts w:cs="Arial"/>
          <w:bCs/>
        </w:rPr>
        <w:t xml:space="preserve"> </w:t>
      </w:r>
      <w:r w:rsidR="005E2E02" w:rsidRPr="00EF7A5A">
        <w:rPr>
          <w:rFonts w:cs="Arial"/>
          <w:bCs/>
        </w:rPr>
        <w:t xml:space="preserve">must be </w:t>
      </w:r>
      <w:r w:rsidRPr="00EF7A5A">
        <w:rPr>
          <w:rFonts w:cs="Arial"/>
          <w:bCs/>
        </w:rPr>
        <w:t xml:space="preserve">aggregated using the </w:t>
      </w:r>
      <w:r w:rsidR="00283E80" w:rsidRPr="00EF7A5A">
        <w:rPr>
          <w:rFonts w:cs="Arial"/>
          <w:bCs/>
        </w:rPr>
        <w:t xml:space="preserve">Collection Object </w:t>
      </w:r>
      <w:r w:rsidRPr="00EF7A5A">
        <w:rPr>
          <w:rFonts w:cs="Arial"/>
          <w:b/>
          <w:bCs/>
        </w:rPr>
        <w:t>C_AGGR</w:t>
      </w:r>
      <w:r w:rsidR="0005312F" w:rsidRPr="00EF7A5A">
        <w:rPr>
          <w:rFonts w:cs="Arial"/>
          <w:bCs/>
        </w:rPr>
        <w:t xml:space="preserve"> in order to ensure the correct representation </w:t>
      </w:r>
      <w:r w:rsidR="001910BD" w:rsidRPr="00EF7A5A">
        <w:rPr>
          <w:rFonts w:cs="Arial"/>
          <w:bCs/>
        </w:rPr>
        <w:t xml:space="preserve">and aggregation </w:t>
      </w:r>
      <w:r w:rsidR="0005312F" w:rsidRPr="00EF7A5A">
        <w:rPr>
          <w:rFonts w:cs="Arial"/>
          <w:bCs/>
        </w:rPr>
        <w:t>of the bridge</w:t>
      </w:r>
      <w:r w:rsidR="001910BD" w:rsidRPr="00EF7A5A">
        <w:rPr>
          <w:rFonts w:cs="Arial"/>
          <w:bCs/>
        </w:rPr>
        <w:t xml:space="preserve"> components</w:t>
      </w:r>
      <w:r w:rsidR="0005312F" w:rsidRPr="00EF7A5A">
        <w:rPr>
          <w:rFonts w:cs="Arial"/>
          <w:bCs/>
        </w:rPr>
        <w:t xml:space="preserve"> in the converted S-101 dataset</w:t>
      </w:r>
      <w:r w:rsidRPr="00EF7A5A">
        <w:rPr>
          <w:rFonts w:cs="Arial"/>
          <w:bCs/>
        </w:rPr>
        <w:t>.</w:t>
      </w:r>
      <w:r w:rsidR="005C6026" w:rsidRPr="00EF7A5A">
        <w:rPr>
          <w:rFonts w:cs="Arial"/>
          <w:bCs/>
        </w:rPr>
        <w:t xml:space="preserve"> </w:t>
      </w:r>
      <w:r w:rsidR="00E12A04" w:rsidRPr="00EF7A5A">
        <w:rPr>
          <w:rFonts w:cs="Arial"/>
          <w:bCs/>
        </w:rPr>
        <w:t xml:space="preserve">The attributes COLOUR, COLPAT, CONDTN, CONRAD, CONVIS, DATEND, DATSTA, NATCON and SCAMIN must be </w:t>
      </w:r>
      <w:r w:rsidR="00DF6C5B" w:rsidRPr="00EF7A5A">
        <w:rPr>
          <w:rFonts w:cs="Arial"/>
          <w:bCs/>
        </w:rPr>
        <w:t xml:space="preserve">identical for each of the </w:t>
      </w:r>
      <w:r w:rsidR="00DF6C5B" w:rsidRPr="00EF7A5A">
        <w:rPr>
          <w:rFonts w:cs="Arial"/>
          <w:b/>
          <w:bCs/>
        </w:rPr>
        <w:t>BRIDGE</w:t>
      </w:r>
      <w:r w:rsidR="00DF6C5B" w:rsidRPr="00EF7A5A">
        <w:rPr>
          <w:rFonts w:cs="Arial"/>
          <w:bCs/>
        </w:rPr>
        <w:t xml:space="preserve"> objects comprising the bridge.</w:t>
      </w:r>
      <w:r w:rsidR="005C6026" w:rsidRPr="00EF7A5A">
        <w:rPr>
          <w:rFonts w:cs="Arial"/>
          <w:bCs/>
        </w:rPr>
        <w:t xml:space="preserve"> </w:t>
      </w:r>
      <w:r w:rsidR="00DD61B3">
        <w:rPr>
          <w:rFonts w:cs="Arial"/>
          <w:bCs/>
        </w:rPr>
        <w:t xml:space="preserve">The attributes NOBJNM and OBJNAM should only be populated for the most representative (or opening if the bridge has only one opening span) of the </w:t>
      </w:r>
      <w:r w:rsidR="00DD61B3">
        <w:rPr>
          <w:rFonts w:cs="Arial"/>
          <w:b/>
          <w:bCs/>
        </w:rPr>
        <w:t>BRIDGE</w:t>
      </w:r>
      <w:r w:rsidR="00DD61B3">
        <w:rPr>
          <w:rFonts w:cs="Arial"/>
          <w:bCs/>
        </w:rPr>
        <w:t xml:space="preserve"> features; and on the </w:t>
      </w:r>
      <w:r w:rsidR="00DD61B3">
        <w:rPr>
          <w:rFonts w:cs="Arial"/>
          <w:b/>
          <w:bCs/>
        </w:rPr>
        <w:t>C_AGGR</w:t>
      </w:r>
      <w:r w:rsidR="00FD23C8">
        <w:rPr>
          <w:rFonts w:cs="Arial"/>
          <w:bCs/>
        </w:rPr>
        <w:t>, noting that named bridges should be encoded using geometric primitive curve or surface and a suitabl</w:t>
      </w:r>
      <w:r w:rsidR="00FC0BE8">
        <w:rPr>
          <w:rFonts w:cs="Arial"/>
          <w:bCs/>
        </w:rPr>
        <w:t>y</w:t>
      </w:r>
      <w:r w:rsidR="00FD23C8">
        <w:rPr>
          <w:rFonts w:cs="Arial"/>
          <w:bCs/>
        </w:rPr>
        <w:t xml:space="preserve"> configured converter should </w:t>
      </w:r>
      <w:r w:rsidR="00FC0BE8">
        <w:rPr>
          <w:rFonts w:cs="Arial"/>
          <w:bCs/>
        </w:rPr>
        <w:t xml:space="preserve">create a single </w:t>
      </w:r>
      <w:r w:rsidR="00FC0BE8">
        <w:rPr>
          <w:rFonts w:cs="Arial"/>
          <w:b/>
          <w:bCs/>
        </w:rPr>
        <w:t>Bridge</w:t>
      </w:r>
      <w:r w:rsidR="00FC0BE8">
        <w:rPr>
          <w:rFonts w:cs="Arial"/>
          <w:bCs/>
        </w:rPr>
        <w:t xml:space="preserve"> feature using the geometry of the S-57 aggregate features and populate the name appropriately</w:t>
      </w:r>
      <w:r w:rsidR="00DD61B3">
        <w:rPr>
          <w:rFonts w:cs="Arial"/>
          <w:bCs/>
        </w:rPr>
        <w:t>.</w:t>
      </w:r>
      <w:r w:rsidR="00DD61B3" w:rsidRPr="00EF7A5A">
        <w:rPr>
          <w:rFonts w:cs="Arial"/>
          <w:bCs/>
        </w:rPr>
        <w:t xml:space="preserve"> </w:t>
      </w:r>
      <w:r w:rsidR="004F1DEE" w:rsidRPr="00EF7A5A">
        <w:rPr>
          <w:rFonts w:cs="Arial"/>
          <w:bCs/>
        </w:rPr>
        <w:t xml:space="preserve">Similarly, if an encoded bridge crossing navigable water is not separated into separate </w:t>
      </w:r>
      <w:r w:rsidR="004F1DEE" w:rsidRPr="00EF7A5A">
        <w:rPr>
          <w:rFonts w:cs="Arial"/>
          <w:b/>
          <w:bCs/>
        </w:rPr>
        <w:t>BRIDGE</w:t>
      </w:r>
      <w:r w:rsidR="004F1DEE" w:rsidRPr="00EF7A5A">
        <w:rPr>
          <w:rFonts w:cs="Arial"/>
          <w:bCs/>
        </w:rPr>
        <w:t xml:space="preserve"> objects corresponding to each span</w:t>
      </w:r>
      <w:r w:rsidR="0026786C" w:rsidRPr="00EF7A5A">
        <w:rPr>
          <w:rFonts w:cs="Arial"/>
          <w:bCs/>
        </w:rPr>
        <w:t xml:space="preserve"> of the bridge, the </w:t>
      </w:r>
      <w:r w:rsidR="0026786C" w:rsidRPr="00EF7A5A">
        <w:rPr>
          <w:rFonts w:cs="Arial"/>
          <w:b/>
          <w:bCs/>
        </w:rPr>
        <w:t>BRIDGE</w:t>
      </w:r>
      <w:r w:rsidR="0026786C" w:rsidRPr="00EF7A5A">
        <w:rPr>
          <w:rFonts w:cs="Arial"/>
          <w:bCs/>
        </w:rPr>
        <w:t xml:space="preserve"> object and any encoded bridge pylons should be aggregated using the </w:t>
      </w:r>
      <w:r w:rsidR="00283E80" w:rsidRPr="00EF7A5A">
        <w:rPr>
          <w:rFonts w:cs="Arial"/>
          <w:bCs/>
        </w:rPr>
        <w:t>C</w:t>
      </w:r>
      <w:r w:rsidR="0026786C" w:rsidRPr="00EF7A5A">
        <w:rPr>
          <w:rFonts w:cs="Arial"/>
          <w:bCs/>
        </w:rPr>
        <w:t xml:space="preserve">ollection </w:t>
      </w:r>
      <w:r w:rsidR="00283E80" w:rsidRPr="00EF7A5A">
        <w:t>Object</w:t>
      </w:r>
      <w:r w:rsidR="0026786C" w:rsidRPr="00EF7A5A">
        <w:rPr>
          <w:rFonts w:cs="Arial"/>
          <w:bCs/>
        </w:rPr>
        <w:t xml:space="preserve"> </w:t>
      </w:r>
      <w:r w:rsidR="0026786C" w:rsidRPr="00EF7A5A">
        <w:rPr>
          <w:rFonts w:cs="Arial"/>
          <w:b/>
          <w:bCs/>
        </w:rPr>
        <w:t>C_AGGR</w:t>
      </w:r>
      <w:r w:rsidR="0026786C" w:rsidRPr="00EF7A5A">
        <w:rPr>
          <w:rFonts w:cs="Arial"/>
          <w:bCs/>
        </w:rPr>
        <w:t xml:space="preserve"> in order to ensure the correct aggregation of the bridge components in the converted S-101 dataset.</w:t>
      </w:r>
    </w:p>
    <w:p w:rsidR="00931F59" w:rsidRPr="00EF7A5A" w:rsidRDefault="00931F59"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For bridges that do not cross navigable water</w:t>
      </w:r>
      <w:r w:rsidR="0026786C" w:rsidRPr="00EF7A5A">
        <w:rPr>
          <w:rFonts w:cs="Arial"/>
          <w:bCs/>
        </w:rPr>
        <w:t xml:space="preserve"> in an ENC dataset</w:t>
      </w:r>
      <w:r w:rsidRPr="00EF7A5A">
        <w:rPr>
          <w:rFonts w:cs="Arial"/>
          <w:bCs/>
        </w:rPr>
        <w:t xml:space="preserve"> </w:t>
      </w:r>
      <w:r w:rsidR="0026786C" w:rsidRPr="00EF7A5A">
        <w:rPr>
          <w:rFonts w:cs="Arial"/>
          <w:bCs/>
        </w:rPr>
        <w:t xml:space="preserve">there is no requirement to encode each span of the bridge as a separate </w:t>
      </w:r>
      <w:r w:rsidR="0026786C" w:rsidRPr="00EF7A5A">
        <w:rPr>
          <w:rFonts w:cs="Arial"/>
          <w:b/>
          <w:bCs/>
        </w:rPr>
        <w:t>BRIDGE</w:t>
      </w:r>
      <w:r w:rsidR="0026786C" w:rsidRPr="00EF7A5A">
        <w:rPr>
          <w:rFonts w:cs="Arial"/>
          <w:bCs/>
        </w:rPr>
        <w:t xml:space="preserve"> object.</w:t>
      </w:r>
      <w:ins w:id="983" w:author="Jeff Wootton" w:date="2024-07-30T09:49:00Z">
        <w:r w:rsidR="00F05FBB">
          <w:rPr>
            <w:rFonts w:cs="Arial"/>
            <w:bCs/>
          </w:rPr>
          <w:t xml:space="preserve"> However, a</w:t>
        </w:r>
      </w:ins>
      <w:ins w:id="984" w:author="Jeff Wootton" w:date="2024-07-30T09:51:00Z">
        <w:r w:rsidR="002A6F53">
          <w:rPr>
            <w:rFonts w:cs="Arial"/>
            <w:bCs/>
          </w:rPr>
          <w:t xml:space="preserve"> s</w:t>
        </w:r>
      </w:ins>
      <w:ins w:id="985" w:author="Jeff Wootton" w:date="2024-07-30T09:52:00Z">
        <w:r w:rsidR="002A6F53">
          <w:rPr>
            <w:rFonts w:cs="Arial"/>
            <w:bCs/>
          </w:rPr>
          <w:t>eparate</w:t>
        </w:r>
      </w:ins>
      <w:ins w:id="986" w:author="Jeff Wootton" w:date="2024-07-30T09:49:00Z">
        <w:r w:rsidR="00F05FBB">
          <w:rPr>
            <w:rFonts w:cs="Arial"/>
            <w:bCs/>
          </w:rPr>
          <w:t xml:space="preserve"> </w:t>
        </w:r>
        <w:r w:rsidR="00F05FBB">
          <w:rPr>
            <w:rFonts w:cs="Arial"/>
            <w:b/>
          </w:rPr>
          <w:t>BRIDGE</w:t>
        </w:r>
        <w:r w:rsidR="00F05FBB">
          <w:rPr>
            <w:rFonts w:cs="Arial"/>
            <w:bCs/>
          </w:rPr>
          <w:t xml:space="preserve"> </w:t>
        </w:r>
      </w:ins>
      <w:ins w:id="987" w:author="Jeff Wootton" w:date="2024-07-30T09:50:00Z">
        <w:r w:rsidR="00446DCE">
          <w:rPr>
            <w:rFonts w:cs="Arial"/>
            <w:bCs/>
          </w:rPr>
          <w:t xml:space="preserve">object </w:t>
        </w:r>
      </w:ins>
      <w:ins w:id="988" w:author="Jeff Wootton" w:date="2024-07-30T09:52:00Z">
        <w:r w:rsidR="00903525">
          <w:rPr>
            <w:rFonts w:cs="Arial"/>
            <w:bCs/>
          </w:rPr>
          <w:t xml:space="preserve">may be encoded for a bridge span </w:t>
        </w:r>
      </w:ins>
      <w:ins w:id="989" w:author="Jeff Wootton" w:date="2024-07-30T09:50:00Z">
        <w:r w:rsidR="00446DCE">
          <w:rPr>
            <w:rFonts w:cs="Arial"/>
            <w:bCs/>
          </w:rPr>
          <w:t xml:space="preserve">falling entirely over the land </w:t>
        </w:r>
      </w:ins>
      <w:ins w:id="990" w:author="Jeff Wootton" w:date="2024-07-30T09:52:00Z">
        <w:r w:rsidR="00903525">
          <w:rPr>
            <w:rFonts w:cs="Arial"/>
            <w:bCs/>
          </w:rPr>
          <w:t xml:space="preserve">where </w:t>
        </w:r>
        <w:r w:rsidR="00F2058E">
          <w:rPr>
            <w:rFonts w:cs="Arial"/>
            <w:bCs/>
          </w:rPr>
          <w:t>the</w:t>
        </w:r>
      </w:ins>
      <w:ins w:id="991" w:author="Jeff Wootton" w:date="2024-07-30T09:51:00Z">
        <w:r w:rsidR="006F7EA7">
          <w:rPr>
            <w:rFonts w:cs="Arial"/>
            <w:bCs/>
          </w:rPr>
          <w:t xml:space="preserve"> bridge in its entirety </w:t>
        </w:r>
      </w:ins>
      <w:ins w:id="992" w:author="Jeff Wootton" w:date="2024-07-30T09:53:00Z">
        <w:r w:rsidR="00F2058E">
          <w:rPr>
            <w:rFonts w:cs="Arial"/>
            <w:bCs/>
          </w:rPr>
          <w:t>crosses navigable water.</w:t>
        </w:r>
      </w:ins>
    </w:p>
    <w:p w:rsidR="0005259E" w:rsidRPr="00EF7A5A" w:rsidRDefault="0005259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For opening bridges/bridge spans the attribute VERCOP is only mandatory where there is a limited </w:t>
      </w:r>
      <w:r w:rsidR="003E7863" w:rsidRPr="00EF7A5A">
        <w:rPr>
          <w:rFonts w:cs="Arial"/>
          <w:bCs/>
        </w:rPr>
        <w:t xml:space="preserve">vertical </w:t>
      </w:r>
      <w:r w:rsidRPr="00EF7A5A">
        <w:rPr>
          <w:rFonts w:cs="Arial"/>
          <w:bCs/>
        </w:rPr>
        <w:t>clearance when the bridge is open</w:t>
      </w:r>
      <w:r w:rsidR="00C327E4">
        <w:rPr>
          <w:rFonts w:cs="Arial"/>
          <w:bCs/>
        </w:rPr>
        <w:t>. Where VERCOP is not presen</w:t>
      </w:r>
      <w:r w:rsidR="00C11669">
        <w:rPr>
          <w:rFonts w:cs="Arial"/>
          <w:bCs/>
        </w:rPr>
        <w:t xml:space="preserve">t for an opening bridge/bridge span, the mandatory complex attribute </w:t>
      </w:r>
      <w:r w:rsidR="00C11669" w:rsidRPr="00502960">
        <w:rPr>
          <w:rFonts w:cs="Arial"/>
          <w:b/>
          <w:bCs/>
        </w:rPr>
        <w:t>vertical clearance ope</w:t>
      </w:r>
      <w:r w:rsidR="00C11669" w:rsidRPr="00C11669">
        <w:rPr>
          <w:rFonts w:cs="Arial"/>
          <w:b/>
          <w:bCs/>
        </w:rPr>
        <w:t>n</w:t>
      </w:r>
      <w:r w:rsidR="00C11669">
        <w:rPr>
          <w:rFonts w:cs="Arial"/>
          <w:bCs/>
        </w:rPr>
        <w:t xml:space="preserve">, mandatory sub-attribute </w:t>
      </w:r>
      <w:r w:rsidR="00C11669">
        <w:rPr>
          <w:rFonts w:cs="Arial"/>
          <w:b/>
          <w:bCs/>
        </w:rPr>
        <w:t>vertical clearance unlimited</w:t>
      </w:r>
      <w:r w:rsidR="0009613E">
        <w:rPr>
          <w:rFonts w:cs="Arial"/>
          <w:bCs/>
        </w:rPr>
        <w:t xml:space="preserve"> will be populated as </w:t>
      </w:r>
      <w:r w:rsidR="0009613E">
        <w:rPr>
          <w:rFonts w:cs="Arial"/>
          <w:bCs/>
          <w:i/>
        </w:rPr>
        <w:t>True</w:t>
      </w:r>
      <w:r w:rsidR="0009613E">
        <w:rPr>
          <w:rFonts w:cs="Arial"/>
          <w:bCs/>
        </w:rPr>
        <w:t xml:space="preserve"> during the automated conversion process. Where VERCOP has a value</w:t>
      </w:r>
      <w:r w:rsidR="004E4DB6">
        <w:rPr>
          <w:rFonts w:cs="Arial"/>
          <w:bCs/>
        </w:rPr>
        <w:t xml:space="preserve"> or is populated with an empty (null) value</w:t>
      </w:r>
      <w:r w:rsidR="0009613E">
        <w:rPr>
          <w:rFonts w:cs="Arial"/>
          <w:bCs/>
        </w:rPr>
        <w:t xml:space="preserve">, </w:t>
      </w:r>
      <w:r w:rsidR="0009613E">
        <w:rPr>
          <w:rFonts w:cs="Arial"/>
          <w:b/>
          <w:bCs/>
        </w:rPr>
        <w:t>vertical clearance unlimited</w:t>
      </w:r>
      <w:r w:rsidR="0009613E">
        <w:rPr>
          <w:rFonts w:cs="Arial"/>
          <w:bCs/>
        </w:rPr>
        <w:t xml:space="preserve"> will be populated as </w:t>
      </w:r>
      <w:r w:rsidR="0009613E">
        <w:rPr>
          <w:rFonts w:cs="Arial"/>
          <w:bCs/>
          <w:i/>
        </w:rPr>
        <w:t>False</w:t>
      </w:r>
      <w:r w:rsidR="007B6FCC"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93" w:name="_Toc422735624"/>
      <w:bookmarkStart w:id="994" w:name="_Toc460900510"/>
      <w:bookmarkStart w:id="995" w:name="_Toc8629941"/>
      <w:bookmarkStart w:id="996" w:name="_Toc8630073"/>
      <w:bookmarkStart w:id="997" w:name="_Toc173416347"/>
      <w:r w:rsidRPr="00EF7A5A">
        <w:t>Conveyors</w:t>
      </w:r>
      <w:bookmarkEnd w:id="993"/>
      <w:bookmarkEnd w:id="994"/>
      <w:bookmarkEnd w:id="995"/>
      <w:bookmarkEnd w:id="996"/>
      <w:bookmarkEnd w:id="997"/>
    </w:p>
    <w:p w:rsidR="00DB34B7" w:rsidRPr="00EF7A5A" w:rsidRDefault="00DB34B7" w:rsidP="00DB34B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Conveyor (</w:t>
      </w:r>
      <w:r w:rsidRPr="00EF7A5A">
        <w:rPr>
          <w:b/>
        </w:rPr>
        <w:t>CONVYR</w:t>
      </w:r>
      <w:r w:rsidRPr="00EF7A5A">
        <w:t>)</w:t>
      </w:r>
      <w:r w:rsidRPr="00EF7A5A">
        <w:tab/>
      </w:r>
      <w:r w:rsidRPr="00EF7A5A">
        <w:tab/>
        <w:t>(L,A)</w:t>
      </w:r>
    </w:p>
    <w:p w:rsidR="00DB34B7" w:rsidRPr="00EF7A5A" w:rsidRDefault="00DB34B7" w:rsidP="00DB34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Conveyor</w:t>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r>
      <w:r w:rsidRPr="00EF7A5A">
        <w:tab/>
        <w:t>(S-101 DCEG Clause 6.</w:t>
      </w:r>
      <w:r w:rsidR="00126097">
        <w:t>9</w:t>
      </w:r>
      <w:r w:rsidRPr="00EF7A5A">
        <w:t>)</w:t>
      </w:r>
    </w:p>
    <w:p w:rsidR="00325908" w:rsidRPr="00EF7A5A" w:rsidRDefault="00325908" w:rsidP="0036103E">
      <w:pPr>
        <w:spacing w:after="120"/>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CONVYR</w:t>
      </w:r>
      <w:r w:rsidRPr="00EF7A5A">
        <w:t xml:space="preserve"> and its binding attributes will be </w:t>
      </w:r>
      <w:r w:rsidR="00C804A5" w:rsidRPr="00EF7A5A">
        <w:t xml:space="preserve">converted </w:t>
      </w:r>
      <w:r w:rsidRPr="00EF7A5A">
        <w:t xml:space="preserve">automatically </w:t>
      </w:r>
      <w:r w:rsidR="00C804A5" w:rsidRPr="00EF7A5A">
        <w:t>to an instance of</w:t>
      </w:r>
      <w:r w:rsidRPr="00EF7A5A">
        <w:t xml:space="preserve"> the S-101 </w:t>
      </w:r>
      <w:r w:rsidR="00542FBE" w:rsidRPr="00EF7A5A">
        <w:t>Feature type</w:t>
      </w:r>
      <w:r w:rsidRPr="00EF7A5A">
        <w:t xml:space="preserve"> </w:t>
      </w:r>
      <w:r w:rsidRPr="00EF7A5A">
        <w:rPr>
          <w:b/>
        </w:rPr>
        <w:t xml:space="preserve">Conveyor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Conveyor</w:t>
      </w:r>
      <w:r w:rsidRPr="00EF7A5A">
        <w:t xml:space="preserve"> in S-101:</w:t>
      </w:r>
    </w:p>
    <w:p w:rsidR="00325908" w:rsidRPr="00EF7A5A" w:rsidRDefault="00325908" w:rsidP="008F04D9">
      <w:pPr>
        <w:jc w:val="both"/>
      </w:pPr>
      <w:r w:rsidRPr="00EF7A5A">
        <w:rPr>
          <w:b/>
        </w:rPr>
        <w:t>product</w:t>
      </w:r>
      <w:r w:rsidRPr="00EF7A5A">
        <w:tab/>
      </w:r>
      <w:r w:rsidRPr="00EF7A5A">
        <w:tab/>
        <w:t>(PRODCT)</w:t>
      </w:r>
    </w:p>
    <w:p w:rsidR="00325908" w:rsidRPr="00EF7A5A" w:rsidRDefault="00325908" w:rsidP="00325908">
      <w:pPr>
        <w:spacing w:after="120"/>
        <w:jc w:val="both"/>
      </w:pPr>
      <w:r w:rsidRPr="00EF7A5A">
        <w:rPr>
          <w:b/>
        </w:rPr>
        <w:t>status</w:t>
      </w:r>
      <w:r w:rsidRPr="00EF7A5A">
        <w:tab/>
      </w:r>
      <w:r w:rsidRPr="00EF7A5A">
        <w:tab/>
      </w:r>
      <w:r w:rsidRPr="00EF7A5A">
        <w:tab/>
        <w:t>(STATUS)</w:t>
      </w:r>
    </w:p>
    <w:p w:rsidR="00325908" w:rsidRPr="00EF7A5A" w:rsidRDefault="00325908" w:rsidP="00325908">
      <w:pPr>
        <w:spacing w:after="120"/>
        <w:jc w:val="both"/>
        <w:rPr>
          <w:rFonts w:cs="Arial"/>
          <w:bCs/>
        </w:rPr>
      </w:pPr>
      <w:r w:rsidRPr="00EF7A5A">
        <w:rPr>
          <w:rFonts w:cs="Arial"/>
          <w:bCs/>
        </w:rPr>
        <w:t>See S-101 DCEG clause 6.</w:t>
      </w:r>
      <w:r w:rsidR="00126097">
        <w:rPr>
          <w:rFonts w:cs="Arial"/>
          <w:bCs/>
        </w:rPr>
        <w:t>9</w:t>
      </w:r>
      <w:r w:rsidR="00126097"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Data Producers are advised to check any populated values for PRODCT</w:t>
      </w:r>
      <w:r w:rsidR="003928C2" w:rsidRPr="00EF7A5A">
        <w:rPr>
          <w:rFonts w:cs="Arial"/>
          <w:bCs/>
        </w:rPr>
        <w:t xml:space="preserve"> and</w:t>
      </w:r>
      <w:r w:rsidRPr="00EF7A5A">
        <w:rPr>
          <w:rFonts w:cs="Arial"/>
          <w:bCs/>
        </w:rPr>
        <w:t xml:space="preserve"> STATUS on </w:t>
      </w:r>
      <w:r w:rsidRPr="00EF7A5A">
        <w:rPr>
          <w:b/>
        </w:rPr>
        <w:t>CONVYR</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998" w:name="_Toc422735626"/>
      <w:bookmarkStart w:id="999" w:name="_Toc460900511"/>
      <w:bookmarkStart w:id="1000" w:name="_Toc8629943"/>
      <w:bookmarkStart w:id="1001" w:name="_Toc8630075"/>
      <w:bookmarkStart w:id="1002" w:name="_Toc173416348"/>
      <w:r w:rsidRPr="00EF7A5A">
        <w:t>Airfields</w:t>
      </w:r>
      <w:bookmarkEnd w:id="998"/>
      <w:bookmarkEnd w:id="999"/>
      <w:bookmarkEnd w:id="1000"/>
      <w:bookmarkEnd w:id="1001"/>
      <w:bookmarkEnd w:id="1002"/>
    </w:p>
    <w:p w:rsidR="00C84AD2" w:rsidRPr="00EF7A5A" w:rsidRDefault="00C84AD2" w:rsidP="00C84AD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w:t>
      </w:r>
      <w:r w:rsidRPr="00EF7A5A">
        <w:rPr>
          <w:u w:val="single"/>
        </w:rPr>
        <w:t>bject:</w:t>
      </w:r>
      <w:r w:rsidRPr="00EF7A5A">
        <w:tab/>
      </w:r>
      <w:r w:rsidRPr="00EF7A5A">
        <w:tab/>
        <w:t>Airport / airfield (</w:t>
      </w:r>
      <w:r w:rsidRPr="00EF7A5A">
        <w:rPr>
          <w:b/>
        </w:rPr>
        <w:t>AIRARE</w:t>
      </w:r>
      <w:r w:rsidRPr="00EF7A5A">
        <w:t>)</w:t>
      </w:r>
      <w:r w:rsidRPr="00EF7A5A">
        <w:tab/>
      </w:r>
      <w:r w:rsidRPr="00EF7A5A">
        <w:tab/>
        <w:t>(P,A)</w:t>
      </w:r>
    </w:p>
    <w:p w:rsidR="00C84AD2" w:rsidRPr="00EF7A5A" w:rsidRDefault="00C84AD2" w:rsidP="00C84A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Airport/Airfield</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C20C36" w:rsidRPr="00EF7A5A">
        <w:t>P</w:t>
      </w:r>
      <w:r w:rsidRPr="00EF7A5A">
        <w:t>,S)</w:t>
      </w:r>
      <w:r w:rsidRPr="00EF7A5A">
        <w:tab/>
      </w:r>
      <w:r w:rsidRPr="00EF7A5A">
        <w:tab/>
      </w:r>
      <w:r w:rsidRPr="00EF7A5A">
        <w:tab/>
      </w:r>
      <w:r w:rsidRPr="00EF7A5A">
        <w:tab/>
        <w:t>(S-101 DCEG Clause 6.3)</w:t>
      </w:r>
    </w:p>
    <w:p w:rsidR="00ED2F38" w:rsidRPr="00EF7A5A" w:rsidRDefault="00ED2F38" w:rsidP="0036103E">
      <w:pPr>
        <w:spacing w:after="120"/>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AIRARE</w:t>
      </w:r>
      <w:r w:rsidRPr="00EF7A5A">
        <w:t xml:space="preserve"> and its binding attributes will be </w:t>
      </w:r>
      <w:r w:rsidR="00C804A5" w:rsidRPr="00EF7A5A">
        <w:t xml:space="preserve">converted </w:t>
      </w:r>
      <w:r w:rsidRPr="00EF7A5A">
        <w:t xml:space="preserve">automatically </w:t>
      </w:r>
      <w:r w:rsidR="00C804A5" w:rsidRPr="00EF7A5A">
        <w:t>to an instance of</w:t>
      </w:r>
      <w:r w:rsidRPr="00EF7A5A">
        <w:t xml:space="preserve"> the S-101 </w:t>
      </w:r>
      <w:r w:rsidR="00542FBE" w:rsidRPr="00EF7A5A">
        <w:t>Feature type</w:t>
      </w:r>
      <w:r w:rsidRPr="00EF7A5A">
        <w:t xml:space="preserve"> </w:t>
      </w:r>
      <w:r w:rsidRPr="00EF7A5A">
        <w:rPr>
          <w:b/>
        </w:rPr>
        <w:t xml:space="preserve">Airport/Airfield </w:t>
      </w:r>
      <w:r w:rsidRPr="00EF7A5A">
        <w:t>during the automated conversion process.</w:t>
      </w:r>
      <w:r w:rsidR="005C6026" w:rsidRPr="00EF7A5A">
        <w:t xml:space="preserve"> </w:t>
      </w:r>
      <w:r w:rsidRPr="00EF7A5A">
        <w:t>However, Data Producers are advised that the following enumerate type attribute ha</w:t>
      </w:r>
      <w:r w:rsidR="00372578" w:rsidRPr="00EF7A5A">
        <w:t>s</w:t>
      </w:r>
      <w:r w:rsidRPr="00EF7A5A">
        <w:t xml:space="preserve"> restricted allowable enumerate values for </w:t>
      </w:r>
      <w:r w:rsidRPr="00EF7A5A">
        <w:rPr>
          <w:b/>
        </w:rPr>
        <w:t>Airport/Airfield</w:t>
      </w:r>
      <w:r w:rsidRPr="00EF7A5A">
        <w:t xml:space="preserve"> in S-101:</w:t>
      </w:r>
    </w:p>
    <w:p w:rsidR="00ED2F38" w:rsidRPr="00EF7A5A" w:rsidRDefault="00ED2F38" w:rsidP="00ED2F38">
      <w:pPr>
        <w:spacing w:after="120"/>
        <w:jc w:val="both"/>
      </w:pPr>
      <w:r w:rsidRPr="00EF7A5A">
        <w:rPr>
          <w:b/>
        </w:rPr>
        <w:t>status</w:t>
      </w:r>
      <w:r w:rsidRPr="00EF7A5A">
        <w:tab/>
      </w:r>
      <w:r w:rsidRPr="00EF7A5A">
        <w:tab/>
        <w:t>(STATUS)</w:t>
      </w:r>
    </w:p>
    <w:p w:rsidR="00ED2F38" w:rsidRPr="00EF7A5A" w:rsidRDefault="00ED2F38" w:rsidP="00B567E9">
      <w:pPr>
        <w:widowControl w:val="0"/>
        <w:spacing w:after="120"/>
        <w:jc w:val="both"/>
        <w:rPr>
          <w:rFonts w:cs="Arial"/>
          <w:bCs/>
        </w:rPr>
      </w:pPr>
      <w:r w:rsidRPr="00EF7A5A">
        <w:rPr>
          <w:rFonts w:cs="Arial"/>
          <w:bCs/>
        </w:rPr>
        <w:t xml:space="preserve">See S-101 </w:t>
      </w:r>
      <w:r w:rsidR="00372578" w:rsidRPr="00EF7A5A">
        <w:rPr>
          <w:rFonts w:cs="Arial"/>
          <w:bCs/>
        </w:rPr>
        <w:t>DCEG clause 6.3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7257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AIRARE</w:t>
      </w:r>
      <w:r w:rsidRPr="00EF7A5A">
        <w:rPr>
          <w:rFonts w:cs="Arial"/>
          <w:bCs/>
        </w:rPr>
        <w:t xml:space="preserve"> and amend appropriately.</w:t>
      </w:r>
    </w:p>
    <w:p w:rsidR="00ED2F38" w:rsidRPr="00EF7A5A" w:rsidRDefault="00ED2F38" w:rsidP="00ED2F3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542FBE" w:rsidRPr="00EF7A5A">
        <w:rPr>
          <w:u w:val="single"/>
        </w:rPr>
        <w:t>Object</w:t>
      </w:r>
      <w:r w:rsidRPr="00EF7A5A">
        <w:rPr>
          <w:u w:val="single"/>
        </w:rPr>
        <w:t>:</w:t>
      </w:r>
      <w:r w:rsidRPr="00EF7A5A">
        <w:tab/>
      </w:r>
      <w:r w:rsidRPr="00EF7A5A">
        <w:tab/>
        <w:t>Runway (</w:t>
      </w:r>
      <w:r w:rsidRPr="00EF7A5A">
        <w:rPr>
          <w:b/>
        </w:rPr>
        <w:t>RUNWAY</w:t>
      </w:r>
      <w:r w:rsidRPr="00EF7A5A">
        <w:t>)</w:t>
      </w:r>
      <w:r w:rsidRPr="00EF7A5A">
        <w:tab/>
      </w:r>
      <w:r w:rsidRPr="00EF7A5A">
        <w:tab/>
      </w:r>
      <w:r w:rsidRPr="00EF7A5A">
        <w:tab/>
      </w:r>
      <w:r w:rsidRPr="00EF7A5A">
        <w:tab/>
        <w:t>(P,L,A)</w:t>
      </w:r>
    </w:p>
    <w:p w:rsidR="00ED2F38" w:rsidRDefault="00ED2F38" w:rsidP="00ED2F3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542FBE" w:rsidRPr="00EF7A5A">
        <w:rPr>
          <w:u w:val="single"/>
        </w:rPr>
        <w:t>Feature</w:t>
      </w:r>
      <w:r w:rsidRPr="00EF7A5A">
        <w:t>:</w:t>
      </w:r>
      <w:r w:rsidRPr="00EF7A5A">
        <w:tab/>
      </w:r>
      <w:r w:rsidRPr="00EF7A5A">
        <w:rPr>
          <w:b/>
        </w:rPr>
        <w:t>Runway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0065580B" w:rsidRPr="00EF7A5A">
        <w:t>)</w:t>
      </w:r>
      <w:r w:rsidR="0065580B" w:rsidRPr="00EF7A5A">
        <w:tab/>
      </w:r>
      <w:r w:rsidR="00D6263A">
        <w:tab/>
      </w:r>
      <w:r w:rsidR="0065580B" w:rsidRPr="00EF7A5A">
        <w:tab/>
      </w:r>
      <w:r w:rsidR="0065580B" w:rsidRPr="00EF7A5A">
        <w:tab/>
      </w:r>
      <w:r w:rsidRPr="00EF7A5A">
        <w:t>(S-101 DCEG Clause 6.</w:t>
      </w:r>
      <w:r w:rsidR="0065580B" w:rsidRPr="00EF7A5A">
        <w:t>4</w:t>
      </w:r>
      <w:r w:rsidRPr="00EF7A5A">
        <w:t>)</w:t>
      </w:r>
    </w:p>
    <w:p w:rsidR="00D6263A" w:rsidRDefault="00D6263A" w:rsidP="00D626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Helipad</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tab/>
      </w:r>
      <w:r>
        <w:tab/>
      </w:r>
      <w:r w:rsidRPr="00EF7A5A">
        <w:tab/>
        <w:t>(S-101 DCEG Clause 6.</w:t>
      </w:r>
      <w:r>
        <w:t>5</w:t>
      </w:r>
      <w:r w:rsidRPr="00EF7A5A">
        <w:t>)</w:t>
      </w:r>
    </w:p>
    <w:p w:rsidR="004F4F68" w:rsidRPr="00EF7A5A" w:rsidRDefault="00ED2F38" w:rsidP="004F4F6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542FBE" w:rsidRPr="00EF7A5A">
        <w:t>O</w:t>
      </w:r>
      <w:r w:rsidRPr="00EF7A5A">
        <w:t>bject</w:t>
      </w:r>
      <w:r w:rsidR="00542FBE" w:rsidRPr="00EF7A5A">
        <w:t xml:space="preserve"> class</w:t>
      </w:r>
      <w:r w:rsidRPr="00EF7A5A">
        <w:t xml:space="preserve"> </w:t>
      </w:r>
      <w:r w:rsidRPr="00EF7A5A">
        <w:rPr>
          <w:b/>
        </w:rPr>
        <w:t>RUNWAY</w:t>
      </w:r>
      <w:r w:rsidRPr="00EF7A5A">
        <w:t xml:space="preserve"> and its binding attributes will be </w:t>
      </w:r>
      <w:r w:rsidR="00C804A5" w:rsidRPr="00EF7A5A">
        <w:t xml:space="preserve">converted </w:t>
      </w:r>
      <w:r w:rsidRPr="00EF7A5A">
        <w:t xml:space="preserve">automatically </w:t>
      </w:r>
      <w:r w:rsidR="00C804A5" w:rsidRPr="00EF7A5A">
        <w:t>to an instance of</w:t>
      </w:r>
      <w:r w:rsidRPr="00EF7A5A">
        <w:t xml:space="preserve"> the S-101 </w:t>
      </w:r>
      <w:r w:rsidR="00542FBE" w:rsidRPr="00EF7A5A">
        <w:t>Feature type</w:t>
      </w:r>
      <w:r w:rsidR="00D6263A">
        <w:t>s</w:t>
      </w:r>
      <w:r w:rsidRPr="00EF7A5A">
        <w:t xml:space="preserve"> </w:t>
      </w:r>
      <w:r w:rsidRPr="00EF7A5A">
        <w:rPr>
          <w:b/>
        </w:rPr>
        <w:t>Runway</w:t>
      </w:r>
      <w:r w:rsidRPr="00D6263A">
        <w:t xml:space="preserve"> </w:t>
      </w:r>
      <w:r w:rsidR="00D6263A">
        <w:t xml:space="preserve">or </w:t>
      </w:r>
      <w:r w:rsidR="00D6263A">
        <w:rPr>
          <w:b/>
        </w:rPr>
        <w:t>Helipad</w:t>
      </w:r>
      <w:r w:rsidR="00D6263A">
        <w:t xml:space="preserve"> </w:t>
      </w:r>
      <w:r w:rsidRPr="00EF7A5A">
        <w:t>during the automated conversion process.</w:t>
      </w:r>
      <w:r w:rsidR="005C6026" w:rsidRPr="00EF7A5A">
        <w:t xml:space="preserve"> </w:t>
      </w:r>
      <w:r w:rsidR="004F4F68" w:rsidRPr="00EF7A5A">
        <w:t>However</w:t>
      </w:r>
      <w:r w:rsidR="000755BA">
        <w:t>,</w:t>
      </w:r>
      <w:r w:rsidR="004F4F68" w:rsidRPr="00EF7A5A">
        <w:t xml:space="preserve"> the following exceptions apply:</w:t>
      </w:r>
    </w:p>
    <w:p w:rsidR="00D23C37" w:rsidRDefault="00D23C37" w:rsidP="00D23C37">
      <w:pPr>
        <w:pStyle w:val="ListParagraph"/>
        <w:numPr>
          <w:ilvl w:val="0"/>
          <w:numId w:val="20"/>
        </w:numPr>
        <w:tabs>
          <w:tab w:val="decimal" w:pos="5402"/>
          <w:tab w:val="left" w:pos="5589"/>
        </w:tabs>
        <w:ind w:left="284" w:hanging="284"/>
        <w:contextualSpacing w:val="0"/>
        <w:jc w:val="both"/>
        <w:rPr>
          <w:ins w:id="1003" w:author="Jeff Wootton" w:date="2024-08-15T14:38:00Z"/>
        </w:rPr>
      </w:pPr>
      <w:ins w:id="1004" w:author="Jeff Wootton" w:date="2024-08-15T14:38:00Z">
        <w:r>
          <w:rPr>
            <w:rFonts w:cs="Arial"/>
            <w:bCs/>
          </w:rPr>
          <w:t xml:space="preserve">During the automated conversion process, only </w:t>
        </w:r>
        <w:r>
          <w:rPr>
            <w:rFonts w:cs="Arial"/>
            <w:b/>
            <w:bCs/>
          </w:rPr>
          <w:t>RUNWAY</w:t>
        </w:r>
        <w:r>
          <w:rPr>
            <w:rFonts w:cs="Arial"/>
            <w:bCs/>
          </w:rPr>
          <w:t xml:space="preserve"> of </w:t>
        </w:r>
        <w:r>
          <w:t>geometric primitive</w:t>
        </w:r>
        <w:r>
          <w:rPr>
            <w:rFonts w:cs="Arial"/>
            <w:bCs/>
          </w:rPr>
          <w:t xml:space="preserve"> point and having attribute CATRUN = </w:t>
        </w:r>
        <w:r>
          <w:rPr>
            <w:rFonts w:cs="Arial"/>
            <w:bCs/>
            <w:i/>
          </w:rPr>
          <w:t>2</w:t>
        </w:r>
        <w:r>
          <w:rPr>
            <w:rFonts w:cs="Arial"/>
            <w:bCs/>
          </w:rPr>
          <w:t xml:space="preserve"> (helicopter landing pad) will be converted to an instance of the new S-101 Feature type </w:t>
        </w:r>
        <w:r>
          <w:rPr>
            <w:rFonts w:cs="Arial"/>
            <w:b/>
            <w:bCs/>
          </w:rPr>
          <w:t>Helipad</w:t>
        </w:r>
        <w:r>
          <w:rPr>
            <w:rFonts w:cs="Arial"/>
            <w:bCs/>
          </w:rPr>
          <w:t>.</w:t>
        </w:r>
      </w:ins>
    </w:p>
    <w:p w:rsidR="004F4F68" w:rsidRPr="004F4F68" w:rsidRDefault="004F4F68" w:rsidP="001364CF">
      <w:pPr>
        <w:pStyle w:val="ListParagraph"/>
        <w:numPr>
          <w:ilvl w:val="0"/>
          <w:numId w:val="20"/>
        </w:numPr>
        <w:tabs>
          <w:tab w:val="decimal" w:pos="5402"/>
          <w:tab w:val="left" w:pos="5589"/>
        </w:tabs>
        <w:spacing w:after="120"/>
        <w:ind w:left="284" w:hanging="284"/>
        <w:contextualSpacing w:val="0"/>
        <w:jc w:val="both"/>
      </w:pPr>
      <w:r w:rsidRPr="00EF7A5A">
        <w:t xml:space="preserve">Point is not an allowable geometric primitive for </w:t>
      </w:r>
      <w:r>
        <w:rPr>
          <w:b/>
        </w:rPr>
        <w:t>Runway</w:t>
      </w:r>
      <w:r>
        <w:t>.</w:t>
      </w:r>
      <w:r w:rsidRPr="00EF7A5A">
        <w:t xml:space="preserve"> </w:t>
      </w:r>
      <w:r>
        <w:t xml:space="preserve">Instances of </w:t>
      </w:r>
      <w:r>
        <w:rPr>
          <w:b/>
        </w:rPr>
        <w:t>RUNWAY</w:t>
      </w:r>
      <w:r>
        <w:t xml:space="preserve"> of </w:t>
      </w:r>
      <w:r w:rsidR="000B6284">
        <w:t>geometric primitive</w:t>
      </w:r>
      <w:r>
        <w:t xml:space="preserve"> point</w:t>
      </w:r>
      <w:r w:rsidRPr="004F4F68">
        <w:rPr>
          <w:rFonts w:cs="Arial"/>
          <w:bCs/>
        </w:rPr>
        <w:t xml:space="preserve"> </w:t>
      </w:r>
      <w:r>
        <w:rPr>
          <w:rFonts w:cs="Arial"/>
          <w:bCs/>
        </w:rPr>
        <w:t xml:space="preserve">and having attribute CATRUN = </w:t>
      </w:r>
      <w:r>
        <w:rPr>
          <w:rFonts w:cs="Arial"/>
          <w:bCs/>
          <w:i/>
        </w:rPr>
        <w:t>1</w:t>
      </w:r>
      <w:r>
        <w:rPr>
          <w:rFonts w:cs="Arial"/>
          <w:bCs/>
        </w:rPr>
        <w:t xml:space="preserve"> (aeroplane runway) or not populated will not be converted.</w:t>
      </w:r>
      <w:ins w:id="1005" w:author="Jeff Wootton" w:date="2024-08-15T14:39:00Z">
        <w:r w:rsidR="009031BB">
          <w:rPr>
            <w:rFonts w:cs="Arial"/>
            <w:bCs/>
          </w:rPr>
          <w:t xml:space="preserve"> </w:t>
        </w:r>
        <w:r w:rsidR="009031BB" w:rsidRPr="00EF7A5A">
          <w:rPr>
            <w:rFonts w:cs="Arial"/>
            <w:bCs/>
          </w:rPr>
          <w:t xml:space="preserve">Data Producers will be required to </w:t>
        </w:r>
        <w:r w:rsidR="009031BB">
          <w:rPr>
            <w:rFonts w:cs="Arial"/>
            <w:bCs/>
          </w:rPr>
          <w:t xml:space="preserve">evaluate their S-57 datasets and </w:t>
        </w:r>
        <w:r w:rsidR="009031BB" w:rsidRPr="00EF7A5A">
          <w:rPr>
            <w:rFonts w:cs="Arial"/>
            <w:bCs/>
          </w:rPr>
          <w:t>amend as appropriate.</w:t>
        </w:r>
      </w:ins>
    </w:p>
    <w:p w:rsidR="00ED2F38" w:rsidRPr="00EF7A5A" w:rsidRDefault="00ED2F38" w:rsidP="0036103E">
      <w:pPr>
        <w:spacing w:after="120"/>
        <w:jc w:val="both"/>
      </w:pPr>
      <w:r w:rsidRPr="00EF7A5A">
        <w:t>Data Producers are advised that the fol</w:t>
      </w:r>
      <w:r w:rsidR="00372578" w:rsidRPr="00EF7A5A">
        <w:t>lowing enumerate type attribute</w:t>
      </w:r>
      <w:r w:rsidRPr="00EF7A5A">
        <w:t xml:space="preserve"> ha</w:t>
      </w:r>
      <w:r w:rsidR="00372578" w:rsidRPr="00EF7A5A">
        <w:t>s</w:t>
      </w:r>
      <w:r w:rsidRPr="00EF7A5A">
        <w:t xml:space="preserve"> restricted allowable enumerate values for </w:t>
      </w:r>
      <w:r w:rsidRPr="00EF7A5A">
        <w:rPr>
          <w:b/>
        </w:rPr>
        <w:t>Runway</w:t>
      </w:r>
      <w:r w:rsidR="00AC2497">
        <w:t xml:space="preserve"> and </w:t>
      </w:r>
      <w:r w:rsidR="00AC2497">
        <w:rPr>
          <w:b/>
        </w:rPr>
        <w:t>Helipad</w:t>
      </w:r>
      <w:r w:rsidRPr="00EF7A5A">
        <w:t xml:space="preserve"> in S-101:</w:t>
      </w:r>
    </w:p>
    <w:p w:rsidR="00ED2F38" w:rsidRPr="00EF7A5A" w:rsidRDefault="00ED2F38" w:rsidP="00ED2F38">
      <w:pPr>
        <w:spacing w:after="120"/>
        <w:jc w:val="both"/>
      </w:pPr>
      <w:r w:rsidRPr="00EF7A5A">
        <w:rPr>
          <w:b/>
        </w:rPr>
        <w:t>nature of construction</w:t>
      </w:r>
      <w:r w:rsidRPr="00EF7A5A">
        <w:tab/>
      </w:r>
      <w:r w:rsidRPr="00EF7A5A">
        <w:tab/>
        <w:t>(NATCON)</w:t>
      </w:r>
    </w:p>
    <w:p w:rsidR="00ED2F38" w:rsidRDefault="00ED2F38" w:rsidP="00ED2F38">
      <w:pPr>
        <w:spacing w:after="120"/>
        <w:jc w:val="both"/>
        <w:rPr>
          <w:rFonts w:cs="Arial"/>
          <w:bCs/>
        </w:rPr>
      </w:pPr>
      <w:r w:rsidRPr="00EF7A5A">
        <w:rPr>
          <w:rFonts w:cs="Arial"/>
          <w:bCs/>
        </w:rPr>
        <w:t>See S-101 DCEG clause</w:t>
      </w:r>
      <w:r w:rsidR="006C470B">
        <w:rPr>
          <w:rFonts w:cs="Arial"/>
          <w:bCs/>
        </w:rPr>
        <w:t>s</w:t>
      </w:r>
      <w:r w:rsidRPr="00EF7A5A">
        <w:rPr>
          <w:rFonts w:cs="Arial"/>
          <w:bCs/>
        </w:rPr>
        <w:t xml:space="preserve"> 6.</w:t>
      </w:r>
      <w:r w:rsidR="0065580B" w:rsidRPr="00EF7A5A">
        <w:rPr>
          <w:rFonts w:cs="Arial"/>
          <w:bCs/>
        </w:rPr>
        <w:t>4</w:t>
      </w:r>
      <w:r w:rsidR="006C470B">
        <w:rPr>
          <w:rFonts w:cs="Arial"/>
          <w:bCs/>
        </w:rPr>
        <w:t xml:space="preserve"> and 6.5</w:t>
      </w:r>
      <w:r w:rsidR="00372578" w:rsidRPr="00EF7A5A">
        <w:rPr>
          <w:rFonts w:cs="Arial"/>
          <w:bCs/>
        </w:rPr>
        <w:t xml:space="preserve">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72578"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RUNWAY</w:t>
      </w:r>
      <w:r w:rsidRPr="00EF7A5A">
        <w:rPr>
          <w:rFonts w:cs="Arial"/>
          <w:bCs/>
        </w:rPr>
        <w:t xml:space="preserve"> and amend appropriately.</w:t>
      </w:r>
    </w:p>
    <w:p w:rsidR="007654A1" w:rsidRPr="00EF7A5A" w:rsidDel="00D23C37" w:rsidRDefault="007654A1" w:rsidP="007654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del w:id="1006" w:author="Jeff Wootton" w:date="2024-08-15T14:38:00Z"/>
        </w:rPr>
      </w:pPr>
      <w:bookmarkStart w:id="1007" w:name="_Toc422735628"/>
      <w:bookmarkStart w:id="1008" w:name="_Toc460900512"/>
      <w:bookmarkStart w:id="1009" w:name="_Toc8629944"/>
      <w:bookmarkStart w:id="1010" w:name="_Toc8630076"/>
      <w:del w:id="1011" w:author="Jeff Wootton" w:date="2024-08-15T14:38:00Z">
        <w:r w:rsidRPr="00EF7A5A" w:rsidDel="00D23C37">
          <w:delText>The following additional requirements for S-57 dataset conversion must be noted:</w:delText>
        </w:r>
      </w:del>
    </w:p>
    <w:p w:rsidR="007654A1" w:rsidRPr="00EF7A5A" w:rsidDel="00D23C37" w:rsidRDefault="007654A1" w:rsidP="007654A1">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del w:id="1012" w:author="Jeff Wootton" w:date="2024-08-15T14:38:00Z"/>
          <w:rFonts w:cs="Arial"/>
          <w:bCs/>
        </w:rPr>
      </w:pPr>
      <w:del w:id="1013" w:author="Jeff Wootton" w:date="2024-08-15T14:38:00Z">
        <w:r w:rsidDel="00D23C37">
          <w:rPr>
            <w:rFonts w:cs="Arial"/>
            <w:bCs/>
          </w:rPr>
          <w:delText xml:space="preserve">During the automated conversion process, only </w:delText>
        </w:r>
        <w:r w:rsidDel="00D23C37">
          <w:rPr>
            <w:rFonts w:cs="Arial"/>
            <w:b/>
            <w:bCs/>
          </w:rPr>
          <w:delText>RUNWAY</w:delText>
        </w:r>
        <w:r w:rsidDel="00D23C37">
          <w:rPr>
            <w:rFonts w:cs="Arial"/>
            <w:bCs/>
          </w:rPr>
          <w:delText xml:space="preserve"> of </w:delText>
        </w:r>
        <w:r w:rsidR="000B6284" w:rsidDel="00D23C37">
          <w:delText>geometric primitive</w:delText>
        </w:r>
        <w:r w:rsidDel="00D23C37">
          <w:rPr>
            <w:rFonts w:cs="Arial"/>
            <w:bCs/>
          </w:rPr>
          <w:delText xml:space="preserve"> point and having attribute CATRUN = </w:delText>
        </w:r>
        <w:r w:rsidDel="00D23C37">
          <w:rPr>
            <w:rFonts w:cs="Arial"/>
            <w:bCs/>
            <w:i/>
          </w:rPr>
          <w:delText>2</w:delText>
        </w:r>
        <w:r w:rsidDel="00D23C37">
          <w:rPr>
            <w:rFonts w:cs="Arial"/>
            <w:bCs/>
          </w:rPr>
          <w:delText xml:space="preserve"> (helicopter landing pad) will be converted to an instance of the new S-101 Feature type </w:delText>
        </w:r>
        <w:r w:rsidDel="00D23C37">
          <w:rPr>
            <w:rFonts w:cs="Arial"/>
            <w:b/>
            <w:bCs/>
          </w:rPr>
          <w:delText>Helipad</w:delText>
        </w:r>
        <w:r w:rsidDel="00D23C37">
          <w:rPr>
            <w:rFonts w:cs="Arial"/>
            <w:bCs/>
          </w:rPr>
          <w:delText>.</w:delText>
        </w:r>
        <w:r w:rsidRPr="00EF7A5A" w:rsidDel="00D23C37">
          <w:delText xml:space="preserve"> </w:delText>
        </w:r>
        <w:r w:rsidRPr="00EF7A5A" w:rsidDel="00D23C37">
          <w:rPr>
            <w:rFonts w:cs="Arial"/>
            <w:bCs/>
          </w:rPr>
          <w:delText xml:space="preserve">Data Producers will be required to </w:delText>
        </w:r>
        <w:r w:rsidDel="00D23C37">
          <w:rPr>
            <w:rFonts w:cs="Arial"/>
            <w:bCs/>
          </w:rPr>
          <w:delText xml:space="preserve">evaluate their S-57 datasets and </w:delText>
        </w:r>
        <w:r w:rsidRPr="00EF7A5A" w:rsidDel="00D23C37">
          <w:rPr>
            <w:rFonts w:cs="Arial"/>
            <w:bCs/>
          </w:rPr>
          <w:delText>amend as appropriate.</w:delText>
        </w:r>
      </w:del>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14" w:name="_Toc173416349"/>
      <w:r w:rsidRPr="00EF7A5A">
        <w:t>Production and storage areas</w:t>
      </w:r>
      <w:bookmarkEnd w:id="1007"/>
      <w:bookmarkEnd w:id="1008"/>
      <w:bookmarkEnd w:id="1009"/>
      <w:bookmarkEnd w:id="1010"/>
      <w:bookmarkEnd w:id="1014"/>
    </w:p>
    <w:p w:rsidR="0065580B" w:rsidRPr="00EF7A5A" w:rsidRDefault="0065580B" w:rsidP="0065580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Production / storage area (</w:t>
      </w:r>
      <w:r w:rsidRPr="00EF7A5A">
        <w:rPr>
          <w:b/>
        </w:rPr>
        <w:t>PRDARE</w:t>
      </w:r>
      <w:r w:rsidRPr="00EF7A5A">
        <w:t>)</w:t>
      </w:r>
      <w:r w:rsidRPr="00EF7A5A">
        <w:tab/>
      </w:r>
      <w:r w:rsidRPr="00EF7A5A">
        <w:tab/>
        <w:t>(</w:t>
      </w:r>
      <w:r w:rsidR="00D421FB" w:rsidRPr="00EF7A5A">
        <w:t>P,</w:t>
      </w:r>
      <w:r w:rsidRPr="00EF7A5A">
        <w:t>A)</w:t>
      </w:r>
    </w:p>
    <w:p w:rsidR="0065580B" w:rsidRPr="00EF7A5A" w:rsidRDefault="0065580B" w:rsidP="006558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Production/Storage Area</w:t>
      </w:r>
      <w:r w:rsidRPr="00EF7A5A">
        <w:rPr>
          <w:b/>
        </w:rPr>
        <w:tab/>
      </w:r>
      <w:r w:rsidRPr="00EF7A5A">
        <w:rPr>
          <w:b/>
        </w:rPr>
        <w:tab/>
      </w:r>
      <w:r w:rsidRPr="00EF7A5A">
        <w:rPr>
          <w:b/>
        </w:rPr>
        <w:tab/>
      </w:r>
      <w:r w:rsidRPr="00EF7A5A">
        <w:rPr>
          <w:b/>
        </w:rPr>
        <w:tab/>
      </w:r>
      <w:r w:rsidRPr="00EF7A5A">
        <w:rPr>
          <w:b/>
        </w:rPr>
        <w:tab/>
      </w:r>
      <w:r w:rsidRPr="00EF7A5A">
        <w:t>(</w:t>
      </w:r>
      <w:r w:rsidR="00D421FB" w:rsidRPr="00EF7A5A">
        <w:t>P,</w:t>
      </w:r>
      <w:r w:rsidRPr="00EF7A5A">
        <w:t>S)</w:t>
      </w:r>
      <w:r w:rsidRPr="00EF7A5A">
        <w:tab/>
      </w:r>
      <w:r w:rsidRPr="00EF7A5A">
        <w:tab/>
        <w:t>(S-101 DCEG Clause 7.6)</w:t>
      </w:r>
    </w:p>
    <w:p w:rsidR="002C4D48" w:rsidRPr="00EF7A5A" w:rsidRDefault="002C4D48"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PRDARE</w:t>
      </w:r>
      <w:r w:rsidRPr="00EF7A5A">
        <w:t xml:space="preserve"> and its binding attributes will be </w:t>
      </w:r>
      <w:r w:rsidR="00BE4D3E" w:rsidRPr="00EF7A5A">
        <w:t xml:space="preserve">converted </w:t>
      </w:r>
      <w:r w:rsidRPr="00EF7A5A">
        <w:t xml:space="preserve">automatically </w:t>
      </w:r>
      <w:r w:rsidR="00BE4D3E" w:rsidRPr="00EF7A5A">
        <w:t>to an instance of</w:t>
      </w:r>
      <w:r w:rsidRPr="00EF7A5A">
        <w:t xml:space="preserve"> the S-101 </w:t>
      </w:r>
      <w:r w:rsidR="00FE3562" w:rsidRPr="00EF7A5A">
        <w:t>Feature type</w:t>
      </w:r>
      <w:r w:rsidRPr="00EF7A5A">
        <w:t xml:space="preserve"> </w:t>
      </w:r>
      <w:r w:rsidRPr="00EF7A5A">
        <w:rPr>
          <w:b/>
        </w:rPr>
        <w:t xml:space="preserve">Production/Storage Area </w:t>
      </w:r>
      <w:r w:rsidRPr="00EF7A5A">
        <w:t>during the automated conversion process.</w:t>
      </w:r>
      <w:r w:rsidR="005C6026" w:rsidRPr="00EF7A5A">
        <w:t xml:space="preserve"> </w:t>
      </w:r>
      <w:r w:rsidRPr="00EF7A5A">
        <w:t>However, Data Producers are advised that the following enumerate type attribute ha</w:t>
      </w:r>
      <w:r w:rsidR="00577983" w:rsidRPr="00EF7A5A">
        <w:t>s</w:t>
      </w:r>
      <w:r w:rsidRPr="00EF7A5A">
        <w:t xml:space="preserve"> restricted allowable enumerate values for </w:t>
      </w:r>
      <w:r w:rsidRPr="00EF7A5A">
        <w:rPr>
          <w:b/>
        </w:rPr>
        <w:t>Production/Storage Area</w:t>
      </w:r>
      <w:r w:rsidRPr="00EF7A5A">
        <w:t xml:space="preserve"> in S-101:</w:t>
      </w:r>
    </w:p>
    <w:p w:rsidR="002C4D48" w:rsidRPr="00EF7A5A" w:rsidRDefault="002C4D48" w:rsidP="002C4D48">
      <w:pPr>
        <w:spacing w:after="120"/>
        <w:jc w:val="both"/>
      </w:pPr>
      <w:r w:rsidRPr="00EF7A5A">
        <w:rPr>
          <w:b/>
        </w:rPr>
        <w:t>status</w:t>
      </w:r>
      <w:r w:rsidRPr="00EF7A5A">
        <w:tab/>
      </w:r>
      <w:r w:rsidRPr="00EF7A5A">
        <w:tab/>
        <w:t>(STATUS)</w:t>
      </w:r>
    </w:p>
    <w:p w:rsidR="002C4D48" w:rsidRPr="00EF7A5A" w:rsidRDefault="002C4D48" w:rsidP="002C4D48">
      <w:pPr>
        <w:spacing w:after="120"/>
        <w:jc w:val="both"/>
        <w:rPr>
          <w:rFonts w:cs="Arial"/>
          <w:bCs/>
        </w:rPr>
      </w:pPr>
      <w:r w:rsidRPr="00EF7A5A">
        <w:rPr>
          <w:rFonts w:cs="Arial"/>
          <w:bCs/>
        </w:rPr>
        <w:t xml:space="preserve">See S-101 </w:t>
      </w:r>
      <w:r w:rsidR="00577983" w:rsidRPr="00EF7A5A">
        <w:rPr>
          <w:rFonts w:cs="Arial"/>
          <w:bCs/>
        </w:rPr>
        <w:t>DCEG clause 7.6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577983"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PRDARE</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15" w:name="_Toc24363797"/>
      <w:bookmarkStart w:id="1016" w:name="_Toc422735630"/>
      <w:bookmarkStart w:id="1017" w:name="_Toc460900513"/>
      <w:bookmarkStart w:id="1018" w:name="_Toc8629945"/>
      <w:bookmarkStart w:id="1019" w:name="_Toc8630077"/>
      <w:bookmarkStart w:id="1020" w:name="_Toc173416350"/>
      <w:bookmarkEnd w:id="1015"/>
      <w:r w:rsidRPr="00EF7A5A">
        <w:t>Built-up areas</w:t>
      </w:r>
      <w:bookmarkEnd w:id="1016"/>
      <w:bookmarkEnd w:id="1017"/>
      <w:bookmarkEnd w:id="1018"/>
      <w:bookmarkEnd w:id="1019"/>
      <w:bookmarkEnd w:id="1020"/>
    </w:p>
    <w:p w:rsidR="00931ACA" w:rsidRPr="00EF7A5A" w:rsidRDefault="00931ACA" w:rsidP="00931AC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r>
      <w:r w:rsidR="001F67DD" w:rsidRPr="00EF7A5A">
        <w:t>Built-up area (</w:t>
      </w:r>
      <w:r w:rsidR="001F67DD" w:rsidRPr="00EF7A5A">
        <w:rPr>
          <w:b/>
        </w:rPr>
        <w:t>BUAARE</w:t>
      </w:r>
      <w:r w:rsidR="001F67DD" w:rsidRPr="00EF7A5A">
        <w:t>)</w:t>
      </w:r>
      <w:r w:rsidRPr="00EF7A5A">
        <w:tab/>
      </w:r>
      <w:r w:rsidRPr="00EF7A5A">
        <w:tab/>
        <w:t>(</w:t>
      </w:r>
      <w:r w:rsidR="00D421FB" w:rsidRPr="00EF7A5A">
        <w:t>P,</w:t>
      </w:r>
      <w:r w:rsidRPr="00EF7A5A">
        <w:t>A)</w:t>
      </w:r>
    </w:p>
    <w:p w:rsidR="00931ACA" w:rsidRPr="00EF7A5A" w:rsidRDefault="00931ACA" w:rsidP="00931AC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001F67DD" w:rsidRPr="00EF7A5A">
        <w:rPr>
          <w:b/>
        </w:rPr>
        <w:t>Built-Up Area</w:t>
      </w:r>
      <w:r w:rsidRPr="00EF7A5A">
        <w:rPr>
          <w:b/>
        </w:rPr>
        <w:tab/>
      </w:r>
      <w:r w:rsidRPr="00EF7A5A">
        <w:rPr>
          <w:b/>
        </w:rPr>
        <w:tab/>
      </w:r>
      <w:r w:rsidRPr="00EF7A5A">
        <w:rPr>
          <w:b/>
        </w:rPr>
        <w:tab/>
      </w:r>
      <w:r w:rsidRPr="00EF7A5A">
        <w:rPr>
          <w:b/>
        </w:rPr>
        <w:tab/>
      </w:r>
      <w:r w:rsidRPr="00EF7A5A">
        <w:rPr>
          <w:b/>
        </w:rPr>
        <w:tab/>
      </w:r>
      <w:r w:rsidRPr="00EF7A5A">
        <w:t>(</w:t>
      </w:r>
      <w:r w:rsidR="00D421FB" w:rsidRPr="00EF7A5A">
        <w:t>P,</w:t>
      </w:r>
      <w:r w:rsidRPr="00EF7A5A">
        <w:t>S)</w:t>
      </w:r>
      <w:r w:rsidRPr="00EF7A5A">
        <w:tab/>
      </w:r>
      <w:r w:rsidRPr="00EF7A5A">
        <w:tab/>
      </w:r>
      <w:r w:rsidR="001F67DD" w:rsidRPr="00EF7A5A">
        <w:tab/>
      </w:r>
      <w:r w:rsidR="001F67DD" w:rsidRPr="00EF7A5A">
        <w:tab/>
      </w:r>
      <w:r w:rsidR="001F67DD" w:rsidRPr="00EF7A5A">
        <w:tab/>
      </w:r>
      <w:r w:rsidRPr="00EF7A5A">
        <w:t xml:space="preserve">(S-101 DCEG Clause </w:t>
      </w:r>
      <w:r w:rsidR="001F67DD" w:rsidRPr="00EF7A5A">
        <w:t>6.1</w:t>
      </w:r>
      <w:r w:rsidRPr="00EF7A5A">
        <w:t>)</w:t>
      </w:r>
    </w:p>
    <w:p w:rsidR="001F67DD" w:rsidRDefault="001F67DD" w:rsidP="00577983">
      <w:pPr>
        <w:tabs>
          <w:tab w:val="decimal" w:pos="5402"/>
          <w:tab w:val="left" w:pos="5589"/>
        </w:tabs>
        <w:spacing w:after="120"/>
        <w:jc w:val="both"/>
        <w:rPr>
          <w:ins w:id="1021" w:author="Jeff Wootton" w:date="2024-07-30T10:34:00Z"/>
        </w:rPr>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BUAARE</w:t>
      </w:r>
      <w:r w:rsidRPr="00EF7A5A">
        <w:t xml:space="preserve"> and its binding attributes will be </w:t>
      </w:r>
      <w:r w:rsidR="00693DA6" w:rsidRPr="00EF7A5A">
        <w:t xml:space="preserve">converted </w:t>
      </w:r>
      <w:r w:rsidRPr="00EF7A5A">
        <w:t xml:space="preserve">automatically </w:t>
      </w:r>
      <w:r w:rsidR="00693DA6" w:rsidRPr="00EF7A5A">
        <w:t>to an instance of</w:t>
      </w:r>
      <w:r w:rsidRPr="00EF7A5A">
        <w:t xml:space="preserve"> the S-101 </w:t>
      </w:r>
      <w:r w:rsidR="00FE3562" w:rsidRPr="00EF7A5A">
        <w:t>Feature type</w:t>
      </w:r>
      <w:r w:rsidRPr="00EF7A5A">
        <w:t xml:space="preserve"> </w:t>
      </w:r>
      <w:r w:rsidRPr="00EF7A5A">
        <w:rPr>
          <w:b/>
        </w:rPr>
        <w:t xml:space="preserve">Built-Up Area </w:t>
      </w:r>
      <w:r w:rsidRPr="00EF7A5A">
        <w:t>during the</w:t>
      </w:r>
      <w:r w:rsidR="00577983" w:rsidRPr="00EF7A5A">
        <w:t xml:space="preserve"> automated conversion process.</w:t>
      </w:r>
    </w:p>
    <w:p w:rsidR="0083676A" w:rsidRPr="000C45C6" w:rsidRDefault="000C45C6" w:rsidP="009C5CD2">
      <w:pPr>
        <w:spacing w:after="120"/>
        <w:jc w:val="both"/>
      </w:pPr>
      <w:ins w:id="1022" w:author="Jeff Wootton" w:date="2024-07-30T10:34:00Z">
        <w:r w:rsidRPr="00EF7A5A">
          <w:rPr>
            <w:rFonts w:cs="Arial"/>
          </w:rPr>
          <w:t xml:space="preserve">S-101 includes the system attribute </w:t>
        </w:r>
        <w:r w:rsidRPr="00EF7A5A">
          <w:rPr>
            <w:rFonts w:cs="Arial"/>
            <w:b/>
          </w:rPr>
          <w:t>in the water</w:t>
        </w:r>
        <w:r w:rsidRPr="00EF7A5A">
          <w:rPr>
            <w:rFonts w:cs="Arial"/>
          </w:rPr>
          <w:t xml:space="preserve"> to indicate that a </w:t>
        </w:r>
        <w:r>
          <w:rPr>
            <w:rFonts w:cs="Arial"/>
          </w:rPr>
          <w:t>built-up area</w:t>
        </w:r>
        <w:r w:rsidRPr="00EF7A5A">
          <w:rPr>
            <w:rFonts w:cs="Arial"/>
          </w:rPr>
          <w:t xml:space="preserve"> that is located offshore is to be included in ECDIS Base display. This attribute is populated automatically during the conversion process based on the underlying Skin of the Earth feature. As such, there is no requirement to include an ECDIS Base display feature coincident with the S-101 </w:t>
        </w:r>
      </w:ins>
      <w:ins w:id="1023" w:author="Jeff Wootton" w:date="2024-07-30T10:35:00Z">
        <w:r w:rsidRPr="00EF7A5A">
          <w:rPr>
            <w:b/>
          </w:rPr>
          <w:t>Built-Up Area</w:t>
        </w:r>
      </w:ins>
      <w:ins w:id="1024" w:author="Jeff Wootton" w:date="2024-07-30T10:34:00Z">
        <w:r w:rsidRPr="00EF7A5A">
          <w:rPr>
            <w:rFonts w:cs="Arial"/>
          </w:rPr>
          <w:t xml:space="preserve"> feature so as to ensure display of a feature at the position of the </w:t>
        </w:r>
      </w:ins>
      <w:ins w:id="1025" w:author="Jeff Wootton" w:date="2024-07-30T10:38:00Z">
        <w:r w:rsidR="000A0F8E">
          <w:rPr>
            <w:rFonts w:cs="Arial"/>
          </w:rPr>
          <w:t>built-up area</w:t>
        </w:r>
      </w:ins>
      <w:ins w:id="1026" w:author="Jeff Wootton" w:date="2024-07-30T10:34:00Z">
        <w:r w:rsidRPr="00EF7A5A">
          <w:rPr>
            <w:rFonts w:cs="Arial"/>
          </w:rPr>
          <w:t xml:space="preserve"> in ECDIS Base display. </w:t>
        </w:r>
        <w:r w:rsidRPr="00EF7A5A">
          <w:t>Data Producers should consider removing these features from their S-101 data during the conversion process.</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27" w:name="_Toc422735632"/>
      <w:bookmarkStart w:id="1028" w:name="_Toc460900514"/>
      <w:bookmarkStart w:id="1029" w:name="_Toc8629946"/>
      <w:bookmarkStart w:id="1030" w:name="_Toc8630078"/>
      <w:bookmarkStart w:id="1031" w:name="_Toc173416351"/>
      <w:r w:rsidRPr="00EF7A5A">
        <w:t>Buildings, landmarks, tanks, silos</w:t>
      </w:r>
      <w:bookmarkEnd w:id="1027"/>
      <w:bookmarkEnd w:id="1028"/>
      <w:bookmarkEnd w:id="1029"/>
      <w:bookmarkEnd w:id="1030"/>
      <w:bookmarkEnd w:id="1031"/>
    </w:p>
    <w:p w:rsidR="002E7E55" w:rsidRPr="00EF7A5A" w:rsidRDefault="002E7E55" w:rsidP="002E7E5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Building, single (</w:t>
      </w:r>
      <w:r w:rsidRPr="00EF7A5A">
        <w:rPr>
          <w:b/>
        </w:rPr>
        <w:t>BUISGL</w:t>
      </w:r>
      <w:r w:rsidRPr="00EF7A5A">
        <w:t>)</w:t>
      </w:r>
      <w:r w:rsidR="00742F0E" w:rsidRPr="00EF7A5A">
        <w:tab/>
      </w:r>
      <w:r w:rsidR="00742F0E" w:rsidRPr="00EF7A5A">
        <w:tab/>
      </w:r>
      <w:r w:rsidRPr="00EF7A5A">
        <w:t>(</w:t>
      </w:r>
      <w:r w:rsidR="00D421FB" w:rsidRPr="00EF7A5A">
        <w:t>P,</w:t>
      </w:r>
      <w:r w:rsidRPr="00EF7A5A">
        <w:t>A)</w:t>
      </w:r>
    </w:p>
    <w:p w:rsidR="00163743" w:rsidRPr="00EF7A5A" w:rsidRDefault="002E7E55" w:rsidP="002E7E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Building</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D421FB" w:rsidRPr="00EF7A5A">
        <w:t>P,</w:t>
      </w:r>
      <w:r w:rsidRPr="00EF7A5A">
        <w:t>S)</w:t>
      </w:r>
      <w:r w:rsidRPr="00EF7A5A">
        <w:tab/>
      </w:r>
      <w:r w:rsidRPr="00EF7A5A">
        <w:tab/>
      </w:r>
      <w:r w:rsidRPr="00EF7A5A">
        <w:tab/>
      </w:r>
      <w:r w:rsidRPr="00EF7A5A">
        <w:tab/>
        <w:t>(S-101 DCEG Clause 6.</w:t>
      </w:r>
      <w:r w:rsidR="00742F0E" w:rsidRPr="00EF7A5A">
        <w:t>2</w:t>
      </w:r>
      <w:r w:rsidRPr="00EF7A5A">
        <w:t>)</w:t>
      </w:r>
    </w:p>
    <w:p w:rsidR="001331D1" w:rsidRPr="00EF7A5A" w:rsidRDefault="001331D1"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BUISGL</w:t>
      </w:r>
      <w:r w:rsidRPr="00EF7A5A">
        <w:t xml:space="preserve"> and its binding attributes will be </w:t>
      </w:r>
      <w:r w:rsidR="00693DA6" w:rsidRPr="00EF7A5A">
        <w:t xml:space="preserve">converted </w:t>
      </w:r>
      <w:r w:rsidRPr="00EF7A5A">
        <w:t xml:space="preserve">automatically </w:t>
      </w:r>
      <w:r w:rsidR="00693DA6" w:rsidRPr="00EF7A5A">
        <w:t>to an instance of</w:t>
      </w:r>
      <w:r w:rsidRPr="00EF7A5A">
        <w:t xml:space="preserve"> the S-101 </w:t>
      </w:r>
      <w:r w:rsidR="00FE3562" w:rsidRPr="00EF7A5A">
        <w:t>Feature type</w:t>
      </w:r>
      <w:r w:rsidRPr="00EF7A5A">
        <w:t xml:space="preserve"> </w:t>
      </w:r>
      <w:r w:rsidRPr="00EF7A5A">
        <w:rPr>
          <w:b/>
        </w:rPr>
        <w:t xml:space="preserve">Building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Building</w:t>
      </w:r>
      <w:r w:rsidRPr="00EF7A5A">
        <w:t xml:space="preserve"> in S-101:</w:t>
      </w:r>
    </w:p>
    <w:p w:rsidR="001331D1" w:rsidRPr="00EF7A5A" w:rsidRDefault="001331D1" w:rsidP="00EE0493">
      <w:pPr>
        <w:jc w:val="both"/>
      </w:pPr>
      <w:r w:rsidRPr="00EF7A5A">
        <w:rPr>
          <w:b/>
        </w:rPr>
        <w:t>nature of construction</w:t>
      </w:r>
      <w:r w:rsidRPr="00EF7A5A">
        <w:tab/>
      </w:r>
      <w:r w:rsidRPr="00EF7A5A">
        <w:tab/>
        <w:t>(NATCON)</w:t>
      </w:r>
    </w:p>
    <w:p w:rsidR="001331D1" w:rsidRPr="00EF7A5A" w:rsidRDefault="001331D1" w:rsidP="001331D1">
      <w:pPr>
        <w:spacing w:after="120"/>
        <w:jc w:val="both"/>
      </w:pPr>
      <w:r w:rsidRPr="00EF7A5A">
        <w:rPr>
          <w:b/>
        </w:rPr>
        <w:t>status</w:t>
      </w:r>
      <w:r w:rsidRPr="00EF7A5A">
        <w:tab/>
      </w:r>
      <w:r w:rsidRPr="00EF7A5A">
        <w:tab/>
      </w:r>
      <w:r w:rsidRPr="00EF7A5A">
        <w:tab/>
      </w:r>
      <w:r w:rsidRPr="00EF7A5A">
        <w:tab/>
        <w:t>(STATUS)</w:t>
      </w:r>
    </w:p>
    <w:p w:rsidR="001331D1" w:rsidRPr="00EF7A5A" w:rsidRDefault="001331D1" w:rsidP="001331D1">
      <w:pPr>
        <w:spacing w:after="120"/>
        <w:jc w:val="both"/>
        <w:rPr>
          <w:rFonts w:cs="Arial"/>
          <w:bCs/>
        </w:rPr>
      </w:pPr>
      <w:r w:rsidRPr="00EF7A5A">
        <w:rPr>
          <w:rFonts w:cs="Arial"/>
          <w:bCs/>
        </w:rPr>
        <w:t>See S-101 DCEG clause 6.2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and STATUS on </w:t>
      </w:r>
      <w:r w:rsidRPr="00EF7A5A">
        <w:rPr>
          <w:b/>
        </w:rPr>
        <w:t>BUISGL</w:t>
      </w:r>
      <w:r w:rsidRPr="00EF7A5A">
        <w:rPr>
          <w:rFonts w:cs="Arial"/>
          <w:bCs/>
        </w:rPr>
        <w:t xml:space="preserve"> and amend appropriately.</w:t>
      </w:r>
    </w:p>
    <w:p w:rsidR="002737CF" w:rsidRPr="00EF7A5A" w:rsidRDefault="002737CF" w:rsidP="002737C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2737CF" w:rsidRPr="00EF7A5A" w:rsidRDefault="002737CF" w:rsidP="00EF6B88">
      <w:pPr>
        <w:pStyle w:val="ListParagraph"/>
        <w:numPr>
          <w:ilvl w:val="0"/>
          <w:numId w:val="20"/>
        </w:numPr>
        <w:spacing w:after="120"/>
        <w:ind w:left="284" w:hanging="284"/>
        <w:jc w:val="both"/>
        <w:rPr>
          <w:rFonts w:cs="Arial"/>
          <w:bCs/>
        </w:rPr>
      </w:pPr>
      <w:r w:rsidRPr="00EF7A5A">
        <w:rPr>
          <w:rFonts w:cs="Arial"/>
          <w:bCs/>
        </w:rPr>
        <w:t xml:space="preserve">The S-101 attribute </w:t>
      </w:r>
      <w:r w:rsidRPr="00EF7A5A">
        <w:rPr>
          <w:rFonts w:cs="Arial"/>
          <w:b/>
          <w:bCs/>
        </w:rPr>
        <w:t>function</w:t>
      </w:r>
      <w:r w:rsidRPr="00EF7A5A">
        <w:rPr>
          <w:rFonts w:cs="Arial"/>
          <w:bCs/>
        </w:rPr>
        <w:t xml:space="preserve"> includes the new enumerate value </w:t>
      </w:r>
      <w:r w:rsidRPr="00EF7A5A">
        <w:rPr>
          <w:rFonts w:cs="Arial"/>
          <w:bCs/>
          <w:i/>
        </w:rPr>
        <w:t>47</w:t>
      </w:r>
      <w:r w:rsidRPr="00EF7A5A">
        <w:rPr>
          <w:rFonts w:cs="Arial"/>
          <w:bCs/>
        </w:rPr>
        <w:t xml:space="preserve"> (boathouse).</w:t>
      </w:r>
      <w:r w:rsidR="005C6026" w:rsidRPr="00EF7A5A">
        <w:rPr>
          <w:rFonts w:cs="Arial"/>
          <w:bCs/>
        </w:rPr>
        <w:t xml:space="preserve"> </w:t>
      </w:r>
      <w:r w:rsidRPr="00EF7A5A">
        <w:rPr>
          <w:rFonts w:cs="Arial"/>
          <w:bCs/>
        </w:rPr>
        <w:t xml:space="preserve">This information is encoded in S-57 on </w:t>
      </w:r>
      <w:r w:rsidRPr="00EF7A5A">
        <w:rPr>
          <w:rFonts w:cs="Arial"/>
          <w:b/>
          <w:bCs/>
        </w:rPr>
        <w:t>BUISGL</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BUISGL</w:t>
      </w:r>
      <w:r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Pr="00EF7A5A">
        <w:rPr>
          <w:rFonts w:cs="Arial"/>
          <w:bCs/>
          <w:i/>
        </w:rPr>
        <w:t>Boathouse</w:t>
      </w:r>
      <w:r w:rsidRPr="00EF7A5A">
        <w:rPr>
          <w:rFonts w:cs="Arial"/>
          <w:bCs/>
        </w:rPr>
        <w:t xml:space="preserve"> or </w:t>
      </w:r>
      <w:r w:rsidRPr="00EF7A5A">
        <w:rPr>
          <w:rFonts w:cs="Arial"/>
          <w:bCs/>
          <w:i/>
        </w:rPr>
        <w:t>Boatshed</w:t>
      </w:r>
      <w:r w:rsidRPr="00EF7A5A">
        <w:rPr>
          <w:rFonts w:cs="Arial"/>
          <w:bCs/>
        </w:rPr>
        <w:t>.</w:t>
      </w:r>
      <w:ins w:id="1032" w:author="Jeff Wootton" w:date="2024-07-30T10:41:00Z">
        <w:r w:rsidR="004B4441">
          <w:rPr>
            <w:rFonts w:cs="Arial"/>
            <w:bCs/>
          </w:rPr>
          <w:t xml:space="preserve"> </w:t>
        </w:r>
        <w:commentRangeStart w:id="1033"/>
        <w:r w:rsidR="004B4441">
          <w:rPr>
            <w:rFonts w:cs="Arial"/>
            <w:bCs/>
          </w:rPr>
          <w:t xml:space="preserve">If it is considered that </w:t>
        </w:r>
      </w:ins>
      <w:ins w:id="1034" w:author="Jeff Wootton" w:date="2024-07-30T10:42:00Z">
        <w:r w:rsidR="001B120B">
          <w:rPr>
            <w:rFonts w:cs="Arial"/>
            <w:bCs/>
          </w:rPr>
          <w:t xml:space="preserve">horizontal and vertical clearances for the </w:t>
        </w:r>
        <w:r w:rsidR="00F5672B">
          <w:rPr>
            <w:rFonts w:cs="Arial"/>
            <w:bCs/>
          </w:rPr>
          <w:t xml:space="preserve">boathouse or boatshed </w:t>
        </w:r>
      </w:ins>
      <w:ins w:id="1035" w:author="Jeff Wootton" w:date="2024-07-30T11:02:00Z">
        <w:r w:rsidR="00844790">
          <w:rPr>
            <w:rFonts w:cs="Arial"/>
            <w:bCs/>
          </w:rPr>
          <w:t>are important</w:t>
        </w:r>
      </w:ins>
      <w:ins w:id="1036" w:author="Jeff Wootton" w:date="2024-07-30T10:42:00Z">
        <w:r w:rsidR="00F5672B">
          <w:rPr>
            <w:rFonts w:cs="Arial"/>
            <w:bCs/>
          </w:rPr>
          <w:t xml:space="preserve"> to be included in the converted S-101 dataset, Data Pro</w:t>
        </w:r>
      </w:ins>
      <w:ins w:id="1037" w:author="Jeff Wootton" w:date="2024-07-30T10:43:00Z">
        <w:r w:rsidR="00F5672B">
          <w:rPr>
            <w:rFonts w:cs="Arial"/>
            <w:bCs/>
          </w:rPr>
          <w:t xml:space="preserve">ducers </w:t>
        </w:r>
        <w:r w:rsidR="000E0CAF">
          <w:rPr>
            <w:rFonts w:cs="Arial"/>
            <w:bCs/>
          </w:rPr>
          <w:t xml:space="preserve">should consider amending the </w:t>
        </w:r>
        <w:r w:rsidR="003D74CB">
          <w:rPr>
            <w:rFonts w:cs="Arial"/>
            <w:bCs/>
          </w:rPr>
          <w:t>converted</w:t>
        </w:r>
        <w:r w:rsidR="000E0CAF">
          <w:rPr>
            <w:rFonts w:cs="Arial"/>
            <w:bCs/>
          </w:rPr>
          <w:t xml:space="preserve"> </w:t>
        </w:r>
        <w:r w:rsidR="000E0CAF">
          <w:rPr>
            <w:rFonts w:cs="Arial"/>
            <w:b/>
          </w:rPr>
          <w:t>Building</w:t>
        </w:r>
        <w:r w:rsidR="000E0CAF">
          <w:rPr>
            <w:rFonts w:cs="Arial"/>
            <w:bCs/>
          </w:rPr>
          <w:t xml:space="preserve"> feat</w:t>
        </w:r>
        <w:r w:rsidR="003D74CB">
          <w:rPr>
            <w:rFonts w:cs="Arial"/>
            <w:bCs/>
          </w:rPr>
          <w:t xml:space="preserve">ure to the new S-101 feature </w:t>
        </w:r>
        <w:r w:rsidR="003D74CB">
          <w:rPr>
            <w:rFonts w:cs="Arial"/>
            <w:b/>
          </w:rPr>
          <w:t>Structure Over Navigable Water</w:t>
        </w:r>
      </w:ins>
      <w:ins w:id="1038" w:author="Jeff Wootton" w:date="2024-07-30T10:44:00Z">
        <w:r w:rsidR="003D74CB">
          <w:rPr>
            <w:rFonts w:cs="Arial"/>
            <w:bCs/>
          </w:rPr>
          <w:t xml:space="preserve"> (see clause </w:t>
        </w:r>
      </w:ins>
      <w:ins w:id="1039" w:author="Jeff Wootton" w:date="2024-07-30T11:01:00Z">
        <w:r w:rsidR="004F62EB">
          <w:rPr>
            <w:rFonts w:cs="Arial"/>
            <w:bCs/>
          </w:rPr>
          <w:t>4.6.1</w:t>
        </w:r>
      </w:ins>
      <w:ins w:id="1040" w:author="Jeff Wootton" w:date="2024-08-20T10:20:00Z">
        <w:r w:rsidR="008249D5">
          <w:rPr>
            <w:rFonts w:cs="Arial"/>
            <w:bCs/>
          </w:rPr>
          <w:t xml:space="preserve"> and S-101 DCEG clause 8.7</w:t>
        </w:r>
      </w:ins>
      <w:ins w:id="1041" w:author="Jeff Wootton" w:date="2024-07-30T11:01:00Z">
        <w:r w:rsidR="004F62EB">
          <w:rPr>
            <w:rFonts w:cs="Arial"/>
            <w:bCs/>
          </w:rPr>
          <w:t>).</w:t>
        </w:r>
      </w:ins>
      <w:commentRangeEnd w:id="1033"/>
      <w:ins w:id="1042" w:author="Jeff Wootton" w:date="2024-07-30T11:29:00Z">
        <w:r w:rsidR="008314A5">
          <w:rPr>
            <w:rStyle w:val="CommentReference"/>
            <w:rFonts w:ascii="Garamond" w:hAnsi="Garamond"/>
            <w:lang w:eastAsia="en-US"/>
          </w:rPr>
          <w:commentReference w:id="1033"/>
        </w:r>
      </w:ins>
    </w:p>
    <w:p w:rsidR="001331D1" w:rsidRPr="00EF7A5A" w:rsidRDefault="001331D1" w:rsidP="001331D1">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w:t>
      </w:r>
      <w:r w:rsidR="001A339D" w:rsidRPr="00EF7A5A">
        <w:rPr>
          <w:rFonts w:cs="Arial"/>
        </w:rPr>
        <w:t>building</w:t>
      </w:r>
      <w:r w:rsidRPr="00EF7A5A">
        <w:rPr>
          <w:rFonts w:cs="Arial"/>
        </w:rPr>
        <w:t xml:space="preserve">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00D421FB" w:rsidRPr="00EF7A5A">
        <w:rPr>
          <w:b/>
        </w:rPr>
        <w:t>Building</w:t>
      </w:r>
      <w:r w:rsidRPr="00EF7A5A">
        <w:rPr>
          <w:rFonts w:cs="Arial"/>
        </w:rPr>
        <w:t xml:space="preserve"> feature so as to ensure display of a feature at the position of the </w:t>
      </w:r>
      <w:r w:rsidR="00D421FB" w:rsidRPr="00EF7A5A">
        <w:rPr>
          <w:rFonts w:cs="Arial"/>
        </w:rPr>
        <w:t>building</w:t>
      </w:r>
      <w:r w:rsidRPr="00EF7A5A">
        <w:rPr>
          <w:rFonts w:cs="Arial"/>
        </w:rPr>
        <w:t xml:space="preserve"> in ECDIS Base display.</w:t>
      </w:r>
      <w:r w:rsidR="005C6026" w:rsidRPr="00EF7A5A">
        <w:rPr>
          <w:rFonts w:cs="Arial"/>
        </w:rPr>
        <w:t xml:space="preserve"> </w:t>
      </w:r>
      <w:r w:rsidRPr="00EF7A5A">
        <w:t>Data Producers should consider removing these features from their S-101 data during the conversion process.</w:t>
      </w:r>
    </w:p>
    <w:p w:rsidR="00D421FB" w:rsidRPr="00EF7A5A" w:rsidRDefault="00D421FB" w:rsidP="00D421F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83E80" w:rsidRPr="00EF7A5A">
        <w:rPr>
          <w:u w:val="single"/>
        </w:rPr>
        <w:t>Object</w:t>
      </w:r>
      <w:r w:rsidRPr="00EF7A5A">
        <w:rPr>
          <w:u w:val="single"/>
        </w:rPr>
        <w:t>:</w:t>
      </w:r>
      <w:r w:rsidRPr="00EF7A5A">
        <w:tab/>
      </w:r>
      <w:r w:rsidRPr="00EF7A5A">
        <w:tab/>
        <w:t>Landmark (</w:t>
      </w:r>
      <w:r w:rsidRPr="00EF7A5A">
        <w:rPr>
          <w:b/>
        </w:rPr>
        <w:t>LNDMRK</w:t>
      </w:r>
      <w:r w:rsidRPr="00EF7A5A">
        <w:t>)</w:t>
      </w:r>
      <w:r w:rsidRPr="00EF7A5A">
        <w:tab/>
      </w:r>
      <w:r w:rsidRPr="00EF7A5A">
        <w:tab/>
      </w:r>
      <w:r w:rsidRPr="00EF7A5A">
        <w:tab/>
        <w:t>(P,L,A)</w:t>
      </w:r>
    </w:p>
    <w:p w:rsidR="00D421FB" w:rsidRPr="00EF7A5A" w:rsidRDefault="00D421FB" w:rsidP="00D421F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Landmark</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t>(S-101 DCEG Clause 7.2)</w:t>
      </w:r>
    </w:p>
    <w:p w:rsidR="002E1D0D" w:rsidRPr="00EF7A5A" w:rsidRDefault="002E1D0D" w:rsidP="002E1D0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D839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Wind Turbine</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7.4)</w:t>
      </w:r>
    </w:p>
    <w:p w:rsidR="004B5798" w:rsidRPr="00EF7A5A" w:rsidRDefault="001A339D" w:rsidP="004B57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LNDMRK</w:t>
      </w:r>
      <w:r w:rsidRPr="00EF7A5A">
        <w:t xml:space="preserve"> and its binding attributes will be </w:t>
      </w:r>
      <w:r w:rsidR="00693DA6" w:rsidRPr="00EF7A5A">
        <w:t xml:space="preserve">converted </w:t>
      </w:r>
      <w:r w:rsidRPr="00EF7A5A">
        <w:t xml:space="preserve">automatically </w:t>
      </w:r>
      <w:r w:rsidR="00693DA6" w:rsidRPr="00EF7A5A">
        <w:t>to an instance of</w:t>
      </w:r>
      <w:r w:rsidRPr="00EF7A5A">
        <w:t xml:space="preserve"> the S-101 </w:t>
      </w:r>
      <w:r w:rsidR="00FE3562" w:rsidRPr="00EF7A5A">
        <w:t>Feature type</w:t>
      </w:r>
      <w:r w:rsidRPr="00EF7A5A">
        <w:t xml:space="preserve"> </w:t>
      </w:r>
      <w:r w:rsidRPr="00EF7A5A">
        <w:rPr>
          <w:b/>
        </w:rPr>
        <w:t xml:space="preserve">Landmark </w:t>
      </w:r>
      <w:r w:rsidRPr="00EF7A5A">
        <w:t>during the automated conversion process.</w:t>
      </w:r>
      <w:r w:rsidR="005C6026" w:rsidRPr="00EF7A5A">
        <w:t xml:space="preserve"> </w:t>
      </w:r>
      <w:r w:rsidR="004B5798" w:rsidRPr="00EF7A5A">
        <w:t>However</w:t>
      </w:r>
      <w:r w:rsidR="000755BA">
        <w:t>,</w:t>
      </w:r>
      <w:r w:rsidR="004B5798" w:rsidRPr="00EF7A5A">
        <w:t xml:space="preserve"> the following exceptions apply:</w:t>
      </w:r>
    </w:p>
    <w:p w:rsidR="004B5798" w:rsidRPr="00EF7A5A" w:rsidRDefault="004B5798" w:rsidP="008271D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rPr>
          <w:rFonts w:cs="Arial"/>
          <w:b/>
          <w:bCs/>
        </w:rPr>
        <w:t>LNDMRK</w:t>
      </w:r>
      <w:r w:rsidRPr="00EF7A5A">
        <w:rPr>
          <w:rFonts w:cs="Arial"/>
          <w:bCs/>
        </w:rPr>
        <w:t xml:space="preserve"> </w:t>
      </w:r>
      <w:r w:rsidR="00283E80" w:rsidRPr="00EF7A5A">
        <w:rPr>
          <w:rFonts w:cs="Arial"/>
          <w:bCs/>
        </w:rPr>
        <w:t>o</w:t>
      </w:r>
      <w:r w:rsidR="00FE3562" w:rsidRPr="00EF7A5A">
        <w:rPr>
          <w:rFonts w:cs="Arial"/>
          <w:bCs/>
        </w:rPr>
        <w:t xml:space="preserve">bjects </w:t>
      </w:r>
      <w:r w:rsidRPr="00EF7A5A">
        <w:rPr>
          <w:rFonts w:cs="Arial"/>
          <w:bCs/>
        </w:rPr>
        <w:t xml:space="preserve">of </w:t>
      </w:r>
      <w:r w:rsidR="000B6284">
        <w:t>geometric primitive</w:t>
      </w:r>
      <w:r w:rsidRPr="00EF7A5A">
        <w:rPr>
          <w:rFonts w:cs="Arial"/>
          <w:bCs/>
        </w:rPr>
        <w:t xml:space="preserve"> point and having attribute CATLMK = </w:t>
      </w:r>
      <w:r w:rsidRPr="00EF7A5A">
        <w:rPr>
          <w:rFonts w:cs="Arial"/>
          <w:bCs/>
          <w:i/>
        </w:rPr>
        <w:t>19</w:t>
      </w:r>
      <w:r w:rsidRPr="00EF7A5A">
        <w:rPr>
          <w:rFonts w:cs="Arial"/>
          <w:bCs/>
        </w:rPr>
        <w:t xml:space="preserve"> (windmotor) will convert to </w:t>
      </w:r>
      <w:r w:rsidR="00FE3562" w:rsidRPr="00EF7A5A">
        <w:rPr>
          <w:rFonts w:cs="Arial"/>
          <w:bCs/>
        </w:rPr>
        <w:t xml:space="preserve">an instance of </w:t>
      </w:r>
      <w:r w:rsidRPr="00EF7A5A">
        <w:rPr>
          <w:rFonts w:cs="Arial"/>
          <w:bCs/>
        </w:rPr>
        <w:t xml:space="preserve">the new S-101 </w:t>
      </w:r>
      <w:r w:rsidR="00FE3562" w:rsidRPr="00EF7A5A">
        <w:t>Feature type</w:t>
      </w:r>
      <w:r w:rsidRPr="00EF7A5A">
        <w:rPr>
          <w:rFonts w:cs="Arial"/>
          <w:bCs/>
        </w:rPr>
        <w:t xml:space="preserve"> </w:t>
      </w:r>
      <w:r w:rsidRPr="00EF7A5A">
        <w:rPr>
          <w:rFonts w:cs="Arial"/>
          <w:b/>
          <w:bCs/>
        </w:rPr>
        <w:t>Wind Turbine</w:t>
      </w:r>
      <w:r w:rsidRPr="00EF7A5A">
        <w:rPr>
          <w:rFonts w:cs="Arial"/>
          <w:bCs/>
        </w:rPr>
        <w:t>.</w:t>
      </w:r>
      <w:r w:rsidR="005C6026" w:rsidRPr="00EF7A5A">
        <w:rPr>
          <w:rFonts w:cs="Arial"/>
          <w:bCs/>
        </w:rPr>
        <w:t xml:space="preserve"> </w:t>
      </w:r>
      <w:r w:rsidRPr="00EF7A5A">
        <w:t>The S-101 attribute</w:t>
      </w:r>
      <w:r w:rsidR="001A4BB7" w:rsidRPr="00EF7A5A">
        <w:t xml:space="preserve">s </w:t>
      </w:r>
      <w:r w:rsidR="001A4BB7" w:rsidRPr="00EF7A5A">
        <w:rPr>
          <w:rFonts w:cs="Arial"/>
          <w:b/>
        </w:rPr>
        <w:t>fixed date range</w:t>
      </w:r>
      <w:r w:rsidR="001A4BB7" w:rsidRPr="00EF7A5A">
        <w:rPr>
          <w:rFonts w:cs="Arial"/>
        </w:rPr>
        <w:t xml:space="preserve">, </w:t>
      </w:r>
      <w:r w:rsidRPr="00EF7A5A">
        <w:rPr>
          <w:b/>
        </w:rPr>
        <w:t>vertical</w:t>
      </w:r>
      <w:r w:rsidRPr="004A4696">
        <w:rPr>
          <w:b/>
        </w:rPr>
        <w:t xml:space="preserve"> </w:t>
      </w:r>
      <w:r w:rsidRPr="00EF7A5A">
        <w:rPr>
          <w:b/>
        </w:rPr>
        <w:t>clearance fixed</w:t>
      </w:r>
      <w:r w:rsidR="001A4BB7" w:rsidRPr="00EF7A5A">
        <w:rPr>
          <w:rFonts w:cs="Arial"/>
          <w:bCs/>
        </w:rPr>
        <w:t xml:space="preserve">, </w:t>
      </w:r>
      <w:r w:rsidR="001A4BB7" w:rsidRPr="00EF7A5A">
        <w:rPr>
          <w:rFonts w:cs="Arial"/>
          <w:b/>
        </w:rPr>
        <w:t>vertical datum</w:t>
      </w:r>
      <w:r w:rsidR="001A4BB7" w:rsidRPr="00EF7A5A">
        <w:rPr>
          <w:rFonts w:cs="Arial"/>
          <w:bCs/>
        </w:rPr>
        <w:t xml:space="preserve"> and </w:t>
      </w:r>
      <w:r w:rsidR="001A4BB7" w:rsidRPr="00EF7A5A">
        <w:rPr>
          <w:rFonts w:cs="Arial"/>
          <w:b/>
        </w:rPr>
        <w:t>water level effect</w:t>
      </w:r>
      <w:r w:rsidRPr="00EF7A5A">
        <w:t xml:space="preserve"> introduce the option to encode additional information related to </w:t>
      </w:r>
      <w:r w:rsidRPr="00EF7A5A">
        <w:rPr>
          <w:rFonts w:cs="Arial"/>
          <w:b/>
          <w:bCs/>
        </w:rPr>
        <w:t>Wind Turbine</w:t>
      </w:r>
      <w:r w:rsidRPr="00EF7A5A">
        <w:t>.</w:t>
      </w:r>
      <w:r w:rsidR="005C6026" w:rsidRPr="00EF7A5A">
        <w:t xml:space="preserve"> </w:t>
      </w:r>
      <w:r w:rsidRPr="00EF7A5A">
        <w:t xml:space="preserve">There is no corresponding encoding for this information on </w:t>
      </w:r>
      <w:r w:rsidRPr="00EF7A5A">
        <w:rPr>
          <w:b/>
        </w:rPr>
        <w:t>LNDMRK</w:t>
      </w:r>
      <w:r w:rsidRPr="00EF7A5A">
        <w:t xml:space="preserve"> in S-57 – for full capability S-101 data, Data Producers will be required to populate </w:t>
      </w:r>
      <w:r w:rsidR="001A4BB7" w:rsidRPr="00EF7A5A">
        <w:t xml:space="preserve">these </w:t>
      </w:r>
      <w:r w:rsidRPr="00EF7A5A">
        <w:t>attribute</w:t>
      </w:r>
      <w:r w:rsidR="001A4BB7" w:rsidRPr="00EF7A5A">
        <w:t>s</w:t>
      </w:r>
      <w:r w:rsidRPr="00EF7A5A">
        <w:t xml:space="preserve"> manually, if considered necessary.</w:t>
      </w:r>
      <w:r w:rsidR="001A339D" w:rsidRPr="00EF7A5A">
        <w:t xml:space="preserve"> </w:t>
      </w:r>
    </w:p>
    <w:p w:rsidR="00FC0454" w:rsidRPr="00EF7A5A" w:rsidRDefault="00FC045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rPr>
        <w:t>There are some allowable S-57 encoding</w:t>
      </w:r>
      <w:r w:rsidR="008271D4" w:rsidRPr="00EF7A5A">
        <w:rPr>
          <w:rFonts w:cs="Arial"/>
        </w:rPr>
        <w:t xml:space="preserve"> combinations</w:t>
      </w:r>
      <w:r w:rsidRPr="00EF7A5A">
        <w:rPr>
          <w:rFonts w:cs="Arial"/>
        </w:rPr>
        <w:t xml:space="preserve"> that do not display in ECDIS</w:t>
      </w:r>
      <w:r w:rsidR="00EA0F93" w:rsidRPr="00EF7A5A">
        <w:rPr>
          <w:rFonts w:cs="Arial"/>
        </w:rPr>
        <w:t xml:space="preserve">. Guidance has been included in the S-57 UOC for encoding “work-arounds” such that the required “real-world” features will be displayed, including options to encode as </w:t>
      </w:r>
      <w:r w:rsidR="00EA0F93" w:rsidRPr="00EF7A5A">
        <w:rPr>
          <w:rFonts w:cs="Arial"/>
          <w:b/>
          <w:bCs/>
        </w:rPr>
        <w:t>LNDMRK</w:t>
      </w:r>
      <w:r w:rsidR="008271D4" w:rsidRPr="00EF7A5A">
        <w:rPr>
          <w:rFonts w:cs="Arial"/>
        </w:rPr>
        <w:t>. Where these “work-arounds” have been applied, a suitably configured converter may be capable of implementing the following conversion requirements</w:t>
      </w:r>
      <w:r w:rsidR="00E533A8">
        <w:rPr>
          <w:rFonts w:cs="Arial"/>
        </w:rPr>
        <w:t xml:space="preserve"> (noting that </w:t>
      </w:r>
      <w:r w:rsidR="00E533A8" w:rsidRPr="00EF7A5A">
        <w:rPr>
          <w:rFonts w:cs="Arial"/>
          <w:bCs/>
        </w:rPr>
        <w:t xml:space="preserve">the text string encoded in INFORM on the </w:t>
      </w:r>
      <w:r w:rsidR="00E533A8">
        <w:rPr>
          <w:rFonts w:cs="Arial"/>
          <w:b/>
          <w:bCs/>
        </w:rPr>
        <w:t>LNDMRK</w:t>
      </w:r>
      <w:r w:rsidR="00E533A8" w:rsidRPr="00EF7A5A">
        <w:rPr>
          <w:rFonts w:cs="Arial"/>
          <w:bCs/>
        </w:rPr>
        <w:t xml:space="preserve"> should be in a standardised format</w:t>
      </w:r>
      <w:r w:rsidR="00F30134">
        <w:rPr>
          <w:rFonts w:cs="Arial"/>
          <w:bCs/>
        </w:rPr>
        <w:t xml:space="preserve"> in order to convert to the appropriate S-101 Feature</w:t>
      </w:r>
      <w:r w:rsidR="00E533A8" w:rsidRPr="00EF7A5A">
        <w:rPr>
          <w:rFonts w:cs="Arial"/>
          <w:bCs/>
        </w:rPr>
        <w:t xml:space="preserve">, such as </w:t>
      </w:r>
      <w:r w:rsidR="00A41E1D">
        <w:rPr>
          <w:rFonts w:cs="Arial"/>
          <w:bCs/>
          <w:i/>
        </w:rPr>
        <w:t>Waterfall</w:t>
      </w:r>
      <w:r w:rsidR="00A50B30">
        <w:rPr>
          <w:rFonts w:cs="Arial"/>
          <w:bCs/>
          <w:iCs/>
        </w:rPr>
        <w:t xml:space="preserve"> for </w:t>
      </w:r>
      <w:r w:rsidR="00A50B30" w:rsidRPr="00F30134">
        <w:rPr>
          <w:rFonts w:cs="Arial"/>
          <w:b/>
          <w:iCs/>
        </w:rPr>
        <w:t>LNDMRK</w:t>
      </w:r>
      <w:r w:rsidR="00A50B30">
        <w:rPr>
          <w:rFonts w:cs="Arial"/>
          <w:bCs/>
          <w:iCs/>
        </w:rPr>
        <w:t xml:space="preserve"> </w:t>
      </w:r>
      <w:r w:rsidR="001C36DE">
        <w:rPr>
          <w:rFonts w:cs="Arial"/>
          <w:bCs/>
          <w:iCs/>
        </w:rPr>
        <w:t xml:space="preserve">of geometric primitive point </w:t>
      </w:r>
      <w:r w:rsidR="00A50B30">
        <w:rPr>
          <w:rFonts w:cs="Arial"/>
          <w:bCs/>
          <w:iCs/>
        </w:rPr>
        <w:t xml:space="preserve">encoded to represent </w:t>
      </w:r>
      <w:r w:rsidR="00A41E1D">
        <w:rPr>
          <w:rFonts w:cs="Arial"/>
          <w:bCs/>
          <w:iCs/>
        </w:rPr>
        <w:t>a waterfall</w:t>
      </w:r>
      <w:r w:rsidR="00A50B30">
        <w:rPr>
          <w:rFonts w:cs="Arial"/>
          <w:bCs/>
          <w:iCs/>
        </w:rPr>
        <w:t>)</w:t>
      </w:r>
      <w:r w:rsidR="008271D4" w:rsidRPr="00EF7A5A">
        <w:rPr>
          <w:rFonts w:cs="Arial"/>
        </w:rPr>
        <w:t>:</w:t>
      </w:r>
    </w:p>
    <w:p w:rsidR="005A42C7" w:rsidRPr="00EF7A5A" w:rsidRDefault="005A42C7" w:rsidP="005A42C7">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area encoded to represent a </w:t>
      </w:r>
      <w:r w:rsidRPr="00EF7A5A">
        <w:rPr>
          <w:rFonts w:cs="Arial"/>
          <w:b/>
          <w:bCs/>
        </w:rPr>
        <w:t>SLOGRD</w:t>
      </w:r>
      <w:r w:rsidRPr="00EF7A5A">
        <w:rPr>
          <w:rFonts w:cs="Arial"/>
        </w:rPr>
        <w:t xml:space="preserve"> object of </w:t>
      </w:r>
      <w:r w:rsidR="000B6284">
        <w:t>geometric primitive</w:t>
      </w:r>
      <w:r w:rsidRPr="00EF7A5A">
        <w:rPr>
          <w:rFonts w:cs="Arial"/>
        </w:rPr>
        <w:t xml:space="preserve"> area and having </w:t>
      </w:r>
      <w:r w:rsidRPr="00EF7A5A">
        <w:t xml:space="preserve">attributes CATSLO ≠ </w:t>
      </w:r>
      <w:r w:rsidRPr="00EF7A5A">
        <w:rPr>
          <w:i/>
          <w:iCs/>
        </w:rPr>
        <w:t>6</w:t>
      </w:r>
      <w:r w:rsidRPr="00EF7A5A">
        <w:t xml:space="preserve"> (cliff) and CONRAD ≠ </w:t>
      </w:r>
      <w:r w:rsidRPr="00EF7A5A">
        <w:rPr>
          <w:i/>
          <w:iCs/>
        </w:rPr>
        <w:t>1</w:t>
      </w:r>
      <w:r w:rsidRPr="00EF7A5A">
        <w:t xml:space="preserve"> (radar conspicuous); or CATSLO = empty (null) </w:t>
      </w:r>
      <w:r w:rsidRPr="00EF7A5A">
        <w:rPr>
          <w:rFonts w:cs="Arial"/>
        </w:rPr>
        <w:t xml:space="preserve">should be converted to an instance of the S-101 Feature type </w:t>
      </w:r>
      <w:r w:rsidRPr="00EF7A5A">
        <w:rPr>
          <w:rFonts w:cs="Arial"/>
          <w:b/>
          <w:bCs/>
        </w:rPr>
        <w:t>Sloping Ground</w:t>
      </w:r>
      <w:r w:rsidRPr="00EF7A5A">
        <w:rPr>
          <w:rFonts w:cs="Arial"/>
        </w:rPr>
        <w:t xml:space="preserve"> (see clause 4.7.4).</w:t>
      </w:r>
    </w:p>
    <w:p w:rsidR="008271D4" w:rsidRPr="00EF7A5A" w:rsidRDefault="008271D4"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RAPIDS</w:t>
      </w:r>
      <w:r w:rsidRPr="00EF7A5A">
        <w:rPr>
          <w:rFonts w:cs="Arial"/>
        </w:rPr>
        <w:t xml:space="preserve"> object of </w:t>
      </w:r>
      <w:r w:rsidR="000B6284">
        <w:t>geometric primitive</w:t>
      </w:r>
      <w:r w:rsidRPr="00EF7A5A">
        <w:rPr>
          <w:rFonts w:cs="Arial"/>
        </w:rPr>
        <w:t xml:space="preserve"> point should not be converted (see clause 4.7.7.1).</w:t>
      </w:r>
    </w:p>
    <w:p w:rsidR="008271D4" w:rsidRPr="00EF7A5A" w:rsidRDefault="00B73989"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WATFAL</w:t>
      </w:r>
      <w:r w:rsidRPr="00EF7A5A">
        <w:rPr>
          <w:rFonts w:cs="Arial"/>
        </w:rPr>
        <w:t xml:space="preserve"> object of </w:t>
      </w:r>
      <w:r w:rsidR="000B6284">
        <w:t>geometric primitive</w:t>
      </w:r>
      <w:r w:rsidRPr="00EF7A5A">
        <w:rPr>
          <w:rFonts w:cs="Arial"/>
        </w:rPr>
        <w:t xml:space="preserve"> point should be converted to an instance of the S-101 Feature type </w:t>
      </w:r>
      <w:r w:rsidRPr="00EF7A5A">
        <w:rPr>
          <w:rFonts w:cs="Arial"/>
          <w:b/>
          <w:bCs/>
        </w:rPr>
        <w:t>Waterfall</w:t>
      </w:r>
      <w:r w:rsidRPr="00EF7A5A">
        <w:rPr>
          <w:rFonts w:cs="Arial"/>
        </w:rPr>
        <w:t xml:space="preserve"> (see clause 4.7.7.2).</w:t>
      </w:r>
    </w:p>
    <w:p w:rsidR="00B95A59" w:rsidRPr="00EF7A5A" w:rsidRDefault="00B95A59"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or area encoded to represent a </w:t>
      </w:r>
      <w:r w:rsidRPr="00EF7A5A">
        <w:rPr>
          <w:rFonts w:cs="Arial"/>
          <w:b/>
          <w:bCs/>
        </w:rPr>
        <w:t>VEGATN</w:t>
      </w:r>
      <w:r w:rsidRPr="00EF7A5A">
        <w:rPr>
          <w:rFonts w:cs="Arial"/>
        </w:rPr>
        <w:t xml:space="preserve"> object of </w:t>
      </w:r>
      <w:r w:rsidR="000B6284">
        <w:t>geometric primitive</w:t>
      </w:r>
      <w:r w:rsidRPr="00EF7A5A">
        <w:rPr>
          <w:rFonts w:cs="Arial"/>
        </w:rPr>
        <w:t xml:space="preserve"> point or area and having attribute </w:t>
      </w:r>
      <w:r w:rsidRPr="00EF7A5A">
        <w:t xml:space="preserve">CATVEG = </w:t>
      </w:r>
      <w:r w:rsidRPr="00EF7A5A">
        <w:rPr>
          <w:i/>
          <w:iCs/>
        </w:rPr>
        <w:t>11</w:t>
      </w:r>
      <w:r w:rsidRPr="00EF7A5A">
        <w:t xml:space="preserve"> (reed) </w:t>
      </w:r>
      <w:r w:rsidR="007B1187">
        <w:t xml:space="preserve">or empty (null) value </w:t>
      </w:r>
      <w:r w:rsidRPr="00EF7A5A">
        <w:rPr>
          <w:rFonts w:cs="Arial"/>
        </w:rPr>
        <w:t xml:space="preserve">should be converted to an instance of the S-101 Feature type </w:t>
      </w:r>
      <w:r w:rsidRPr="00EF7A5A">
        <w:rPr>
          <w:rFonts w:cs="Arial"/>
          <w:b/>
          <w:bCs/>
        </w:rPr>
        <w:t>Vegetation</w:t>
      </w:r>
      <w:r w:rsidRPr="00EF7A5A">
        <w:rPr>
          <w:rFonts w:cs="Arial"/>
        </w:rPr>
        <w:t xml:space="preserve"> (see clause 4.7.11).</w:t>
      </w:r>
    </w:p>
    <w:p w:rsidR="00B73989" w:rsidRPr="00EF7A5A" w:rsidRDefault="00B73989" w:rsidP="00322A60">
      <w:pPr>
        <w:pStyle w:val="ListParagraph"/>
        <w:widowControl w:val="0"/>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8" w:hanging="284"/>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DAMCON</w:t>
      </w:r>
      <w:r w:rsidRPr="00EF7A5A">
        <w:rPr>
          <w:rFonts w:cs="Arial"/>
        </w:rPr>
        <w:t xml:space="preserve"> object of </w:t>
      </w:r>
      <w:r w:rsidR="000B6284">
        <w:t>geometric primitive</w:t>
      </w:r>
      <w:r w:rsidRPr="00EF7A5A">
        <w:rPr>
          <w:rFonts w:cs="Arial"/>
        </w:rPr>
        <w:t xml:space="preserve"> point should </w:t>
      </w:r>
      <w:r w:rsidR="000915D5" w:rsidRPr="00EF7A5A">
        <w:rPr>
          <w:rFonts w:cs="Arial"/>
        </w:rPr>
        <w:t xml:space="preserve">be converted to an instance of the S-101 Feature type </w:t>
      </w:r>
      <w:r w:rsidR="000915D5">
        <w:rPr>
          <w:rFonts w:cs="Arial"/>
          <w:b/>
          <w:bCs/>
        </w:rPr>
        <w:t>Landmark</w:t>
      </w:r>
      <w:r w:rsidR="000915D5" w:rsidRPr="00EF7A5A">
        <w:rPr>
          <w:rFonts w:cs="Arial"/>
        </w:rPr>
        <w:t xml:space="preserve"> </w:t>
      </w:r>
      <w:r w:rsidR="000915D5">
        <w:rPr>
          <w:rFonts w:cs="Arial"/>
        </w:rPr>
        <w:t xml:space="preserve">having attribute </w:t>
      </w:r>
      <w:r w:rsidR="000915D5">
        <w:rPr>
          <w:rFonts w:cs="Arial"/>
          <w:b/>
        </w:rPr>
        <w:t>category of landmark</w:t>
      </w:r>
      <w:r w:rsidR="000915D5">
        <w:rPr>
          <w:rFonts w:cs="Arial"/>
        </w:rPr>
        <w:t xml:space="preserve"> = </w:t>
      </w:r>
      <w:r w:rsidR="000915D5">
        <w:rPr>
          <w:rFonts w:cs="Arial"/>
          <w:i/>
        </w:rPr>
        <w:t>27</w:t>
      </w:r>
      <w:r w:rsidR="000915D5">
        <w:rPr>
          <w:rFonts w:cs="Arial"/>
        </w:rPr>
        <w:t xml:space="preserve"> (dam).</w:t>
      </w:r>
    </w:p>
    <w:p w:rsidR="00DB57AD" w:rsidRPr="00EF7A5A" w:rsidRDefault="00DB57AD"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ROADWY</w:t>
      </w:r>
      <w:r w:rsidRPr="00EF7A5A">
        <w:rPr>
          <w:rFonts w:cs="Arial"/>
        </w:rPr>
        <w:t xml:space="preserve"> object of </w:t>
      </w:r>
      <w:r w:rsidR="000B6284">
        <w:t>geometric primitive</w:t>
      </w:r>
      <w:r w:rsidRPr="00EF7A5A">
        <w:rPr>
          <w:rFonts w:cs="Arial"/>
        </w:rPr>
        <w:t xml:space="preserve"> point should not be converted (see clause 4.8.8).</w:t>
      </w:r>
    </w:p>
    <w:p w:rsidR="008601A1" w:rsidRPr="00EF7A5A" w:rsidRDefault="008601A1" w:rsidP="008271D4">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RUNWAY</w:t>
      </w:r>
      <w:r w:rsidRPr="00EF7A5A">
        <w:rPr>
          <w:rFonts w:cs="Arial"/>
        </w:rPr>
        <w:t xml:space="preserve"> object of </w:t>
      </w:r>
      <w:r w:rsidR="000B6284">
        <w:t>geometric primitive</w:t>
      </w:r>
      <w:r w:rsidRPr="00EF7A5A">
        <w:rPr>
          <w:rFonts w:cs="Arial"/>
        </w:rPr>
        <w:t xml:space="preserve"> point should be converted to an instance of the S-101 Feature type </w:t>
      </w:r>
      <w:r w:rsidR="00B451D8">
        <w:rPr>
          <w:rFonts w:cs="Arial"/>
          <w:b/>
          <w:bCs/>
        </w:rPr>
        <w:t>Helipad</w:t>
      </w:r>
      <w:r w:rsidR="00B451D8" w:rsidRPr="00EF7A5A">
        <w:rPr>
          <w:rFonts w:cs="Arial"/>
        </w:rPr>
        <w:t xml:space="preserve"> </w:t>
      </w:r>
      <w:r w:rsidRPr="00EF7A5A">
        <w:rPr>
          <w:rFonts w:cs="Arial"/>
        </w:rPr>
        <w:t>(see clause 4.8.12).</w:t>
      </w:r>
    </w:p>
    <w:p w:rsidR="00DB57AD" w:rsidRPr="00EF7A5A" w:rsidRDefault="00DB57AD" w:rsidP="00E11B3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LNDMRK</w:t>
      </w:r>
      <w:r w:rsidRPr="00EF7A5A">
        <w:rPr>
          <w:rFonts w:cs="Arial"/>
        </w:rPr>
        <w:t xml:space="preserve"> of </w:t>
      </w:r>
      <w:r w:rsidR="000B6284">
        <w:t>geometric primitive</w:t>
      </w:r>
      <w:r w:rsidRPr="00EF7A5A">
        <w:rPr>
          <w:rFonts w:cs="Arial"/>
        </w:rPr>
        <w:t xml:space="preserve"> point encoded to represent a </w:t>
      </w:r>
      <w:r w:rsidRPr="00EF7A5A">
        <w:rPr>
          <w:rFonts w:cs="Arial"/>
          <w:b/>
          <w:bCs/>
        </w:rPr>
        <w:t>PIPSOL</w:t>
      </w:r>
      <w:r w:rsidRPr="00EF7A5A">
        <w:rPr>
          <w:rFonts w:cs="Arial"/>
        </w:rPr>
        <w:t xml:space="preserve"> object of </w:t>
      </w:r>
      <w:r w:rsidR="000B6284">
        <w:t>geometric primitive</w:t>
      </w:r>
      <w:r w:rsidRPr="00EF7A5A">
        <w:rPr>
          <w:rFonts w:cs="Arial"/>
        </w:rPr>
        <w:t xml:space="preserve"> point </w:t>
      </w:r>
      <w:r w:rsidR="00BD5678" w:rsidRPr="00EF7A5A">
        <w:rPr>
          <w:rFonts w:cs="Arial"/>
        </w:rPr>
        <w:t xml:space="preserve">should be converted to an instance of the S-101 Feature type </w:t>
      </w:r>
      <w:r w:rsidR="00BD5678">
        <w:rPr>
          <w:rFonts w:cs="Arial"/>
          <w:b/>
          <w:bCs/>
        </w:rPr>
        <w:t>Landmark</w:t>
      </w:r>
      <w:r w:rsidRPr="00EF7A5A">
        <w:rPr>
          <w:rFonts w:cs="Arial"/>
        </w:rPr>
        <w:t>.</w:t>
      </w:r>
    </w:p>
    <w:p w:rsidR="001A339D" w:rsidRPr="00EF7A5A" w:rsidRDefault="001A339D" w:rsidP="0036103E">
      <w:pPr>
        <w:spacing w:after="120"/>
        <w:jc w:val="both"/>
      </w:pPr>
      <w:r w:rsidRPr="00EF7A5A">
        <w:t xml:space="preserve">Data Producers are advised that the following enumerate type attributes have restricted allowable enumerate values for </w:t>
      </w:r>
      <w:r w:rsidRPr="00EF7A5A">
        <w:rPr>
          <w:b/>
        </w:rPr>
        <w:t>Landmark</w:t>
      </w:r>
      <w:r w:rsidRPr="00EF7A5A">
        <w:t xml:space="preserve"> in S-101:</w:t>
      </w:r>
    </w:p>
    <w:p w:rsidR="001A339D" w:rsidRPr="00EF7A5A" w:rsidRDefault="001A339D" w:rsidP="00EE0493">
      <w:pPr>
        <w:jc w:val="both"/>
      </w:pPr>
      <w:r w:rsidRPr="00EF7A5A">
        <w:rPr>
          <w:b/>
        </w:rPr>
        <w:t>nature of construction</w:t>
      </w:r>
      <w:r w:rsidRPr="00EF7A5A">
        <w:tab/>
      </w:r>
      <w:r w:rsidRPr="00EF7A5A">
        <w:tab/>
        <w:t>(NATCON)</w:t>
      </w:r>
    </w:p>
    <w:p w:rsidR="001A339D" w:rsidRPr="00EF7A5A" w:rsidRDefault="001A339D" w:rsidP="001A339D">
      <w:pPr>
        <w:spacing w:after="120"/>
        <w:jc w:val="both"/>
      </w:pPr>
      <w:r w:rsidRPr="00EF7A5A">
        <w:rPr>
          <w:b/>
        </w:rPr>
        <w:t>status</w:t>
      </w:r>
      <w:r w:rsidRPr="00EF7A5A">
        <w:tab/>
      </w:r>
      <w:r w:rsidRPr="00EF7A5A">
        <w:tab/>
      </w:r>
      <w:r w:rsidRPr="00EF7A5A">
        <w:tab/>
      </w:r>
      <w:r w:rsidRPr="00EF7A5A">
        <w:tab/>
        <w:t>(STATUS)</w:t>
      </w:r>
    </w:p>
    <w:p w:rsidR="001A339D" w:rsidRPr="00EF7A5A" w:rsidRDefault="001A339D" w:rsidP="001A339D">
      <w:pPr>
        <w:spacing w:after="120"/>
        <w:jc w:val="both"/>
        <w:rPr>
          <w:rFonts w:cs="Arial"/>
          <w:bCs/>
        </w:rPr>
      </w:pPr>
      <w:r w:rsidRPr="00EF7A5A">
        <w:rPr>
          <w:rFonts w:cs="Arial"/>
          <w:bCs/>
        </w:rPr>
        <w:t>See S-101 DCEG clause</w:t>
      </w:r>
      <w:r w:rsidR="005E3610" w:rsidRPr="00EF7A5A">
        <w:rPr>
          <w:rFonts w:cs="Arial"/>
          <w:bCs/>
        </w:rPr>
        <w:t>s</w:t>
      </w:r>
      <w:r w:rsidRPr="00EF7A5A">
        <w:rPr>
          <w:rFonts w:cs="Arial"/>
          <w:bCs/>
        </w:rPr>
        <w:t xml:space="preserve"> </w:t>
      </w:r>
      <w:r w:rsidR="003F35D4" w:rsidRPr="00EF7A5A">
        <w:rPr>
          <w:rFonts w:cs="Arial"/>
          <w:bCs/>
        </w:rPr>
        <w:t>7</w:t>
      </w:r>
      <w:r w:rsidRPr="00EF7A5A">
        <w:rPr>
          <w:rFonts w:cs="Arial"/>
          <w:bCs/>
        </w:rPr>
        <w:t>.2</w:t>
      </w:r>
      <w:r w:rsidR="005E3610" w:rsidRPr="00EF7A5A">
        <w:rPr>
          <w:rFonts w:cs="Arial"/>
          <w:bCs/>
        </w:rPr>
        <w:t xml:space="preserve"> and 7.4</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and STATUS on </w:t>
      </w:r>
      <w:r w:rsidRPr="00EF7A5A">
        <w:rPr>
          <w:b/>
        </w:rPr>
        <w:t>LNDMRK</w:t>
      </w:r>
      <w:r w:rsidRPr="00EF7A5A">
        <w:rPr>
          <w:rFonts w:cs="Arial"/>
          <w:bCs/>
        </w:rPr>
        <w:t xml:space="preserve"> and amend appropriately.</w:t>
      </w:r>
    </w:p>
    <w:p w:rsidR="001A339D" w:rsidRPr="00EF7A5A" w:rsidRDefault="001A339D" w:rsidP="001A339D">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landmark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Pr="00EF7A5A">
        <w:rPr>
          <w:b/>
        </w:rPr>
        <w:t>Landmark</w:t>
      </w:r>
      <w:r w:rsidRPr="00EF7A5A">
        <w:rPr>
          <w:rFonts w:cs="Arial"/>
        </w:rPr>
        <w:t xml:space="preserve"> feature so as to ensure display of a feature at the position of the landmark in ECDIS Base display.</w:t>
      </w:r>
      <w:r w:rsidR="005C6026" w:rsidRPr="00EF7A5A">
        <w:rPr>
          <w:rFonts w:cs="Arial"/>
        </w:rPr>
        <w:t xml:space="preserve"> </w:t>
      </w:r>
      <w:r w:rsidRPr="00EF7A5A">
        <w:t>Data Producers should consider removing these features from their S-101 data during the conversion process.</w:t>
      </w:r>
    </w:p>
    <w:p w:rsidR="003F35D4" w:rsidRPr="00EF7A5A" w:rsidRDefault="003F35D4" w:rsidP="003F35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Silo / tank (</w:t>
      </w:r>
      <w:r w:rsidRPr="00EF7A5A">
        <w:rPr>
          <w:b/>
        </w:rPr>
        <w:t>SILTNK</w:t>
      </w:r>
      <w:r w:rsidRPr="00EF7A5A">
        <w:t>)</w:t>
      </w:r>
      <w:r w:rsidRPr="00EF7A5A">
        <w:tab/>
      </w:r>
      <w:r w:rsidRPr="00EF7A5A">
        <w:tab/>
      </w:r>
      <w:r w:rsidRPr="00EF7A5A">
        <w:tab/>
        <w:t>(P,A)</w:t>
      </w:r>
    </w:p>
    <w:p w:rsidR="003F35D4" w:rsidRPr="00EF7A5A" w:rsidRDefault="003F35D4" w:rsidP="003F35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00A63315" w:rsidRPr="00EF7A5A">
        <w:rPr>
          <w:b/>
        </w:rPr>
        <w:t>Silo/Tank</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7.</w:t>
      </w:r>
      <w:r w:rsidR="00A63315" w:rsidRPr="00EF7A5A">
        <w:t>3</w:t>
      </w:r>
      <w:r w:rsidRPr="00EF7A5A">
        <w:t>)</w:t>
      </w:r>
    </w:p>
    <w:p w:rsidR="005E3610" w:rsidRPr="00EF7A5A" w:rsidRDefault="005E3610"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SILTNK</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Silo/Tank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Silo/Tank</w:t>
      </w:r>
      <w:r w:rsidRPr="00EF7A5A">
        <w:t xml:space="preserve"> in S-101:</w:t>
      </w:r>
    </w:p>
    <w:p w:rsidR="005E3610" w:rsidRPr="00EF7A5A" w:rsidRDefault="005E3610" w:rsidP="00EE0493">
      <w:pPr>
        <w:jc w:val="both"/>
      </w:pPr>
      <w:r w:rsidRPr="00EF7A5A">
        <w:rPr>
          <w:b/>
        </w:rPr>
        <w:t>nature of construction</w:t>
      </w:r>
      <w:r w:rsidRPr="00EF7A5A">
        <w:tab/>
      </w:r>
      <w:r w:rsidRPr="00EF7A5A">
        <w:tab/>
        <w:t>(NATCON)</w:t>
      </w:r>
    </w:p>
    <w:p w:rsidR="005E3610" w:rsidRPr="00EF7A5A" w:rsidRDefault="005E3610" w:rsidP="005E3610">
      <w:pPr>
        <w:spacing w:after="120"/>
        <w:jc w:val="both"/>
      </w:pPr>
      <w:r w:rsidRPr="00EF7A5A">
        <w:rPr>
          <w:b/>
        </w:rPr>
        <w:t>status</w:t>
      </w:r>
      <w:r w:rsidRPr="00EF7A5A">
        <w:tab/>
      </w:r>
      <w:r w:rsidRPr="00EF7A5A">
        <w:tab/>
      </w:r>
      <w:r w:rsidRPr="00EF7A5A">
        <w:tab/>
      </w:r>
      <w:r w:rsidRPr="00EF7A5A">
        <w:tab/>
        <w:t>(STATUS)</w:t>
      </w:r>
    </w:p>
    <w:p w:rsidR="005E3610" w:rsidRPr="00EF7A5A" w:rsidRDefault="005E3610" w:rsidP="005E3610">
      <w:pPr>
        <w:spacing w:after="120"/>
        <w:jc w:val="both"/>
        <w:rPr>
          <w:rFonts w:cs="Arial"/>
          <w:bCs/>
        </w:rPr>
      </w:pPr>
      <w:r w:rsidRPr="00EF7A5A">
        <w:rPr>
          <w:rFonts w:cs="Arial"/>
          <w:bCs/>
        </w:rPr>
        <w:t>See S-101 DCEG clause 7.3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and STATUS on </w:t>
      </w:r>
      <w:r w:rsidRPr="00EF7A5A">
        <w:rPr>
          <w:b/>
        </w:rPr>
        <w:t>SILTNK</w:t>
      </w:r>
      <w:r w:rsidRPr="00EF7A5A">
        <w:rPr>
          <w:rFonts w:cs="Arial"/>
          <w:bCs/>
        </w:rPr>
        <w:t xml:space="preserve"> and amend appropriately.</w:t>
      </w:r>
    </w:p>
    <w:p w:rsidR="005E3610" w:rsidRPr="00EF7A5A" w:rsidRDefault="005E3610" w:rsidP="005E3610">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silo/tank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Pr="00EF7A5A">
        <w:rPr>
          <w:b/>
        </w:rPr>
        <w:t>Silo/Tank</w:t>
      </w:r>
      <w:r w:rsidRPr="00EF7A5A">
        <w:rPr>
          <w:rFonts w:cs="Arial"/>
        </w:rPr>
        <w:t xml:space="preserve"> feature so as to ensure display of a feature at the position of the silo/tank in ECDIS Base display.</w:t>
      </w:r>
      <w:r w:rsidR="005C6026" w:rsidRPr="00EF7A5A">
        <w:rPr>
          <w:rFonts w:cs="Arial"/>
        </w:rPr>
        <w:t xml:space="preserve"> </w:t>
      </w:r>
      <w:r w:rsidRPr="00EF7A5A">
        <w:t>Data Producers should consider removing these features from their S-101 data during the conversion process.</w:t>
      </w:r>
    </w:p>
    <w:p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43" w:name="_Toc422735634"/>
      <w:bookmarkStart w:id="1044" w:name="_Toc460900515"/>
      <w:bookmarkStart w:id="1045" w:name="_Toc8629953"/>
      <w:bookmarkStart w:id="1046" w:name="_Toc8630085"/>
      <w:bookmarkStart w:id="1047" w:name="_Toc173416352"/>
      <w:r w:rsidRPr="00EF7A5A">
        <w:t>Fences and walls</w:t>
      </w:r>
      <w:bookmarkEnd w:id="1043"/>
      <w:bookmarkEnd w:id="1044"/>
      <w:bookmarkEnd w:id="1045"/>
      <w:bookmarkEnd w:id="1046"/>
      <w:bookmarkEnd w:id="1047"/>
    </w:p>
    <w:p w:rsidR="001853D7" w:rsidRPr="00EF7A5A" w:rsidRDefault="001853D7" w:rsidP="001853D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r>
      <w:r w:rsidR="00A65E63" w:rsidRPr="00EF7A5A">
        <w:t>Fence/wall (</w:t>
      </w:r>
      <w:r w:rsidR="00A65E63" w:rsidRPr="00EF7A5A">
        <w:rPr>
          <w:b/>
        </w:rPr>
        <w:t>FNCLNE</w:t>
      </w:r>
      <w:r w:rsidR="00A65E63" w:rsidRPr="00EF7A5A">
        <w:t>)</w:t>
      </w:r>
      <w:r w:rsidRPr="00EF7A5A">
        <w:tab/>
      </w:r>
      <w:r w:rsidRPr="00EF7A5A">
        <w:tab/>
      </w:r>
      <w:r w:rsidRPr="00EF7A5A">
        <w:tab/>
        <w:t>(</w:t>
      </w:r>
      <w:r w:rsidR="00A65E63" w:rsidRPr="00EF7A5A">
        <w:t>L</w:t>
      </w:r>
      <w:r w:rsidRPr="00EF7A5A">
        <w:t>)</w:t>
      </w:r>
    </w:p>
    <w:p w:rsidR="001853D7" w:rsidRPr="00EF7A5A" w:rsidRDefault="001853D7" w:rsidP="001853D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00A65E63" w:rsidRPr="00EF7A5A">
        <w:rPr>
          <w:b/>
        </w:rPr>
        <w:t>Fence/Wall</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A65E63" w:rsidRPr="00EF7A5A">
        <w:t>C</w:t>
      </w:r>
      <w:r w:rsidRPr="00EF7A5A">
        <w:t>)</w:t>
      </w:r>
      <w:r w:rsidRPr="00EF7A5A">
        <w:tab/>
      </w:r>
      <w:r w:rsidRPr="00EF7A5A">
        <w:tab/>
      </w:r>
      <w:r w:rsidRPr="00EF7A5A">
        <w:tab/>
      </w:r>
      <w:r w:rsidRPr="00EF7A5A">
        <w:tab/>
      </w:r>
      <w:r w:rsidR="00A65E63" w:rsidRPr="00EF7A5A">
        <w:tab/>
      </w:r>
      <w:r w:rsidRPr="00EF7A5A">
        <w:t xml:space="preserve">(S-101 DCEG Clause </w:t>
      </w:r>
      <w:r w:rsidR="00A65E63" w:rsidRPr="00EF7A5A">
        <w:t>6.</w:t>
      </w:r>
      <w:r w:rsidR="00500A7A" w:rsidRPr="00EF7A5A">
        <w:t>1</w:t>
      </w:r>
      <w:r w:rsidR="00500A7A">
        <w:t>3</w:t>
      </w:r>
      <w:r w:rsidRPr="00EF7A5A">
        <w:t>)</w:t>
      </w:r>
    </w:p>
    <w:p w:rsidR="00B7002C" w:rsidRPr="00EF7A5A" w:rsidRDefault="00B7002C"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FNCLNE</w:t>
      </w:r>
      <w:r w:rsidRPr="00EF7A5A">
        <w:t xml:space="preserve"> and its binding attributes will be populated automatically against the S-101 </w:t>
      </w:r>
      <w:r w:rsidR="00FE3562" w:rsidRPr="00EF7A5A">
        <w:t>Feature type</w:t>
      </w:r>
      <w:r w:rsidRPr="00EF7A5A">
        <w:t xml:space="preserve"> </w:t>
      </w:r>
      <w:r w:rsidRPr="00EF7A5A">
        <w:rPr>
          <w:b/>
        </w:rPr>
        <w:t xml:space="preserve">Fence/Wall </w:t>
      </w:r>
      <w:r w:rsidRPr="00EF7A5A">
        <w:t>during the automated conversion process.</w:t>
      </w:r>
      <w:r w:rsidR="005C6026" w:rsidRPr="00EF7A5A">
        <w:t xml:space="preserve"> </w:t>
      </w:r>
      <w:r w:rsidRPr="00EF7A5A">
        <w:t>However, Data Producers are advised that the following enumerate type attribute ha</w:t>
      </w:r>
      <w:r w:rsidR="0032056E" w:rsidRPr="00EF7A5A">
        <w:t>s</w:t>
      </w:r>
      <w:r w:rsidRPr="00EF7A5A">
        <w:t xml:space="preserve"> restricted allowable enumerate values for </w:t>
      </w:r>
      <w:r w:rsidRPr="00EF7A5A">
        <w:rPr>
          <w:b/>
        </w:rPr>
        <w:t>Fence/Wall</w:t>
      </w:r>
      <w:r w:rsidRPr="00EF7A5A">
        <w:t xml:space="preserve"> in S-101:</w:t>
      </w:r>
    </w:p>
    <w:p w:rsidR="00B7002C" w:rsidRPr="00EF7A5A" w:rsidRDefault="00B7002C" w:rsidP="00B7002C">
      <w:pPr>
        <w:spacing w:after="120"/>
        <w:jc w:val="both"/>
      </w:pPr>
      <w:r w:rsidRPr="00EF7A5A">
        <w:rPr>
          <w:b/>
        </w:rPr>
        <w:t>nature of construction</w:t>
      </w:r>
      <w:r w:rsidRPr="00EF7A5A">
        <w:tab/>
      </w:r>
      <w:r w:rsidRPr="00EF7A5A">
        <w:tab/>
        <w:t>(NATCON)</w:t>
      </w:r>
    </w:p>
    <w:p w:rsidR="00B7002C" w:rsidRPr="00EF7A5A" w:rsidRDefault="00B7002C" w:rsidP="00B7002C">
      <w:pPr>
        <w:spacing w:after="120"/>
        <w:jc w:val="both"/>
        <w:rPr>
          <w:rFonts w:cs="Arial"/>
          <w:bCs/>
        </w:rPr>
      </w:pPr>
      <w:r w:rsidRPr="00EF7A5A">
        <w:rPr>
          <w:rFonts w:cs="Arial"/>
          <w:bCs/>
        </w:rPr>
        <w:t>See S-101 DCEG clause 6.</w:t>
      </w:r>
      <w:r w:rsidR="00500A7A" w:rsidRPr="00EF7A5A">
        <w:rPr>
          <w:rFonts w:cs="Arial"/>
          <w:bCs/>
        </w:rPr>
        <w:t>1</w:t>
      </w:r>
      <w:r w:rsidR="00500A7A">
        <w:rPr>
          <w:rFonts w:cs="Arial"/>
          <w:bCs/>
        </w:rPr>
        <w:t>3</w:t>
      </w:r>
      <w:r w:rsidR="00500A7A" w:rsidRPr="00EF7A5A">
        <w:rPr>
          <w:rFonts w:cs="Arial"/>
          <w:bCs/>
        </w:rPr>
        <w:t xml:space="preserve"> </w:t>
      </w:r>
      <w:r w:rsidRPr="00EF7A5A">
        <w:rPr>
          <w:rFonts w:cs="Arial"/>
          <w:bCs/>
        </w:rPr>
        <w:t xml:space="preserve">for </w:t>
      </w:r>
      <w:r w:rsidR="0032056E"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32056E"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FNCLNE</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48" w:name="_Toc422735636"/>
      <w:bookmarkStart w:id="1049" w:name="_Toc460900516"/>
      <w:bookmarkStart w:id="1050" w:name="_Toc8629954"/>
      <w:bookmarkStart w:id="1051" w:name="_Toc8630086"/>
      <w:bookmarkStart w:id="1052" w:name="_Toc173416353"/>
      <w:r w:rsidRPr="00EF7A5A">
        <w:t>Fortified structures</w:t>
      </w:r>
      <w:bookmarkEnd w:id="1048"/>
      <w:bookmarkEnd w:id="1049"/>
      <w:bookmarkEnd w:id="1050"/>
      <w:bookmarkEnd w:id="1051"/>
      <w:bookmarkEnd w:id="1052"/>
    </w:p>
    <w:p w:rsidR="00B7002C" w:rsidRPr="00EF7A5A" w:rsidRDefault="00B7002C" w:rsidP="00B7002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r>
      <w:bookmarkStart w:id="1053" w:name="_Hlk125694024"/>
      <w:r w:rsidRPr="00EF7A5A">
        <w:t>Fortified structure (</w:t>
      </w:r>
      <w:r w:rsidRPr="00EF7A5A">
        <w:rPr>
          <w:b/>
        </w:rPr>
        <w:t>FORSTC</w:t>
      </w:r>
      <w:r w:rsidRPr="00EF7A5A">
        <w:t>)</w:t>
      </w:r>
      <w:bookmarkEnd w:id="1053"/>
      <w:r w:rsidRPr="00EF7A5A">
        <w:tab/>
      </w:r>
      <w:r w:rsidRPr="00EF7A5A">
        <w:tab/>
        <w:t>(P,L,A)</w:t>
      </w:r>
    </w:p>
    <w:p w:rsidR="00B7002C" w:rsidRPr="00EF7A5A" w:rsidRDefault="00B7002C" w:rsidP="00B7002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Fortified Structure</w:t>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(S-101 DCEG Clause 7.5)</w:t>
      </w:r>
    </w:p>
    <w:p w:rsidR="00D41A2B" w:rsidRPr="00EF7A5A" w:rsidRDefault="00D41A2B"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FORSTC</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Fortified Structure </w:t>
      </w:r>
      <w:r w:rsidRPr="00EF7A5A">
        <w:t>during the automated conversion process.</w:t>
      </w:r>
      <w:r w:rsidR="005C6026" w:rsidRPr="00EF7A5A">
        <w:t xml:space="preserve"> </w:t>
      </w:r>
      <w:r w:rsidRPr="00EF7A5A">
        <w:t>However, Data Producers are advised that the following enumerate type attribute ha</w:t>
      </w:r>
      <w:r w:rsidR="001D0917" w:rsidRPr="00EF7A5A">
        <w:t>s</w:t>
      </w:r>
      <w:r w:rsidRPr="00EF7A5A">
        <w:t xml:space="preserve"> restricted allowable enumerate values for </w:t>
      </w:r>
      <w:r w:rsidRPr="00EF7A5A">
        <w:rPr>
          <w:b/>
        </w:rPr>
        <w:t>Fortified Structure</w:t>
      </w:r>
      <w:r w:rsidRPr="00EF7A5A">
        <w:t xml:space="preserve"> in S-101:</w:t>
      </w:r>
    </w:p>
    <w:p w:rsidR="00D41A2B" w:rsidRPr="00EF7A5A" w:rsidRDefault="00D41A2B" w:rsidP="00D41A2B">
      <w:pPr>
        <w:spacing w:after="120"/>
        <w:jc w:val="both"/>
      </w:pPr>
      <w:r w:rsidRPr="00EF7A5A">
        <w:rPr>
          <w:b/>
        </w:rPr>
        <w:t>nature of construction</w:t>
      </w:r>
      <w:r w:rsidRPr="00EF7A5A">
        <w:tab/>
      </w:r>
      <w:r w:rsidRPr="00EF7A5A">
        <w:tab/>
        <w:t>(NATCON)</w:t>
      </w:r>
    </w:p>
    <w:p w:rsidR="00D41A2B" w:rsidRPr="00EF7A5A" w:rsidRDefault="00D41A2B" w:rsidP="00D41A2B">
      <w:pPr>
        <w:spacing w:after="120"/>
        <w:jc w:val="both"/>
        <w:rPr>
          <w:rFonts w:cs="Arial"/>
          <w:bCs/>
        </w:rPr>
      </w:pPr>
      <w:r w:rsidRPr="00EF7A5A">
        <w:rPr>
          <w:rFonts w:cs="Arial"/>
          <w:bCs/>
        </w:rPr>
        <w:t xml:space="preserve">See S-101 DCEG clause </w:t>
      </w:r>
      <w:r w:rsidR="00837116" w:rsidRPr="00EF7A5A">
        <w:rPr>
          <w:rFonts w:cs="Arial"/>
          <w:bCs/>
        </w:rPr>
        <w:t>7.5</w:t>
      </w:r>
      <w:r w:rsidRPr="00EF7A5A">
        <w:rPr>
          <w:rFonts w:cs="Arial"/>
          <w:bCs/>
        </w:rPr>
        <w:t xml:space="preserve"> for </w:t>
      </w:r>
      <w:r w:rsidR="001D0917"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1D0917"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FORSTC</w:t>
      </w:r>
      <w:r w:rsidRPr="00EF7A5A">
        <w:rPr>
          <w:rFonts w:cs="Arial"/>
          <w:bCs/>
        </w:rPr>
        <w:t xml:space="preserve"> and amend appropriately.</w:t>
      </w:r>
    </w:p>
    <w:p w:rsidR="00837116" w:rsidRPr="00EF7A5A" w:rsidRDefault="00837116" w:rsidP="00837116">
      <w:pPr>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a fortified structure that is located offshore is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 xml:space="preserve">As such, there is no requirement to include an ECDIS Base display feature coincident with the S-101 </w:t>
      </w:r>
      <w:r w:rsidRPr="00EF7A5A">
        <w:rPr>
          <w:b/>
        </w:rPr>
        <w:t>Fortified Structure</w:t>
      </w:r>
      <w:r w:rsidRPr="00EF7A5A">
        <w:rPr>
          <w:rFonts w:cs="Arial"/>
        </w:rPr>
        <w:t xml:space="preserve"> feature so as to ensure display of a feature at the position of the fortified structure in ECDIS Base display.</w:t>
      </w:r>
      <w:r w:rsidR="005C6026" w:rsidRPr="00EF7A5A">
        <w:rPr>
          <w:rFonts w:cs="Arial"/>
        </w:rPr>
        <w:t xml:space="preserve"> </w:t>
      </w:r>
      <w:r w:rsidRPr="00EF7A5A">
        <w:t>Data Producers should consider removing these features from their S-101 data during the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2552"/>
          <w:tab w:val="left" w:pos="851"/>
        </w:tabs>
        <w:spacing w:before="240" w:after="120"/>
        <w:ind w:left="851" w:hanging="851"/>
      </w:pPr>
      <w:bookmarkStart w:id="1054" w:name="_Toc422735638"/>
      <w:bookmarkStart w:id="1055" w:name="_Toc460900517"/>
      <w:bookmarkStart w:id="1056" w:name="_Toc8629955"/>
      <w:bookmarkStart w:id="1057" w:name="_Toc8630087"/>
      <w:bookmarkStart w:id="1058" w:name="_Toc173416354"/>
      <w:r w:rsidRPr="00EF7A5A">
        <w:t>Pylons and bridge supports</w:t>
      </w:r>
      <w:bookmarkEnd w:id="1054"/>
      <w:bookmarkEnd w:id="1055"/>
      <w:bookmarkEnd w:id="1056"/>
      <w:bookmarkEnd w:id="1057"/>
      <w:bookmarkEnd w:id="1058"/>
    </w:p>
    <w:p w:rsidR="007D1D61" w:rsidRPr="00EF7A5A" w:rsidRDefault="007D1D61" w:rsidP="007D1D6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Object</w:t>
      </w:r>
      <w:r w:rsidRPr="00EF7A5A">
        <w:rPr>
          <w:u w:val="single"/>
        </w:rPr>
        <w:t>:</w:t>
      </w:r>
      <w:r w:rsidRPr="00EF7A5A">
        <w:tab/>
      </w:r>
      <w:r w:rsidRPr="00EF7A5A">
        <w:tab/>
        <w:t>Pylon / bridge support (</w:t>
      </w:r>
      <w:r w:rsidRPr="00EF7A5A">
        <w:rPr>
          <w:b/>
        </w:rPr>
        <w:t>PYLONS</w:t>
      </w:r>
      <w:r w:rsidRPr="00EF7A5A">
        <w:t>)</w:t>
      </w:r>
      <w:r w:rsidRPr="00EF7A5A">
        <w:tab/>
      </w:r>
      <w:r w:rsidRPr="00EF7A5A">
        <w:tab/>
        <w:t>(P,A)</w:t>
      </w:r>
    </w:p>
    <w:p w:rsidR="007D1D61" w:rsidRPr="00EF7A5A" w:rsidRDefault="007D1D61" w:rsidP="007D1D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Pylon/Bridge Support</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6.</w:t>
      </w:r>
      <w:r w:rsidR="00500A7A" w:rsidRPr="00EF7A5A">
        <w:t>1</w:t>
      </w:r>
      <w:r w:rsidR="00500A7A">
        <w:t>2</w:t>
      </w:r>
      <w:r w:rsidRPr="00EF7A5A">
        <w:t>)</w:t>
      </w:r>
    </w:p>
    <w:p w:rsidR="00235666" w:rsidRPr="00EF7A5A" w:rsidRDefault="00235666" w:rsidP="0036103E">
      <w:pPr>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PYLONS</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Pylon/Bridge Support </w:t>
      </w:r>
      <w:r w:rsidRPr="00EF7A5A">
        <w:t>during the automated conversion process.</w:t>
      </w:r>
      <w:r w:rsidR="005C6026" w:rsidRPr="00EF7A5A">
        <w:t xml:space="preserve"> </w:t>
      </w:r>
      <w:r w:rsidRPr="00EF7A5A">
        <w:t>However, Data Producers are advised that the following enumerate type attribute ha</w:t>
      </w:r>
      <w:r w:rsidR="00D0672A" w:rsidRPr="00EF7A5A">
        <w:t>s</w:t>
      </w:r>
      <w:r w:rsidRPr="00EF7A5A">
        <w:t xml:space="preserve"> restricted allowable enumerate values for </w:t>
      </w:r>
      <w:r w:rsidRPr="00EF7A5A">
        <w:rPr>
          <w:b/>
        </w:rPr>
        <w:t>Pylon/Bridge Support</w:t>
      </w:r>
      <w:r w:rsidRPr="00EF7A5A">
        <w:t xml:space="preserve"> in S-101:</w:t>
      </w:r>
    </w:p>
    <w:p w:rsidR="00235666" w:rsidRPr="00EF7A5A" w:rsidRDefault="00235666" w:rsidP="00235666">
      <w:pPr>
        <w:spacing w:after="120"/>
        <w:jc w:val="both"/>
      </w:pPr>
      <w:r w:rsidRPr="00EF7A5A">
        <w:rPr>
          <w:b/>
        </w:rPr>
        <w:t>nature of construction</w:t>
      </w:r>
      <w:r w:rsidRPr="00EF7A5A">
        <w:tab/>
      </w:r>
      <w:r w:rsidRPr="00EF7A5A">
        <w:tab/>
        <w:t>(NATCON)</w:t>
      </w:r>
    </w:p>
    <w:p w:rsidR="00235666" w:rsidRPr="00EF7A5A" w:rsidRDefault="00235666" w:rsidP="00235666">
      <w:pPr>
        <w:spacing w:after="120"/>
        <w:jc w:val="both"/>
        <w:rPr>
          <w:rFonts w:cs="Arial"/>
          <w:bCs/>
        </w:rPr>
      </w:pPr>
      <w:r w:rsidRPr="00EF7A5A">
        <w:rPr>
          <w:rFonts w:cs="Arial"/>
          <w:bCs/>
        </w:rPr>
        <w:t>See S-101 DCEG clause 6.</w:t>
      </w:r>
      <w:r w:rsidR="00500A7A" w:rsidRPr="00EF7A5A">
        <w:rPr>
          <w:rFonts w:cs="Arial"/>
          <w:bCs/>
        </w:rPr>
        <w:t>1</w:t>
      </w:r>
      <w:r w:rsidR="00500A7A">
        <w:rPr>
          <w:rFonts w:cs="Arial"/>
          <w:bCs/>
        </w:rPr>
        <w:t>2</w:t>
      </w:r>
      <w:r w:rsidR="00500A7A" w:rsidRPr="00EF7A5A">
        <w:rPr>
          <w:rFonts w:cs="Arial"/>
          <w:bCs/>
        </w:rPr>
        <w:t xml:space="preserve"> </w:t>
      </w:r>
      <w:r w:rsidRPr="00EF7A5A">
        <w:rPr>
          <w:rFonts w:cs="Arial"/>
          <w:bCs/>
        </w:rPr>
        <w:t xml:space="preserve">for </w:t>
      </w:r>
      <w:r w:rsidR="00D0672A" w:rsidRPr="00EF7A5A">
        <w:rPr>
          <w:rFonts w:cs="Arial"/>
          <w:bCs/>
        </w:rPr>
        <w:t>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D0672A"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PYLONS</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59" w:name="_Toc422735640"/>
      <w:bookmarkStart w:id="1060" w:name="_Toc460900518"/>
      <w:bookmarkStart w:id="1061" w:name="_Toc8629956"/>
      <w:bookmarkStart w:id="1062" w:name="_Toc8630088"/>
      <w:bookmarkStart w:id="1063" w:name="_Toc173416355"/>
      <w:r w:rsidRPr="00EF7A5A">
        <w:t>Oil barriers</w:t>
      </w:r>
      <w:bookmarkEnd w:id="1059"/>
      <w:bookmarkEnd w:id="1060"/>
      <w:bookmarkEnd w:id="1061"/>
      <w:bookmarkEnd w:id="1062"/>
      <w:bookmarkEnd w:id="1063"/>
    </w:p>
    <w:p w:rsidR="005E418E" w:rsidRPr="00EF7A5A" w:rsidRDefault="005E418E" w:rsidP="005E418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E3562" w:rsidRPr="00EF7A5A">
        <w:rPr>
          <w:u w:val="single"/>
        </w:rPr>
        <w:t>O</w:t>
      </w:r>
      <w:r w:rsidRPr="00EF7A5A">
        <w:rPr>
          <w:u w:val="single"/>
        </w:rPr>
        <w:t>bject:</w:t>
      </w:r>
      <w:r w:rsidRPr="00EF7A5A">
        <w:tab/>
      </w:r>
      <w:r w:rsidRPr="00EF7A5A">
        <w:tab/>
        <w:t>Oil barrier (</w:t>
      </w:r>
      <w:r w:rsidRPr="00EF7A5A">
        <w:rPr>
          <w:b/>
        </w:rPr>
        <w:t>OILBAR</w:t>
      </w:r>
      <w:r w:rsidRPr="00EF7A5A">
        <w:t>)</w:t>
      </w:r>
      <w:r w:rsidRPr="00EF7A5A">
        <w:tab/>
      </w:r>
      <w:r w:rsidRPr="00EF7A5A">
        <w:tab/>
        <w:t>(L)</w:t>
      </w:r>
    </w:p>
    <w:p w:rsidR="005E418E" w:rsidRPr="00EF7A5A" w:rsidRDefault="005E418E" w:rsidP="005E41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E3562" w:rsidRPr="00EF7A5A">
        <w:rPr>
          <w:u w:val="single"/>
        </w:rPr>
        <w:t>Feature</w:t>
      </w:r>
      <w:r w:rsidRPr="00EF7A5A">
        <w:t>:</w:t>
      </w:r>
      <w:r w:rsidRPr="00EF7A5A">
        <w:tab/>
      </w:r>
      <w:r w:rsidRPr="00EF7A5A">
        <w:rPr>
          <w:b/>
        </w:rPr>
        <w:t>Oil Barrier</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r>
      <w:r w:rsidR="003D7C32" w:rsidRPr="00EF7A5A">
        <w:tab/>
      </w:r>
      <w:r w:rsidRPr="00EF7A5A">
        <w:t>(S-101 DCEG Clause 16.</w:t>
      </w:r>
      <w:r w:rsidR="00500A7A" w:rsidRPr="00EF7A5A">
        <w:t>2</w:t>
      </w:r>
      <w:r w:rsidR="00500A7A">
        <w:t>2</w:t>
      </w:r>
      <w:r w:rsidRPr="00EF7A5A">
        <w:t>)</w:t>
      </w:r>
    </w:p>
    <w:p w:rsidR="005E418E" w:rsidRPr="00EF7A5A" w:rsidRDefault="00F36EBF" w:rsidP="006178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E3562" w:rsidRPr="00EF7A5A">
        <w:t>O</w:t>
      </w:r>
      <w:r w:rsidRPr="00EF7A5A">
        <w:t>bject</w:t>
      </w:r>
      <w:r w:rsidR="00FE3562" w:rsidRPr="00EF7A5A">
        <w:t xml:space="preserve"> class</w:t>
      </w:r>
      <w:r w:rsidRPr="00EF7A5A">
        <w:t xml:space="preserve"> </w:t>
      </w:r>
      <w:r w:rsidRPr="00EF7A5A">
        <w:rPr>
          <w:b/>
        </w:rPr>
        <w:t>OILBAR</w:t>
      </w:r>
      <w:r w:rsidRPr="00EF7A5A">
        <w:t xml:space="preserve"> and its binding attributes will be </w:t>
      </w:r>
      <w:r w:rsidR="002323DD" w:rsidRPr="00EF7A5A">
        <w:t xml:space="preserve">converted </w:t>
      </w:r>
      <w:r w:rsidRPr="00EF7A5A">
        <w:t xml:space="preserve">automatically </w:t>
      </w:r>
      <w:r w:rsidR="002323DD" w:rsidRPr="00EF7A5A">
        <w:t>to an instance of</w:t>
      </w:r>
      <w:r w:rsidRPr="00EF7A5A">
        <w:t xml:space="preserve"> the S-101 </w:t>
      </w:r>
      <w:r w:rsidR="00FE3562" w:rsidRPr="00EF7A5A">
        <w:t>Feature type</w:t>
      </w:r>
      <w:r w:rsidRPr="00EF7A5A">
        <w:t xml:space="preserve"> </w:t>
      </w:r>
      <w:r w:rsidRPr="00EF7A5A">
        <w:rPr>
          <w:b/>
        </w:rPr>
        <w:t xml:space="preserve">Oil Barrier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64" w:name="_Toc422735642"/>
      <w:bookmarkStart w:id="1065" w:name="_Toc460900519"/>
      <w:bookmarkStart w:id="1066" w:name="_Toc8629957"/>
      <w:bookmarkStart w:id="1067" w:name="_Toc8630089"/>
      <w:bookmarkStart w:id="1068" w:name="_Toc173416356"/>
      <w:r w:rsidRPr="00EF7A5A">
        <w:t>Views and sketches, viewpoints</w:t>
      </w:r>
      <w:bookmarkEnd w:id="1064"/>
      <w:bookmarkEnd w:id="1065"/>
      <w:bookmarkEnd w:id="1066"/>
      <w:bookmarkEnd w:id="1067"/>
      <w:bookmarkEnd w:id="1068"/>
    </w:p>
    <w:p w:rsidR="003F0279" w:rsidRPr="00EF7A5A" w:rsidRDefault="00A90FC5" w:rsidP="006178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Values populated for the S-57 attribute PICREP will be converted to the S-101 attribute </w:t>
      </w:r>
      <w:r w:rsidRPr="00EF7A5A">
        <w:rPr>
          <w:b/>
        </w:rPr>
        <w:t>pictorial representation</w:t>
      </w:r>
      <w:r w:rsidR="00F93C3E" w:rsidRPr="00EF7A5A">
        <w:t xml:space="preserve">, however due to the changes to support file naming conventions in S-101 (see S-101 Main document, clause 11.4.1), </w:t>
      </w:r>
      <w:r w:rsidR="00836ED5" w:rsidRPr="00EF7A5A">
        <w:t xml:space="preserve">Data Producers </w:t>
      </w:r>
      <w:r w:rsidR="00F93C3E" w:rsidRPr="00EF7A5A">
        <w:t>will be prompted to provide a new name for the picture file</w:t>
      </w:r>
      <w:r w:rsidRPr="00EF7A5A">
        <w:t>.</w:t>
      </w:r>
    </w:p>
    <w:p w:rsidR="003F0279" w:rsidRPr="00EF7A5A" w:rsidRDefault="003F0279" w:rsidP="003F027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Where support file names contained in PICREP are duplicated for multiple object instances in an S-57 dataset, this may be encoded more economically in the corresponding S-101 dataset by associating an instance of the S-101 </w:t>
      </w:r>
      <w:r w:rsidR="00292C8A" w:rsidRPr="00EF7A5A">
        <w:t xml:space="preserve">Information type </w:t>
      </w:r>
      <w:r w:rsidRPr="00EF7A5A">
        <w:rPr>
          <w:b/>
        </w:rPr>
        <w:t>Nautical Information</w:t>
      </w:r>
      <w:r w:rsidRPr="00EF7A5A">
        <w:t xml:space="preserve"> to the relevant S-101 geo features (see S-101 DCEG clause 24.4) using the association </w:t>
      </w:r>
      <w:r w:rsidRPr="00EF7A5A">
        <w:rPr>
          <w:b/>
        </w:rPr>
        <w:t>Additional Information</w:t>
      </w:r>
      <w:r w:rsidRPr="00EF7A5A">
        <w:t xml:space="preserve"> (see S-101 DCEG clause 25.1).</w:t>
      </w:r>
      <w:r w:rsidR="005C6026" w:rsidRPr="00EF7A5A">
        <w:t xml:space="preserve"> </w:t>
      </w:r>
      <w:r w:rsidRPr="00EF7A5A">
        <w:t xml:space="preserve">Where this is considered to be the preferred encoding, Data Producers will be required to manually encode the </w:t>
      </w:r>
      <w:r w:rsidRPr="00EF7A5A">
        <w:rPr>
          <w:b/>
        </w:rPr>
        <w:t>Nautical Information</w:t>
      </w:r>
      <w:r w:rsidRPr="00EF7A5A">
        <w:t xml:space="preserve"> feature; associate this feature to the relevant S-101 geo features using the association </w:t>
      </w:r>
      <w:r w:rsidRPr="00EF7A5A">
        <w:rPr>
          <w:b/>
        </w:rPr>
        <w:t>Additional Information</w:t>
      </w:r>
      <w:r w:rsidRPr="00EF7A5A">
        <w:t xml:space="preserve">; and remove the complex attribute </w:t>
      </w:r>
      <w:r w:rsidRPr="00EF7A5A">
        <w:rPr>
          <w:b/>
        </w:rPr>
        <w:t>pictorial representation</w:t>
      </w:r>
      <w:r w:rsidRPr="00EF7A5A">
        <w:t xml:space="preserve"> from these geo features.</w:t>
      </w:r>
      <w:r w:rsidR="005C6026" w:rsidRPr="00EF7A5A">
        <w:t xml:space="preserve"> </w:t>
      </w:r>
      <w:r w:rsidRPr="00EF7A5A">
        <w:t>Note that this encoding may also be considered where pictorial information is duplicated across multiple datasets within the S-57/S-101 ENC portfolio.</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pPr>
      <w:bookmarkStart w:id="1069" w:name="_Toc422735644"/>
      <w:bookmarkStart w:id="1070" w:name="_Toc460900520"/>
      <w:bookmarkStart w:id="1071" w:name="_Toc8629958"/>
      <w:bookmarkStart w:id="1072" w:name="_Toc8630090"/>
      <w:bookmarkStart w:id="1073" w:name="_Toc173416357"/>
      <w:r w:rsidRPr="00EF7A5A">
        <w:t>Signs and Notice boards</w:t>
      </w:r>
      <w:bookmarkEnd w:id="1069"/>
      <w:bookmarkEnd w:id="1070"/>
      <w:bookmarkEnd w:id="1071"/>
      <w:bookmarkEnd w:id="1072"/>
      <w:bookmarkEnd w:id="1073"/>
    </w:p>
    <w:p w:rsidR="0071237D" w:rsidRPr="00EF7A5A" w:rsidRDefault="0071237D" w:rsidP="0071237D">
      <w:pPr>
        <w:spacing w:after="120"/>
        <w:jc w:val="both"/>
        <w:rPr>
          <w:rFonts w:cs="Arial"/>
          <w:bCs/>
        </w:rPr>
      </w:pPr>
      <w:r w:rsidRPr="00EF7A5A">
        <w:rPr>
          <w:rFonts w:cs="Arial"/>
          <w:bCs/>
        </w:rPr>
        <w:t>The guidance for the encoding of signs and notice boards remains unchanged in S-101.</w:t>
      </w:r>
      <w:r w:rsidR="005C6026" w:rsidRPr="00EF7A5A">
        <w:rPr>
          <w:rFonts w:cs="Arial"/>
          <w:bCs/>
        </w:rPr>
        <w:t xml:space="preserve"> </w:t>
      </w:r>
      <w:r w:rsidRPr="00EF7A5A">
        <w:rPr>
          <w:rFonts w:cs="Arial"/>
          <w:bCs/>
        </w:rPr>
        <w:t>See S-101 DCEG clause 20.</w:t>
      </w:r>
      <w:r w:rsidR="001475FD" w:rsidRPr="00EF7A5A">
        <w:rPr>
          <w:rFonts w:cs="Arial"/>
          <w:bCs/>
        </w:rPr>
        <w:t>1</w:t>
      </w:r>
      <w:r w:rsidR="001475FD">
        <w:rPr>
          <w:rFonts w:cs="Arial"/>
          <w:bCs/>
        </w:rPr>
        <w:t>3</w:t>
      </w:r>
      <w:r w:rsidRPr="00EF7A5A">
        <w:rPr>
          <w:rFonts w:cs="Arial"/>
          <w:bCs/>
        </w:rPr>
        <w:t>.2.</w:t>
      </w:r>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sz w:val="20"/>
        </w:rPr>
      </w:pPr>
      <w:bookmarkStart w:id="1074" w:name="_Toc422735645"/>
      <w:bookmarkStart w:id="1075" w:name="_Toc460900521"/>
      <w:r w:rsidRPr="00EF7A5A">
        <w:br w:type="page"/>
      </w:r>
      <w:bookmarkStart w:id="1076" w:name="_Toc173416358"/>
      <w:r w:rsidRPr="00EF7A5A">
        <w:t>Depth</w:t>
      </w:r>
      <w:bookmarkEnd w:id="1074"/>
      <w:bookmarkEnd w:id="1075"/>
      <w:bookmarkEnd w:id="1076"/>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sz w:val="20"/>
        </w:rPr>
      </w:pPr>
      <w:bookmarkStart w:id="1077" w:name="_Toc422735647"/>
      <w:bookmarkStart w:id="1078" w:name="_Toc460900522"/>
      <w:bookmarkStart w:id="1079" w:name="_Toc173416359"/>
      <w:r w:rsidRPr="00EF7A5A">
        <w:t>Sounding datum</w:t>
      </w:r>
      <w:bookmarkEnd w:id="1077"/>
      <w:bookmarkEnd w:id="1078"/>
      <w:bookmarkEnd w:id="1079"/>
    </w:p>
    <w:p w:rsidR="006B2826" w:rsidRPr="00EF7A5A" w:rsidRDefault="006B2826" w:rsidP="00544FD4">
      <w:pPr>
        <w:spacing w:after="120"/>
        <w:jc w:val="both"/>
      </w:pPr>
      <w:r w:rsidRPr="00EF7A5A">
        <w:t>See clause 2.1.3.</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pPr>
      <w:bookmarkStart w:id="1080" w:name="_Toc422735649"/>
      <w:bookmarkStart w:id="1081" w:name="_Toc460900523"/>
      <w:bookmarkStart w:id="1082" w:name="_Toc173416360"/>
      <w:r w:rsidRPr="00EF7A5A">
        <w:t>Depth contours</w:t>
      </w:r>
      <w:bookmarkEnd w:id="1080"/>
      <w:bookmarkEnd w:id="1081"/>
      <w:bookmarkEnd w:id="1082"/>
    </w:p>
    <w:p w:rsidR="003D7C32" w:rsidRPr="00EF7A5A" w:rsidRDefault="003D7C32" w:rsidP="003D7C3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083" w:name="_Toc422735651"/>
      <w:bookmarkStart w:id="1084" w:name="_Toc460900524"/>
      <w:r w:rsidRPr="00EF7A5A">
        <w:rPr>
          <w:u w:val="single"/>
        </w:rPr>
        <w:t xml:space="preserve">S-57 Geo </w:t>
      </w:r>
      <w:r w:rsidR="00292C8A" w:rsidRPr="00EF7A5A">
        <w:rPr>
          <w:u w:val="single"/>
        </w:rPr>
        <w:t>Object</w:t>
      </w:r>
      <w:r w:rsidRPr="00EF7A5A">
        <w:rPr>
          <w:u w:val="single"/>
        </w:rPr>
        <w:t>:</w:t>
      </w:r>
      <w:r w:rsidRPr="00EF7A5A">
        <w:tab/>
      </w:r>
      <w:r w:rsidRPr="00EF7A5A">
        <w:tab/>
        <w:t>Depth contour (</w:t>
      </w:r>
      <w:r w:rsidRPr="00EF7A5A">
        <w:rPr>
          <w:b/>
        </w:rPr>
        <w:t>DEPCNT</w:t>
      </w:r>
      <w:r w:rsidRPr="00EF7A5A">
        <w:t>)</w:t>
      </w:r>
      <w:r w:rsidRPr="00EF7A5A">
        <w:tab/>
      </w:r>
      <w:r w:rsidRPr="00EF7A5A">
        <w:tab/>
        <w:t>(L)</w:t>
      </w:r>
    </w:p>
    <w:p w:rsidR="003D7C32" w:rsidRPr="00EF7A5A" w:rsidRDefault="003D7C32" w:rsidP="003D7C3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Depth Contour</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t>(S-101 DCEG Clause 11.6)</w:t>
      </w:r>
    </w:p>
    <w:p w:rsidR="00A17C29" w:rsidRPr="00EF7A5A" w:rsidRDefault="00A17C29" w:rsidP="00352D8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DEPCNT</w:t>
      </w:r>
      <w:r w:rsidRPr="00EF7A5A">
        <w:t xml:space="preserve"> and its binding attributes will be </w:t>
      </w:r>
      <w:r w:rsidR="009C3AE2" w:rsidRPr="00EF7A5A">
        <w:t xml:space="preserve">converted </w:t>
      </w:r>
      <w:r w:rsidRPr="00EF7A5A">
        <w:t xml:space="preserve">automatically </w:t>
      </w:r>
      <w:r w:rsidR="009C3AE2" w:rsidRPr="00EF7A5A">
        <w:t>to an instance of</w:t>
      </w:r>
      <w:r w:rsidRPr="00EF7A5A">
        <w:t xml:space="preserve"> the S-101 </w:t>
      </w:r>
      <w:r w:rsidR="00292C8A" w:rsidRPr="00EF7A5A">
        <w:t>Feature type</w:t>
      </w:r>
      <w:r w:rsidRPr="00EF7A5A">
        <w:t xml:space="preserve"> </w:t>
      </w:r>
      <w:r w:rsidRPr="00EF7A5A">
        <w:rPr>
          <w:b/>
        </w:rPr>
        <w:t xml:space="preserve">Depth Contour </w:t>
      </w:r>
      <w:r w:rsidRPr="00EF7A5A">
        <w:t>during the automated conversion process.</w:t>
      </w:r>
    </w:p>
    <w:p w:rsidR="00EA47E3" w:rsidRPr="00EF7A5A" w:rsidRDefault="00EA47E3" w:rsidP="00EA47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EA47E3" w:rsidRPr="00EF7A5A" w:rsidRDefault="00EA47E3" w:rsidP="003D1EB3">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rPr>
          <w:b/>
        </w:rPr>
        <w:t>DEPCNT</w:t>
      </w:r>
      <w:r w:rsidRPr="00EF7A5A">
        <w:t xml:space="preserve"> with attribute QUAPOS = </w:t>
      </w:r>
      <w:r w:rsidRPr="00EF7A5A">
        <w:rPr>
          <w:i/>
        </w:rPr>
        <w:t>4</w:t>
      </w:r>
      <w:r w:rsidRPr="00EF7A5A">
        <w:t xml:space="preserve"> (approximate) will also be converted to an instance of the S-101 Information type </w:t>
      </w:r>
      <w:r w:rsidRPr="00EF7A5A">
        <w:rPr>
          <w:b/>
        </w:rPr>
        <w:t>Spatial Quality</w:t>
      </w:r>
      <w:r w:rsidRPr="00EF7A5A">
        <w:t xml:space="preserve"> (see S-101 DCEG clause 24.5), attribute </w:t>
      </w:r>
      <w:r w:rsidRPr="00EF7A5A">
        <w:rPr>
          <w:b/>
        </w:rPr>
        <w:t>quality of horizontal measurement</w:t>
      </w:r>
      <w:r w:rsidRPr="00EF7A5A">
        <w:t xml:space="preserve"> = </w:t>
      </w:r>
      <w:r w:rsidRPr="00EF7A5A">
        <w:rPr>
          <w:i/>
        </w:rPr>
        <w:t>4</w:t>
      </w:r>
      <w:r w:rsidRPr="00EF7A5A">
        <w:t xml:space="preserve"> (approximate), associated to the geometry of the </w:t>
      </w:r>
      <w:r w:rsidRPr="00EF7A5A">
        <w:rPr>
          <w:b/>
        </w:rPr>
        <w:t>Depth Contour</w:t>
      </w:r>
      <w:r w:rsidRPr="00EF7A5A">
        <w:t xml:space="preserve"> feature using the association </w:t>
      </w:r>
      <w:r w:rsidRPr="00EF7A5A">
        <w:rPr>
          <w:b/>
        </w:rPr>
        <w:t>Spatial Association</w:t>
      </w:r>
      <w:r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2835"/>
          <w:tab w:val="num" w:pos="851"/>
        </w:tabs>
        <w:spacing w:before="240" w:after="120"/>
        <w:ind w:left="851" w:hanging="851"/>
        <w:rPr>
          <w:bCs/>
        </w:rPr>
      </w:pPr>
      <w:bookmarkStart w:id="1085" w:name="_Toc173416361"/>
      <w:r w:rsidRPr="00EF7A5A">
        <w:rPr>
          <w:bCs/>
        </w:rPr>
        <w:t>Soundings</w:t>
      </w:r>
      <w:bookmarkEnd w:id="1083"/>
      <w:bookmarkEnd w:id="1084"/>
      <w:bookmarkEnd w:id="1085"/>
    </w:p>
    <w:p w:rsidR="00A17C29" w:rsidRPr="00EF7A5A" w:rsidRDefault="00A17C29" w:rsidP="00A17C2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t>Sounding (</w:t>
      </w:r>
      <w:r w:rsidRPr="00EF7A5A">
        <w:rPr>
          <w:b/>
        </w:rPr>
        <w:t>SOUNDG</w:t>
      </w:r>
      <w:r w:rsidRPr="00EF7A5A">
        <w:t>)</w:t>
      </w:r>
      <w:r w:rsidRPr="00EF7A5A">
        <w:tab/>
      </w:r>
      <w:r w:rsidRPr="00EF7A5A">
        <w:tab/>
      </w:r>
      <w:r w:rsidR="00A0657D" w:rsidRPr="00EF7A5A">
        <w:tab/>
      </w:r>
      <w:r w:rsidR="00A0657D" w:rsidRPr="00EF7A5A">
        <w:tab/>
      </w:r>
      <w:r w:rsidRPr="00EF7A5A">
        <w:t>(P)</w:t>
      </w:r>
    </w:p>
    <w:p w:rsidR="00A17C29" w:rsidRPr="00EF7A5A" w:rsidRDefault="00A17C29" w:rsidP="00A17C2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w:t>
      </w:r>
      <w:r w:rsidRPr="00EF7A5A">
        <w:rPr>
          <w:u w:val="single"/>
        </w:rPr>
        <w:t>eature</w:t>
      </w:r>
      <w:r w:rsidRPr="00EF7A5A">
        <w:t>:</w:t>
      </w:r>
      <w:r w:rsidRPr="00EF7A5A">
        <w:tab/>
      </w:r>
      <w:r w:rsidRPr="00EF7A5A">
        <w:rPr>
          <w:b/>
        </w:rPr>
        <w:t>Sounding</w:t>
      </w:r>
      <w:r w:rsidRPr="00EF7A5A">
        <w:rPr>
          <w:b/>
        </w:rPr>
        <w:tab/>
      </w:r>
      <w:r w:rsidRPr="00EF7A5A">
        <w:rPr>
          <w:b/>
        </w:rPr>
        <w:tab/>
      </w:r>
      <w:r w:rsidRPr="00EF7A5A">
        <w:rPr>
          <w:b/>
        </w:rPr>
        <w:tab/>
      </w:r>
      <w:r w:rsidRPr="00EF7A5A">
        <w:rPr>
          <w:b/>
        </w:rPr>
        <w:tab/>
      </w:r>
      <w:r w:rsidRPr="00EF7A5A">
        <w:rPr>
          <w:b/>
        </w:rPr>
        <w:tab/>
      </w:r>
      <w:r w:rsidR="00A0657D" w:rsidRPr="00EF7A5A">
        <w:rPr>
          <w:b/>
        </w:rPr>
        <w:tab/>
      </w:r>
      <w:r w:rsidR="00A0657D" w:rsidRPr="00EF7A5A">
        <w:rPr>
          <w:b/>
        </w:rPr>
        <w:tab/>
      </w:r>
      <w:r w:rsidRPr="00EF7A5A">
        <w:t>(P - Pointset</w:t>
      </w:r>
      <w:r w:rsidR="00A0657D" w:rsidRPr="00EF7A5A">
        <w:t>)</w:t>
      </w:r>
      <w:r w:rsidR="00A0657D" w:rsidRPr="00EF7A5A">
        <w:tab/>
      </w:r>
      <w:r w:rsidR="00A0657D" w:rsidRPr="00EF7A5A">
        <w:tab/>
      </w:r>
      <w:r w:rsidRPr="00EF7A5A">
        <w:t>(S-101 DCEG Clause 11.3)</w:t>
      </w:r>
    </w:p>
    <w:p w:rsidR="00A17C29" w:rsidRPr="00EF7A5A" w:rsidRDefault="00A17C29" w:rsidP="00A17C2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00A0657D" w:rsidRPr="00EF7A5A">
        <w:rPr>
          <w:b/>
        </w:rPr>
        <w:t>Depth – No Bottom Found</w:t>
      </w:r>
      <w:r w:rsidRPr="00EF7A5A">
        <w:rPr>
          <w:b/>
        </w:rPr>
        <w:tab/>
      </w:r>
      <w:r w:rsidRPr="00EF7A5A">
        <w:rPr>
          <w:b/>
        </w:rPr>
        <w:tab/>
      </w:r>
      <w:r w:rsidRPr="00EF7A5A">
        <w:t>(P - Pointset</w:t>
      </w:r>
      <w:r w:rsidR="00A0657D" w:rsidRPr="00EF7A5A">
        <w:t>)</w:t>
      </w:r>
      <w:r w:rsidR="00A0657D" w:rsidRPr="00EF7A5A">
        <w:tab/>
      </w:r>
      <w:r w:rsidR="00A0657D" w:rsidRPr="00EF7A5A">
        <w:tab/>
      </w:r>
      <w:r w:rsidRPr="00EF7A5A">
        <w:t>(S-101 DCEG Clause 11.</w:t>
      </w:r>
      <w:r w:rsidR="00A0657D" w:rsidRPr="00EF7A5A">
        <w:t>8</w:t>
      </w:r>
      <w:r w:rsidRPr="00EF7A5A">
        <w:t>)</w:t>
      </w:r>
    </w:p>
    <w:p w:rsidR="00BD6A9A" w:rsidRPr="00EF7A5A" w:rsidRDefault="00BD6A9A" w:rsidP="00BD6A9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SOUNDG</w:t>
      </w:r>
      <w:r w:rsidRPr="00EF7A5A">
        <w:t xml:space="preserve"> and its binding attributes will be </w:t>
      </w:r>
      <w:r w:rsidR="009C3AE2" w:rsidRPr="00EF7A5A">
        <w:t xml:space="preserve">converted </w:t>
      </w:r>
      <w:r w:rsidRPr="00EF7A5A">
        <w:t xml:space="preserve">automatically </w:t>
      </w:r>
      <w:r w:rsidR="009C3AE2" w:rsidRPr="00EF7A5A">
        <w:t>to an instance of</w:t>
      </w:r>
      <w:r w:rsidRPr="00EF7A5A">
        <w:t xml:space="preserve"> the S-101 </w:t>
      </w:r>
      <w:r w:rsidR="00292C8A" w:rsidRPr="00EF7A5A">
        <w:t>Feature type</w:t>
      </w:r>
      <w:r w:rsidRPr="00EF7A5A">
        <w:t xml:space="preserve"> </w:t>
      </w:r>
      <w:r w:rsidRPr="00EF7A5A">
        <w:rPr>
          <w:b/>
        </w:rPr>
        <w:t xml:space="preserve">Sounding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BD6A9A" w:rsidRPr="00EF7A5A" w:rsidRDefault="00BD6A9A"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 EXPSOU will not be converted.</w:t>
      </w:r>
      <w:r w:rsidR="005C6026" w:rsidRPr="00EF7A5A">
        <w:t xml:space="preserve"> </w:t>
      </w:r>
      <w:r w:rsidRPr="00EF7A5A">
        <w:t xml:space="preserve">It is considered that this attribute is not relevant for </w:t>
      </w:r>
      <w:r w:rsidRPr="00EF7A5A">
        <w:rPr>
          <w:b/>
        </w:rPr>
        <w:t>Sounding</w:t>
      </w:r>
      <w:r w:rsidRPr="00EF7A5A">
        <w:t xml:space="preserve"> in S-101.</w:t>
      </w:r>
    </w:p>
    <w:p w:rsidR="00BD6A9A" w:rsidRPr="00EF7A5A" w:rsidRDefault="00BD6A9A"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SOUNDG</w:t>
      </w:r>
      <w:r w:rsidRPr="00EF7A5A">
        <w:t xml:space="preserve"> with attribute QUASOU = </w:t>
      </w:r>
      <w:r w:rsidRPr="00EF7A5A">
        <w:rPr>
          <w:i/>
        </w:rPr>
        <w:t>5</w:t>
      </w:r>
      <w:r w:rsidRPr="00EF7A5A">
        <w:t xml:space="preserve"> (no bottom found at value shown) will </w:t>
      </w:r>
      <w:r w:rsidR="009C3AE2" w:rsidRPr="00EF7A5A">
        <w:t xml:space="preserve">be </w:t>
      </w:r>
      <w:r w:rsidRPr="00EF7A5A">
        <w:t>convert</w:t>
      </w:r>
      <w:r w:rsidR="009C3AE2" w:rsidRPr="00EF7A5A">
        <w:t>ed</w:t>
      </w:r>
      <w:r w:rsidRPr="00EF7A5A">
        <w:t xml:space="preserve"> to</w:t>
      </w:r>
      <w:r w:rsidR="009C3AE2" w:rsidRPr="00EF7A5A">
        <w:t xml:space="preserve"> an instance of </w:t>
      </w:r>
      <w:r w:rsidR="00D64F92" w:rsidRPr="00EF7A5A">
        <w:t xml:space="preserve">the S-101 </w:t>
      </w:r>
      <w:r w:rsidR="00292C8A" w:rsidRPr="00EF7A5A">
        <w:t>Feature type</w:t>
      </w:r>
      <w:r w:rsidR="00D64F92" w:rsidRPr="00EF7A5A">
        <w:t xml:space="preserve"> </w:t>
      </w:r>
      <w:r w:rsidR="00D64F92" w:rsidRPr="00EF7A5A">
        <w:rPr>
          <w:b/>
        </w:rPr>
        <w:t>Depth – No Bottom Found</w:t>
      </w:r>
      <w:r w:rsidR="00D64F92" w:rsidRPr="00EF7A5A">
        <w:t>.</w:t>
      </w:r>
      <w:r w:rsidR="005C6026" w:rsidRPr="00EF7A5A">
        <w:t xml:space="preserve"> </w:t>
      </w:r>
      <w:r w:rsidR="00D64F92" w:rsidRPr="00EF7A5A">
        <w:t>Where this is the case, the attributes EXPSOU, NOBJNM, OBJNAM, SOUACC and STATUS will not be converted.</w:t>
      </w:r>
      <w:r w:rsidR="005C6026" w:rsidRPr="00EF7A5A">
        <w:t xml:space="preserve"> </w:t>
      </w:r>
      <w:r w:rsidR="00D64F92" w:rsidRPr="00EF7A5A">
        <w:t xml:space="preserve">It is considered that these attributes are not relevant for </w:t>
      </w:r>
      <w:r w:rsidR="00D64F92" w:rsidRPr="00EF7A5A">
        <w:rPr>
          <w:b/>
        </w:rPr>
        <w:t>Depth – No Bottom Found</w:t>
      </w:r>
      <w:r w:rsidR="00D64F92" w:rsidRPr="00EF7A5A">
        <w:t xml:space="preserve"> in S-101.</w:t>
      </w:r>
    </w:p>
    <w:p w:rsidR="00AF6967" w:rsidRPr="00EF7A5A" w:rsidRDefault="00AF6967" w:rsidP="00AF696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EA47E3" w:rsidRPr="00EF7A5A" w:rsidRDefault="00EA47E3" w:rsidP="00EA47E3">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SOUNDG</w:t>
      </w:r>
      <w:r w:rsidRPr="00EF7A5A">
        <w:t xml:space="preserve"> with attribute QUAPOS = </w:t>
      </w:r>
      <w:r w:rsidRPr="00EF7A5A">
        <w:rPr>
          <w:i/>
        </w:rPr>
        <w:t>4</w:t>
      </w:r>
      <w:r w:rsidRPr="00EF7A5A">
        <w:t xml:space="preserve"> (approximate) will also be converted to an instance of the S-101 Information type </w:t>
      </w:r>
      <w:r w:rsidRPr="00EF7A5A">
        <w:rPr>
          <w:b/>
        </w:rPr>
        <w:t>Spatial Quality</w:t>
      </w:r>
      <w:r w:rsidRPr="00EF7A5A">
        <w:t xml:space="preserve"> (see S-101 DCEG clause 24.5), attribute </w:t>
      </w:r>
      <w:r w:rsidRPr="00EF7A5A">
        <w:rPr>
          <w:b/>
        </w:rPr>
        <w:t>quality of horizontal measurement</w:t>
      </w:r>
      <w:r w:rsidRPr="00EF7A5A">
        <w:t xml:space="preserve"> = </w:t>
      </w:r>
      <w:r w:rsidRPr="00EF7A5A">
        <w:rPr>
          <w:i/>
        </w:rPr>
        <w:t>4</w:t>
      </w:r>
      <w:r w:rsidRPr="00EF7A5A">
        <w:t xml:space="preserve"> (approximate), associated to the geometry of the </w:t>
      </w:r>
      <w:r w:rsidRPr="00EF7A5A">
        <w:rPr>
          <w:b/>
        </w:rPr>
        <w:t>Sounding</w:t>
      </w:r>
      <w:r w:rsidRPr="00EF7A5A">
        <w:t xml:space="preserve"> feature using the association </w:t>
      </w:r>
      <w:r w:rsidRPr="00EF7A5A">
        <w:rPr>
          <w:b/>
        </w:rPr>
        <w:t>Spatial Association</w:t>
      </w:r>
      <w:r w:rsidRPr="00EF7A5A">
        <w:t>.</w:t>
      </w:r>
    </w:p>
    <w:p w:rsidR="00EA47E3" w:rsidRPr="00EF7A5A" w:rsidRDefault="00EA47E3">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SOUACC will be converted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Pr="00EF7A5A">
        <w:rPr>
          <w:b/>
        </w:rPr>
        <w:t>Sounding</w:t>
      </w:r>
      <w:r w:rsidRPr="00EF7A5A">
        <w:t xml:space="preserve"> features using the association </w:t>
      </w:r>
      <w:r w:rsidRPr="00EF7A5A">
        <w:rPr>
          <w:b/>
        </w:rPr>
        <w:t>Spatial Association</w:t>
      </w:r>
      <w:r w:rsidRPr="00EF7A5A">
        <w:t>.</w:t>
      </w:r>
      <w:del w:id="1086" w:author="Jeff Wootton" w:date="2024-09-11T08:45:00Z">
        <w:r w:rsidR="005C6026" w:rsidRPr="00EF7A5A" w:rsidDel="00E649FA">
          <w:delText xml:space="preserve"> </w:delText>
        </w:r>
        <w:r w:rsidRPr="00EF7A5A" w:rsidDel="00E649FA">
          <w:delText xml:space="preserve">This encoding is mandatory in S-101 for all </w:delText>
        </w:r>
        <w:r w:rsidRPr="00EF7A5A" w:rsidDel="00E649FA">
          <w:rPr>
            <w:b/>
          </w:rPr>
          <w:delText>Sounding</w:delText>
        </w:r>
        <w:r w:rsidRPr="00EF7A5A" w:rsidDel="00E649FA">
          <w:delText xml:space="preserve"> features of depth 30 metres or less.</w:delText>
        </w:r>
        <w:r w:rsidR="005C6026" w:rsidRPr="00EF7A5A" w:rsidDel="00E649FA">
          <w:delText xml:space="preserve"> </w:delText>
        </w:r>
        <w:r w:rsidRPr="00EF7A5A" w:rsidDel="00E649FA">
          <w:delText xml:space="preserve">It is recommended that Data Producers evaluate their data holdings and populate values of SOUACC for </w:delText>
        </w:r>
        <w:r w:rsidRPr="00EF7A5A" w:rsidDel="00E649FA">
          <w:rPr>
            <w:b/>
          </w:rPr>
          <w:delText>SOUNDG</w:delText>
        </w:r>
        <w:r w:rsidRPr="00EF7A5A" w:rsidDel="00E649FA">
          <w:delText xml:space="preserve"> of depth 30 metres or less at their earliest convenience.</w:delText>
        </w:r>
      </w:del>
    </w:p>
    <w:p w:rsidR="00AF6967" w:rsidRPr="00EF7A5A" w:rsidRDefault="00AF6967"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sounding has been reported.</w:t>
      </w:r>
      <w:r w:rsidR="005C6026" w:rsidRPr="00EF7A5A">
        <w:rPr>
          <w:rFonts w:cs="Arial"/>
          <w:bCs/>
        </w:rPr>
        <w:t xml:space="preserve"> </w:t>
      </w:r>
      <w:r w:rsidRPr="00EF7A5A">
        <w:rPr>
          <w:rFonts w:cs="Arial"/>
          <w:bCs/>
        </w:rPr>
        <w:t xml:space="preserve">This information is encoded in S-57 on </w:t>
      </w:r>
      <w:r w:rsidRPr="00EF7A5A">
        <w:rPr>
          <w:rFonts w:cs="Arial"/>
          <w:b/>
          <w:bCs/>
        </w:rPr>
        <w:t>SOUNDG</w:t>
      </w:r>
      <w:r w:rsidRPr="00EF7A5A">
        <w:rPr>
          <w:rFonts w:cs="Arial"/>
          <w:bCs/>
        </w:rPr>
        <w:t xml:space="preserve"> using the attribute</w:t>
      </w:r>
      <w:r w:rsidR="00EA710D">
        <w:rPr>
          <w:rFonts w:cs="Arial"/>
          <w:bCs/>
        </w:rPr>
        <w:t>s</w:t>
      </w:r>
      <w:r w:rsidRPr="00EF7A5A">
        <w:rPr>
          <w:rFonts w:cs="Arial"/>
          <w:bCs/>
        </w:rPr>
        <w:t xml:space="preserve"> </w:t>
      </w:r>
      <w:r w:rsidR="00EA710D">
        <w:rPr>
          <w:rFonts w:cs="Arial"/>
          <w:bCs/>
        </w:rPr>
        <w:t xml:space="preserve">QUASOU = </w:t>
      </w:r>
      <w:r w:rsidR="00EA710D">
        <w:rPr>
          <w:rFonts w:cs="Arial"/>
          <w:bCs/>
          <w:i/>
        </w:rPr>
        <w:t>9</w:t>
      </w:r>
      <w:r w:rsidR="00EA710D">
        <w:rPr>
          <w:rFonts w:cs="Arial"/>
          <w:bCs/>
        </w:rPr>
        <w:t xml:space="preserve"> (reported, not confirmed) and</w:t>
      </w:r>
      <w:r w:rsidR="00EA710D" w:rsidRPr="00EF7A5A">
        <w:rPr>
          <w:rFonts w:cs="Arial"/>
          <w:bCs/>
        </w:rPr>
        <w:t xml:space="preserve"> </w:t>
      </w:r>
      <w:r w:rsidRPr="00EF7A5A">
        <w:rPr>
          <w:rFonts w:cs="Arial"/>
          <w:bCs/>
        </w:rPr>
        <w:t>SORDAT</w:t>
      </w:r>
      <w:r w:rsidR="002C1513" w:rsidRPr="00EF7A5A">
        <w:rPr>
          <w:rFonts w:cs="Arial"/>
          <w:bCs/>
        </w:rPr>
        <w:t xml:space="preserve"> (see clause 2.2.5.1)</w:t>
      </w:r>
      <w:r w:rsidRPr="00EF7A5A">
        <w:rPr>
          <w:rFonts w:cs="Arial"/>
          <w:bCs/>
        </w:rPr>
        <w:t>.</w:t>
      </w:r>
      <w:r w:rsidR="005C6026" w:rsidRPr="00EF7A5A">
        <w:rPr>
          <w:rFonts w:cs="Arial"/>
          <w:bCs/>
        </w:rPr>
        <w:t xml:space="preserve"> </w:t>
      </w:r>
      <w:r w:rsidR="002C1513" w:rsidRPr="00EF7A5A">
        <w:rPr>
          <w:rFonts w:cs="Arial"/>
          <w:bCs/>
        </w:rPr>
        <w:t xml:space="preserve">Unless the date populated in SORDAT is actually a reported date, Data Producers are advised to remove SORDAT from </w:t>
      </w:r>
      <w:r w:rsidR="002C1513" w:rsidRPr="00EF7A5A">
        <w:rPr>
          <w:rFonts w:cs="Arial"/>
          <w:b/>
          <w:bCs/>
        </w:rPr>
        <w:t>SOUNDG</w:t>
      </w:r>
      <w:r w:rsidR="002C1513" w:rsidRPr="00EF7A5A">
        <w:rPr>
          <w:rFonts w:cs="Arial"/>
          <w:bCs/>
        </w:rPr>
        <w:t xml:space="preserve"> objects</w:t>
      </w:r>
      <w:r w:rsidR="005263EA" w:rsidRPr="00EF7A5A">
        <w:rPr>
          <w:rFonts w:cs="Arial"/>
          <w:bCs/>
        </w:rPr>
        <w:t xml:space="preserve"> </w:t>
      </w:r>
      <w:r w:rsidR="00EA710D">
        <w:rPr>
          <w:rFonts w:cs="Arial"/>
          <w:bCs/>
        </w:rPr>
        <w:t xml:space="preserve">having QUASOU = </w:t>
      </w:r>
      <w:r w:rsidR="00EA710D">
        <w:rPr>
          <w:rFonts w:cs="Arial"/>
          <w:bCs/>
          <w:i/>
        </w:rPr>
        <w:t>9</w:t>
      </w:r>
      <w:r w:rsidR="00EA710D">
        <w:rPr>
          <w:rFonts w:cs="Arial"/>
          <w:bCs/>
        </w:rPr>
        <w:t xml:space="preserve"> (reported, not confirmed) </w:t>
      </w:r>
      <w:r w:rsidR="005263EA" w:rsidRPr="00EF7A5A">
        <w:rPr>
          <w:rFonts w:cs="Arial"/>
          <w:bCs/>
        </w:rPr>
        <w:t>prior to conversion</w:t>
      </w:r>
      <w:r w:rsidRPr="00EF7A5A">
        <w:rPr>
          <w:rFonts w:cs="Arial"/>
          <w:bCs/>
        </w:rPr>
        <w:t>.</w:t>
      </w:r>
    </w:p>
    <w:p w:rsidR="00081E04" w:rsidRPr="00EF7A5A" w:rsidRDefault="00081E04" w:rsidP="0036103E">
      <w:pPr>
        <w:spacing w:after="120"/>
        <w:jc w:val="both"/>
      </w:pPr>
      <w:r w:rsidRPr="00EF7A5A">
        <w:t xml:space="preserve">Data Producers are advised that the following enumerate type attributes have restricted allowable enumerate values for </w:t>
      </w:r>
      <w:r w:rsidRPr="00EF7A5A">
        <w:rPr>
          <w:b/>
        </w:rPr>
        <w:t>Sounding</w:t>
      </w:r>
      <w:r w:rsidRPr="00EF7A5A">
        <w:t xml:space="preserve"> in S-101:</w:t>
      </w:r>
    </w:p>
    <w:p w:rsidR="00081E04" w:rsidRPr="00EF7A5A" w:rsidRDefault="00081E04" w:rsidP="00081E04">
      <w:pPr>
        <w:spacing w:after="120"/>
        <w:jc w:val="both"/>
      </w:pPr>
      <w:r w:rsidRPr="00EF7A5A">
        <w:rPr>
          <w:b/>
        </w:rPr>
        <w:t>quality of vertical measurement</w:t>
      </w:r>
      <w:r w:rsidRPr="00EF7A5A">
        <w:tab/>
      </w:r>
      <w:r w:rsidRPr="00EF7A5A">
        <w:tab/>
        <w:t>(QUASOU)</w:t>
      </w:r>
    </w:p>
    <w:p w:rsidR="00081E04" w:rsidRPr="00EF7A5A" w:rsidRDefault="00081E04" w:rsidP="00081E04">
      <w:pPr>
        <w:spacing w:after="120"/>
        <w:jc w:val="both"/>
      </w:pPr>
      <w:r w:rsidRPr="00EF7A5A">
        <w:rPr>
          <w:b/>
        </w:rPr>
        <w:t xml:space="preserve">technique of </w:t>
      </w:r>
      <w:r w:rsidR="004C4079" w:rsidRPr="00EF7A5A">
        <w:rPr>
          <w:b/>
        </w:rPr>
        <w:t xml:space="preserve">vertical </w:t>
      </w:r>
      <w:r w:rsidRPr="00EF7A5A">
        <w:rPr>
          <w:b/>
        </w:rPr>
        <w:t>measurement</w:t>
      </w:r>
      <w:r w:rsidRPr="00EF7A5A">
        <w:tab/>
      </w:r>
      <w:r w:rsidRPr="00EF7A5A">
        <w:tab/>
        <w:t>(TECSOU)</w:t>
      </w:r>
    </w:p>
    <w:p w:rsidR="00081E04" w:rsidRPr="00EF7A5A" w:rsidRDefault="00081E04" w:rsidP="00081E0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See S-101 DCEG clause </w:t>
      </w:r>
      <w:r w:rsidR="00AF6967" w:rsidRPr="00EF7A5A">
        <w:rPr>
          <w:rFonts w:cs="Arial"/>
          <w:bCs/>
        </w:rPr>
        <w:t>11.3</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E3A18" w:rsidRPr="00EF7A5A">
        <w:rPr>
          <w:rFonts w:cs="Arial"/>
          <w:bCs/>
        </w:rPr>
        <w:t xml:space="preserve">QUASOU </w:t>
      </w:r>
      <w:r w:rsidRPr="00EF7A5A">
        <w:rPr>
          <w:rFonts w:cs="Arial"/>
          <w:bCs/>
        </w:rPr>
        <w:t xml:space="preserve">and </w:t>
      </w:r>
      <w:r w:rsidR="007E3A18" w:rsidRPr="00EF7A5A">
        <w:rPr>
          <w:rFonts w:cs="Arial"/>
          <w:bCs/>
        </w:rPr>
        <w:t xml:space="preserve">TECSOU </w:t>
      </w:r>
      <w:r w:rsidRPr="00EF7A5A">
        <w:rPr>
          <w:rFonts w:cs="Arial"/>
          <w:bCs/>
        </w:rPr>
        <w:t xml:space="preserve">on </w:t>
      </w:r>
      <w:r w:rsidRPr="00EF7A5A">
        <w:rPr>
          <w:rFonts w:cs="Arial"/>
          <w:b/>
          <w:bCs/>
        </w:rPr>
        <w:t>SOUNDG</w:t>
      </w:r>
      <w:r w:rsidRPr="00EF7A5A">
        <w:rPr>
          <w:rFonts w:cs="Arial"/>
          <w:bCs/>
        </w:rPr>
        <w:t xml:space="preserve"> and amend appropriately.</w:t>
      </w:r>
    </w:p>
    <w:p w:rsidR="00764AD4" w:rsidRPr="00EF7A5A" w:rsidDel="00E76FCC" w:rsidRDefault="00764AD4" w:rsidP="00764A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1087" w:author="Jeff Wootton" w:date="2024-07-30T11:39:00Z"/>
        </w:rPr>
      </w:pPr>
      <w:del w:id="1088" w:author="Jeff Wootton" w:date="2024-07-30T11:39:00Z">
        <w:r w:rsidRPr="00EF7A5A" w:rsidDel="00E76FCC">
          <w:delText xml:space="preserve">The S-101 </w:delText>
        </w:r>
        <w:r w:rsidR="006762EC" w:rsidRPr="00EF7A5A" w:rsidDel="00E76FCC">
          <w:delText xml:space="preserve">Boolean </w:delText>
        </w:r>
        <w:r w:rsidRPr="00EF7A5A" w:rsidDel="00E76FCC">
          <w:delText xml:space="preserve">attribute </w:delText>
        </w:r>
        <w:r w:rsidRPr="00EF7A5A" w:rsidDel="00E76FCC">
          <w:rPr>
            <w:b/>
          </w:rPr>
          <w:delText>display uncertainties</w:delText>
        </w:r>
        <w:r w:rsidRPr="00EF7A5A" w:rsidDel="00E76FCC">
          <w:delText xml:space="preserve"> introduces the option to encode additional information related to </w:delText>
        </w:r>
        <w:r w:rsidR="006762EC" w:rsidRPr="00EF7A5A" w:rsidDel="00E76FCC">
          <w:rPr>
            <w:b/>
          </w:rPr>
          <w:delText>Sounding</w:delText>
        </w:r>
        <w:r w:rsidR="006762EC" w:rsidRPr="00EF7A5A" w:rsidDel="00E76FCC">
          <w:delText xml:space="preserve">, and is mandatory for all </w:delText>
        </w:r>
        <w:r w:rsidR="006762EC" w:rsidRPr="00EF7A5A" w:rsidDel="00E76FCC">
          <w:rPr>
            <w:b/>
          </w:rPr>
          <w:delText>Sounding</w:delText>
        </w:r>
        <w:r w:rsidR="006762EC" w:rsidRPr="00EF7A5A" w:rsidDel="00E76FCC">
          <w:delText xml:space="preserve"> features of depth 30 metres or less</w:delText>
        </w:r>
        <w:r w:rsidRPr="00EF7A5A" w:rsidDel="00E76FCC">
          <w:delText>.</w:delText>
        </w:r>
        <w:r w:rsidR="005C6026" w:rsidRPr="00EF7A5A" w:rsidDel="00E76FCC">
          <w:delText xml:space="preserve"> </w:delText>
        </w:r>
        <w:r w:rsidRPr="00EF7A5A" w:rsidDel="00E76FCC">
          <w:delText xml:space="preserve">There is no corresponding encoding for this information on </w:delText>
        </w:r>
        <w:r w:rsidR="006762EC" w:rsidRPr="00EF7A5A" w:rsidDel="00E76FCC">
          <w:rPr>
            <w:rFonts w:cs="Arial"/>
            <w:b/>
            <w:bCs/>
          </w:rPr>
          <w:delText>SOUNDG</w:delText>
        </w:r>
        <w:r w:rsidRPr="00EF7A5A" w:rsidDel="00E76FCC">
          <w:delText xml:space="preserve"> in S-57 – for full capability S-101 data, Data Producers will be required to </w:delText>
        </w:r>
        <w:r w:rsidR="006762EC" w:rsidRPr="00EF7A5A" w:rsidDel="00E76FCC">
          <w:delText xml:space="preserve">evaluate their converted S-101 sounding coverage and </w:delText>
        </w:r>
        <w:r w:rsidRPr="00EF7A5A" w:rsidDel="00E76FCC">
          <w:delText xml:space="preserve">populate this attribute </w:delText>
        </w:r>
        <w:r w:rsidR="006762EC" w:rsidRPr="00EF7A5A" w:rsidDel="00E76FCC">
          <w:delText xml:space="preserve">appropriately, noting that during the automated conversion process the value of this attribute will be set to </w:delText>
        </w:r>
        <w:r w:rsidR="007014F2" w:rsidRPr="00EF7A5A" w:rsidDel="00E76FCC">
          <w:rPr>
            <w:i/>
          </w:rPr>
          <w:delText>False</w:delText>
        </w:r>
        <w:r w:rsidRPr="00EF7A5A" w:rsidDel="00E76FCC">
          <w:delText>.</w:delText>
        </w:r>
        <w:bookmarkStart w:id="1089" w:name="_Toc173416025"/>
        <w:bookmarkStart w:id="1090" w:name="_Toc173416362"/>
        <w:bookmarkEnd w:id="1089"/>
        <w:bookmarkEnd w:id="1090"/>
      </w:del>
    </w:p>
    <w:p w:rsidR="006B2826" w:rsidRPr="00EF7A5A" w:rsidRDefault="006B2826" w:rsidP="00C93144">
      <w:pPr>
        <w:pStyle w:val="Heading2"/>
        <w:numPr>
          <w:ilvl w:val="1"/>
          <w:numId w:val="13"/>
        </w:numPr>
        <w:tabs>
          <w:tab w:val="clear" w:pos="283"/>
          <w:tab w:val="clear" w:pos="576"/>
          <w:tab w:val="clear" w:pos="720"/>
          <w:tab w:val="clear" w:pos="915"/>
          <w:tab w:val="clear" w:pos="2911"/>
          <w:tab w:val="left" w:pos="-2977"/>
          <w:tab w:val="num" w:pos="-993"/>
        </w:tabs>
        <w:spacing w:before="240" w:after="120"/>
        <w:ind w:left="851" w:hanging="851"/>
        <w:rPr>
          <w:bCs/>
        </w:rPr>
      </w:pPr>
      <w:bookmarkStart w:id="1091" w:name="_Toc422735653"/>
      <w:bookmarkStart w:id="1092" w:name="_Toc460900525"/>
      <w:bookmarkStart w:id="1093" w:name="_Toc173416363"/>
      <w:r w:rsidRPr="00EF7A5A">
        <w:rPr>
          <w:bCs/>
        </w:rPr>
        <w:t>Depth areas</w:t>
      </w:r>
      <w:bookmarkEnd w:id="1091"/>
      <w:bookmarkEnd w:id="1092"/>
      <w:bookmarkEnd w:id="1093"/>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3544"/>
          <w:tab w:val="num" w:pos="851"/>
        </w:tabs>
        <w:spacing w:before="240" w:after="120"/>
        <w:ind w:left="851" w:hanging="851"/>
        <w:rPr>
          <w:bCs/>
        </w:rPr>
      </w:pPr>
      <w:bookmarkStart w:id="1094" w:name="_Toc422735655"/>
      <w:bookmarkStart w:id="1095" w:name="_Toc460900526"/>
      <w:bookmarkStart w:id="1096" w:name="_Toc173416364"/>
      <w:r w:rsidRPr="00EF7A5A">
        <w:rPr>
          <w:bCs/>
        </w:rPr>
        <w:t>Geo object depth area</w:t>
      </w:r>
      <w:bookmarkEnd w:id="1094"/>
      <w:bookmarkEnd w:id="1095"/>
      <w:r w:rsidRPr="00EF7A5A">
        <w:rPr>
          <w:bCs/>
        </w:rPr>
        <w:t>s</w:t>
      </w:r>
      <w:bookmarkEnd w:id="1096"/>
    </w:p>
    <w:p w:rsidR="009E505B" w:rsidRPr="00EF7A5A" w:rsidRDefault="009E505B" w:rsidP="009E505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097" w:name="_Toc422735657"/>
      <w:bookmarkStart w:id="1098" w:name="_Toc460900527"/>
      <w:r w:rsidRPr="00EF7A5A">
        <w:rPr>
          <w:u w:val="single"/>
        </w:rPr>
        <w:t xml:space="preserve">S-57 Geo </w:t>
      </w:r>
      <w:r w:rsidR="00292C8A" w:rsidRPr="00EF7A5A">
        <w:rPr>
          <w:u w:val="single"/>
        </w:rPr>
        <w:t>Object</w:t>
      </w:r>
      <w:r w:rsidRPr="00EF7A5A">
        <w:rPr>
          <w:u w:val="single"/>
        </w:rPr>
        <w:t>:</w:t>
      </w:r>
      <w:r w:rsidRPr="00EF7A5A">
        <w:tab/>
      </w:r>
      <w:r w:rsidRPr="00EF7A5A">
        <w:tab/>
        <w:t>Depth area (</w:t>
      </w:r>
      <w:r w:rsidRPr="00EF7A5A">
        <w:rPr>
          <w:b/>
        </w:rPr>
        <w:t>DEPARE</w:t>
      </w:r>
      <w:r w:rsidRPr="00EF7A5A">
        <w:t>)</w:t>
      </w:r>
      <w:r w:rsidRPr="00EF7A5A">
        <w:tab/>
      </w:r>
      <w:r w:rsidRPr="00EF7A5A">
        <w:tab/>
        <w:t>(A)</w:t>
      </w:r>
    </w:p>
    <w:p w:rsidR="009E505B" w:rsidRPr="00EF7A5A" w:rsidRDefault="009E505B" w:rsidP="009E505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Depth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t>(S-101 DCEG Clause 11.7)</w:t>
      </w:r>
    </w:p>
    <w:p w:rsidR="00663648" w:rsidRPr="00EF7A5A" w:rsidRDefault="00663648" w:rsidP="0066364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DEPARE</w:t>
      </w:r>
      <w:r w:rsidRPr="00EF7A5A">
        <w:t xml:space="preserve"> and its binding attributes will be </w:t>
      </w:r>
      <w:r w:rsidR="006968D9" w:rsidRPr="00EF7A5A">
        <w:t xml:space="preserve">converted </w:t>
      </w:r>
      <w:r w:rsidRPr="00EF7A5A">
        <w:t xml:space="preserve">automatically </w:t>
      </w:r>
      <w:r w:rsidR="006968D9" w:rsidRPr="00EF7A5A">
        <w:t>to an instance of</w:t>
      </w:r>
      <w:r w:rsidRPr="00EF7A5A">
        <w:t xml:space="preserve"> the S-101 </w:t>
      </w:r>
      <w:r w:rsidR="00292C8A" w:rsidRPr="00EF7A5A">
        <w:t>Feature type</w:t>
      </w:r>
      <w:r w:rsidRPr="00EF7A5A">
        <w:t xml:space="preserve"> </w:t>
      </w:r>
      <w:r w:rsidRPr="00EF7A5A">
        <w:rPr>
          <w:b/>
        </w:rPr>
        <w:t xml:space="preserve">Depth Area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663648" w:rsidRPr="00EF7A5A" w:rsidRDefault="0066364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QUASOU for </w:t>
      </w:r>
      <w:r w:rsidRPr="00EF7A5A">
        <w:rPr>
          <w:b/>
        </w:rPr>
        <w:t>DEPARE</w:t>
      </w:r>
      <w:r w:rsidRPr="00EF7A5A">
        <w:t xml:space="preserve"> will not be converted.</w:t>
      </w:r>
      <w:r w:rsidR="005C6026" w:rsidRPr="00EF7A5A">
        <w:t xml:space="preserve"> </w:t>
      </w:r>
      <w:r w:rsidRPr="00EF7A5A">
        <w:t xml:space="preserve">It is considered that this attribute </w:t>
      </w:r>
      <w:r w:rsidR="002C3271" w:rsidRPr="00EF7A5A">
        <w:t xml:space="preserve">is </w:t>
      </w:r>
      <w:r w:rsidRPr="00EF7A5A">
        <w:t xml:space="preserve">not relevant for </w:t>
      </w:r>
      <w:r w:rsidRPr="00EF7A5A">
        <w:rPr>
          <w:b/>
        </w:rPr>
        <w:t>Depth Area</w:t>
      </w:r>
      <w:r w:rsidRPr="00EF7A5A">
        <w:t xml:space="preserve"> in S-101.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099" w:name="_Toc173416365"/>
      <w:r w:rsidRPr="00EF7A5A">
        <w:rPr>
          <w:bCs/>
        </w:rPr>
        <w:t>Geometry of depth areas</w:t>
      </w:r>
      <w:bookmarkEnd w:id="1097"/>
      <w:bookmarkEnd w:id="1098"/>
      <w:bookmarkEnd w:id="1099"/>
    </w:p>
    <w:p w:rsidR="00663648" w:rsidRPr="00EF7A5A" w:rsidRDefault="00663648" w:rsidP="00663648">
      <w:pPr>
        <w:spacing w:after="120"/>
        <w:jc w:val="both"/>
        <w:rPr>
          <w:rFonts w:cs="Arial"/>
          <w:bCs/>
        </w:rPr>
      </w:pPr>
      <w:r w:rsidRPr="00EF7A5A">
        <w:rPr>
          <w:rFonts w:cs="Arial"/>
          <w:bCs/>
        </w:rPr>
        <w:t>The guidance for the geometry of depth areas remains unchanged in S-101.</w:t>
      </w:r>
      <w:r w:rsidR="005C6026" w:rsidRPr="00EF7A5A">
        <w:rPr>
          <w:rFonts w:cs="Arial"/>
          <w:bCs/>
        </w:rPr>
        <w:t xml:space="preserve"> </w:t>
      </w:r>
      <w:r w:rsidRPr="00EF7A5A">
        <w:rPr>
          <w:rFonts w:cs="Arial"/>
          <w:bCs/>
        </w:rPr>
        <w:t>See S-101 DCEG clause 11.7.2.</w:t>
      </w:r>
    </w:p>
    <w:p w:rsidR="006B2826" w:rsidRPr="00EF7A5A" w:rsidRDefault="006B2826" w:rsidP="00C93144">
      <w:pPr>
        <w:pStyle w:val="Heading3"/>
        <w:keepNext w:val="0"/>
        <w:numPr>
          <w:ilvl w:val="2"/>
          <w:numId w:val="13"/>
        </w:numPr>
        <w:tabs>
          <w:tab w:val="clear" w:pos="283"/>
          <w:tab w:val="clear" w:pos="566"/>
          <w:tab w:val="clear" w:pos="720"/>
          <w:tab w:val="clear" w:pos="915"/>
          <w:tab w:val="clear" w:pos="2911"/>
        </w:tabs>
        <w:spacing w:before="240" w:after="120"/>
        <w:ind w:left="851" w:hanging="851"/>
        <w:rPr>
          <w:bCs/>
        </w:rPr>
      </w:pPr>
      <w:bookmarkStart w:id="1100" w:name="_Toc422735659"/>
      <w:bookmarkStart w:id="1101" w:name="_Toc460900528"/>
      <w:bookmarkStart w:id="1102" w:name="_Toc173416366"/>
      <w:r w:rsidRPr="00EF7A5A">
        <w:rPr>
          <w:bCs/>
        </w:rPr>
        <w:t>Use of attributes DRVAL1 and DRVAL2 for depth areas in general</w:t>
      </w:r>
      <w:bookmarkEnd w:id="1100"/>
      <w:bookmarkEnd w:id="1101"/>
      <w:bookmarkEnd w:id="1102"/>
    </w:p>
    <w:p w:rsidR="00663648" w:rsidRPr="00EF7A5A" w:rsidRDefault="00663648" w:rsidP="00663648">
      <w:pPr>
        <w:spacing w:after="120"/>
        <w:jc w:val="both"/>
        <w:rPr>
          <w:rFonts w:cs="Arial"/>
          <w:bCs/>
        </w:rPr>
      </w:pPr>
      <w:r w:rsidRPr="00EF7A5A">
        <w:rPr>
          <w:rFonts w:cs="Arial"/>
          <w:bCs/>
        </w:rPr>
        <w:t>The guidance for the encoding of depth range values remains unchanged in S-101.</w:t>
      </w:r>
      <w:r w:rsidR="005C6026" w:rsidRPr="00EF7A5A">
        <w:rPr>
          <w:rFonts w:cs="Arial"/>
          <w:bCs/>
        </w:rPr>
        <w:t xml:space="preserve"> </w:t>
      </w:r>
      <w:r w:rsidRPr="00EF7A5A">
        <w:rPr>
          <w:rFonts w:cs="Arial"/>
          <w:bCs/>
        </w:rPr>
        <w:t>See S-101 DCEG clause 11.7.3.</w:t>
      </w:r>
    </w:p>
    <w:p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left" w:pos="851"/>
        </w:tabs>
        <w:spacing w:before="240" w:after="120"/>
        <w:ind w:left="851" w:hanging="851"/>
        <w:rPr>
          <w:b w:val="0"/>
          <w:bCs/>
        </w:rPr>
      </w:pPr>
      <w:bookmarkStart w:id="1103" w:name="_Toc173416367"/>
      <w:r w:rsidRPr="00EF7A5A">
        <w:rPr>
          <w:b w:val="0"/>
          <w:bCs/>
        </w:rPr>
        <w:t xml:space="preserve">Not </w:t>
      </w:r>
      <w:r w:rsidR="0086613A" w:rsidRPr="00EF7A5A">
        <w:rPr>
          <w:b w:val="0"/>
          <w:bCs/>
        </w:rPr>
        <w:t>applicable.</w:t>
      </w:r>
      <w:bookmarkEnd w:id="1103"/>
    </w:p>
    <w:p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num" w:pos="851"/>
        </w:tabs>
        <w:spacing w:before="240" w:after="120"/>
        <w:ind w:left="851" w:hanging="851"/>
        <w:rPr>
          <w:b w:val="0"/>
          <w:bCs/>
        </w:rPr>
      </w:pPr>
      <w:bookmarkStart w:id="1104" w:name="_Toc173416368"/>
      <w:r w:rsidRPr="00EF7A5A">
        <w:rPr>
          <w:b w:val="0"/>
          <w:bCs/>
        </w:rPr>
        <w:t xml:space="preserve">Not </w:t>
      </w:r>
      <w:r w:rsidR="0086613A" w:rsidRPr="00EF7A5A">
        <w:rPr>
          <w:b w:val="0"/>
          <w:bCs/>
        </w:rPr>
        <w:t>applicable.</w:t>
      </w:r>
      <w:bookmarkEnd w:id="1104"/>
    </w:p>
    <w:p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num" w:pos="851"/>
        </w:tabs>
        <w:spacing w:before="240" w:after="120"/>
        <w:ind w:left="851" w:hanging="851"/>
        <w:rPr>
          <w:b w:val="0"/>
          <w:bCs/>
        </w:rPr>
      </w:pPr>
      <w:bookmarkStart w:id="1105" w:name="_Hlt423328632"/>
      <w:bookmarkStart w:id="1106" w:name="_Toc173416369"/>
      <w:bookmarkEnd w:id="1105"/>
      <w:r w:rsidRPr="00EF7A5A">
        <w:rPr>
          <w:b w:val="0"/>
          <w:bCs/>
        </w:rPr>
        <w:t xml:space="preserve">Not </w:t>
      </w:r>
      <w:r w:rsidR="0086613A" w:rsidRPr="00EF7A5A">
        <w:rPr>
          <w:b w:val="0"/>
          <w:bCs/>
        </w:rPr>
        <w:t>applicable.</w:t>
      </w:r>
      <w:bookmarkEnd w:id="1106"/>
    </w:p>
    <w:p w:rsidR="006B2826" w:rsidRPr="00EF7A5A" w:rsidRDefault="006B2826" w:rsidP="00C93144">
      <w:pPr>
        <w:pStyle w:val="Heading3"/>
        <w:keepNext w:val="0"/>
        <w:numPr>
          <w:ilvl w:val="2"/>
          <w:numId w:val="13"/>
        </w:numPr>
        <w:tabs>
          <w:tab w:val="clear" w:pos="283"/>
          <w:tab w:val="clear" w:pos="566"/>
          <w:tab w:val="clear" w:pos="720"/>
          <w:tab w:val="clear" w:pos="850"/>
          <w:tab w:val="clear" w:pos="915"/>
          <w:tab w:val="clear" w:pos="2911"/>
          <w:tab w:val="num" w:pos="851"/>
        </w:tabs>
        <w:spacing w:before="240" w:after="120"/>
        <w:ind w:left="851" w:hanging="851"/>
        <w:rPr>
          <w:b w:val="0"/>
          <w:bCs/>
        </w:rPr>
      </w:pPr>
      <w:bookmarkStart w:id="1107" w:name="_Toc173416370"/>
      <w:r w:rsidRPr="00EF7A5A">
        <w:rPr>
          <w:b w:val="0"/>
          <w:bCs/>
        </w:rPr>
        <w:t xml:space="preserve">Not </w:t>
      </w:r>
      <w:r w:rsidR="0086613A" w:rsidRPr="00EF7A5A">
        <w:rPr>
          <w:b w:val="0"/>
          <w:bCs/>
        </w:rPr>
        <w:t>applicable.</w:t>
      </w:r>
      <w:bookmarkEnd w:id="1107"/>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rPr>
          <w:bCs/>
        </w:rPr>
      </w:pPr>
      <w:bookmarkStart w:id="1108" w:name="_Toc422735668"/>
      <w:bookmarkStart w:id="1109" w:name="_Toc460900533"/>
      <w:bookmarkStart w:id="1110" w:name="_Toc173416371"/>
      <w:r w:rsidRPr="00EF7A5A">
        <w:rPr>
          <w:bCs/>
        </w:rPr>
        <w:t>Rivers, canals, lakes, basins</w:t>
      </w:r>
      <w:bookmarkEnd w:id="1108"/>
      <w:bookmarkEnd w:id="1109"/>
      <w:r w:rsidRPr="00EF7A5A">
        <w:rPr>
          <w:bCs/>
        </w:rPr>
        <w:t>, locks</w:t>
      </w:r>
      <w:bookmarkEnd w:id="1110"/>
    </w:p>
    <w:p w:rsidR="003A67FE" w:rsidRDefault="00475FDB" w:rsidP="00475FDB">
      <w:pPr>
        <w:spacing w:after="120"/>
        <w:jc w:val="both"/>
        <w:rPr>
          <w:rFonts w:cs="Arial"/>
          <w:bCs/>
        </w:rPr>
      </w:pPr>
      <w:r w:rsidRPr="00EF7A5A">
        <w:rPr>
          <w:rFonts w:cs="Arial"/>
          <w:bCs/>
        </w:rPr>
        <w:t>The guidance for the encoding of rivers</w:t>
      </w:r>
      <w:r w:rsidR="003A67FE">
        <w:rPr>
          <w:rFonts w:cs="Arial"/>
          <w:bCs/>
        </w:rPr>
        <w:t xml:space="preserve"> and</w:t>
      </w:r>
      <w:r w:rsidR="003A67FE" w:rsidRPr="00EF7A5A">
        <w:rPr>
          <w:rFonts w:cs="Arial"/>
          <w:bCs/>
        </w:rPr>
        <w:t xml:space="preserve"> </w:t>
      </w:r>
      <w:r w:rsidRPr="00EF7A5A">
        <w:rPr>
          <w:rFonts w:cs="Arial"/>
          <w:bCs/>
        </w:rPr>
        <w:t>canals remains unchanged in S-101.</w:t>
      </w:r>
      <w:r w:rsidR="005C6026" w:rsidRPr="00EF7A5A">
        <w:rPr>
          <w:rFonts w:cs="Arial"/>
          <w:bCs/>
        </w:rPr>
        <w:t xml:space="preserve"> </w:t>
      </w:r>
      <w:r w:rsidRPr="00EF7A5A">
        <w:rPr>
          <w:rFonts w:cs="Arial"/>
          <w:bCs/>
        </w:rPr>
        <w:t xml:space="preserve">See S-101 DCEG clauses </w:t>
      </w:r>
      <w:r w:rsidR="00524972" w:rsidRPr="00EF7A5A">
        <w:rPr>
          <w:rFonts w:cs="Arial"/>
          <w:bCs/>
        </w:rPr>
        <w:t>5.7</w:t>
      </w:r>
      <w:ins w:id="1111" w:author="Jeff Wootton" w:date="2024-07-30T11:43:00Z">
        <w:r w:rsidR="00C77AB9">
          <w:rPr>
            <w:rFonts w:cs="Arial"/>
            <w:bCs/>
          </w:rPr>
          <w:t xml:space="preserve"> </w:t>
        </w:r>
      </w:ins>
      <w:r w:rsidR="00524972" w:rsidRPr="00EF7A5A">
        <w:rPr>
          <w:rFonts w:cs="Arial"/>
          <w:bCs/>
        </w:rPr>
        <w:t>and 8.</w:t>
      </w:r>
      <w:del w:id="1112" w:author="Jeff Wootton" w:date="2024-07-30T11:44:00Z">
        <w:r w:rsidR="00524972" w:rsidRPr="00EF7A5A" w:rsidDel="008E4E1A">
          <w:rPr>
            <w:rFonts w:cs="Arial"/>
            <w:bCs/>
          </w:rPr>
          <w:delText>8</w:delText>
        </w:r>
      </w:del>
      <w:ins w:id="1113" w:author="Jeff Wootton" w:date="2024-07-30T11:44:00Z">
        <w:r w:rsidR="008E4E1A">
          <w:rPr>
            <w:rFonts w:cs="Arial"/>
            <w:bCs/>
          </w:rPr>
          <w:t>9</w:t>
        </w:r>
      </w:ins>
      <w:r w:rsidRPr="00EF7A5A">
        <w:rPr>
          <w:rFonts w:cs="Arial"/>
          <w:bCs/>
        </w:rPr>
        <w:t>.</w:t>
      </w:r>
      <w:r w:rsidR="00560765">
        <w:rPr>
          <w:rFonts w:cs="Arial"/>
          <w:bCs/>
        </w:rPr>
        <w:t xml:space="preserve"> </w:t>
      </w:r>
      <w:r w:rsidR="003A67FE">
        <w:rPr>
          <w:rFonts w:cs="Arial"/>
          <w:bCs/>
        </w:rPr>
        <w:t xml:space="preserve">The </w:t>
      </w:r>
      <w:r w:rsidR="003A67FE" w:rsidRPr="00EF7A5A">
        <w:rPr>
          <w:rFonts w:cs="Arial"/>
          <w:bCs/>
        </w:rPr>
        <w:t xml:space="preserve">guidance for the encoding of </w:t>
      </w:r>
      <w:r w:rsidR="003A67FE">
        <w:rPr>
          <w:rFonts w:cs="Arial"/>
          <w:bCs/>
        </w:rPr>
        <w:t>lakes</w:t>
      </w:r>
      <w:r w:rsidR="003A67FE" w:rsidRPr="00EF7A5A">
        <w:rPr>
          <w:rFonts w:cs="Arial"/>
          <w:bCs/>
        </w:rPr>
        <w:t xml:space="preserve"> remains unchanged in S-101</w:t>
      </w:r>
      <w:r w:rsidR="003A67FE">
        <w:rPr>
          <w:rFonts w:cs="Arial"/>
          <w:bCs/>
        </w:rPr>
        <w:t>, except for the encoding of intermittent lakes</w:t>
      </w:r>
      <w:r w:rsidR="003A67FE" w:rsidRPr="00EF7A5A">
        <w:rPr>
          <w:rFonts w:cs="Arial"/>
          <w:bCs/>
        </w:rPr>
        <w:t xml:space="preserve">. </w:t>
      </w:r>
      <w:r w:rsidR="003A67FE">
        <w:rPr>
          <w:rFonts w:cs="Arial"/>
          <w:bCs/>
        </w:rPr>
        <w:t>See clause 4.7.6 and S-101 DCEG clause</w:t>
      </w:r>
      <w:r w:rsidR="003A67FE" w:rsidRPr="00EF7A5A">
        <w:rPr>
          <w:rFonts w:cs="Arial"/>
          <w:bCs/>
        </w:rPr>
        <w:t xml:space="preserve"> </w:t>
      </w:r>
      <w:r w:rsidR="003A67FE">
        <w:rPr>
          <w:rFonts w:cs="Arial"/>
          <w:bCs/>
        </w:rPr>
        <w:t>5.10</w:t>
      </w:r>
      <w:r w:rsidR="003A67FE" w:rsidRPr="00EF7A5A">
        <w:rPr>
          <w:rFonts w:cs="Arial"/>
          <w:bCs/>
        </w:rPr>
        <w:t>.</w:t>
      </w:r>
    </w:p>
    <w:p w:rsidR="00560765" w:rsidRDefault="00560765" w:rsidP="00475FDB">
      <w:pPr>
        <w:spacing w:after="120"/>
        <w:jc w:val="both"/>
        <w:rPr>
          <w:rFonts w:cs="Arial"/>
          <w:bCs/>
        </w:rPr>
      </w:pPr>
      <w:r>
        <w:rPr>
          <w:rFonts w:cs="Arial"/>
          <w:bCs/>
        </w:rPr>
        <w:t xml:space="preserve">Data Producers must note, however, the change in guidance from S-57 to S-101 in regard to the allowable underlying Skin of the Earth features for </w:t>
      </w:r>
      <w:r w:rsidR="00C27825">
        <w:rPr>
          <w:rFonts w:cs="Arial"/>
          <w:bCs/>
        </w:rPr>
        <w:t xml:space="preserve">encoded </w:t>
      </w:r>
      <w:r>
        <w:rPr>
          <w:rFonts w:cs="Arial"/>
          <w:bCs/>
        </w:rPr>
        <w:t>non-navigable rivers, canals and lakes (see clauses 4.7.6, 4.7.8 and 4.8.1</w:t>
      </w:r>
      <w:r w:rsidR="00C27825">
        <w:rPr>
          <w:rFonts w:cs="Arial"/>
          <w:bCs/>
        </w:rPr>
        <w:t>)</w:t>
      </w:r>
      <w:r>
        <w:rPr>
          <w:rFonts w:cs="Arial"/>
          <w:bCs/>
        </w:rPr>
        <w:t>.</w:t>
      </w:r>
    </w:p>
    <w:p w:rsidR="00475FDB" w:rsidRPr="00EF7A5A" w:rsidRDefault="00560765" w:rsidP="00475FDB">
      <w:pPr>
        <w:spacing w:after="120"/>
        <w:jc w:val="both"/>
        <w:rPr>
          <w:rFonts w:cs="Arial"/>
          <w:bCs/>
        </w:rPr>
      </w:pPr>
      <w:r w:rsidRPr="00EF7A5A">
        <w:rPr>
          <w:rFonts w:cs="Arial"/>
          <w:bCs/>
        </w:rPr>
        <w:t>The guidance for the encoding of basins and locks remains unchanged in S-101. See S-101 DCEG clauses 8.</w:t>
      </w:r>
      <w:del w:id="1114" w:author="Jeff Wootton" w:date="2024-07-30T11:45:00Z">
        <w:r w:rsidR="003A67FE" w:rsidRPr="00EF7A5A" w:rsidDel="00CB66B2">
          <w:rPr>
            <w:rFonts w:cs="Arial"/>
            <w:bCs/>
          </w:rPr>
          <w:delText>1</w:delText>
        </w:r>
        <w:r w:rsidR="003A67FE" w:rsidDel="00CB66B2">
          <w:rPr>
            <w:rFonts w:cs="Arial"/>
            <w:bCs/>
          </w:rPr>
          <w:delText>9</w:delText>
        </w:r>
        <w:r w:rsidR="003A67FE" w:rsidRPr="00EF7A5A" w:rsidDel="00CB66B2">
          <w:rPr>
            <w:rFonts w:cs="Arial"/>
            <w:bCs/>
          </w:rPr>
          <w:delText xml:space="preserve"> </w:delText>
        </w:r>
      </w:del>
      <w:ins w:id="1115" w:author="Jeff Wootton" w:date="2024-07-30T11:45:00Z">
        <w:r w:rsidR="00CB66B2">
          <w:rPr>
            <w:rFonts w:cs="Arial"/>
            <w:bCs/>
          </w:rPr>
          <w:t>20</w:t>
        </w:r>
        <w:r w:rsidR="00CB66B2" w:rsidRPr="00EF7A5A">
          <w:rPr>
            <w:rFonts w:cs="Arial"/>
            <w:bCs/>
          </w:rPr>
          <w:t xml:space="preserve"> </w:t>
        </w:r>
      </w:ins>
      <w:r w:rsidRPr="00EF7A5A">
        <w:rPr>
          <w:rFonts w:cs="Arial"/>
          <w:bCs/>
        </w:rPr>
        <w:t>and 8.</w:t>
      </w:r>
      <w:del w:id="1116" w:author="Jeff Wootton" w:date="2024-07-30T11:46:00Z">
        <w:r w:rsidR="003A67FE" w:rsidRPr="00EF7A5A" w:rsidDel="00CB66B2">
          <w:rPr>
            <w:rFonts w:cs="Arial"/>
            <w:bCs/>
          </w:rPr>
          <w:delText>2</w:delText>
        </w:r>
        <w:r w:rsidR="003A67FE" w:rsidDel="00CB66B2">
          <w:rPr>
            <w:rFonts w:cs="Arial"/>
            <w:bCs/>
          </w:rPr>
          <w:delText>1</w:delText>
        </w:r>
      </w:del>
      <w:ins w:id="1117" w:author="Jeff Wootton" w:date="2024-07-30T11:46:00Z">
        <w:r w:rsidR="00CB66B2" w:rsidRPr="00EF7A5A">
          <w:rPr>
            <w:rFonts w:cs="Arial"/>
            <w:bCs/>
          </w:rPr>
          <w:t>2</w:t>
        </w:r>
        <w:r w:rsidR="00CB66B2">
          <w:rPr>
            <w:rFonts w:cs="Arial"/>
            <w:bCs/>
          </w:rPr>
          <w:t>2</w:t>
        </w:r>
      </w:ins>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1118" w:name="_Toc422735670"/>
      <w:bookmarkStart w:id="1119" w:name="_Toc460900534"/>
      <w:bookmarkStart w:id="1120" w:name="_Toc173416372"/>
      <w:r w:rsidRPr="00EF7A5A">
        <w:rPr>
          <w:bCs/>
        </w:rPr>
        <w:t>Dredged areas</w:t>
      </w:r>
      <w:bookmarkEnd w:id="1118"/>
      <w:bookmarkEnd w:id="1119"/>
      <w:bookmarkEnd w:id="1120"/>
    </w:p>
    <w:p w:rsidR="00A2022F" w:rsidRPr="00EF7A5A" w:rsidRDefault="00A2022F" w:rsidP="00A2022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r>
      <w:bookmarkStart w:id="1121" w:name="_Hlk126298306"/>
      <w:r w:rsidR="009725E5" w:rsidRPr="00EF7A5A">
        <w:t>Dredged area (</w:t>
      </w:r>
      <w:r w:rsidR="009725E5" w:rsidRPr="00EF7A5A">
        <w:rPr>
          <w:b/>
        </w:rPr>
        <w:t>DRGARE</w:t>
      </w:r>
      <w:r w:rsidR="009725E5" w:rsidRPr="00EF7A5A">
        <w:t>)</w:t>
      </w:r>
      <w:bookmarkEnd w:id="1121"/>
      <w:r w:rsidRPr="00EF7A5A">
        <w:tab/>
      </w:r>
      <w:r w:rsidRPr="00EF7A5A">
        <w:tab/>
        <w:t>(A)</w:t>
      </w:r>
    </w:p>
    <w:p w:rsidR="00A2022F" w:rsidRPr="00EF7A5A" w:rsidRDefault="00A2022F" w:rsidP="00A2022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bookmarkStart w:id="1122" w:name="_Hlk126298325"/>
      <w:r w:rsidR="009725E5" w:rsidRPr="00EF7A5A">
        <w:rPr>
          <w:b/>
        </w:rPr>
        <w:t>Dredged</w:t>
      </w:r>
      <w:r w:rsidRPr="00EF7A5A">
        <w:rPr>
          <w:b/>
        </w:rPr>
        <w:t xml:space="preserve"> Area</w:t>
      </w:r>
      <w:bookmarkEnd w:id="1122"/>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11.</w:t>
      </w:r>
      <w:r w:rsidR="00007E12" w:rsidRPr="00EF7A5A">
        <w:t>4</w:t>
      </w:r>
      <w:r w:rsidRPr="00EF7A5A">
        <w:t>)</w:t>
      </w:r>
    </w:p>
    <w:p w:rsidR="00007E12" w:rsidRPr="00EF7A5A" w:rsidRDefault="00007E12" w:rsidP="0036103E">
      <w:pPr>
        <w:spacing w:after="120"/>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DRGARE</w:t>
      </w:r>
      <w:r w:rsidRPr="00EF7A5A">
        <w:t xml:space="preserve"> and its binding attributes will be </w:t>
      </w:r>
      <w:r w:rsidR="006968D9" w:rsidRPr="00EF7A5A">
        <w:t xml:space="preserve">converted </w:t>
      </w:r>
      <w:r w:rsidRPr="00EF7A5A">
        <w:t xml:space="preserve">automatically </w:t>
      </w:r>
      <w:r w:rsidR="006968D9" w:rsidRPr="00EF7A5A">
        <w:t>to an instance of</w:t>
      </w:r>
      <w:r w:rsidRPr="00EF7A5A">
        <w:t xml:space="preserve"> the S-101 </w:t>
      </w:r>
      <w:r w:rsidR="00292C8A" w:rsidRPr="00EF7A5A">
        <w:t>Feature type</w:t>
      </w:r>
      <w:r w:rsidRPr="00EF7A5A">
        <w:t xml:space="preserve"> </w:t>
      </w:r>
      <w:r w:rsidRPr="00EF7A5A">
        <w:rPr>
          <w:b/>
        </w:rPr>
        <w:t xml:space="preserve">Dredged Area </w:t>
      </w:r>
      <w:r w:rsidRPr="00EF7A5A">
        <w:t>during the automated conversion process.</w:t>
      </w:r>
      <w:r w:rsidR="005C6026" w:rsidRPr="00EF7A5A">
        <w:t xml:space="preserve"> </w:t>
      </w:r>
      <w:r w:rsidRPr="00EF7A5A">
        <w:t>However, Data Producers are advised that the fo</w:t>
      </w:r>
      <w:r w:rsidR="00D6054C" w:rsidRPr="00EF7A5A">
        <w:t>llowing enumerate type attribute</w:t>
      </w:r>
      <w:r w:rsidRPr="00EF7A5A">
        <w:t xml:space="preserve"> ha</w:t>
      </w:r>
      <w:r w:rsidR="00D6054C" w:rsidRPr="00EF7A5A">
        <w:t>s</w:t>
      </w:r>
      <w:r w:rsidRPr="00EF7A5A">
        <w:t xml:space="preserve"> restricted allowable enumerate values for </w:t>
      </w:r>
      <w:r w:rsidRPr="00EF7A5A">
        <w:rPr>
          <w:b/>
        </w:rPr>
        <w:t>Dredged Area</w:t>
      </w:r>
      <w:r w:rsidRPr="00EF7A5A">
        <w:t xml:space="preserve"> in S-101:</w:t>
      </w:r>
    </w:p>
    <w:p w:rsidR="00007E12" w:rsidRPr="00EF7A5A" w:rsidRDefault="00007E12" w:rsidP="00007E12">
      <w:pPr>
        <w:spacing w:after="120"/>
        <w:jc w:val="both"/>
      </w:pPr>
      <w:r w:rsidRPr="00EF7A5A">
        <w:rPr>
          <w:b/>
        </w:rPr>
        <w:t>restriction</w:t>
      </w:r>
      <w:r w:rsidRPr="00EF7A5A">
        <w:tab/>
      </w:r>
      <w:r w:rsidRPr="00EF7A5A">
        <w:tab/>
      </w:r>
      <w:r w:rsidRPr="00EF7A5A">
        <w:tab/>
      </w:r>
      <w:r w:rsidRPr="00EF7A5A">
        <w:tab/>
      </w:r>
      <w:r w:rsidRPr="00EF7A5A">
        <w:tab/>
        <w:t>(RESTRN)</w:t>
      </w:r>
    </w:p>
    <w:p w:rsidR="00007E12" w:rsidRPr="00EF7A5A" w:rsidRDefault="00007E12" w:rsidP="00007E12">
      <w:pPr>
        <w:spacing w:after="120"/>
        <w:jc w:val="both"/>
        <w:rPr>
          <w:rFonts w:cs="Arial"/>
          <w:bCs/>
        </w:rPr>
      </w:pPr>
      <w:r w:rsidRPr="00EF7A5A">
        <w:rPr>
          <w:rFonts w:cs="Arial"/>
          <w:bCs/>
        </w:rPr>
        <w:t>See S-101 D</w:t>
      </w:r>
      <w:r w:rsidR="00D6054C" w:rsidRPr="00EF7A5A">
        <w:rPr>
          <w:rFonts w:cs="Arial"/>
          <w:bCs/>
        </w:rPr>
        <w:t>CEG clause 11.4 for the listing</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D6054C" w:rsidRPr="00EF7A5A">
        <w:rPr>
          <w:rFonts w:cs="Arial"/>
          <w:bCs/>
        </w:rPr>
        <w:t>is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2C3271" w:rsidRPr="00EF7A5A">
        <w:rPr>
          <w:rFonts w:cs="Arial"/>
          <w:bCs/>
        </w:rPr>
        <w:t xml:space="preserve">RESTRN </w:t>
      </w:r>
      <w:r w:rsidRPr="00EF7A5A">
        <w:rPr>
          <w:rFonts w:cs="Arial"/>
          <w:bCs/>
        </w:rPr>
        <w:t xml:space="preserve">on </w:t>
      </w:r>
      <w:r w:rsidRPr="00EF7A5A">
        <w:rPr>
          <w:b/>
        </w:rPr>
        <w:t>DRGARE</w:t>
      </w:r>
      <w:r w:rsidRPr="00EF7A5A">
        <w:rPr>
          <w:rFonts w:cs="Arial"/>
          <w:bCs/>
        </w:rPr>
        <w:t xml:space="preserve"> and amend appropriately.</w:t>
      </w:r>
    </w:p>
    <w:p w:rsidR="009725E5" w:rsidRPr="00EF7A5A" w:rsidRDefault="009725E5" w:rsidP="009725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007E12" w:rsidRPr="00EF7A5A" w:rsidRDefault="00007E12"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w:t>
      </w:r>
      <w:r w:rsidRPr="00EF7A5A">
        <w:rPr>
          <w:rFonts w:cs="Arial"/>
          <w:b/>
          <w:bCs/>
        </w:rPr>
        <w:t>SOUNDG</w:t>
      </w:r>
      <w:r w:rsidRPr="00EF7A5A">
        <w:rPr>
          <w:rFonts w:cs="Arial"/>
          <w:bCs/>
        </w:rPr>
        <w:t xml:space="preserve"> or </w:t>
      </w:r>
      <w:r w:rsidRPr="00EF7A5A">
        <w:rPr>
          <w:rFonts w:cs="Arial"/>
          <w:b/>
          <w:bCs/>
        </w:rPr>
        <w:t>SEAARE</w:t>
      </w:r>
      <w:r w:rsidRPr="00EF7A5A">
        <w:rPr>
          <w:rFonts w:cs="Arial"/>
          <w:bCs/>
        </w:rPr>
        <w:t xml:space="preserve"> features have been encoded in order to display the depth of dredging in ECDIS, these features should be removed</w:t>
      </w:r>
      <w:r w:rsidR="00DB4C5B" w:rsidRPr="00EF7A5A">
        <w:rPr>
          <w:rFonts w:cs="Arial"/>
          <w:bCs/>
        </w:rPr>
        <w:t xml:space="preserve"> from the converted </w:t>
      </w:r>
      <w:ins w:id="1123" w:author="Jeff Wootton" w:date="2024-07-30T11:56:00Z">
        <w:r w:rsidR="00366C67">
          <w:rPr>
            <w:rFonts w:cs="Arial"/>
            <w:bCs/>
          </w:rPr>
          <w:t xml:space="preserve">S-101 </w:t>
        </w:r>
      </w:ins>
      <w:r w:rsidR="00DB4C5B" w:rsidRPr="00EF7A5A">
        <w:rPr>
          <w:rFonts w:cs="Arial"/>
          <w:bCs/>
        </w:rPr>
        <w:t>dataset.</w:t>
      </w:r>
    </w:p>
    <w:p w:rsidR="009725E5" w:rsidRDefault="009725E5" w:rsidP="006E2BB0">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124" w:author="Jeff Wootton" w:date="2024-07-30T15:06:00Z"/>
          <w:rFonts w:cs="Arial"/>
          <w:bCs/>
        </w:rPr>
      </w:pPr>
      <w:r w:rsidRPr="00EF7A5A">
        <w:rPr>
          <w:rFonts w:cs="Arial"/>
          <w:bCs/>
        </w:rPr>
        <w:t xml:space="preserve">The S-101 attribute </w:t>
      </w:r>
      <w:r w:rsidR="004A0202" w:rsidRPr="00EF7A5A">
        <w:rPr>
          <w:rFonts w:cs="Arial"/>
          <w:b/>
          <w:bCs/>
        </w:rPr>
        <w:t xml:space="preserve">dredged </w:t>
      </w:r>
      <w:r w:rsidRPr="00EF7A5A">
        <w:rPr>
          <w:rFonts w:cs="Arial"/>
          <w:b/>
          <w:bCs/>
        </w:rPr>
        <w:t>date</w:t>
      </w:r>
      <w:r w:rsidRPr="00EF7A5A">
        <w:rPr>
          <w:rFonts w:cs="Arial"/>
          <w:bCs/>
        </w:rPr>
        <w:t xml:space="preserve"> has been introduced in S-101 to encode the date of dredging or the date of the last control survey for the dredged area.</w:t>
      </w:r>
      <w:r w:rsidR="005C6026" w:rsidRPr="00EF7A5A">
        <w:rPr>
          <w:rFonts w:cs="Arial"/>
          <w:bCs/>
        </w:rPr>
        <w:t xml:space="preserve"> </w:t>
      </w:r>
      <w:r w:rsidRPr="00EF7A5A">
        <w:rPr>
          <w:rFonts w:cs="Arial"/>
          <w:bCs/>
        </w:rPr>
        <w:t xml:space="preserve">This information is encoded in S-57 on </w:t>
      </w:r>
      <w:r w:rsidR="00A940C2" w:rsidRPr="00EF7A5A">
        <w:rPr>
          <w:rFonts w:cs="Arial"/>
          <w:b/>
          <w:bCs/>
        </w:rPr>
        <w:t>DRGARE</w:t>
      </w:r>
      <w:r w:rsidRPr="00EF7A5A">
        <w:rPr>
          <w:rFonts w:cs="Arial"/>
          <w:bCs/>
        </w:rPr>
        <w:t xml:space="preserve"> using the attribute SORDAT (see clause 2.2.5.1).</w:t>
      </w:r>
      <w:r w:rsidR="005C6026" w:rsidRPr="00EF7A5A">
        <w:rPr>
          <w:rFonts w:cs="Arial"/>
          <w:bCs/>
        </w:rPr>
        <w:t xml:space="preserve"> </w:t>
      </w:r>
      <w:r w:rsidRPr="00EF7A5A">
        <w:rPr>
          <w:rFonts w:cs="Arial"/>
          <w:bCs/>
        </w:rPr>
        <w:t xml:space="preserve">Unless the date populated in SORDAT is actually a </w:t>
      </w:r>
      <w:r w:rsidR="00A940C2" w:rsidRPr="00EF7A5A">
        <w:rPr>
          <w:rFonts w:cs="Arial"/>
          <w:bCs/>
        </w:rPr>
        <w:t>dredging date or date of the last control survey</w:t>
      </w:r>
      <w:r w:rsidRPr="00EF7A5A">
        <w:rPr>
          <w:rFonts w:cs="Arial"/>
          <w:bCs/>
        </w:rPr>
        <w:t xml:space="preserve">, Data Producers are advised to remove SORDAT from </w:t>
      </w:r>
      <w:r w:rsidR="00A940C2" w:rsidRPr="00EF7A5A">
        <w:rPr>
          <w:rFonts w:cs="Arial"/>
          <w:b/>
          <w:bCs/>
        </w:rPr>
        <w:t>DRGARE</w:t>
      </w:r>
      <w:r w:rsidRPr="00EF7A5A">
        <w:rPr>
          <w:rFonts w:cs="Arial"/>
          <w:bCs/>
        </w:rPr>
        <w:t xml:space="preserve"> objects prior to conversion.</w:t>
      </w:r>
    </w:p>
    <w:p w:rsidR="006A430A" w:rsidRPr="006A430A" w:rsidRDefault="006A430A" w:rsidP="006A430A">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ins w:id="1125" w:author="Jeff Wootton" w:date="2024-07-30T15:06:00Z">
        <w:r w:rsidRPr="006A430A">
          <w:rPr>
            <w:rFonts w:cs="Arial"/>
            <w:bCs/>
          </w:rPr>
          <w:t xml:space="preserve">For converting vessel speed limit information within a </w:t>
        </w:r>
        <w:r>
          <w:rPr>
            <w:rFonts w:cs="Arial"/>
            <w:bCs/>
          </w:rPr>
          <w:t>dredged</w:t>
        </w:r>
        <w:r w:rsidRPr="006A430A">
          <w:rPr>
            <w:rFonts w:cs="Arial"/>
            <w:bCs/>
          </w:rPr>
          <w:t xml:space="preserve"> area,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1126" w:name="_Toc422735672"/>
      <w:bookmarkStart w:id="1127" w:name="_Toc460900535"/>
      <w:bookmarkStart w:id="1128" w:name="_Toc173416373"/>
      <w:r w:rsidRPr="00EF7A5A">
        <w:rPr>
          <w:bCs/>
        </w:rPr>
        <w:t>Swept areas</w:t>
      </w:r>
      <w:bookmarkEnd w:id="1126"/>
      <w:bookmarkEnd w:id="1127"/>
      <w:bookmarkEnd w:id="1128"/>
    </w:p>
    <w:p w:rsidR="00DB4C5B" w:rsidRPr="00EF7A5A" w:rsidRDefault="00DB4C5B" w:rsidP="00DB4C5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t>Swept area (</w:t>
      </w:r>
      <w:r w:rsidRPr="00EF7A5A">
        <w:rPr>
          <w:b/>
        </w:rPr>
        <w:t>SWPARE</w:t>
      </w:r>
      <w:r w:rsidRPr="00EF7A5A">
        <w:t>)</w:t>
      </w:r>
      <w:r w:rsidRPr="00EF7A5A">
        <w:tab/>
      </w:r>
      <w:r w:rsidRPr="00EF7A5A">
        <w:tab/>
        <w:t>(A)</w:t>
      </w:r>
    </w:p>
    <w:p w:rsidR="00DB4C5B" w:rsidRPr="00EF7A5A" w:rsidRDefault="00DB4C5B" w:rsidP="00DB4C5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Swept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11.5)</w:t>
      </w:r>
    </w:p>
    <w:p w:rsidR="00853A20" w:rsidRPr="00EF7A5A" w:rsidRDefault="00853A20" w:rsidP="00853A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SWPARE</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292C8A" w:rsidRPr="00EF7A5A">
        <w:t>Feature type</w:t>
      </w:r>
      <w:r w:rsidRPr="00EF7A5A">
        <w:t xml:space="preserve"> </w:t>
      </w:r>
      <w:r w:rsidRPr="00EF7A5A">
        <w:rPr>
          <w:b/>
        </w:rPr>
        <w:t xml:space="preserve">Swept Area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853A20" w:rsidRPr="00EF7A5A" w:rsidRDefault="00853A20"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w:t>
      </w:r>
      <w:r w:rsidR="00D6148B" w:rsidRPr="00EF7A5A">
        <w:t>QUASOU, SOUACC</w:t>
      </w:r>
      <w:r w:rsidRPr="00EF7A5A">
        <w:t xml:space="preserve"> and </w:t>
      </w:r>
      <w:r w:rsidR="00D6148B" w:rsidRPr="00EF7A5A">
        <w:t>TECSOU</w:t>
      </w:r>
      <w:r w:rsidRPr="00EF7A5A">
        <w:t xml:space="preserve"> for </w:t>
      </w:r>
      <w:r w:rsidRPr="00EF7A5A">
        <w:rPr>
          <w:b/>
        </w:rPr>
        <w:t>SWPARE</w:t>
      </w:r>
      <w:r w:rsidRPr="00EF7A5A">
        <w:t xml:space="preserve"> will not be converted.</w:t>
      </w:r>
      <w:r w:rsidR="005C6026" w:rsidRPr="00EF7A5A">
        <w:t xml:space="preserve"> </w:t>
      </w:r>
      <w:r w:rsidRPr="00EF7A5A">
        <w:t xml:space="preserve">It is considered that these attributes are not relevant for </w:t>
      </w:r>
      <w:r w:rsidRPr="00EF7A5A">
        <w:rPr>
          <w:b/>
        </w:rPr>
        <w:t>Swept Area</w:t>
      </w:r>
      <w:r w:rsidRPr="00EF7A5A">
        <w:t xml:space="preserve"> in S-101.</w:t>
      </w:r>
    </w:p>
    <w:p w:rsidR="00853A20" w:rsidRPr="00EF7A5A" w:rsidRDefault="00853A20" w:rsidP="00853A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bookmarkStart w:id="1129" w:name="_Hlk126298794"/>
      <w:r w:rsidRPr="00EF7A5A">
        <w:t>The following additional requirements for S-57 attribution must be noted:</w:t>
      </w:r>
    </w:p>
    <w:p w:rsidR="00853A20" w:rsidRPr="00EF7A5A" w:rsidRDefault="00853A20"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00312775" w:rsidRPr="00EF7A5A">
        <w:rPr>
          <w:rFonts w:cs="Arial"/>
          <w:b/>
          <w:bCs/>
        </w:rPr>
        <w:t xml:space="preserve">swept </w:t>
      </w:r>
      <w:r w:rsidRPr="00EF7A5A">
        <w:rPr>
          <w:rFonts w:cs="Arial"/>
          <w:b/>
          <w:bCs/>
        </w:rPr>
        <w:t>date</w:t>
      </w:r>
      <w:r w:rsidRPr="00EF7A5A">
        <w:rPr>
          <w:rFonts w:cs="Arial"/>
          <w:bCs/>
        </w:rPr>
        <w:t xml:space="preserve"> has been introduced in S-101 to encode the date of sweeping for the swept area.</w:t>
      </w:r>
      <w:r w:rsidR="005C6026" w:rsidRPr="00EF7A5A">
        <w:rPr>
          <w:rFonts w:cs="Arial"/>
          <w:bCs/>
        </w:rPr>
        <w:t xml:space="preserve"> </w:t>
      </w:r>
      <w:r w:rsidRPr="00EF7A5A">
        <w:rPr>
          <w:rFonts w:cs="Arial"/>
          <w:bCs/>
        </w:rPr>
        <w:t xml:space="preserve">This information is encoded in S-57 on </w:t>
      </w:r>
      <w:r w:rsidRPr="00EF7A5A">
        <w:rPr>
          <w:rFonts w:cs="Arial"/>
          <w:b/>
          <w:bCs/>
        </w:rPr>
        <w:t>SWPARE</w:t>
      </w:r>
      <w:r w:rsidRPr="00EF7A5A">
        <w:rPr>
          <w:rFonts w:cs="Arial"/>
          <w:bCs/>
        </w:rPr>
        <w:t xml:space="preserve"> using the attribute SORDAT (see clause 2.2.5.1).</w:t>
      </w:r>
      <w:r w:rsidR="005C6026" w:rsidRPr="00EF7A5A">
        <w:rPr>
          <w:rFonts w:cs="Arial"/>
          <w:bCs/>
        </w:rPr>
        <w:t xml:space="preserve"> </w:t>
      </w:r>
      <w:r w:rsidRPr="00EF7A5A">
        <w:rPr>
          <w:rFonts w:cs="Arial"/>
          <w:bCs/>
        </w:rPr>
        <w:t xml:space="preserve">Unless the date populated in SORDAT is actually a date of sweeping, Data Producers are advised to remove SORDAT from </w:t>
      </w:r>
      <w:r w:rsidRPr="00EF7A5A">
        <w:rPr>
          <w:rFonts w:cs="Arial"/>
          <w:b/>
          <w:bCs/>
        </w:rPr>
        <w:t>SWPARE</w:t>
      </w:r>
      <w:r w:rsidRPr="00EF7A5A">
        <w:rPr>
          <w:rFonts w:cs="Arial"/>
          <w:bCs/>
        </w:rPr>
        <w:t xml:space="preserve"> objects prior to conversion.</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1130" w:name="_Toc422735674"/>
      <w:bookmarkStart w:id="1131" w:name="_Toc460900536"/>
      <w:bookmarkStart w:id="1132" w:name="_Toc173416374"/>
      <w:bookmarkEnd w:id="1129"/>
      <w:r w:rsidRPr="00EF7A5A">
        <w:rPr>
          <w:bCs/>
        </w:rPr>
        <w:t>Areas of continual change</w:t>
      </w:r>
      <w:bookmarkEnd w:id="1130"/>
      <w:bookmarkEnd w:id="1131"/>
      <w:bookmarkEnd w:id="1132"/>
    </w:p>
    <w:p w:rsidR="00393A9D" w:rsidRPr="00EF7A5A" w:rsidRDefault="00112529" w:rsidP="000B6F9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133" w:name="_Toc422735676"/>
      <w:bookmarkStart w:id="1134" w:name="_Toc460900537"/>
      <w:r w:rsidRPr="00EF7A5A">
        <w:rPr>
          <w:rFonts w:cs="Arial"/>
        </w:rPr>
        <w:t xml:space="preserve">The indication that an area of encoded bathymetry is changeable over time is provided by the encoding of </w:t>
      </w:r>
      <w:r w:rsidR="00292C8A" w:rsidRPr="00EF7A5A">
        <w:rPr>
          <w:rFonts w:cs="Arial"/>
        </w:rPr>
        <w:t xml:space="preserve">an instance of </w:t>
      </w:r>
      <w:r w:rsidRPr="00EF7A5A">
        <w:rPr>
          <w:rFonts w:cs="Arial"/>
        </w:rPr>
        <w:t xml:space="preserve">the S-101 </w:t>
      </w:r>
      <w:r w:rsidR="00292C8A" w:rsidRPr="00EF7A5A">
        <w:t>Feature type</w:t>
      </w:r>
      <w:r w:rsidRPr="00EF7A5A">
        <w:rPr>
          <w:rFonts w:cs="Arial"/>
        </w:rPr>
        <w:t xml:space="preserve"> </w:t>
      </w:r>
      <w:r w:rsidRPr="00EF7A5A">
        <w:rPr>
          <w:rFonts w:cs="Arial"/>
          <w:b/>
        </w:rPr>
        <w:t>Quality of Bathymetric Data</w:t>
      </w:r>
      <w:r w:rsidRPr="00EF7A5A">
        <w:rPr>
          <w:rFonts w:cs="Arial"/>
        </w:rPr>
        <w:t xml:space="preserve"> having attribute </w:t>
      </w:r>
      <w:r w:rsidRPr="00EF7A5A">
        <w:rPr>
          <w:rFonts w:cs="Arial"/>
          <w:b/>
          <w:bCs/>
        </w:rPr>
        <w:t xml:space="preserve">category of temporal variation </w:t>
      </w:r>
      <w:r w:rsidRPr="00EF7A5A">
        <w:rPr>
          <w:rFonts w:cs="Arial"/>
        </w:rPr>
        <w:t xml:space="preserve">carrying the values </w:t>
      </w:r>
      <w:r w:rsidRPr="00EF7A5A">
        <w:rPr>
          <w:rFonts w:cs="Arial"/>
          <w:i/>
          <w:iCs/>
        </w:rPr>
        <w:t xml:space="preserve">2 </w:t>
      </w:r>
      <w:r w:rsidRPr="00EF7A5A">
        <w:rPr>
          <w:rFonts w:cs="Arial"/>
        </w:rPr>
        <w:t xml:space="preserve">(likely to change and significant shoaling expected) or </w:t>
      </w:r>
      <w:r w:rsidRPr="00EF7A5A">
        <w:rPr>
          <w:rFonts w:cs="Arial"/>
          <w:i/>
          <w:iCs/>
        </w:rPr>
        <w:t xml:space="preserve">3 </w:t>
      </w:r>
      <w:r w:rsidRPr="00EF7A5A">
        <w:rPr>
          <w:rFonts w:cs="Arial"/>
        </w:rPr>
        <w:t>(likely to change but significant shoaling not expected).</w:t>
      </w:r>
      <w:r w:rsidR="005C6026" w:rsidRPr="00EF7A5A">
        <w:rPr>
          <w:rFonts w:cs="Arial"/>
        </w:rPr>
        <w:t xml:space="preserve"> </w:t>
      </w:r>
      <w:r w:rsidRPr="00EF7A5A">
        <w:rPr>
          <w:rFonts w:cs="Arial"/>
        </w:rPr>
        <w:t>See S-101 DCEG clause 11.7.5.</w:t>
      </w:r>
      <w:r w:rsidR="005C6026" w:rsidRPr="00EF7A5A">
        <w:rPr>
          <w:rFonts w:cs="Arial"/>
        </w:rPr>
        <w:t xml:space="preserve"> </w:t>
      </w:r>
      <w:r w:rsidRPr="00EF7A5A">
        <w:t xml:space="preserve">Data Producers should consider removing any </w:t>
      </w:r>
      <w:r w:rsidRPr="00EF7A5A">
        <w:rPr>
          <w:b/>
        </w:rPr>
        <w:t>Caution Area</w:t>
      </w:r>
      <w:r w:rsidRPr="00EF7A5A">
        <w:t xml:space="preserve"> features providing this information from their S-101 data during the conversion process.</w:t>
      </w:r>
    </w:p>
    <w:p w:rsidR="00112529" w:rsidRPr="00EF7A5A" w:rsidRDefault="00112529" w:rsidP="00112529">
      <w:pPr>
        <w:spacing w:after="120"/>
        <w:jc w:val="both"/>
        <w:rPr>
          <w:rFonts w:cs="Arial"/>
          <w:bCs/>
        </w:rPr>
      </w:pPr>
      <w:r w:rsidRPr="00EF7A5A">
        <w:rPr>
          <w:rFonts w:cs="Arial"/>
          <w:bCs/>
        </w:rPr>
        <w:t>The guidance for the encoding of sandwaves and provision of an indication of “Less Water” remains unchanged in S-101.</w:t>
      </w:r>
      <w:r w:rsidR="005C6026" w:rsidRPr="00EF7A5A">
        <w:rPr>
          <w:rFonts w:cs="Arial"/>
          <w:bCs/>
        </w:rPr>
        <w:t xml:space="preserve"> </w:t>
      </w:r>
      <w:r w:rsidRPr="00EF7A5A">
        <w:rPr>
          <w:rFonts w:cs="Arial"/>
          <w:bCs/>
        </w:rPr>
        <w:t xml:space="preserve">See S-101 DCEG clauses 12.4 and </w:t>
      </w:r>
      <w:del w:id="1135" w:author="Jeff Wootton" w:date="2024-07-30T12:02:00Z">
        <w:r w:rsidRPr="00EF7A5A" w:rsidDel="00D81E0A">
          <w:rPr>
            <w:rFonts w:cs="Arial"/>
            <w:bCs/>
          </w:rPr>
          <w:delText>16.</w:delText>
        </w:r>
        <w:r w:rsidR="00F22A7B" w:rsidRPr="00EF7A5A" w:rsidDel="00D81E0A">
          <w:rPr>
            <w:rFonts w:cs="Arial"/>
            <w:bCs/>
          </w:rPr>
          <w:delText>1</w:delText>
        </w:r>
        <w:r w:rsidR="00F22A7B" w:rsidDel="00D81E0A">
          <w:rPr>
            <w:rFonts w:cs="Arial"/>
            <w:bCs/>
          </w:rPr>
          <w:delText>1</w:delText>
        </w:r>
      </w:del>
      <w:ins w:id="1136" w:author="Jeff Wootton" w:date="2024-07-30T12:02:00Z">
        <w:r w:rsidR="00D81E0A">
          <w:rPr>
            <w:rFonts w:cs="Arial"/>
            <w:bCs/>
          </w:rPr>
          <w:t>11.7</w:t>
        </w:r>
      </w:ins>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1137" w:name="_Toc173416375"/>
      <w:r w:rsidRPr="00EF7A5A">
        <w:rPr>
          <w:bCs/>
        </w:rPr>
        <w:t>Areas with inadequate depth information</w:t>
      </w:r>
      <w:bookmarkEnd w:id="1133"/>
      <w:bookmarkEnd w:id="1134"/>
      <w:bookmarkEnd w:id="1137"/>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38" w:name="_Toc422735678"/>
      <w:bookmarkStart w:id="1139" w:name="_Toc460900538"/>
      <w:bookmarkStart w:id="1140" w:name="_Toc173416376"/>
      <w:r w:rsidRPr="00EF7A5A">
        <w:rPr>
          <w:bCs/>
        </w:rPr>
        <w:t>Unsurveyed areas</w:t>
      </w:r>
      <w:bookmarkEnd w:id="1138"/>
      <w:bookmarkEnd w:id="1139"/>
      <w:bookmarkEnd w:id="1140"/>
    </w:p>
    <w:p w:rsidR="005C3922" w:rsidRPr="00EF7A5A" w:rsidRDefault="005C3922" w:rsidP="005C392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92C8A" w:rsidRPr="00EF7A5A">
        <w:rPr>
          <w:u w:val="single"/>
        </w:rPr>
        <w:t>Object</w:t>
      </w:r>
      <w:r w:rsidRPr="00EF7A5A">
        <w:rPr>
          <w:u w:val="single"/>
        </w:rPr>
        <w:t>:</w:t>
      </w:r>
      <w:r w:rsidRPr="00EF7A5A">
        <w:tab/>
      </w:r>
      <w:r w:rsidRPr="00EF7A5A">
        <w:tab/>
        <w:t>Unsurveyed area (</w:t>
      </w:r>
      <w:r w:rsidRPr="00EF7A5A">
        <w:rPr>
          <w:b/>
        </w:rPr>
        <w:t>UNSARE</w:t>
      </w:r>
      <w:r w:rsidRPr="00EF7A5A">
        <w:t>)</w:t>
      </w:r>
      <w:r w:rsidRPr="00EF7A5A">
        <w:tab/>
      </w:r>
      <w:r w:rsidRPr="00EF7A5A">
        <w:tab/>
        <w:t>(A)</w:t>
      </w:r>
    </w:p>
    <w:p w:rsidR="005C3922" w:rsidRPr="00EF7A5A" w:rsidRDefault="005C3922" w:rsidP="005C392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292C8A" w:rsidRPr="00EF7A5A">
        <w:rPr>
          <w:u w:val="single"/>
        </w:rPr>
        <w:t>Feature</w:t>
      </w:r>
      <w:r w:rsidRPr="00EF7A5A">
        <w:t>:</w:t>
      </w:r>
      <w:r w:rsidRPr="00EF7A5A">
        <w:tab/>
      </w:r>
      <w:r w:rsidRPr="00EF7A5A">
        <w:rPr>
          <w:b/>
        </w:rPr>
        <w:t>Unsurveyed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t>(S-101 DCEG Clause 11.10)</w:t>
      </w:r>
    </w:p>
    <w:p w:rsidR="005E0073" w:rsidRPr="00EF7A5A" w:rsidRDefault="005C3922" w:rsidP="005E00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92C8A" w:rsidRPr="00EF7A5A">
        <w:t>O</w:t>
      </w:r>
      <w:r w:rsidRPr="00EF7A5A">
        <w:t>bject</w:t>
      </w:r>
      <w:r w:rsidR="00292C8A" w:rsidRPr="00EF7A5A">
        <w:t xml:space="preserve"> class</w:t>
      </w:r>
      <w:r w:rsidRPr="00EF7A5A">
        <w:t xml:space="preserve"> </w:t>
      </w:r>
      <w:r w:rsidRPr="00EF7A5A">
        <w:rPr>
          <w:b/>
        </w:rPr>
        <w:t>UNSARE</w:t>
      </w:r>
      <w:r w:rsidRPr="00EF7A5A">
        <w:t xml:space="preserve"> will be converted automatically </w:t>
      </w:r>
      <w:r w:rsidR="00692434" w:rsidRPr="00EF7A5A">
        <w:t>to an instance of</w:t>
      </w:r>
      <w:r w:rsidRPr="00EF7A5A">
        <w:t xml:space="preserve"> the S-101 </w:t>
      </w:r>
      <w:r w:rsidR="00292C8A" w:rsidRPr="00EF7A5A">
        <w:t>Feature type</w:t>
      </w:r>
      <w:r w:rsidRPr="00EF7A5A">
        <w:t xml:space="preserve"> </w:t>
      </w:r>
      <w:r w:rsidRPr="00EF7A5A">
        <w:rPr>
          <w:b/>
        </w:rPr>
        <w:t xml:space="preserve">Unsurveyed Area </w:t>
      </w:r>
      <w:r w:rsidRPr="00EF7A5A">
        <w:t>during the automated conversion process.</w:t>
      </w:r>
      <w:r w:rsidR="005C6026" w:rsidRPr="00EF7A5A">
        <w:t xml:space="preserve"> </w:t>
      </w:r>
      <w:r w:rsidR="005E0073" w:rsidRPr="00EF7A5A">
        <w:t>However</w:t>
      </w:r>
      <w:r w:rsidR="000755BA">
        <w:t>,</w:t>
      </w:r>
      <w:r w:rsidR="005E0073" w:rsidRPr="00EF7A5A">
        <w:t xml:space="preserve"> the following exceptions apply:</w:t>
      </w:r>
    </w:p>
    <w:p w:rsidR="005C3922" w:rsidRPr="00EF7A5A" w:rsidRDefault="00871B98" w:rsidP="00544FD4">
      <w:pPr>
        <w:pStyle w:val="ListParagraph"/>
        <w:numPr>
          <w:ilvl w:val="0"/>
          <w:numId w:val="40"/>
        </w:numPr>
        <w:spacing w:after="120"/>
        <w:ind w:left="284" w:hanging="284"/>
        <w:contextualSpacing w:val="0"/>
        <w:jc w:val="both"/>
      </w:pPr>
      <w:r w:rsidRPr="00EF7A5A">
        <w:t xml:space="preserve">S-57 allows for </w:t>
      </w:r>
      <w:r w:rsidRPr="00EF7A5A">
        <w:rPr>
          <w:b/>
        </w:rPr>
        <w:t>RIVERS</w:t>
      </w:r>
      <w:r w:rsidRPr="00EF7A5A">
        <w:t xml:space="preserve">, </w:t>
      </w:r>
      <w:r w:rsidRPr="00EF7A5A">
        <w:rPr>
          <w:b/>
        </w:rPr>
        <w:t>CANALS</w:t>
      </w:r>
      <w:r w:rsidRPr="00EF7A5A">
        <w:t xml:space="preserve"> and </w:t>
      </w:r>
      <w:r w:rsidRPr="00EF7A5A">
        <w:rPr>
          <w:b/>
        </w:rPr>
        <w:t>LAKARE</w:t>
      </w:r>
      <w:r w:rsidRPr="00EF7A5A">
        <w:t xml:space="preserve"> objects of </w:t>
      </w:r>
      <w:r w:rsidR="000B6284">
        <w:t>geometric primitive</w:t>
      </w:r>
      <w:r w:rsidRPr="00EF7A5A">
        <w:t xml:space="preserve"> area to be covered by the Group 1 objects </w:t>
      </w:r>
      <w:r w:rsidRPr="00EF7A5A">
        <w:rPr>
          <w:b/>
        </w:rPr>
        <w:t>LNDARE</w:t>
      </w:r>
      <w:r w:rsidRPr="00EF7A5A">
        <w:t xml:space="preserve"> or </w:t>
      </w:r>
      <w:r w:rsidRPr="00EF7A5A">
        <w:rPr>
          <w:b/>
        </w:rPr>
        <w:t>UNSARE</w:t>
      </w:r>
      <w:r w:rsidRPr="00EF7A5A">
        <w:t xml:space="preserve">, however in S-101 all </w:t>
      </w:r>
      <w:r w:rsidRPr="00EF7A5A">
        <w:rPr>
          <w:b/>
        </w:rPr>
        <w:t>River</w:t>
      </w:r>
      <w:r w:rsidRPr="00EF7A5A">
        <w:t xml:space="preserve">, </w:t>
      </w:r>
      <w:r w:rsidRPr="00EF7A5A">
        <w:rPr>
          <w:b/>
        </w:rPr>
        <w:t>Canal</w:t>
      </w:r>
      <w:r w:rsidRPr="00EF7A5A">
        <w:t xml:space="preserve"> and </w:t>
      </w:r>
      <w:r w:rsidRPr="00EF7A5A">
        <w:rPr>
          <w:b/>
        </w:rPr>
        <w:t>Lake</w:t>
      </w:r>
      <w:r w:rsidRPr="00EF7A5A">
        <w:t xml:space="preserve"> features must be covered by the Skin of the Earth feature </w:t>
      </w:r>
      <w:r w:rsidRPr="00EF7A5A">
        <w:rPr>
          <w:b/>
        </w:rPr>
        <w:t>Land Area</w:t>
      </w:r>
      <w:r w:rsidRPr="00EF7A5A">
        <w:t>.</w:t>
      </w:r>
      <w:r w:rsidR="005C6026" w:rsidRPr="00EF7A5A">
        <w:t xml:space="preserve"> </w:t>
      </w:r>
      <w:r w:rsidRPr="00EF7A5A">
        <w:t xml:space="preserve">During the automated conversion process, </w:t>
      </w:r>
      <w:r w:rsidR="005E0073" w:rsidRPr="00EF7A5A">
        <w:rPr>
          <w:b/>
        </w:rPr>
        <w:t>UNSARE</w:t>
      </w:r>
      <w:r w:rsidR="005E0073" w:rsidRPr="00EF7A5A">
        <w:t xml:space="preserve"> </w:t>
      </w:r>
      <w:del w:id="1141" w:author="Jeff Wootton" w:date="2024-08-22T11:17:00Z">
        <w:r w:rsidR="005E0073" w:rsidRPr="00EF7A5A" w:rsidDel="00CD12FF">
          <w:delText>covered by</w:delText>
        </w:r>
      </w:del>
      <w:ins w:id="1142" w:author="Jeff Wootton" w:date="2024-08-22T11:17:00Z">
        <w:r w:rsidR="00CD12FF">
          <w:t>covering</w:t>
        </w:r>
      </w:ins>
      <w:r w:rsidR="005E0073" w:rsidRPr="00EF7A5A">
        <w:t xml:space="preserve"> objects </w:t>
      </w:r>
      <w:r w:rsidR="005E0073" w:rsidRPr="00EF7A5A">
        <w:rPr>
          <w:b/>
        </w:rPr>
        <w:t>RIVERS</w:t>
      </w:r>
      <w:r w:rsidR="005E0073" w:rsidRPr="00EF7A5A">
        <w:t xml:space="preserve">, </w:t>
      </w:r>
      <w:r w:rsidR="005E0073" w:rsidRPr="00EF7A5A">
        <w:rPr>
          <w:b/>
        </w:rPr>
        <w:t>CANALS</w:t>
      </w:r>
      <w:r w:rsidR="005E0073" w:rsidRPr="00EF7A5A">
        <w:t xml:space="preserve"> or</w:t>
      </w:r>
      <w:r w:rsidR="005E0073" w:rsidRPr="00EF7A5A">
        <w:rPr>
          <w:b/>
        </w:rPr>
        <w:t xml:space="preserve"> LAKARE</w:t>
      </w:r>
      <w:r w:rsidR="005E0073" w:rsidRPr="00EF7A5A">
        <w:t xml:space="preserve"> </w:t>
      </w:r>
      <w:r w:rsidR="00183D46" w:rsidRPr="00EF7A5A">
        <w:t>may</w:t>
      </w:r>
      <w:r w:rsidR="005E0073" w:rsidRPr="00EF7A5A">
        <w:t xml:space="preserve"> be converted </w:t>
      </w:r>
      <w:r w:rsidR="00AC6F51" w:rsidRPr="00EF7A5A">
        <w:t xml:space="preserve">to an instance of the S-101 </w:t>
      </w:r>
      <w:r w:rsidR="00292C8A" w:rsidRPr="00EF7A5A">
        <w:t>Feature type</w:t>
      </w:r>
      <w:r w:rsidR="00AC6F51" w:rsidRPr="00EF7A5A">
        <w:t xml:space="preserve"> </w:t>
      </w:r>
      <w:r w:rsidR="00AC6F51" w:rsidRPr="00EF7A5A">
        <w:rPr>
          <w:b/>
        </w:rPr>
        <w:t>Land Area</w:t>
      </w:r>
      <w:r w:rsidR="009F5094" w:rsidRPr="00EF7A5A">
        <w:rPr>
          <w:b/>
        </w:rPr>
        <w:t xml:space="preserve"> </w:t>
      </w:r>
      <w:r w:rsidR="009F5094" w:rsidRPr="00EF7A5A">
        <w:t xml:space="preserve">(taking into account the attribution of any adjoining </w:t>
      </w:r>
      <w:r w:rsidR="009F5094" w:rsidRPr="00EF7A5A">
        <w:rPr>
          <w:b/>
        </w:rPr>
        <w:t>LNDARE</w:t>
      </w:r>
      <w:r w:rsidR="009F5094" w:rsidRPr="00EF7A5A">
        <w:t xml:space="preserve"> </w:t>
      </w:r>
      <w:r w:rsidR="00277660" w:rsidRPr="00EF7A5A">
        <w:t>objects</w:t>
      </w:r>
      <w:r w:rsidR="009F5094" w:rsidRPr="00EF7A5A">
        <w:t>)</w:t>
      </w:r>
      <w:r w:rsidR="005E0073" w:rsidRPr="00EF7A5A">
        <w:t>.</w:t>
      </w:r>
      <w:r w:rsidR="005C6026" w:rsidRPr="00EF7A5A">
        <w:t xml:space="preserve"> </w:t>
      </w:r>
      <w:r w:rsidR="00B23E1F" w:rsidRPr="00EF7A5A">
        <w:t xml:space="preserve">Data Producers will be required to ensure that these converted </w:t>
      </w:r>
      <w:r w:rsidR="00B23E1F" w:rsidRPr="00EF7A5A">
        <w:rPr>
          <w:b/>
        </w:rPr>
        <w:t>Land Area</w:t>
      </w:r>
      <w:r w:rsidR="00B23E1F" w:rsidRPr="00EF7A5A">
        <w:t xml:space="preserve"> features are merged with any adjoining </w:t>
      </w:r>
      <w:r w:rsidR="00B23E1F" w:rsidRPr="00EF7A5A">
        <w:rPr>
          <w:b/>
        </w:rPr>
        <w:t>Land Area</w:t>
      </w:r>
      <w:r w:rsidR="00B23E1F" w:rsidRPr="00EF7A5A">
        <w:t xml:space="preserve"> features as appropriate in order to </w:t>
      </w:r>
      <w:r w:rsidR="00880011" w:rsidRPr="00EF7A5A">
        <w:t>avoid data validation errors.</w:t>
      </w:r>
      <w:r w:rsidR="005C6026" w:rsidRPr="00EF7A5A">
        <w:t xml:space="preserve"> </w:t>
      </w:r>
      <w:r w:rsidR="00183D46" w:rsidRPr="00EF7A5A">
        <w:t xml:space="preserve">If the data converter does not have the capability to convert </w:t>
      </w:r>
      <w:r w:rsidR="00183D46" w:rsidRPr="00EF7A5A">
        <w:rPr>
          <w:b/>
        </w:rPr>
        <w:t>UNSARE</w:t>
      </w:r>
      <w:r w:rsidR="00183D46" w:rsidRPr="00EF7A5A">
        <w:t xml:space="preserve"> covering </w:t>
      </w:r>
      <w:r w:rsidR="00183D46" w:rsidRPr="00EF7A5A">
        <w:rPr>
          <w:b/>
        </w:rPr>
        <w:t>RIVERS</w:t>
      </w:r>
      <w:r w:rsidR="00183D46" w:rsidRPr="00EF7A5A">
        <w:t xml:space="preserve">, </w:t>
      </w:r>
      <w:r w:rsidR="00183D46" w:rsidRPr="00EF7A5A">
        <w:rPr>
          <w:b/>
        </w:rPr>
        <w:t>CANALS</w:t>
      </w:r>
      <w:r w:rsidR="00183D46" w:rsidRPr="00EF7A5A">
        <w:t xml:space="preserve"> or</w:t>
      </w:r>
      <w:r w:rsidR="00183D46" w:rsidRPr="00EF7A5A">
        <w:rPr>
          <w:b/>
        </w:rPr>
        <w:t xml:space="preserve"> LAKARE</w:t>
      </w:r>
      <w:r w:rsidR="00183D46" w:rsidRPr="00EF7A5A">
        <w:t xml:space="preserve"> to </w:t>
      </w:r>
      <w:r w:rsidR="00183D46" w:rsidRPr="00EF7A5A">
        <w:rPr>
          <w:b/>
        </w:rPr>
        <w:t>Land Area</w:t>
      </w:r>
      <w:r w:rsidR="00183D46" w:rsidRPr="00EF7A5A">
        <w:t xml:space="preserve">, Data Producers are advised to check their S-57 data holdings and amend their Group 1 coverage to have </w:t>
      </w:r>
      <w:r w:rsidR="00183D46" w:rsidRPr="00EF7A5A">
        <w:rPr>
          <w:b/>
        </w:rPr>
        <w:t>RIVERS</w:t>
      </w:r>
      <w:r w:rsidR="00183D46" w:rsidRPr="00EF7A5A">
        <w:t xml:space="preserve">, </w:t>
      </w:r>
      <w:r w:rsidR="00183D46" w:rsidRPr="00EF7A5A">
        <w:rPr>
          <w:b/>
        </w:rPr>
        <w:t>CANALS</w:t>
      </w:r>
      <w:r w:rsidR="00183D46" w:rsidRPr="00EF7A5A">
        <w:t xml:space="preserve"> or</w:t>
      </w:r>
      <w:r w:rsidR="00183D46" w:rsidRPr="00EF7A5A">
        <w:rPr>
          <w:b/>
        </w:rPr>
        <w:t xml:space="preserve"> LAKARE</w:t>
      </w:r>
      <w:r w:rsidR="00183D46" w:rsidRPr="00EF7A5A">
        <w:t xml:space="preserve"> of </w:t>
      </w:r>
      <w:r w:rsidR="000B6284">
        <w:t>geometric primitive</w:t>
      </w:r>
      <w:r w:rsidR="00183D46" w:rsidRPr="00EF7A5A">
        <w:t xml:space="preserve"> area covered by </w:t>
      </w:r>
      <w:r w:rsidR="00183D46" w:rsidRPr="00EF7A5A">
        <w:rPr>
          <w:b/>
        </w:rPr>
        <w:t>LNDARE</w:t>
      </w:r>
      <w:r w:rsidR="00766902" w:rsidRPr="00EF7A5A">
        <w:t xml:space="preserve"> (and merge </w:t>
      </w:r>
      <w:r w:rsidR="00E4591A" w:rsidRPr="00EF7A5A">
        <w:t xml:space="preserve">with </w:t>
      </w:r>
      <w:r w:rsidR="00766902" w:rsidRPr="00EF7A5A">
        <w:t xml:space="preserve">adjoining </w:t>
      </w:r>
      <w:r w:rsidR="00766902" w:rsidRPr="00EF7A5A">
        <w:rPr>
          <w:b/>
        </w:rPr>
        <w:t>LNDARE</w:t>
      </w:r>
      <w:r w:rsidR="00766902" w:rsidRPr="00EF7A5A">
        <w:t xml:space="preserve"> as appropriate)</w:t>
      </w:r>
      <w:r w:rsidR="00183D46" w:rsidRPr="00EF7A5A">
        <w:t>.</w:t>
      </w:r>
    </w:p>
    <w:p w:rsidR="006B2826" w:rsidRPr="00EF7A5A" w:rsidRDefault="006B2826" w:rsidP="00C93144">
      <w:pPr>
        <w:pStyle w:val="Heading4"/>
        <w:keepLines/>
        <w:widowControl/>
        <w:numPr>
          <w:ilvl w:val="3"/>
          <w:numId w:val="13"/>
        </w:numPr>
        <w:tabs>
          <w:tab w:val="clear" w:pos="915"/>
          <w:tab w:val="clear" w:pos="2911"/>
        </w:tabs>
        <w:spacing w:after="120"/>
        <w:ind w:left="851" w:hanging="851"/>
        <w:rPr>
          <w:bCs/>
        </w:rPr>
      </w:pPr>
      <w:bookmarkStart w:id="1143" w:name="_Toc173416377"/>
      <w:bookmarkStart w:id="1144" w:name="_Toc422735680"/>
      <w:bookmarkStart w:id="1145" w:name="_Toc460900539"/>
      <w:r w:rsidRPr="00EF7A5A">
        <w:rPr>
          <w:bCs/>
        </w:rPr>
        <w:t>Satellite imagery as source information</w:t>
      </w:r>
      <w:bookmarkEnd w:id="1143"/>
    </w:p>
    <w:p w:rsidR="00D8387C" w:rsidRPr="00EF7A5A" w:rsidRDefault="00D8387C" w:rsidP="00D8387C">
      <w:pPr>
        <w:spacing w:after="120"/>
        <w:jc w:val="both"/>
        <w:rPr>
          <w:rFonts w:cs="Arial"/>
          <w:bCs/>
        </w:rPr>
      </w:pPr>
      <w:r w:rsidRPr="00EF7A5A">
        <w:rPr>
          <w:rFonts w:cs="Arial"/>
          <w:bCs/>
        </w:rPr>
        <w:t>The guidance for the encoding of bathymetry sourced from satellite imagery remains unchanged in S-101.</w:t>
      </w:r>
      <w:r w:rsidR="005C6026" w:rsidRPr="00EF7A5A">
        <w:rPr>
          <w:rFonts w:cs="Arial"/>
          <w:bCs/>
        </w:rPr>
        <w:t xml:space="preserve"> </w:t>
      </w:r>
      <w:r w:rsidRPr="00EF7A5A">
        <w:rPr>
          <w:rFonts w:cs="Arial"/>
          <w:bCs/>
        </w:rPr>
        <w:t xml:space="preserve">See S-101 DCEG clause 11.9.4, noting the guidance included in this clause for the encoding of underlying </w:t>
      </w:r>
      <w:r w:rsidRPr="00EF7A5A">
        <w:rPr>
          <w:rFonts w:cs="Arial"/>
          <w:b/>
          <w:bCs/>
        </w:rPr>
        <w:t>Quality of Bathymetric Data</w:t>
      </w:r>
      <w:r w:rsidRPr="00EF7A5A">
        <w:rPr>
          <w:rFonts w:cs="Arial"/>
          <w:bCs/>
        </w:rPr>
        <w:t xml:space="preserve"> and </w:t>
      </w:r>
      <w:r w:rsidRPr="00EF7A5A">
        <w:rPr>
          <w:rFonts w:cs="Arial"/>
          <w:b/>
          <w:bCs/>
        </w:rPr>
        <w:t>Quality of Survey</w:t>
      </w:r>
      <w:r w:rsidRPr="00EF7A5A">
        <w:rPr>
          <w:rFonts w:cs="Arial"/>
          <w:bCs/>
        </w:rPr>
        <w:t xml:space="preserve"> features.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rPr>
          <w:bCs/>
        </w:rPr>
      </w:pPr>
      <w:bookmarkStart w:id="1146" w:name="_Toc173416378"/>
      <w:r w:rsidRPr="00EF7A5A">
        <w:rPr>
          <w:bCs/>
        </w:rPr>
        <w:t>Incompletely surveyed areas</w:t>
      </w:r>
      <w:bookmarkEnd w:id="1144"/>
      <w:bookmarkEnd w:id="1145"/>
      <w:bookmarkEnd w:id="1146"/>
    </w:p>
    <w:p w:rsidR="008D6387" w:rsidRPr="00EF7A5A" w:rsidRDefault="008D6387" w:rsidP="008D63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47" w:name="_Toc460900540"/>
      <w:bookmarkStart w:id="1148" w:name="_Toc173416379"/>
      <w:r w:rsidRPr="00EF7A5A">
        <w:rPr>
          <w:bCs/>
        </w:rPr>
        <w:t>Bathymetry in areas of minimal depiction of detail</w:t>
      </w:r>
      <w:bookmarkEnd w:id="1147"/>
      <w:r w:rsidRPr="00EF7A5A">
        <w:rPr>
          <w:bCs/>
        </w:rPr>
        <w:t xml:space="preserve"> on paper charts</w:t>
      </w:r>
      <w:bookmarkEnd w:id="1148"/>
    </w:p>
    <w:p w:rsidR="006B2826" w:rsidRPr="00EF7A5A" w:rsidRDefault="006B2826" w:rsidP="00C93144">
      <w:pPr>
        <w:pStyle w:val="Heading4"/>
        <w:keepLines/>
        <w:widowControl/>
        <w:numPr>
          <w:ilvl w:val="3"/>
          <w:numId w:val="13"/>
        </w:numPr>
        <w:tabs>
          <w:tab w:val="clear" w:pos="915"/>
          <w:tab w:val="clear" w:pos="2911"/>
        </w:tabs>
        <w:spacing w:after="120"/>
        <w:ind w:left="851" w:hanging="851"/>
        <w:rPr>
          <w:bCs/>
        </w:rPr>
      </w:pPr>
      <w:bookmarkStart w:id="1149" w:name="_Toc460900541"/>
      <w:bookmarkStart w:id="1150" w:name="_Toc173416380"/>
      <w:r w:rsidRPr="00EF7A5A">
        <w:rPr>
          <w:bCs/>
        </w:rPr>
        <w:t>Areas of omitted bathymetry</w:t>
      </w:r>
      <w:bookmarkEnd w:id="1149"/>
      <w:bookmarkEnd w:id="1150"/>
    </w:p>
    <w:p w:rsidR="008D6387" w:rsidRPr="00EF7A5A" w:rsidRDefault="008D6387" w:rsidP="008D6387">
      <w:pPr>
        <w:spacing w:after="120"/>
        <w:jc w:val="both"/>
        <w:rPr>
          <w:rFonts w:cs="Arial"/>
          <w:bCs/>
        </w:rPr>
      </w:pPr>
      <w:bookmarkStart w:id="1151" w:name="_Toc460900542"/>
      <w:r w:rsidRPr="00EF7A5A">
        <w:rPr>
          <w:rFonts w:cs="Arial"/>
          <w:bCs/>
        </w:rPr>
        <w:t xml:space="preserve">The guidance for the encoding of </w:t>
      </w:r>
      <w:r w:rsidR="001C338E" w:rsidRPr="00EF7A5A">
        <w:rPr>
          <w:rFonts w:cs="Arial"/>
          <w:bCs/>
        </w:rPr>
        <w:t>areas of omitted bathymetry on the source</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1C338E" w:rsidRPr="00EF7A5A">
        <w:rPr>
          <w:rFonts w:cs="Arial"/>
          <w:bCs/>
        </w:rPr>
        <w:t>11.9.2.1</w:t>
      </w:r>
      <w:r w:rsidRPr="00EF7A5A">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152" w:name="_Toc173416381"/>
      <w:r w:rsidRPr="00EF7A5A">
        <w:rPr>
          <w:bCs/>
        </w:rPr>
        <w:t>Areas of very simplified bathymetry</w:t>
      </w:r>
      <w:bookmarkEnd w:id="1151"/>
      <w:bookmarkEnd w:id="1152"/>
    </w:p>
    <w:p w:rsidR="001C338E" w:rsidRPr="00EF7A5A" w:rsidRDefault="001C338E" w:rsidP="001C338E">
      <w:pPr>
        <w:spacing w:after="120"/>
        <w:jc w:val="both"/>
        <w:rPr>
          <w:rFonts w:cs="Arial"/>
          <w:bCs/>
        </w:rPr>
      </w:pPr>
      <w:r w:rsidRPr="00EF7A5A">
        <w:rPr>
          <w:rFonts w:cs="Arial"/>
          <w:bCs/>
        </w:rPr>
        <w:t>The guidance for the encoding of areas of very simplified bathymetry on the source remains unchanged in S-101.</w:t>
      </w:r>
      <w:r w:rsidR="005C6026" w:rsidRPr="00EF7A5A">
        <w:rPr>
          <w:rFonts w:cs="Arial"/>
          <w:bCs/>
        </w:rPr>
        <w:t xml:space="preserve"> </w:t>
      </w:r>
      <w:r w:rsidRPr="00EF7A5A">
        <w:rPr>
          <w:rFonts w:cs="Arial"/>
          <w:bCs/>
        </w:rPr>
        <w:t>See S-101 DCEG clause 11.9.2.2.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53" w:name="_Toc173416382"/>
      <w:bookmarkStart w:id="1154" w:name="_Toc422735685"/>
      <w:bookmarkStart w:id="1155" w:name="_Toc460900543"/>
      <w:r w:rsidRPr="00EF7A5A">
        <w:rPr>
          <w:bCs/>
        </w:rPr>
        <w:t>Depth discontinuities between surveys</w:t>
      </w:r>
      <w:bookmarkEnd w:id="1153"/>
    </w:p>
    <w:p w:rsidR="00142C76" w:rsidRPr="00EF7A5A" w:rsidRDefault="00F97A76" w:rsidP="00142C76">
      <w:pPr>
        <w:spacing w:after="120"/>
        <w:jc w:val="both"/>
        <w:rPr>
          <w:rFonts w:cs="Arial"/>
          <w:bCs/>
        </w:rPr>
      </w:pPr>
      <w:r w:rsidRPr="00EF7A5A">
        <w:rPr>
          <w:rFonts w:cs="Arial"/>
          <w:bCs/>
        </w:rPr>
        <w:t>The guidance for the encoding of depth discontinuities between source surveys remains unchanged in S-101.</w:t>
      </w:r>
      <w:r w:rsidR="005C6026" w:rsidRPr="00EF7A5A">
        <w:rPr>
          <w:rFonts w:cs="Arial"/>
          <w:bCs/>
        </w:rPr>
        <w:t xml:space="preserve"> </w:t>
      </w:r>
      <w:r w:rsidRPr="00EF7A5A">
        <w:rPr>
          <w:rFonts w:cs="Arial"/>
          <w:bCs/>
        </w:rPr>
        <w:t>See S-101 DCEG clause 11.9.3.</w:t>
      </w:r>
    </w:p>
    <w:p w:rsidR="00142C7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sz w:val="20"/>
        </w:rPr>
      </w:pPr>
      <w:r w:rsidRPr="00EF7A5A">
        <w:br w:type="page"/>
      </w:r>
      <w:bookmarkStart w:id="1156" w:name="_Toc173416383"/>
      <w:bookmarkEnd w:id="1154"/>
      <w:bookmarkEnd w:id="1155"/>
      <w:r w:rsidR="00142C76" w:rsidRPr="00EF7A5A">
        <w:t>Dangers</w:t>
      </w:r>
      <w:bookmarkEnd w:id="1156"/>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rPr>
      </w:pPr>
      <w:bookmarkStart w:id="1157" w:name="_Toc422735687"/>
      <w:bookmarkStart w:id="1158" w:name="_Toc460900544"/>
      <w:bookmarkStart w:id="1159" w:name="_Toc173416384"/>
      <w:r w:rsidRPr="00EF7A5A">
        <w:rPr>
          <w:bCs/>
        </w:rPr>
        <w:t>Rocks and coral reefs</w:t>
      </w:r>
      <w:bookmarkEnd w:id="1157"/>
      <w:bookmarkEnd w:id="1158"/>
      <w:bookmarkEnd w:id="1159"/>
    </w:p>
    <w:p w:rsidR="00611ACC" w:rsidRPr="00EF7A5A" w:rsidRDefault="00611ACC" w:rsidP="00611ACC">
      <w:pPr>
        <w:spacing w:after="120"/>
        <w:jc w:val="both"/>
        <w:rPr>
          <w:rFonts w:cs="Arial"/>
          <w:bCs/>
        </w:rPr>
      </w:pPr>
      <w:bookmarkStart w:id="1160" w:name="_Toc422735689"/>
      <w:bookmarkStart w:id="1161" w:name="_Toc460900545"/>
      <w:r w:rsidRPr="00EF7A5A">
        <w:rPr>
          <w:rFonts w:cs="Arial"/>
          <w:bCs/>
        </w:rPr>
        <w:t>The guidance for the encoding of isolated dangers as isolated nodes remains unchanged in S-101.</w:t>
      </w:r>
      <w:r w:rsidR="005C6026" w:rsidRPr="00EF7A5A">
        <w:rPr>
          <w:rFonts w:cs="Arial"/>
          <w:bCs/>
        </w:rPr>
        <w:t xml:space="preserve"> </w:t>
      </w:r>
      <w:r w:rsidRPr="00EF7A5A">
        <w:rPr>
          <w:rFonts w:cs="Arial"/>
          <w:bCs/>
        </w:rPr>
        <w:t>See S-101 DCEG clause 13.</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62" w:name="_Toc173416385"/>
      <w:r w:rsidRPr="00EF7A5A">
        <w:rPr>
          <w:bCs/>
        </w:rPr>
        <w:t>Rocks which do not cover (islets</w:t>
      </w:r>
      <w:bookmarkEnd w:id="1160"/>
      <w:bookmarkEnd w:id="1161"/>
      <w:r w:rsidRPr="00EF7A5A">
        <w:rPr>
          <w:bCs/>
        </w:rPr>
        <w:t>)</w:t>
      </w:r>
      <w:bookmarkEnd w:id="1162"/>
    </w:p>
    <w:p w:rsidR="00611ACC" w:rsidRPr="00EF7A5A" w:rsidRDefault="00611ACC" w:rsidP="00611ACC">
      <w:pPr>
        <w:spacing w:after="120"/>
        <w:jc w:val="both"/>
        <w:rPr>
          <w:rFonts w:cs="Arial"/>
          <w:bCs/>
        </w:rPr>
      </w:pPr>
      <w:r w:rsidRPr="00EF7A5A">
        <w:rPr>
          <w:rFonts w:cs="Arial"/>
          <w:bCs/>
        </w:rPr>
        <w:t>The guidance for the encoding rocks that do not cover remains unchanged in S-101.</w:t>
      </w:r>
      <w:r w:rsidR="005C6026" w:rsidRPr="00EF7A5A">
        <w:rPr>
          <w:rFonts w:cs="Arial"/>
          <w:bCs/>
        </w:rPr>
        <w:t xml:space="preserve"> </w:t>
      </w:r>
      <w:r w:rsidRPr="00EF7A5A">
        <w:rPr>
          <w:rFonts w:cs="Arial"/>
          <w:bCs/>
        </w:rPr>
        <w:t>See S-101 DCEG clause 5.4.2.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163" w:name="_Toc422735691"/>
      <w:bookmarkStart w:id="1164" w:name="_Toc460900546"/>
      <w:bookmarkStart w:id="1165" w:name="_Toc173416386"/>
      <w:r w:rsidRPr="00EF7A5A">
        <w:rPr>
          <w:bCs/>
        </w:rPr>
        <w:t>Rocks which may cover</w:t>
      </w:r>
      <w:bookmarkEnd w:id="1163"/>
      <w:bookmarkEnd w:id="1164"/>
      <w:bookmarkEnd w:id="1165"/>
    </w:p>
    <w:p w:rsidR="00611ACC" w:rsidRPr="00EF7A5A" w:rsidRDefault="00611ACC" w:rsidP="00611AC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D6382" w:rsidRPr="00EF7A5A">
        <w:rPr>
          <w:u w:val="single"/>
        </w:rPr>
        <w:t>Object</w:t>
      </w:r>
      <w:r w:rsidRPr="00EF7A5A">
        <w:rPr>
          <w:u w:val="single"/>
        </w:rPr>
        <w:t>:</w:t>
      </w:r>
      <w:r w:rsidRPr="00EF7A5A">
        <w:tab/>
      </w:r>
      <w:r w:rsidRPr="00EF7A5A">
        <w:tab/>
        <w:t>Underwater / awash rock (</w:t>
      </w:r>
      <w:r w:rsidRPr="00EF7A5A">
        <w:rPr>
          <w:b/>
        </w:rPr>
        <w:t>UWTROC</w:t>
      </w:r>
      <w:r w:rsidRPr="00EF7A5A">
        <w:t>)</w:t>
      </w:r>
      <w:r w:rsidRPr="00EF7A5A">
        <w:tab/>
      </w:r>
      <w:r w:rsidRPr="00EF7A5A">
        <w:tab/>
        <w:t>(P)</w:t>
      </w:r>
    </w:p>
    <w:p w:rsidR="00611ACC" w:rsidRPr="00EF7A5A" w:rsidRDefault="00611ACC" w:rsidP="00611AC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D6382" w:rsidRPr="00EF7A5A">
        <w:rPr>
          <w:u w:val="single"/>
        </w:rPr>
        <w:t>Feature</w:t>
      </w:r>
      <w:r w:rsidRPr="00EF7A5A">
        <w:t>:</w:t>
      </w:r>
      <w:r w:rsidRPr="00EF7A5A">
        <w:tab/>
      </w:r>
      <w:r w:rsidRPr="00EF7A5A">
        <w:rPr>
          <w:b/>
        </w:rPr>
        <w:t>Underwater/Awash Rock</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t xml:space="preserve">(S-101 DCEG Clause </w:t>
      </w:r>
      <w:r w:rsidR="00F34139" w:rsidRPr="00EF7A5A">
        <w:t>13.4</w:t>
      </w:r>
      <w:r w:rsidRPr="00EF7A5A">
        <w:t>)</w:t>
      </w:r>
    </w:p>
    <w:p w:rsidR="00F34139" w:rsidRPr="00EF7A5A" w:rsidRDefault="00F34139" w:rsidP="00F341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D6382" w:rsidRPr="00EF7A5A">
        <w:t>O</w:t>
      </w:r>
      <w:r w:rsidRPr="00EF7A5A">
        <w:t>bject</w:t>
      </w:r>
      <w:r w:rsidR="00FD6382" w:rsidRPr="00EF7A5A">
        <w:t xml:space="preserve"> class</w:t>
      </w:r>
      <w:r w:rsidRPr="00EF7A5A">
        <w:t xml:space="preserve"> </w:t>
      </w:r>
      <w:r w:rsidRPr="00EF7A5A">
        <w:rPr>
          <w:b/>
        </w:rPr>
        <w:t>UWTROC</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FD6382" w:rsidRPr="00EF7A5A">
        <w:t>Feature type</w:t>
      </w:r>
      <w:r w:rsidRPr="00EF7A5A">
        <w:t xml:space="preserve"> </w:t>
      </w:r>
      <w:r w:rsidR="005B107E" w:rsidRPr="00EF7A5A">
        <w:rPr>
          <w:b/>
        </w:rPr>
        <w:t>Underwater/Awash Rock</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F34139" w:rsidRPr="00EF7A5A" w:rsidRDefault="00F34139"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w:t>
      </w:r>
      <w:r w:rsidR="005B107E" w:rsidRPr="00EF7A5A">
        <w:t>NATQUA</w:t>
      </w:r>
      <w:r w:rsidRPr="00EF7A5A">
        <w:t xml:space="preserve"> will not be converted.</w:t>
      </w:r>
      <w:r w:rsidR="005C6026" w:rsidRPr="00EF7A5A">
        <w:t xml:space="preserve"> </w:t>
      </w:r>
      <w:r w:rsidRPr="00EF7A5A">
        <w:t>It is considered that th</w:t>
      </w:r>
      <w:r w:rsidR="005B107E" w:rsidRPr="00EF7A5A">
        <w:t>is attribute is</w:t>
      </w:r>
      <w:r w:rsidRPr="00EF7A5A">
        <w:t xml:space="preserve"> not relevant for </w:t>
      </w:r>
      <w:r w:rsidR="005B107E" w:rsidRPr="00EF7A5A">
        <w:rPr>
          <w:b/>
        </w:rPr>
        <w:t>Underwater/Awash Rock</w:t>
      </w:r>
      <w:r w:rsidRPr="00EF7A5A">
        <w:t xml:space="preserve"> in S-101.</w:t>
      </w:r>
    </w:p>
    <w:p w:rsidR="00F34139" w:rsidRPr="00EF7A5A" w:rsidRDefault="00F34139"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SOUACC will </w:t>
      </w:r>
      <w:r w:rsidR="00692434" w:rsidRPr="00EF7A5A">
        <w:t xml:space="preserve">be </w:t>
      </w:r>
      <w:r w:rsidRPr="00EF7A5A">
        <w:t>convert</w:t>
      </w:r>
      <w:r w:rsidR="00692434" w:rsidRPr="00EF7A5A">
        <w:t>ed</w:t>
      </w:r>
      <w:r w:rsidRPr="00EF7A5A">
        <w:t xml:space="preserve">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005B107E" w:rsidRPr="00EF7A5A">
        <w:rPr>
          <w:b/>
        </w:rPr>
        <w:t>Underwater/Awash Rock</w:t>
      </w:r>
      <w:r w:rsidRPr="00EF7A5A">
        <w:t xml:space="preserve"> features using the association </w:t>
      </w:r>
      <w:r w:rsidRPr="00EF7A5A">
        <w:rPr>
          <w:b/>
        </w:rPr>
        <w:t>Spatial Association</w:t>
      </w:r>
      <w:r w:rsidRPr="00EF7A5A">
        <w:t>.</w:t>
      </w:r>
      <w:del w:id="1166" w:author="Jeff Wootton" w:date="2024-09-11T08:39:00Z">
        <w:r w:rsidR="005C6026" w:rsidRPr="00EF7A5A" w:rsidDel="007125C6">
          <w:delText xml:space="preserve"> </w:delText>
        </w:r>
        <w:r w:rsidRPr="00EF7A5A" w:rsidDel="007125C6">
          <w:delText xml:space="preserve">This encoding is mandatory in S-101 for all </w:delText>
        </w:r>
        <w:r w:rsidR="005B107E" w:rsidRPr="00EF7A5A" w:rsidDel="007125C6">
          <w:rPr>
            <w:b/>
          </w:rPr>
          <w:delText>Underwater/Awash Rock</w:delText>
        </w:r>
        <w:r w:rsidRPr="00EF7A5A" w:rsidDel="007125C6">
          <w:delText xml:space="preserve"> features of depth 30 metres or less.</w:delText>
        </w:r>
        <w:r w:rsidR="005C6026" w:rsidRPr="00EF7A5A" w:rsidDel="007125C6">
          <w:delText xml:space="preserve"> </w:delText>
        </w:r>
        <w:r w:rsidRPr="00EF7A5A" w:rsidDel="007125C6">
          <w:delText xml:space="preserve">It is recommended that Data Producers evaluate their data holdings and populate values of SOUACC for </w:delText>
        </w:r>
        <w:r w:rsidRPr="00EF7A5A" w:rsidDel="007125C6">
          <w:rPr>
            <w:b/>
          </w:rPr>
          <w:delText>UWTROC</w:delText>
        </w:r>
        <w:r w:rsidRPr="00EF7A5A" w:rsidDel="007125C6">
          <w:delText xml:space="preserve"> of depth 30 metres or less at their earliest convenience.</w:delText>
        </w:r>
      </w:del>
    </w:p>
    <w:p w:rsidR="005B107E" w:rsidRPr="00EF7A5A" w:rsidRDefault="005B107E" w:rsidP="0036103E">
      <w:pPr>
        <w:spacing w:after="120"/>
        <w:jc w:val="both"/>
      </w:pPr>
      <w:r w:rsidRPr="00EF7A5A">
        <w:t xml:space="preserve">Data Producers are advised that the following enumerate type attributes have restricted allowable enumerate values for </w:t>
      </w:r>
      <w:r w:rsidR="006777BC" w:rsidRPr="00EF7A5A">
        <w:rPr>
          <w:b/>
        </w:rPr>
        <w:t>Underwater/Awash Rock</w:t>
      </w:r>
      <w:r w:rsidRPr="00EF7A5A">
        <w:t xml:space="preserve"> in S-101:</w:t>
      </w:r>
    </w:p>
    <w:p w:rsidR="005B107E" w:rsidRPr="00EF7A5A" w:rsidRDefault="006777BC" w:rsidP="00507190">
      <w:pPr>
        <w:jc w:val="both"/>
      </w:pPr>
      <w:r w:rsidRPr="00EF7A5A">
        <w:rPr>
          <w:b/>
        </w:rPr>
        <w:t>exposition of sounding</w:t>
      </w:r>
      <w:r w:rsidR="005B107E" w:rsidRPr="00EF7A5A">
        <w:tab/>
        <w:t>(</w:t>
      </w:r>
      <w:r w:rsidRPr="00EF7A5A">
        <w:t>EXPSOU</w:t>
      </w:r>
      <w:r w:rsidR="005B107E" w:rsidRPr="00EF7A5A">
        <w:t>)</w:t>
      </w:r>
    </w:p>
    <w:p w:rsidR="006777BC" w:rsidRPr="00EF7A5A" w:rsidRDefault="006777BC" w:rsidP="00507190">
      <w:pPr>
        <w:jc w:val="both"/>
      </w:pPr>
      <w:r w:rsidRPr="00EF7A5A">
        <w:rPr>
          <w:b/>
        </w:rPr>
        <w:t>nature of surface</w:t>
      </w:r>
      <w:r w:rsidRPr="00EF7A5A">
        <w:tab/>
      </w:r>
      <w:r w:rsidRPr="00EF7A5A">
        <w:tab/>
        <w:t>(NATSUR)</w:t>
      </w:r>
    </w:p>
    <w:p w:rsidR="005B107E" w:rsidRPr="00EF7A5A" w:rsidRDefault="005B107E" w:rsidP="005B107E">
      <w:pPr>
        <w:spacing w:after="120"/>
        <w:jc w:val="both"/>
      </w:pPr>
      <w:r w:rsidRPr="00EF7A5A">
        <w:rPr>
          <w:b/>
        </w:rPr>
        <w:t>status</w:t>
      </w:r>
      <w:r w:rsidRPr="00EF7A5A">
        <w:tab/>
      </w:r>
      <w:r w:rsidRPr="00EF7A5A">
        <w:tab/>
      </w:r>
      <w:r w:rsidR="006777BC" w:rsidRPr="00EF7A5A">
        <w:tab/>
      </w:r>
      <w:r w:rsidR="006777BC" w:rsidRPr="00EF7A5A">
        <w:tab/>
      </w:r>
      <w:r w:rsidRPr="00EF7A5A">
        <w:t>(STATUS)</w:t>
      </w:r>
    </w:p>
    <w:p w:rsidR="005B107E" w:rsidRPr="00EF7A5A" w:rsidRDefault="005B107E" w:rsidP="005B10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See S-101 DCEG clause </w:t>
      </w:r>
      <w:r w:rsidR="006777BC" w:rsidRPr="00EF7A5A">
        <w:rPr>
          <w:rFonts w:cs="Arial"/>
          <w:bCs/>
        </w:rPr>
        <w:t>13</w:t>
      </w:r>
      <w:r w:rsidRPr="00EF7A5A">
        <w:rPr>
          <w:rFonts w:cs="Arial"/>
          <w:bCs/>
        </w:rPr>
        <w:t>.4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6777BC" w:rsidRPr="00EF7A5A">
        <w:rPr>
          <w:rFonts w:cs="Arial"/>
          <w:bCs/>
        </w:rPr>
        <w:t>EXPSOU, NATSUR</w:t>
      </w:r>
      <w:r w:rsidRPr="00EF7A5A">
        <w:rPr>
          <w:rFonts w:cs="Arial"/>
          <w:bCs/>
        </w:rPr>
        <w:t xml:space="preserve"> and STATUS on </w:t>
      </w:r>
      <w:r w:rsidR="006777BC" w:rsidRPr="00EF7A5A">
        <w:rPr>
          <w:rFonts w:cs="Arial"/>
          <w:b/>
          <w:bCs/>
        </w:rPr>
        <w:t>UWTROC</w:t>
      </w:r>
      <w:r w:rsidRPr="00EF7A5A">
        <w:rPr>
          <w:rFonts w:cs="Arial"/>
          <w:bCs/>
        </w:rPr>
        <w:t xml:space="preserve"> and amend appropriately.</w:t>
      </w:r>
    </w:p>
    <w:p w:rsidR="00F34139" w:rsidRPr="00EF7A5A" w:rsidRDefault="00F34139" w:rsidP="00F341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10318C" w:rsidRPr="00465D53" w:rsidRDefault="00A56B6C"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167" w:author="Jeff Wootton" w:date="2024-08-02T11:22:00Z"/>
          <w:rFonts w:cs="Arial"/>
          <w:bCs/>
        </w:rPr>
      </w:pPr>
      <w:commentRangeStart w:id="1168"/>
      <w:ins w:id="1169" w:author="Jeff Wootton" w:date="2024-08-02T10:30:00Z">
        <w:r>
          <w:rPr>
            <w:rFonts w:cs="Arial"/>
            <w:bCs/>
          </w:rPr>
          <w:t xml:space="preserve">The S-101 </w:t>
        </w:r>
      </w:ins>
      <w:ins w:id="1170" w:author="Jeff Wootton" w:date="2024-08-02T10:31:00Z">
        <w:r>
          <w:rPr>
            <w:rFonts w:cs="Arial"/>
            <w:bCs/>
          </w:rPr>
          <w:t>“s</w:t>
        </w:r>
      </w:ins>
      <w:ins w:id="1171" w:author="Jeff Wootton" w:date="2024-08-02T10:30:00Z">
        <w:r>
          <w:rPr>
            <w:rFonts w:cs="Arial"/>
            <w:bCs/>
          </w:rPr>
          <w:t>ystem” attr</w:t>
        </w:r>
      </w:ins>
      <w:ins w:id="1172" w:author="Jeff Wootton" w:date="2024-08-02T10:31:00Z">
        <w:r>
          <w:rPr>
            <w:rFonts w:cs="Arial"/>
            <w:bCs/>
          </w:rPr>
          <w:t xml:space="preserve">ibute </w:t>
        </w:r>
        <w:r>
          <w:rPr>
            <w:rFonts w:cs="Arial"/>
            <w:b/>
          </w:rPr>
          <w:t>default clearance depth</w:t>
        </w:r>
        <w:r>
          <w:rPr>
            <w:rFonts w:cs="Arial"/>
            <w:bCs/>
          </w:rPr>
          <w:t xml:space="preserve"> ha</w:t>
        </w:r>
      </w:ins>
      <w:ins w:id="1173" w:author="Jeff Wootton" w:date="2024-08-02T10:36:00Z">
        <w:r w:rsidR="006E0FAC">
          <w:rPr>
            <w:rFonts w:cs="Arial"/>
            <w:bCs/>
          </w:rPr>
          <w:t>s</w:t>
        </w:r>
      </w:ins>
      <w:ins w:id="1174" w:author="Jeff Wootton" w:date="2024-08-02T10:31:00Z">
        <w:r>
          <w:rPr>
            <w:rFonts w:cs="Arial"/>
            <w:bCs/>
          </w:rPr>
          <w:t xml:space="preserve"> been intro</w:t>
        </w:r>
      </w:ins>
      <w:ins w:id="1175" w:author="Jeff Wootton" w:date="2024-08-02T10:32:00Z">
        <w:r>
          <w:rPr>
            <w:rFonts w:cs="Arial"/>
            <w:bCs/>
          </w:rPr>
          <w:t>duced to</w:t>
        </w:r>
      </w:ins>
      <w:ins w:id="1176" w:author="Jeff Wootton" w:date="2024-08-02T10:34:00Z">
        <w:r w:rsidR="00C268E7">
          <w:rPr>
            <w:rFonts w:cs="Arial"/>
            <w:bCs/>
          </w:rPr>
          <w:t xml:space="preserve"> </w:t>
        </w:r>
      </w:ins>
      <w:ins w:id="1177" w:author="Jeff Wootton" w:date="2024-08-02T10:32:00Z">
        <w:r>
          <w:rPr>
            <w:rFonts w:cs="Arial"/>
            <w:bCs/>
          </w:rPr>
          <w:t>replace the S-52 Conditional Symbology Procedure for the display</w:t>
        </w:r>
      </w:ins>
      <w:ins w:id="1178" w:author="Jeff Wootton" w:date="2024-08-02T10:39:00Z">
        <w:r w:rsidR="00584499">
          <w:rPr>
            <w:rFonts w:cs="Arial"/>
            <w:bCs/>
          </w:rPr>
          <w:t xml:space="preserve"> in ECDIS</w:t>
        </w:r>
      </w:ins>
      <w:ins w:id="1179" w:author="Jeff Wootton" w:date="2024-08-02T10:32:00Z">
        <w:r>
          <w:rPr>
            <w:rFonts w:cs="Arial"/>
            <w:bCs/>
          </w:rPr>
          <w:t xml:space="preserve"> of </w:t>
        </w:r>
      </w:ins>
      <w:ins w:id="1180" w:author="Jeff Wootton" w:date="2024-08-02T10:33:00Z">
        <w:r>
          <w:rPr>
            <w:rFonts w:cs="Arial"/>
            <w:bCs/>
          </w:rPr>
          <w:t>an encoded underwater hazard as an isolated danger</w:t>
        </w:r>
      </w:ins>
      <w:ins w:id="1181" w:author="Jeff Wootton" w:date="2024-08-02T10:36:00Z">
        <w:r w:rsidR="006E0FAC">
          <w:rPr>
            <w:rFonts w:cs="Arial"/>
            <w:bCs/>
          </w:rPr>
          <w:t xml:space="preserve">, based on the </w:t>
        </w:r>
        <w:r w:rsidR="005D2BAE">
          <w:rPr>
            <w:rFonts w:cs="Arial"/>
            <w:bCs/>
          </w:rPr>
          <w:t>Mariner</w:t>
        </w:r>
      </w:ins>
      <w:ins w:id="1182" w:author="Jeff Wootton" w:date="2024-08-02T10:37:00Z">
        <w:r w:rsidR="005D2BAE">
          <w:rPr>
            <w:rFonts w:cs="Arial"/>
            <w:bCs/>
          </w:rPr>
          <w:t xml:space="preserve">’s </w:t>
        </w:r>
      </w:ins>
      <w:ins w:id="1183" w:author="Jeff Wootton" w:date="2024-08-02T11:46:00Z">
        <w:r w:rsidR="005B5297">
          <w:rPr>
            <w:rFonts w:cs="Arial"/>
            <w:bCs/>
          </w:rPr>
          <w:t>s</w:t>
        </w:r>
      </w:ins>
      <w:ins w:id="1184" w:author="Jeff Wootton" w:date="2024-08-02T10:37:00Z">
        <w:r w:rsidR="005D2BAE">
          <w:rPr>
            <w:rFonts w:cs="Arial"/>
            <w:bCs/>
          </w:rPr>
          <w:t xml:space="preserve">elected </w:t>
        </w:r>
      </w:ins>
      <w:ins w:id="1185" w:author="Jeff Wootton" w:date="2024-08-02T11:47:00Z">
        <w:r w:rsidR="005B5297">
          <w:rPr>
            <w:rFonts w:cs="Arial"/>
            <w:bCs/>
          </w:rPr>
          <w:t>safety depth</w:t>
        </w:r>
      </w:ins>
      <w:ins w:id="1186" w:author="Jeff Wootton" w:date="2024-08-02T10:37:00Z">
        <w:r w:rsidR="005D2BAE">
          <w:rPr>
            <w:rFonts w:cs="Arial"/>
            <w:bCs/>
          </w:rPr>
          <w:t>,</w:t>
        </w:r>
      </w:ins>
      <w:ins w:id="1187" w:author="Jeff Wootton" w:date="2024-08-02T10:33:00Z">
        <w:r>
          <w:rPr>
            <w:rFonts w:cs="Arial"/>
            <w:bCs/>
          </w:rPr>
          <w:t xml:space="preserve"> if the depth of the hazard is unknown</w:t>
        </w:r>
      </w:ins>
      <w:ins w:id="1188" w:author="Jeff Wootton" w:date="2024-08-02T10:37:00Z">
        <w:r w:rsidR="005D2BAE">
          <w:rPr>
            <w:rFonts w:cs="Arial"/>
            <w:bCs/>
          </w:rPr>
          <w:t>.</w:t>
        </w:r>
      </w:ins>
      <w:ins w:id="1189" w:author="Jeff Wootton" w:date="2024-08-02T10:34:00Z">
        <w:r w:rsidR="00C268E7">
          <w:rPr>
            <w:rFonts w:cs="Arial"/>
            <w:bCs/>
          </w:rPr>
          <w:t xml:space="preserve"> </w:t>
        </w:r>
      </w:ins>
      <w:ins w:id="1190" w:author="Jeff Wootton" w:date="2024-08-02T10:39:00Z">
        <w:r w:rsidR="00024C97">
          <w:rPr>
            <w:rFonts w:cs="Arial"/>
            <w:bCs/>
          </w:rPr>
          <w:t>This attribu</w:t>
        </w:r>
      </w:ins>
      <w:ins w:id="1191" w:author="Jeff Wootton" w:date="2024-08-02T10:40:00Z">
        <w:r w:rsidR="00024C97">
          <w:rPr>
            <w:rFonts w:cs="Arial"/>
            <w:bCs/>
          </w:rPr>
          <w:t xml:space="preserve">te is mandatory </w:t>
        </w:r>
        <w:r w:rsidR="00461B95">
          <w:rPr>
            <w:rFonts w:cs="Arial"/>
            <w:bCs/>
          </w:rPr>
          <w:t xml:space="preserve">for all </w:t>
        </w:r>
      </w:ins>
      <w:ins w:id="1192" w:author="Jeff Wootton" w:date="2024-08-02T10:41:00Z">
        <w:r w:rsidR="00CB012D" w:rsidRPr="00EF7A5A">
          <w:rPr>
            <w:b/>
          </w:rPr>
          <w:t>Underwater/Awash Rock</w:t>
        </w:r>
        <w:r w:rsidR="00CB012D">
          <w:rPr>
            <w:bCs/>
          </w:rPr>
          <w:t xml:space="preserve"> having mandatory attribute </w:t>
        </w:r>
        <w:r w:rsidR="00AC1256">
          <w:rPr>
            <w:b/>
          </w:rPr>
          <w:t>value of sounding</w:t>
        </w:r>
        <w:r w:rsidR="00AC1256">
          <w:rPr>
            <w:bCs/>
          </w:rPr>
          <w:t xml:space="preserve"> pop</w:t>
        </w:r>
      </w:ins>
      <w:ins w:id="1193" w:author="Jeff Wootton" w:date="2024-08-02T10:42:00Z">
        <w:r w:rsidR="00AC1256">
          <w:rPr>
            <w:bCs/>
          </w:rPr>
          <w:t>ulated with an empty (null) value.</w:t>
        </w:r>
      </w:ins>
      <w:ins w:id="1194" w:author="Jeff Wootton" w:date="2024-08-02T11:07:00Z">
        <w:r w:rsidR="0093195F">
          <w:rPr>
            <w:bCs/>
          </w:rPr>
          <w:t xml:space="preserve"> During the automated conversion process</w:t>
        </w:r>
      </w:ins>
      <w:ins w:id="1195" w:author="Jeff Wootton" w:date="2024-08-02T11:08:00Z">
        <w:r w:rsidR="0069435A">
          <w:rPr>
            <w:bCs/>
          </w:rPr>
          <w:t xml:space="preserve">, if </w:t>
        </w:r>
      </w:ins>
      <w:ins w:id="1196" w:author="Jeff Wootton" w:date="2024-08-02T11:39:00Z">
        <w:r w:rsidR="00EC54E7">
          <w:rPr>
            <w:bCs/>
          </w:rPr>
          <w:t>VALSOU</w:t>
        </w:r>
        <w:r w:rsidR="004D75FD">
          <w:rPr>
            <w:bCs/>
          </w:rPr>
          <w:t xml:space="preserve"> for the </w:t>
        </w:r>
        <w:r w:rsidR="004D75FD">
          <w:rPr>
            <w:b/>
          </w:rPr>
          <w:t>UWTROC</w:t>
        </w:r>
      </w:ins>
      <w:ins w:id="1197" w:author="Jeff Wootton" w:date="2024-08-02T11:09:00Z">
        <w:r w:rsidR="0069435A">
          <w:rPr>
            <w:bCs/>
          </w:rPr>
          <w:t xml:space="preserve"> </w:t>
        </w:r>
      </w:ins>
      <w:ins w:id="1198" w:author="Jeff Wootton" w:date="2024-08-02T12:01:00Z">
        <w:r w:rsidR="00FB2654">
          <w:rPr>
            <w:bCs/>
          </w:rPr>
          <w:t xml:space="preserve">feature </w:t>
        </w:r>
      </w:ins>
      <w:ins w:id="1199" w:author="Jeff Wootton" w:date="2024-08-02T11:09:00Z">
        <w:r w:rsidR="0069435A">
          <w:rPr>
            <w:bCs/>
          </w:rPr>
          <w:t>is populated with an empty (null) value</w:t>
        </w:r>
        <w:r w:rsidR="00A5412F">
          <w:rPr>
            <w:bCs/>
          </w:rPr>
          <w:t xml:space="preserve">, </w:t>
        </w:r>
      </w:ins>
      <w:ins w:id="1200" w:author="Jeff Wootton" w:date="2024-08-02T11:10:00Z">
        <w:r w:rsidR="00A66B68">
          <w:rPr>
            <w:b/>
          </w:rPr>
          <w:t>default clearanc</w:t>
        </w:r>
      </w:ins>
      <w:ins w:id="1201" w:author="Jeff Wootton" w:date="2024-08-02T11:11:00Z">
        <w:r w:rsidR="00A66B68">
          <w:rPr>
            <w:b/>
          </w:rPr>
          <w:t>e depth</w:t>
        </w:r>
        <w:r w:rsidR="00A66B68">
          <w:rPr>
            <w:bCs/>
          </w:rPr>
          <w:t xml:space="preserve"> will be populated with </w:t>
        </w:r>
        <w:r w:rsidR="002054B8">
          <w:rPr>
            <w:bCs/>
          </w:rPr>
          <w:t xml:space="preserve">a value </w:t>
        </w:r>
      </w:ins>
      <w:ins w:id="1202" w:author="Jeff Wootton" w:date="2024-08-22T12:11:00Z">
        <w:r w:rsidR="003E6EED">
          <w:rPr>
            <w:bCs/>
          </w:rPr>
          <w:t xml:space="preserve">based on the attribution of the </w:t>
        </w:r>
        <w:r w:rsidR="00835A56">
          <w:rPr>
            <w:b/>
          </w:rPr>
          <w:t>UWTROC</w:t>
        </w:r>
        <w:r w:rsidR="00835A56">
          <w:rPr>
            <w:bCs/>
          </w:rPr>
          <w:t xml:space="preserve"> and the</w:t>
        </w:r>
      </w:ins>
      <w:ins w:id="1203" w:author="Jeff Wootton" w:date="2024-08-02T11:19:00Z">
        <w:r w:rsidR="00F64632">
          <w:rPr>
            <w:bCs/>
          </w:rPr>
          <w:t xml:space="preserve"> </w:t>
        </w:r>
      </w:ins>
      <w:ins w:id="1204" w:author="Jeff Wootton" w:date="2024-08-22T12:20:00Z">
        <w:r w:rsidR="00176861">
          <w:rPr>
            <w:bCs/>
          </w:rPr>
          <w:t>DRVAL1</w:t>
        </w:r>
      </w:ins>
      <w:ins w:id="1205" w:author="Jeff Wootton" w:date="2024-08-02T11:19:00Z">
        <w:r w:rsidR="00F64632">
          <w:rPr>
            <w:bCs/>
          </w:rPr>
          <w:t xml:space="preserve"> for the </w:t>
        </w:r>
      </w:ins>
      <w:ins w:id="1206" w:author="Jeff Wootton" w:date="2024-08-22T12:21:00Z">
        <w:r w:rsidR="00176861">
          <w:rPr>
            <w:b/>
          </w:rPr>
          <w:t>DEPARE</w:t>
        </w:r>
      </w:ins>
      <w:ins w:id="1207" w:author="Jeff Wootton" w:date="2024-08-02T11:19:00Z">
        <w:r w:rsidR="00F64632">
          <w:rPr>
            <w:bCs/>
          </w:rPr>
          <w:t xml:space="preserve"> fe</w:t>
        </w:r>
      </w:ins>
      <w:ins w:id="1208" w:author="Jeff Wootton" w:date="2024-08-02T11:20:00Z">
        <w:r w:rsidR="00F64632">
          <w:rPr>
            <w:bCs/>
          </w:rPr>
          <w:t xml:space="preserve">ature within which the </w:t>
        </w:r>
      </w:ins>
      <w:ins w:id="1209" w:author="Jeff Wootton" w:date="2024-08-22T12:21:00Z">
        <w:r w:rsidR="00176861">
          <w:rPr>
            <w:b/>
          </w:rPr>
          <w:t>UWTROC</w:t>
        </w:r>
      </w:ins>
      <w:ins w:id="1210" w:author="Jeff Wootton" w:date="2024-08-02T11:20:00Z">
        <w:r w:rsidR="00F64632">
          <w:rPr>
            <w:bCs/>
          </w:rPr>
          <w:t xml:space="preserve"> is located</w:t>
        </w:r>
      </w:ins>
      <w:ins w:id="1211" w:author="Jeff Wootton" w:date="2024-08-22T12:12:00Z">
        <w:r w:rsidR="00835A56">
          <w:rPr>
            <w:bCs/>
          </w:rPr>
          <w:t xml:space="preserve"> (see S-101 DCEG clause </w:t>
        </w:r>
      </w:ins>
      <w:ins w:id="1212" w:author="Jeff Wootton" w:date="2024-08-22T12:13:00Z">
        <w:r w:rsidR="006468DE">
          <w:rPr>
            <w:bCs/>
          </w:rPr>
          <w:t>30.1)</w:t>
        </w:r>
      </w:ins>
      <w:ins w:id="1213" w:author="Jeff Wootton" w:date="2024-08-02T11:20:00Z">
        <w:r w:rsidR="00182C6C">
          <w:rPr>
            <w:bCs/>
          </w:rPr>
          <w:t>.</w:t>
        </w:r>
      </w:ins>
      <w:ins w:id="1214" w:author="Jeff Wootton" w:date="2024-08-02T11:22:00Z">
        <w:r w:rsidR="004A092F">
          <w:rPr>
            <w:bCs/>
          </w:rPr>
          <w:t xml:space="preserve"> </w:t>
        </w:r>
        <w:r w:rsidR="004A092F" w:rsidRPr="000A7C27">
          <w:rPr>
            <w:rFonts w:cs="Arial"/>
            <w:bCs/>
          </w:rPr>
          <w:t>Th</w:t>
        </w:r>
        <w:r w:rsidR="004A092F">
          <w:rPr>
            <w:rFonts w:cs="Arial"/>
            <w:bCs/>
          </w:rPr>
          <w:t>is</w:t>
        </w:r>
        <w:r w:rsidR="004A092F" w:rsidRPr="000A7C27">
          <w:rPr>
            <w:rFonts w:cs="Arial"/>
            <w:bCs/>
          </w:rPr>
          <w:t xml:space="preserve"> </w:t>
        </w:r>
        <w:r w:rsidR="004A092F">
          <w:rPr>
            <w:rFonts w:cs="Arial"/>
            <w:bCs/>
          </w:rPr>
          <w:t>converted</w:t>
        </w:r>
        <w:r w:rsidR="004A092F" w:rsidRPr="00B63849">
          <w:rPr>
            <w:rFonts w:cs="Arial"/>
            <w:bCs/>
          </w:rPr>
          <w:t xml:space="preserve"> value for </w:t>
        </w:r>
        <w:r w:rsidR="004A092F" w:rsidRPr="00B63849">
          <w:rPr>
            <w:rFonts w:cs="Arial"/>
            <w:b/>
            <w:bCs/>
          </w:rPr>
          <w:t>default clearance depth</w:t>
        </w:r>
        <w:r w:rsidR="004A092F" w:rsidRPr="00B63849">
          <w:rPr>
            <w:rFonts w:cs="Arial"/>
          </w:rPr>
          <w:t xml:space="preserve"> may be amended by the Data Producer if the resulting isolated danger indication in the ECDIS is not considered appropriate.</w:t>
        </w:r>
      </w:ins>
    </w:p>
    <w:p w:rsidR="00465D53" w:rsidRDefault="00465D5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215" w:author="Jeff Wootton" w:date="2024-08-02T10:30:00Z"/>
          <w:rFonts w:cs="Arial"/>
          <w:bCs/>
        </w:rPr>
      </w:pPr>
      <w:ins w:id="1216" w:author="Jeff Wootton" w:date="2024-08-02T11:23:00Z">
        <w:r>
          <w:rPr>
            <w:rFonts w:cs="Arial"/>
            <w:bCs/>
          </w:rPr>
          <w:t>The S-101</w:t>
        </w:r>
      </w:ins>
      <w:ins w:id="1217" w:author="Jeff Wootton" w:date="2024-08-02T11:48:00Z">
        <w:r w:rsidR="00584E06">
          <w:rPr>
            <w:rFonts w:cs="Arial"/>
            <w:bCs/>
          </w:rPr>
          <w:t xml:space="preserve"> mandatory</w:t>
        </w:r>
      </w:ins>
      <w:ins w:id="1218" w:author="Jeff Wootton" w:date="2024-08-02T11:23:00Z">
        <w:r>
          <w:rPr>
            <w:rFonts w:cs="Arial"/>
            <w:bCs/>
          </w:rPr>
          <w:t xml:space="preserve"> “system” attribute </w:t>
        </w:r>
        <w:r>
          <w:rPr>
            <w:rFonts w:cs="Arial"/>
            <w:b/>
          </w:rPr>
          <w:t>surrounding depth</w:t>
        </w:r>
        <w:r>
          <w:rPr>
            <w:rFonts w:cs="Arial"/>
            <w:bCs/>
          </w:rPr>
          <w:t xml:space="preserve"> (see S-101 DCEG clause 30.</w:t>
        </w:r>
      </w:ins>
      <w:ins w:id="1219" w:author="Jeff Wootton" w:date="2024-08-02T11:30:00Z">
        <w:r w:rsidR="00183D9A">
          <w:rPr>
            <w:rFonts w:cs="Arial"/>
            <w:bCs/>
          </w:rPr>
          <w:t>4</w:t>
        </w:r>
      </w:ins>
      <w:ins w:id="1220" w:author="Jeff Wootton" w:date="2024-08-02T11:23:00Z">
        <w:r>
          <w:rPr>
            <w:rFonts w:cs="Arial"/>
            <w:bCs/>
          </w:rPr>
          <w:t xml:space="preserve">) has been introduced to replace the S-52 Conditional Symbology Procedure for the </w:t>
        </w:r>
      </w:ins>
      <w:ins w:id="1221" w:author="Jeff Wootton" w:date="2024-08-02T11:27:00Z">
        <w:r w:rsidR="00CD50CF" w:rsidRPr="00B63849">
          <w:rPr>
            <w:rFonts w:cs="Arial"/>
          </w:rPr>
          <w:t>determin</w:t>
        </w:r>
      </w:ins>
      <w:ins w:id="1222" w:author="Jeff Wootton" w:date="2024-08-02T11:28:00Z">
        <w:r w:rsidR="00CD50CF">
          <w:rPr>
            <w:rFonts w:cs="Arial"/>
          </w:rPr>
          <w:t>ation of the depth of the</w:t>
        </w:r>
      </w:ins>
      <w:ins w:id="1223" w:author="Jeff Wootton" w:date="2024-08-02T11:27:00Z">
        <w:r w:rsidR="00CD50CF" w:rsidRPr="00B63849">
          <w:rPr>
            <w:rFonts w:cs="Arial"/>
          </w:rPr>
          <w:t xml:space="preserve"> seabed around an underwater hazard</w:t>
        </w:r>
      </w:ins>
      <w:ins w:id="1224" w:author="Jeff Wootton" w:date="2024-08-02T11:23:00Z">
        <w:r>
          <w:rPr>
            <w:rFonts w:cs="Arial"/>
            <w:bCs/>
          </w:rPr>
          <w:t xml:space="preserve">. </w:t>
        </w:r>
        <w:r>
          <w:rPr>
            <w:bCs/>
          </w:rPr>
          <w:t xml:space="preserve">During the automated conversion process, </w:t>
        </w:r>
      </w:ins>
      <w:ins w:id="1225" w:author="Jeff Wootton" w:date="2024-08-02T11:29:00Z">
        <w:r w:rsidR="00EB30EF">
          <w:rPr>
            <w:b/>
          </w:rPr>
          <w:t>surrounding depth</w:t>
        </w:r>
      </w:ins>
      <w:ins w:id="1226" w:author="Jeff Wootton" w:date="2024-08-02T11:23:00Z">
        <w:r>
          <w:rPr>
            <w:bCs/>
          </w:rPr>
          <w:t xml:space="preserve"> will be populated with </w:t>
        </w:r>
      </w:ins>
      <w:ins w:id="1227" w:author="Jeff Wootton" w:date="2024-08-02T11:29:00Z">
        <w:r w:rsidR="00527BE9">
          <w:rPr>
            <w:bCs/>
          </w:rPr>
          <w:t>the</w:t>
        </w:r>
      </w:ins>
      <w:ins w:id="1228" w:author="Jeff Wootton" w:date="2024-08-02T11:23:00Z">
        <w:r>
          <w:rPr>
            <w:bCs/>
          </w:rPr>
          <w:t xml:space="preserve"> value </w:t>
        </w:r>
      </w:ins>
      <w:ins w:id="1229" w:author="Jeff Wootton" w:date="2024-08-02T11:30:00Z">
        <w:r w:rsidR="00527BE9">
          <w:rPr>
            <w:bCs/>
          </w:rPr>
          <w:t>of</w:t>
        </w:r>
      </w:ins>
      <w:ins w:id="1230" w:author="Jeff Wootton" w:date="2024-08-02T11:23:00Z">
        <w:r>
          <w:rPr>
            <w:bCs/>
          </w:rPr>
          <w:t xml:space="preserve"> the attribute </w:t>
        </w:r>
        <w:r>
          <w:rPr>
            <w:b/>
          </w:rPr>
          <w:t>depth range minimum</w:t>
        </w:r>
      </w:ins>
      <w:ins w:id="1231" w:author="Jeff Wootton" w:date="2024-08-02T11:34:00Z">
        <w:r w:rsidR="00D766B4">
          <w:rPr>
            <w:b/>
          </w:rPr>
          <w:t xml:space="preserve"> value</w:t>
        </w:r>
      </w:ins>
      <w:ins w:id="1232" w:author="Jeff Wootton" w:date="2024-08-02T11:23:00Z">
        <w:r>
          <w:rPr>
            <w:bCs/>
          </w:rPr>
          <w:t xml:space="preserve"> for the </w:t>
        </w:r>
        <w:r>
          <w:rPr>
            <w:b/>
          </w:rPr>
          <w:t>Depth Area</w:t>
        </w:r>
        <w:r>
          <w:rPr>
            <w:bCs/>
          </w:rPr>
          <w:t xml:space="preserve"> feature within which the </w:t>
        </w:r>
        <w:r w:rsidRPr="00EF7A5A">
          <w:rPr>
            <w:b/>
          </w:rPr>
          <w:t>Underwater/Awash Rock</w:t>
        </w:r>
        <w:r>
          <w:rPr>
            <w:bCs/>
          </w:rPr>
          <w:t xml:space="preserve"> is located.</w:t>
        </w:r>
      </w:ins>
      <w:commentRangeEnd w:id="1168"/>
      <w:ins w:id="1233" w:author="Jeff Wootton" w:date="2024-08-02T11:33:00Z">
        <w:r w:rsidR="00E03AFE">
          <w:rPr>
            <w:rStyle w:val="CommentReference"/>
            <w:rFonts w:ascii="Garamond" w:hAnsi="Garamond"/>
            <w:lang w:eastAsia="en-US"/>
          </w:rPr>
          <w:commentReference w:id="1168"/>
        </w:r>
      </w:ins>
    </w:p>
    <w:p w:rsidR="00F34139" w:rsidRPr="00EF7A5A" w:rsidRDefault="00F34139" w:rsidP="00242B48">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w:t>
      </w:r>
      <w:r w:rsidR="006777BC" w:rsidRPr="00EF7A5A">
        <w:rPr>
          <w:rFonts w:cs="Arial"/>
          <w:bCs/>
        </w:rPr>
        <w:t>rock</w:t>
      </w:r>
      <w:r w:rsidRPr="00EF7A5A">
        <w:rPr>
          <w:rFonts w:cs="Arial"/>
          <w:bCs/>
        </w:rPr>
        <w:t xml:space="preserve"> has been reported.</w:t>
      </w:r>
      <w:r w:rsidR="005C6026" w:rsidRPr="00EF7A5A">
        <w:rPr>
          <w:rFonts w:cs="Arial"/>
          <w:bCs/>
        </w:rPr>
        <w:t xml:space="preserve"> </w:t>
      </w:r>
      <w:r w:rsidRPr="00EF7A5A">
        <w:rPr>
          <w:rFonts w:cs="Arial"/>
          <w:bCs/>
        </w:rPr>
        <w:t xml:space="preserve">This information is encoded in S-57 on </w:t>
      </w:r>
      <w:r w:rsidRPr="00EF7A5A">
        <w:rPr>
          <w:b/>
        </w:rPr>
        <w:t>UWTROC</w:t>
      </w:r>
      <w:r w:rsidRPr="00EF7A5A">
        <w:rPr>
          <w:rFonts w:cs="Arial"/>
          <w:bCs/>
        </w:rPr>
        <w:t xml:space="preserve"> using the attribute</w:t>
      </w:r>
      <w:r w:rsidR="00847F2B">
        <w:rPr>
          <w:rFonts w:cs="Arial"/>
          <w:bCs/>
        </w:rPr>
        <w:t>s</w:t>
      </w:r>
      <w:r w:rsidR="006754D6">
        <w:rPr>
          <w:rFonts w:cs="Arial"/>
          <w:bCs/>
        </w:rPr>
        <w:t xml:space="preserve"> QUASOU = </w:t>
      </w:r>
      <w:r w:rsidR="006754D6">
        <w:rPr>
          <w:rFonts w:cs="Arial"/>
          <w:bCs/>
          <w:i/>
        </w:rPr>
        <w:t>9</w:t>
      </w:r>
      <w:r w:rsidR="006754D6">
        <w:rPr>
          <w:rFonts w:cs="Arial"/>
          <w:bCs/>
        </w:rPr>
        <w:t xml:space="preserve"> (reported, not confirmed) and</w:t>
      </w:r>
      <w:r w:rsidRPr="00EF7A5A">
        <w:rPr>
          <w:rFonts w:cs="Arial"/>
          <w:bCs/>
        </w:rPr>
        <w:t xml:space="preserve"> SORDAT (see clause 2.2.5.1).</w:t>
      </w:r>
      <w:r w:rsidR="005C6026" w:rsidRPr="00EF7A5A">
        <w:rPr>
          <w:rFonts w:cs="Arial"/>
          <w:bCs/>
        </w:rPr>
        <w:t xml:space="preserve"> </w:t>
      </w:r>
      <w:r w:rsidRPr="00EF7A5A">
        <w:rPr>
          <w:rFonts w:cs="Arial"/>
          <w:bCs/>
        </w:rPr>
        <w:t xml:space="preserve">Unless the date populated in SORDAT is actually a reported date, Data Producers are advised to remove SORDAT from </w:t>
      </w:r>
      <w:r w:rsidRPr="00EF7A5A">
        <w:rPr>
          <w:b/>
        </w:rPr>
        <w:t>UWTROC</w:t>
      </w:r>
      <w:r w:rsidRPr="00EF7A5A">
        <w:rPr>
          <w:rFonts w:cs="Arial"/>
          <w:bCs/>
        </w:rPr>
        <w:t xml:space="preserve"> objects</w:t>
      </w:r>
      <w:r w:rsidR="006754D6">
        <w:rPr>
          <w:rFonts w:cs="Arial"/>
          <w:bCs/>
        </w:rPr>
        <w:t xml:space="preserve"> having QUASOU = </w:t>
      </w:r>
      <w:r w:rsidR="006754D6">
        <w:rPr>
          <w:rFonts w:cs="Arial"/>
          <w:bCs/>
          <w:i/>
        </w:rPr>
        <w:t>9</w:t>
      </w:r>
      <w:r w:rsidR="006754D6">
        <w:rPr>
          <w:rFonts w:cs="Arial"/>
          <w:bCs/>
        </w:rPr>
        <w:t xml:space="preserve"> (reported, not confirmed)</w:t>
      </w:r>
      <w:r w:rsidRPr="00EF7A5A">
        <w:rPr>
          <w:rFonts w:cs="Arial"/>
          <w:bCs/>
        </w:rPr>
        <w:t xml:space="preserve"> prior to conversion.</w:t>
      </w:r>
    </w:p>
    <w:p w:rsidR="00F34139" w:rsidRPr="00EF7A5A" w:rsidDel="00122569" w:rsidRDefault="00F34139" w:rsidP="00F341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1234" w:author="Jeff Wootton" w:date="2024-07-30T12:18:00Z"/>
        </w:rPr>
      </w:pPr>
      <w:del w:id="1235" w:author="Jeff Wootton" w:date="2024-07-30T12:18:00Z">
        <w:r w:rsidRPr="00EF7A5A" w:rsidDel="00122569">
          <w:delText xml:space="preserve">The S-101 Boolean attribute </w:delText>
        </w:r>
        <w:r w:rsidRPr="00EF7A5A" w:rsidDel="00122569">
          <w:rPr>
            <w:b/>
          </w:rPr>
          <w:delText>display uncertainties</w:delText>
        </w:r>
        <w:r w:rsidRPr="00EF7A5A" w:rsidDel="00122569">
          <w:delText xml:space="preserve"> introduces the option to encode additional information related to </w:delText>
        </w:r>
        <w:r w:rsidR="005B107E" w:rsidRPr="00EF7A5A" w:rsidDel="00122569">
          <w:rPr>
            <w:b/>
          </w:rPr>
          <w:delText>Underwater/Awash Rock</w:delText>
        </w:r>
        <w:r w:rsidRPr="00EF7A5A" w:rsidDel="00122569">
          <w:delText xml:space="preserve">, and is mandatory for all </w:delText>
        </w:r>
        <w:r w:rsidR="005B107E" w:rsidRPr="00EF7A5A" w:rsidDel="00122569">
          <w:rPr>
            <w:b/>
          </w:rPr>
          <w:delText>Underwater/Awash Rock</w:delText>
        </w:r>
        <w:r w:rsidRPr="00EF7A5A" w:rsidDel="00122569">
          <w:delText xml:space="preserve"> features of depth 30 metres or less.</w:delText>
        </w:r>
        <w:r w:rsidR="005C6026" w:rsidRPr="00EF7A5A" w:rsidDel="00122569">
          <w:delText xml:space="preserve"> </w:delText>
        </w:r>
        <w:r w:rsidRPr="00EF7A5A" w:rsidDel="00122569">
          <w:delText xml:space="preserve">There is no corresponding encoding for this information on </w:delText>
        </w:r>
        <w:r w:rsidR="005B107E" w:rsidRPr="00EF7A5A" w:rsidDel="00122569">
          <w:rPr>
            <w:b/>
          </w:rPr>
          <w:delText>UWTROC</w:delText>
        </w:r>
        <w:r w:rsidRPr="00EF7A5A" w:rsidDel="00122569">
          <w:delText xml:space="preserve"> in S-57 – for full capability S-101 data, Data Producers will be required to evaluate their converted S-101 </w:delText>
        </w:r>
        <w:r w:rsidR="006777BC" w:rsidRPr="00EF7A5A" w:rsidDel="00122569">
          <w:delText>data</w:delText>
        </w:r>
        <w:r w:rsidRPr="00EF7A5A" w:rsidDel="00122569">
          <w:delText xml:space="preserve"> and populate this attribute appropriately, noting that during the automated conversion process the value of this attribute will be set to </w:delText>
        </w:r>
        <w:r w:rsidR="00515372" w:rsidRPr="00EF7A5A" w:rsidDel="00122569">
          <w:rPr>
            <w:i/>
          </w:rPr>
          <w:delText>False</w:delText>
        </w:r>
        <w:r w:rsidRPr="00EF7A5A" w:rsidDel="00122569">
          <w:delText>.</w:delText>
        </w:r>
        <w:bookmarkStart w:id="1236" w:name="_Toc173416049"/>
        <w:bookmarkStart w:id="1237" w:name="_Toc173416387"/>
        <w:bookmarkEnd w:id="1236"/>
        <w:bookmarkEnd w:id="1237"/>
      </w:del>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1238" w:name="_Toc422735693"/>
      <w:bookmarkStart w:id="1239" w:name="_Toc460900547"/>
      <w:bookmarkStart w:id="1240" w:name="_Toc173416388"/>
      <w:r w:rsidRPr="00EF7A5A">
        <w:rPr>
          <w:bCs/>
        </w:rPr>
        <w:t>Wrecks, foul ground and obstructions</w:t>
      </w:r>
      <w:bookmarkEnd w:id="1238"/>
      <w:bookmarkEnd w:id="1239"/>
      <w:bookmarkEnd w:id="1240"/>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241" w:name="_Toc422735695"/>
      <w:bookmarkStart w:id="1242" w:name="_Toc460900548"/>
      <w:bookmarkStart w:id="1243" w:name="_Toc173416389"/>
      <w:r w:rsidRPr="00EF7A5A">
        <w:rPr>
          <w:bCs/>
        </w:rPr>
        <w:t>Wrecks</w:t>
      </w:r>
      <w:bookmarkEnd w:id="1241"/>
      <w:bookmarkEnd w:id="1242"/>
      <w:bookmarkEnd w:id="1243"/>
    </w:p>
    <w:p w:rsidR="003A13ED" w:rsidRPr="00EF7A5A" w:rsidRDefault="003A13ED" w:rsidP="003A13E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D6382" w:rsidRPr="00EF7A5A">
        <w:rPr>
          <w:u w:val="single"/>
        </w:rPr>
        <w:t>Object</w:t>
      </w:r>
      <w:r w:rsidRPr="00EF7A5A">
        <w:rPr>
          <w:u w:val="single"/>
        </w:rPr>
        <w:t>:</w:t>
      </w:r>
      <w:r w:rsidRPr="00EF7A5A">
        <w:tab/>
      </w:r>
      <w:r w:rsidRPr="00EF7A5A">
        <w:tab/>
        <w:t>Wreck (</w:t>
      </w:r>
      <w:r w:rsidRPr="00EF7A5A">
        <w:rPr>
          <w:b/>
        </w:rPr>
        <w:t>WRECKS</w:t>
      </w:r>
      <w:r w:rsidRPr="00EF7A5A">
        <w:t>)</w:t>
      </w:r>
      <w:r w:rsidRPr="00EF7A5A">
        <w:tab/>
      </w:r>
      <w:r w:rsidRPr="00EF7A5A">
        <w:tab/>
        <w:t>(P,A)</w:t>
      </w:r>
    </w:p>
    <w:p w:rsidR="003A13ED" w:rsidRPr="00EF7A5A" w:rsidRDefault="003A13ED" w:rsidP="003A13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D6382" w:rsidRPr="00EF7A5A">
        <w:rPr>
          <w:u w:val="single"/>
        </w:rPr>
        <w:t>Feature</w:t>
      </w:r>
      <w:r w:rsidRPr="00EF7A5A">
        <w:t>:</w:t>
      </w:r>
      <w:r w:rsidRPr="00EF7A5A">
        <w:tab/>
      </w:r>
      <w:r w:rsidRPr="00EF7A5A">
        <w:rPr>
          <w:b/>
        </w:rPr>
        <w:t>Wreck</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r>
      <w:r w:rsidRPr="00EF7A5A">
        <w:tab/>
        <w:t>(S-101 DCEG Clause 13.5)</w:t>
      </w:r>
    </w:p>
    <w:p w:rsidR="003A13ED" w:rsidRPr="00EF7A5A" w:rsidRDefault="003A13ED" w:rsidP="003A13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D6382" w:rsidRPr="00EF7A5A">
        <w:t>O</w:t>
      </w:r>
      <w:r w:rsidRPr="00EF7A5A">
        <w:t>bject</w:t>
      </w:r>
      <w:r w:rsidR="00FD6382" w:rsidRPr="00EF7A5A">
        <w:t xml:space="preserve"> class</w:t>
      </w:r>
      <w:r w:rsidRPr="00EF7A5A">
        <w:t xml:space="preserve"> </w:t>
      </w:r>
      <w:r w:rsidR="00BD740C" w:rsidRPr="00EF7A5A">
        <w:rPr>
          <w:b/>
        </w:rPr>
        <w:t>WRECKS</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FD6382" w:rsidRPr="00EF7A5A">
        <w:t>Feature type</w:t>
      </w:r>
      <w:r w:rsidRPr="00EF7A5A">
        <w:t xml:space="preserve"> </w:t>
      </w:r>
      <w:r w:rsidR="00BD740C" w:rsidRPr="00EF7A5A">
        <w:rPr>
          <w:b/>
        </w:rPr>
        <w:t>Wreck</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3A13ED" w:rsidRPr="00EF7A5A" w:rsidRDefault="003A13ED"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SOUACC will </w:t>
      </w:r>
      <w:r w:rsidR="00692434" w:rsidRPr="00EF7A5A">
        <w:t xml:space="preserve">be </w:t>
      </w:r>
      <w:r w:rsidRPr="00EF7A5A">
        <w:t>convert</w:t>
      </w:r>
      <w:r w:rsidR="00692434" w:rsidRPr="00EF7A5A">
        <w:t>ed</w:t>
      </w:r>
      <w:r w:rsidRPr="00EF7A5A">
        <w:t xml:space="preserve">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00BD740C" w:rsidRPr="00EF7A5A">
        <w:rPr>
          <w:b/>
        </w:rPr>
        <w:t>Wreck</w:t>
      </w:r>
      <w:r w:rsidRPr="00EF7A5A">
        <w:t xml:space="preserve"> features using the association </w:t>
      </w:r>
      <w:r w:rsidRPr="00EF7A5A">
        <w:rPr>
          <w:b/>
        </w:rPr>
        <w:t>Spatial Association</w:t>
      </w:r>
      <w:r w:rsidRPr="00EF7A5A">
        <w:t>.</w:t>
      </w:r>
      <w:del w:id="1244" w:author="Jeff Wootton" w:date="2024-09-11T08:41:00Z">
        <w:r w:rsidR="005C6026" w:rsidRPr="00EF7A5A" w:rsidDel="008961FA">
          <w:delText xml:space="preserve"> </w:delText>
        </w:r>
        <w:r w:rsidRPr="00EF7A5A" w:rsidDel="008961FA">
          <w:delText xml:space="preserve">This encoding is mandatory in S-101 for </w:delText>
        </w:r>
        <w:r w:rsidR="00BD740C" w:rsidRPr="00EF7A5A" w:rsidDel="008961FA">
          <w:rPr>
            <w:b/>
          </w:rPr>
          <w:delText>Wreck</w:delText>
        </w:r>
        <w:r w:rsidRPr="00EF7A5A" w:rsidDel="008961FA">
          <w:delText xml:space="preserve"> features </w:delText>
        </w:r>
        <w:r w:rsidR="00BD740C" w:rsidRPr="00EF7A5A" w:rsidDel="008961FA">
          <w:delText xml:space="preserve">of </w:delText>
        </w:r>
        <w:r w:rsidR="000B6284" w:rsidDel="008961FA">
          <w:delText>geometric primitive</w:delText>
        </w:r>
        <w:r w:rsidR="00BD740C" w:rsidRPr="00EF7A5A" w:rsidDel="008961FA">
          <w:delText xml:space="preserve"> point </w:delText>
        </w:r>
        <w:r w:rsidR="001336F2" w:rsidRPr="00EF7A5A" w:rsidDel="008961FA">
          <w:delText>and</w:delText>
        </w:r>
        <w:r w:rsidRPr="00EF7A5A" w:rsidDel="008961FA">
          <w:delText xml:space="preserve"> depth 30 metres or less.</w:delText>
        </w:r>
        <w:r w:rsidR="005C6026" w:rsidRPr="00EF7A5A" w:rsidDel="008961FA">
          <w:delText xml:space="preserve"> </w:delText>
        </w:r>
        <w:r w:rsidRPr="00EF7A5A" w:rsidDel="008961FA">
          <w:delText xml:space="preserve">It is recommended that Data Producers evaluate their data holdings and populate values of SOUACC for </w:delText>
        </w:r>
        <w:r w:rsidR="00BD740C" w:rsidRPr="00EF7A5A" w:rsidDel="008961FA">
          <w:rPr>
            <w:b/>
          </w:rPr>
          <w:delText>WRECKS</w:delText>
        </w:r>
        <w:r w:rsidRPr="00EF7A5A" w:rsidDel="008961FA">
          <w:delText xml:space="preserve"> </w:delText>
        </w:r>
        <w:r w:rsidR="00BD740C" w:rsidRPr="00EF7A5A" w:rsidDel="008961FA">
          <w:delText xml:space="preserve">of </w:delText>
        </w:r>
        <w:r w:rsidR="000B6284" w:rsidDel="008961FA">
          <w:delText>geometric primitive</w:delText>
        </w:r>
        <w:r w:rsidR="00BD740C" w:rsidRPr="00EF7A5A" w:rsidDel="008961FA">
          <w:delText xml:space="preserve"> point </w:delText>
        </w:r>
        <w:r w:rsidR="001336F2" w:rsidRPr="00EF7A5A" w:rsidDel="008961FA">
          <w:delText>and</w:delText>
        </w:r>
        <w:r w:rsidRPr="00EF7A5A" w:rsidDel="008961FA">
          <w:delText xml:space="preserve"> depth 30 metres or less at their earliest convenience.</w:delText>
        </w:r>
      </w:del>
    </w:p>
    <w:p w:rsidR="003A13ED" w:rsidDel="0075234A" w:rsidRDefault="003A13ED" w:rsidP="003A13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1245" w:author="Jeff Wootton" w:date="2024-07-30T13:27:00Z"/>
        </w:rPr>
      </w:pPr>
      <w:del w:id="1246" w:author="Jeff Wootton" w:date="2024-07-30T13:27:00Z">
        <w:r w:rsidRPr="00EF7A5A" w:rsidDel="0075234A">
          <w:delText xml:space="preserve">The S-101 Boolean attribute </w:delText>
        </w:r>
        <w:r w:rsidRPr="00EF7A5A" w:rsidDel="0075234A">
          <w:rPr>
            <w:b/>
          </w:rPr>
          <w:delText>display uncertainties</w:delText>
        </w:r>
        <w:r w:rsidRPr="00EF7A5A" w:rsidDel="0075234A">
          <w:delText xml:space="preserve"> introduces the option to encode additional information related to </w:delText>
        </w:r>
        <w:r w:rsidR="00BD740C" w:rsidRPr="00EF7A5A" w:rsidDel="0075234A">
          <w:rPr>
            <w:b/>
          </w:rPr>
          <w:delText>Wreck</w:delText>
        </w:r>
        <w:r w:rsidRPr="00EF7A5A" w:rsidDel="0075234A">
          <w:delText xml:space="preserve">, and is mandatory for all </w:delText>
        </w:r>
        <w:r w:rsidR="00BD740C" w:rsidRPr="00EF7A5A" w:rsidDel="0075234A">
          <w:rPr>
            <w:b/>
          </w:rPr>
          <w:delText>Wreck</w:delText>
        </w:r>
        <w:r w:rsidRPr="00EF7A5A" w:rsidDel="0075234A">
          <w:delText xml:space="preserve"> features of </w:delText>
        </w:r>
        <w:r w:rsidR="000B6284" w:rsidDel="0075234A">
          <w:delText>geometric primitive</w:delText>
        </w:r>
        <w:r w:rsidR="001336F2" w:rsidRPr="00EF7A5A" w:rsidDel="0075234A">
          <w:delText xml:space="preserve"> point and </w:delText>
        </w:r>
        <w:r w:rsidRPr="00EF7A5A" w:rsidDel="0075234A">
          <w:delText>depth 30 metres or less.</w:delText>
        </w:r>
        <w:r w:rsidR="005C6026" w:rsidRPr="00EF7A5A" w:rsidDel="0075234A">
          <w:delText xml:space="preserve"> </w:delText>
        </w:r>
        <w:r w:rsidRPr="00EF7A5A" w:rsidDel="0075234A">
          <w:delText xml:space="preserve">There is no corresponding encoding for this information on </w:delText>
        </w:r>
        <w:r w:rsidR="00BD740C" w:rsidRPr="00EF7A5A" w:rsidDel="0075234A">
          <w:rPr>
            <w:b/>
          </w:rPr>
          <w:delText>WRECKS</w:delText>
        </w:r>
        <w:r w:rsidRPr="00EF7A5A" w:rsidDel="0075234A">
          <w:delText xml:space="preserve"> in S-57 – for full capability S-101 data, Data Producers will be required to evaluate their converted S-101 data and populate this attribute appropriately, noting that during the automated conversion process the value of this attribute will be set to </w:delText>
        </w:r>
        <w:r w:rsidR="00515372" w:rsidRPr="00EF7A5A" w:rsidDel="0075234A">
          <w:rPr>
            <w:i/>
          </w:rPr>
          <w:delText>False</w:delText>
        </w:r>
        <w:r w:rsidRPr="00EF7A5A" w:rsidDel="0075234A">
          <w:delText>.</w:delText>
        </w:r>
      </w:del>
    </w:p>
    <w:p w:rsidR="00E654DB" w:rsidRDefault="00E654DB" w:rsidP="00E654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1247" w:author="Jeff Wootton" w:date="2024-08-02T11:35:00Z"/>
        </w:rPr>
      </w:pPr>
      <w:r w:rsidRPr="00EF7A5A">
        <w:t>The following additional requirements for S-57 attribution must be noted:</w:t>
      </w:r>
    </w:p>
    <w:p w:rsidR="006D3421" w:rsidRDefault="00EA3316" w:rsidP="008867C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248" w:author="Jeff Wootton" w:date="2024-08-27T10:13:00Z"/>
          <w:rFonts w:cs="Arial"/>
          <w:bCs/>
        </w:rPr>
      </w:pPr>
      <w:commentRangeStart w:id="1249"/>
      <w:ins w:id="1250" w:author="Jeff Wootton" w:date="2024-08-27T10:14:00Z">
        <w:r>
          <w:rPr>
            <w:rFonts w:cs="Arial"/>
            <w:bCs/>
          </w:rPr>
          <w:t xml:space="preserve">In S-57 </w:t>
        </w:r>
        <w:r w:rsidR="00921C75">
          <w:rPr>
            <w:rFonts w:cs="Arial"/>
            <w:bCs/>
          </w:rPr>
          <w:t xml:space="preserve">at </w:t>
        </w:r>
      </w:ins>
      <w:ins w:id="1251" w:author="Jeff Wootton" w:date="2024-08-27T10:15:00Z">
        <w:r w:rsidR="00921C75">
          <w:rPr>
            <w:rFonts w:cs="Arial"/>
            <w:bCs/>
          </w:rPr>
          <w:t xml:space="preserve">least one of the attributes CATWRK </w:t>
        </w:r>
        <w:r w:rsidR="008A7CA3">
          <w:rPr>
            <w:rFonts w:cs="Arial"/>
            <w:bCs/>
          </w:rPr>
          <w:t xml:space="preserve">or VALSOU are mandatory </w:t>
        </w:r>
      </w:ins>
      <w:ins w:id="1252" w:author="Jeff Wootton" w:date="2024-08-27T10:17:00Z">
        <w:r w:rsidR="00544BC8">
          <w:rPr>
            <w:rFonts w:cs="Arial"/>
            <w:bCs/>
          </w:rPr>
          <w:t xml:space="preserve">for </w:t>
        </w:r>
      </w:ins>
      <w:ins w:id="1253" w:author="Jeff Wootton" w:date="2024-08-27T10:19:00Z">
        <w:r w:rsidR="00843616">
          <w:rPr>
            <w:rFonts w:cs="Arial"/>
            <w:b/>
          </w:rPr>
          <w:t>WRECKS</w:t>
        </w:r>
      </w:ins>
      <w:ins w:id="1254" w:author="Jeff Wootton" w:date="2024-08-27T10:17:00Z">
        <w:r w:rsidR="00544BC8">
          <w:rPr>
            <w:rFonts w:cs="Arial"/>
            <w:bCs/>
          </w:rPr>
          <w:t xml:space="preserve"> </w:t>
        </w:r>
      </w:ins>
      <w:ins w:id="1255" w:author="Jeff Wootton" w:date="2024-08-27T10:15:00Z">
        <w:r w:rsidR="008A7CA3">
          <w:rPr>
            <w:rFonts w:cs="Arial"/>
            <w:bCs/>
          </w:rPr>
          <w:t xml:space="preserve">and </w:t>
        </w:r>
      </w:ins>
      <w:ins w:id="1256" w:author="Jeff Wootton" w:date="2024-08-27T10:16:00Z">
        <w:r w:rsidR="008A7CA3">
          <w:rPr>
            <w:rFonts w:cs="Arial"/>
            <w:bCs/>
          </w:rPr>
          <w:t>therefore</w:t>
        </w:r>
      </w:ins>
      <w:ins w:id="1257" w:author="Jeff Wootton" w:date="2024-08-27T10:15:00Z">
        <w:r w:rsidR="008A7CA3">
          <w:rPr>
            <w:rFonts w:cs="Arial"/>
            <w:bCs/>
          </w:rPr>
          <w:t xml:space="preserve"> must be populated, while in S-101</w:t>
        </w:r>
      </w:ins>
      <w:ins w:id="1258" w:author="Jeff Wootton" w:date="2024-08-27T10:16:00Z">
        <w:r w:rsidR="008A7CA3">
          <w:rPr>
            <w:rFonts w:cs="Arial"/>
            <w:bCs/>
          </w:rPr>
          <w:t xml:space="preserve"> exactly one of the attributes </w:t>
        </w:r>
        <w:r w:rsidR="008A7CA3">
          <w:rPr>
            <w:rFonts w:cs="Arial"/>
            <w:b/>
          </w:rPr>
          <w:t>category of wreck</w:t>
        </w:r>
        <w:r w:rsidR="008A7CA3">
          <w:rPr>
            <w:rFonts w:cs="Arial"/>
            <w:bCs/>
          </w:rPr>
          <w:t xml:space="preserve"> or </w:t>
        </w:r>
        <w:r w:rsidR="00544BC8">
          <w:rPr>
            <w:rFonts w:cs="Arial"/>
            <w:b/>
          </w:rPr>
          <w:t>value of sounding</w:t>
        </w:r>
        <w:r w:rsidR="00544BC8">
          <w:rPr>
            <w:rFonts w:cs="Arial"/>
            <w:bCs/>
          </w:rPr>
          <w:t xml:space="preserve"> are mandatory for </w:t>
        </w:r>
      </w:ins>
      <w:ins w:id="1259" w:author="Jeff Wootton" w:date="2024-08-27T10:19:00Z">
        <w:r w:rsidR="00843616">
          <w:rPr>
            <w:rFonts w:cs="Arial"/>
            <w:b/>
          </w:rPr>
          <w:t>Wreck</w:t>
        </w:r>
      </w:ins>
      <w:ins w:id="1260" w:author="Jeff Wootton" w:date="2024-08-27T10:17:00Z">
        <w:r w:rsidR="006610F8">
          <w:rPr>
            <w:rFonts w:cs="Arial"/>
            <w:bCs/>
          </w:rPr>
          <w:t xml:space="preserve">, meaning that only one of these attributes </w:t>
        </w:r>
      </w:ins>
      <w:ins w:id="1261" w:author="Jeff Wootton" w:date="2024-08-27T10:18:00Z">
        <w:r w:rsidR="00843616">
          <w:rPr>
            <w:rFonts w:cs="Arial"/>
            <w:bCs/>
          </w:rPr>
          <w:t>can be populated and not both. During the automated conversion process, if both CATW</w:t>
        </w:r>
      </w:ins>
      <w:ins w:id="1262" w:author="Jeff Wootton" w:date="2024-08-27T10:19:00Z">
        <w:r w:rsidR="00843616">
          <w:rPr>
            <w:rFonts w:cs="Arial"/>
            <w:bCs/>
          </w:rPr>
          <w:t>RK and VALSOU</w:t>
        </w:r>
        <w:r w:rsidR="00D963BF">
          <w:rPr>
            <w:rFonts w:cs="Arial"/>
            <w:bCs/>
          </w:rPr>
          <w:t xml:space="preserve"> are populated for a </w:t>
        </w:r>
        <w:r w:rsidR="00D963BF">
          <w:rPr>
            <w:rFonts w:cs="Arial"/>
            <w:b/>
          </w:rPr>
          <w:t>W</w:t>
        </w:r>
      </w:ins>
      <w:ins w:id="1263" w:author="Jeff Wootton" w:date="2024-08-27T10:20:00Z">
        <w:r w:rsidR="00D963BF">
          <w:rPr>
            <w:rFonts w:cs="Arial"/>
            <w:b/>
          </w:rPr>
          <w:t>RECKS</w:t>
        </w:r>
        <w:r w:rsidR="00D963BF">
          <w:rPr>
            <w:rFonts w:cs="Arial"/>
            <w:bCs/>
          </w:rPr>
          <w:t xml:space="preserve"> Object</w:t>
        </w:r>
        <w:r w:rsidR="00597B04">
          <w:rPr>
            <w:rFonts w:cs="Arial"/>
            <w:bCs/>
          </w:rPr>
          <w:t>, only VALSOU will be converted</w:t>
        </w:r>
      </w:ins>
      <w:ins w:id="1264" w:author="Jeff Wootton" w:date="2024-08-27T10:21:00Z">
        <w:r w:rsidR="004A2F3B">
          <w:rPr>
            <w:rFonts w:cs="Arial"/>
            <w:bCs/>
          </w:rPr>
          <w:t>,</w:t>
        </w:r>
      </w:ins>
      <w:ins w:id="1265" w:author="Jeff Wootton" w:date="2024-08-27T10:20:00Z">
        <w:r w:rsidR="00597B04">
          <w:rPr>
            <w:rFonts w:cs="Arial"/>
            <w:bCs/>
          </w:rPr>
          <w:t xml:space="preserve"> unless </w:t>
        </w:r>
      </w:ins>
      <w:ins w:id="1266" w:author="Jeff Wootton" w:date="2024-08-27T10:21:00Z">
        <w:r w:rsidR="004A2F3B">
          <w:rPr>
            <w:rFonts w:cs="Arial"/>
            <w:bCs/>
          </w:rPr>
          <w:t>VALSOU is populated with an empty (null) value</w:t>
        </w:r>
        <w:r w:rsidR="005027EA">
          <w:rPr>
            <w:rFonts w:cs="Arial"/>
            <w:bCs/>
          </w:rPr>
          <w:t xml:space="preserve"> in which case CATWRK will be converte</w:t>
        </w:r>
      </w:ins>
      <w:ins w:id="1267" w:author="Jeff Wootton" w:date="2024-08-27T10:22:00Z">
        <w:r w:rsidR="005027EA">
          <w:rPr>
            <w:rFonts w:cs="Arial"/>
            <w:bCs/>
          </w:rPr>
          <w:t xml:space="preserve">d. If both CATWRK and VALSOU are populated with an empty (null) value, </w:t>
        </w:r>
        <w:r w:rsidR="005027EA">
          <w:rPr>
            <w:rFonts w:cs="Arial"/>
            <w:b/>
          </w:rPr>
          <w:t>category of wreck</w:t>
        </w:r>
        <w:r w:rsidR="005027EA">
          <w:rPr>
            <w:rFonts w:cs="Arial"/>
            <w:bCs/>
          </w:rPr>
          <w:t xml:space="preserve"> on the converted </w:t>
        </w:r>
        <w:r w:rsidR="005027EA">
          <w:rPr>
            <w:rFonts w:cs="Arial"/>
            <w:b/>
          </w:rPr>
          <w:t>Wreck</w:t>
        </w:r>
        <w:r w:rsidR="005027EA">
          <w:rPr>
            <w:rFonts w:cs="Arial"/>
            <w:bCs/>
          </w:rPr>
          <w:t xml:space="preserve"> </w:t>
        </w:r>
      </w:ins>
      <w:ins w:id="1268" w:author="Jeff Wootton" w:date="2024-08-27T10:23:00Z">
        <w:r w:rsidR="005027EA">
          <w:rPr>
            <w:rFonts w:cs="Arial"/>
            <w:bCs/>
          </w:rPr>
          <w:t>F</w:t>
        </w:r>
      </w:ins>
      <w:ins w:id="1269" w:author="Jeff Wootton" w:date="2024-08-27T10:22:00Z">
        <w:r w:rsidR="005027EA">
          <w:rPr>
            <w:rFonts w:cs="Arial"/>
            <w:bCs/>
          </w:rPr>
          <w:t xml:space="preserve">eature will be </w:t>
        </w:r>
      </w:ins>
      <w:ins w:id="1270" w:author="Jeff Wootton" w:date="2024-08-27T10:23:00Z">
        <w:r w:rsidR="005027EA">
          <w:rPr>
            <w:rFonts w:cs="Arial"/>
            <w:bCs/>
          </w:rPr>
          <w:t>populated</w:t>
        </w:r>
      </w:ins>
      <w:ins w:id="1271" w:author="Jeff Wootton" w:date="2024-08-27T10:22:00Z">
        <w:r w:rsidR="005027EA">
          <w:rPr>
            <w:rFonts w:cs="Arial"/>
            <w:bCs/>
          </w:rPr>
          <w:t xml:space="preserve"> wi</w:t>
        </w:r>
      </w:ins>
      <w:ins w:id="1272" w:author="Jeff Wootton" w:date="2024-08-27T10:23:00Z">
        <w:r w:rsidR="005027EA">
          <w:rPr>
            <w:rFonts w:cs="Arial"/>
            <w:bCs/>
          </w:rPr>
          <w:t>th an empty (null) value.</w:t>
        </w:r>
      </w:ins>
      <w:commentRangeEnd w:id="1249"/>
      <w:ins w:id="1273" w:author="Jeff Wootton" w:date="2024-08-27T10:25:00Z">
        <w:r w:rsidR="00846FAF">
          <w:rPr>
            <w:rStyle w:val="CommentReference"/>
            <w:rFonts w:ascii="Garamond" w:hAnsi="Garamond"/>
            <w:lang w:eastAsia="en-US"/>
          </w:rPr>
          <w:commentReference w:id="1249"/>
        </w:r>
      </w:ins>
    </w:p>
    <w:p w:rsidR="008867CF" w:rsidRPr="00465D53" w:rsidRDefault="008867CF" w:rsidP="008867C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274" w:author="Jeff Wootton" w:date="2024-08-02T11:35:00Z"/>
          <w:rFonts w:cs="Arial"/>
          <w:bCs/>
        </w:rPr>
      </w:pPr>
      <w:commentRangeStart w:id="1275"/>
      <w:ins w:id="1276" w:author="Jeff Wootton" w:date="2024-08-02T11:35:00Z">
        <w:r>
          <w:rPr>
            <w:rFonts w:cs="Arial"/>
            <w:bCs/>
          </w:rPr>
          <w:t xml:space="preserve">The S-101 “system” attribute </w:t>
        </w:r>
        <w:r>
          <w:rPr>
            <w:rFonts w:cs="Arial"/>
            <w:b/>
          </w:rPr>
          <w:t>default clearance depth</w:t>
        </w:r>
        <w:r>
          <w:rPr>
            <w:rFonts w:cs="Arial"/>
            <w:bCs/>
          </w:rPr>
          <w:t xml:space="preserve"> has been introduced to replace the S-52 Conditional Symbology Procedure for the display in ECDIS of an encoded underwater hazard as an isolated danger, based on the Mariner’s </w:t>
        </w:r>
      </w:ins>
      <w:ins w:id="1277" w:author="Jeff Wootton" w:date="2024-08-02T11:46:00Z">
        <w:r w:rsidR="00B84353">
          <w:rPr>
            <w:rFonts w:cs="Arial"/>
            <w:bCs/>
          </w:rPr>
          <w:t>s</w:t>
        </w:r>
      </w:ins>
      <w:ins w:id="1278" w:author="Jeff Wootton" w:date="2024-08-02T11:35:00Z">
        <w:r>
          <w:rPr>
            <w:rFonts w:cs="Arial"/>
            <w:bCs/>
          </w:rPr>
          <w:t xml:space="preserve">elected </w:t>
        </w:r>
      </w:ins>
      <w:ins w:id="1279" w:author="Jeff Wootton" w:date="2024-08-02T11:46:00Z">
        <w:r w:rsidR="00B84353">
          <w:rPr>
            <w:rFonts w:cs="Arial"/>
            <w:bCs/>
          </w:rPr>
          <w:t>safety depth</w:t>
        </w:r>
      </w:ins>
      <w:ins w:id="1280" w:author="Jeff Wootton" w:date="2024-08-02T11:35:00Z">
        <w:r>
          <w:rPr>
            <w:rFonts w:cs="Arial"/>
            <w:bCs/>
          </w:rPr>
          <w:t xml:space="preserve">, if the depth of the hazard is unknown. This attribute is mandatory for all </w:t>
        </w:r>
      </w:ins>
      <w:ins w:id="1281" w:author="Jeff Wootton" w:date="2024-08-02T11:36:00Z">
        <w:r w:rsidR="00EE13B9">
          <w:rPr>
            <w:b/>
          </w:rPr>
          <w:t>Wreck</w:t>
        </w:r>
      </w:ins>
      <w:ins w:id="1282" w:author="Jeff Wootton" w:date="2024-08-02T11:35:00Z">
        <w:r>
          <w:rPr>
            <w:bCs/>
          </w:rPr>
          <w:t xml:space="preserve"> having mandatory attribute</w:t>
        </w:r>
      </w:ins>
      <w:ins w:id="1283" w:author="Jeff Wootton" w:date="2024-08-02T11:36:00Z">
        <w:r w:rsidR="00EE13B9">
          <w:rPr>
            <w:bCs/>
          </w:rPr>
          <w:t xml:space="preserve">s </w:t>
        </w:r>
        <w:r w:rsidR="006F4249">
          <w:rPr>
            <w:b/>
          </w:rPr>
          <w:t>height</w:t>
        </w:r>
        <w:r w:rsidR="006F4249">
          <w:rPr>
            <w:bCs/>
          </w:rPr>
          <w:t xml:space="preserve"> not populated and</w:t>
        </w:r>
      </w:ins>
      <w:ins w:id="1284" w:author="Jeff Wootton" w:date="2024-08-02T11:35:00Z">
        <w:r>
          <w:rPr>
            <w:bCs/>
          </w:rPr>
          <w:t xml:space="preserve"> </w:t>
        </w:r>
        <w:r>
          <w:rPr>
            <w:b/>
          </w:rPr>
          <w:t>value of sounding</w:t>
        </w:r>
        <w:r>
          <w:rPr>
            <w:bCs/>
          </w:rPr>
          <w:t xml:space="preserve"> populated with an empty (null) value. During the automated conversion process, if</w:t>
        </w:r>
      </w:ins>
      <w:ins w:id="1285" w:author="Jeff Wootton" w:date="2024-08-02T11:37:00Z">
        <w:r w:rsidR="00E35FAF">
          <w:rPr>
            <w:bCs/>
          </w:rPr>
          <w:t xml:space="preserve"> </w:t>
        </w:r>
      </w:ins>
      <w:ins w:id="1286" w:author="Jeff Wootton" w:date="2024-08-02T11:41:00Z">
        <w:r w:rsidR="00EA0106">
          <w:rPr>
            <w:bCs/>
          </w:rPr>
          <w:t>HEIGHT</w:t>
        </w:r>
      </w:ins>
      <w:ins w:id="1287" w:author="Jeff Wootton" w:date="2024-08-02T11:37:00Z">
        <w:r w:rsidR="00E35FAF">
          <w:rPr>
            <w:bCs/>
          </w:rPr>
          <w:t xml:space="preserve"> is not populated and</w:t>
        </w:r>
      </w:ins>
      <w:ins w:id="1288" w:author="Jeff Wootton" w:date="2024-08-02T11:35:00Z">
        <w:r>
          <w:rPr>
            <w:bCs/>
          </w:rPr>
          <w:t xml:space="preserve"> </w:t>
        </w:r>
      </w:ins>
      <w:ins w:id="1289" w:author="Jeff Wootton" w:date="2024-08-02T11:40:00Z">
        <w:r w:rsidR="00E26956">
          <w:rPr>
            <w:bCs/>
          </w:rPr>
          <w:t xml:space="preserve">VALSOU </w:t>
        </w:r>
      </w:ins>
      <w:ins w:id="1290" w:author="Jeff Wootton" w:date="2024-08-02T11:35:00Z">
        <w:r>
          <w:rPr>
            <w:bCs/>
          </w:rPr>
          <w:t>is populated with an empty (null) value</w:t>
        </w:r>
      </w:ins>
      <w:ins w:id="1291" w:author="Jeff Wootton" w:date="2024-08-02T11:41:00Z">
        <w:r w:rsidR="00EA0106">
          <w:rPr>
            <w:bCs/>
          </w:rPr>
          <w:t xml:space="preserve"> for the </w:t>
        </w:r>
        <w:r w:rsidR="00EA0106">
          <w:rPr>
            <w:b/>
          </w:rPr>
          <w:t>WRECK</w:t>
        </w:r>
      </w:ins>
      <w:ins w:id="1292" w:author="Jeff Wootton" w:date="2024-08-02T12:00:00Z">
        <w:r w:rsidR="00B53513">
          <w:rPr>
            <w:bCs/>
          </w:rPr>
          <w:t xml:space="preserve"> feature</w:t>
        </w:r>
      </w:ins>
      <w:ins w:id="1293" w:author="Jeff Wootton" w:date="2024-08-02T11:35:00Z">
        <w:r>
          <w:rPr>
            <w:bCs/>
          </w:rPr>
          <w:t xml:space="preserve">, </w:t>
        </w:r>
        <w:r>
          <w:rPr>
            <w:b/>
          </w:rPr>
          <w:t>default clearance depth</w:t>
        </w:r>
        <w:r>
          <w:rPr>
            <w:bCs/>
          </w:rPr>
          <w:t xml:space="preserve"> will be populated with a value </w:t>
        </w:r>
      </w:ins>
      <w:ins w:id="1294" w:author="Jeff Wootton" w:date="2024-08-22T12:13:00Z">
        <w:r w:rsidR="00BD4E2E">
          <w:rPr>
            <w:bCs/>
          </w:rPr>
          <w:t xml:space="preserve">based on the attribution of the </w:t>
        </w:r>
      </w:ins>
      <w:ins w:id="1295" w:author="Jeff Wootton" w:date="2024-08-22T12:14:00Z">
        <w:r w:rsidR="00191C00">
          <w:rPr>
            <w:b/>
          </w:rPr>
          <w:t>WRECK</w:t>
        </w:r>
      </w:ins>
      <w:ins w:id="1296" w:author="Jeff Wootton" w:date="2024-08-22T12:13:00Z">
        <w:r w:rsidR="00BD4E2E">
          <w:rPr>
            <w:bCs/>
          </w:rPr>
          <w:t xml:space="preserve"> and the </w:t>
        </w:r>
      </w:ins>
      <w:ins w:id="1297" w:author="Jeff Wootton" w:date="2024-08-22T12:19:00Z">
        <w:r w:rsidR="000C3ADC">
          <w:rPr>
            <w:bCs/>
          </w:rPr>
          <w:t>DRVAL1</w:t>
        </w:r>
      </w:ins>
      <w:ins w:id="1298" w:author="Jeff Wootton" w:date="2024-08-22T12:13:00Z">
        <w:r w:rsidR="00BD4E2E">
          <w:rPr>
            <w:bCs/>
          </w:rPr>
          <w:t xml:space="preserve"> for the </w:t>
        </w:r>
      </w:ins>
      <w:ins w:id="1299" w:author="Jeff Wootton" w:date="2024-08-22T12:20:00Z">
        <w:r w:rsidR="00176861">
          <w:rPr>
            <w:b/>
          </w:rPr>
          <w:t>DEPARE</w:t>
        </w:r>
      </w:ins>
      <w:ins w:id="1300" w:author="Jeff Wootton" w:date="2024-08-22T12:13:00Z">
        <w:r w:rsidR="00BD4E2E">
          <w:rPr>
            <w:bCs/>
          </w:rPr>
          <w:t xml:space="preserve"> feature within which the </w:t>
        </w:r>
      </w:ins>
      <w:ins w:id="1301" w:author="Jeff Wootton" w:date="2024-08-22T12:20:00Z">
        <w:r w:rsidR="000C3ADC">
          <w:rPr>
            <w:b/>
          </w:rPr>
          <w:t>WRECK</w:t>
        </w:r>
      </w:ins>
      <w:ins w:id="1302" w:author="Jeff Wootton" w:date="2024-08-22T12:13:00Z">
        <w:r w:rsidR="00BD4E2E">
          <w:rPr>
            <w:bCs/>
          </w:rPr>
          <w:t xml:space="preserve"> is located</w:t>
        </w:r>
      </w:ins>
      <w:ins w:id="1303" w:author="Jeff Wootton" w:date="2024-08-22T12:14:00Z">
        <w:r w:rsidR="00191C00">
          <w:rPr>
            <w:bCs/>
          </w:rPr>
          <w:t xml:space="preserve"> (or the shoalest of the </w:t>
        </w:r>
      </w:ins>
      <w:ins w:id="1304" w:author="Jeff Wootton" w:date="2024-08-22T12:19:00Z">
        <w:r w:rsidR="000C3ADC">
          <w:rPr>
            <w:bCs/>
          </w:rPr>
          <w:t>DRVAL1</w:t>
        </w:r>
      </w:ins>
      <w:ins w:id="1305" w:author="Jeff Wootton" w:date="2024-08-22T12:14:00Z">
        <w:r w:rsidR="00191C00">
          <w:rPr>
            <w:bCs/>
          </w:rPr>
          <w:t xml:space="preserve"> values if a wreck area crosses multiple </w:t>
        </w:r>
      </w:ins>
      <w:ins w:id="1306" w:author="Jeff Wootton" w:date="2024-08-22T12:20:00Z">
        <w:r w:rsidR="00176861">
          <w:rPr>
            <w:b/>
          </w:rPr>
          <w:t>DEPARE</w:t>
        </w:r>
      </w:ins>
      <w:ins w:id="1307" w:author="Jeff Wootton" w:date="2024-08-22T12:14:00Z">
        <w:r w:rsidR="00191C00">
          <w:rPr>
            <w:bCs/>
          </w:rPr>
          <w:t xml:space="preserve"> features)</w:t>
        </w:r>
      </w:ins>
      <w:ins w:id="1308" w:author="Jeff Wootton" w:date="2024-08-22T12:13:00Z">
        <w:r w:rsidR="00BD4E2E">
          <w:rPr>
            <w:bCs/>
          </w:rPr>
          <w:t xml:space="preserve"> (see S-101 DCEG clause 30.1)</w:t>
        </w:r>
      </w:ins>
      <w:ins w:id="1309" w:author="Jeff Wootton" w:date="2024-08-02T11:35:00Z">
        <w:r>
          <w:rPr>
            <w:bCs/>
          </w:rPr>
          <w:t xml:space="preserve">. </w:t>
        </w:r>
        <w:r w:rsidRPr="000A7C27">
          <w:rPr>
            <w:rFonts w:cs="Arial"/>
            <w:bCs/>
          </w:rPr>
          <w:t>Th</w:t>
        </w:r>
        <w:r>
          <w:rPr>
            <w:rFonts w:cs="Arial"/>
            <w:bCs/>
          </w:rPr>
          <w:t>is</w:t>
        </w:r>
        <w:r w:rsidRPr="000A7C27">
          <w:rPr>
            <w:rFonts w:cs="Arial"/>
            <w:bCs/>
          </w:rPr>
          <w:t xml:space="preserve"> </w:t>
        </w:r>
        <w:r>
          <w:rPr>
            <w:rFonts w:cs="Arial"/>
            <w:bCs/>
          </w:rPr>
          <w:t>converted</w:t>
        </w:r>
        <w:r w:rsidRPr="00B63849">
          <w:rPr>
            <w:rFonts w:cs="Arial"/>
            <w:bCs/>
          </w:rPr>
          <w:t xml:space="preserve"> value for </w:t>
        </w:r>
        <w:r w:rsidRPr="00B63849">
          <w:rPr>
            <w:rFonts w:cs="Arial"/>
            <w:b/>
            <w:bCs/>
          </w:rPr>
          <w:t>default clearance depth</w:t>
        </w:r>
        <w:r w:rsidRPr="00B63849">
          <w:rPr>
            <w:rFonts w:cs="Arial"/>
          </w:rPr>
          <w:t xml:space="preserve"> may be amended by the Data Producer if the resulting isolated danger indication in the ECDIS is not considered appropriate</w:t>
        </w:r>
      </w:ins>
      <w:ins w:id="1310" w:author="Jeff Wootton" w:date="2024-10-14T08:52:00Z">
        <w:r w:rsidR="0095354C">
          <w:rPr>
            <w:rFonts w:cs="Arial"/>
          </w:rPr>
          <w:t xml:space="preserve"> (if, for example, </w:t>
        </w:r>
      </w:ins>
      <w:ins w:id="1311" w:author="Jeff Wootton" w:date="2024-10-14T08:59:00Z">
        <w:r w:rsidR="00320FBF">
          <w:rPr>
            <w:rFonts w:cs="Arial"/>
          </w:rPr>
          <w:t xml:space="preserve">it is known that </w:t>
        </w:r>
      </w:ins>
      <w:ins w:id="1312" w:author="Jeff Wootton" w:date="2024-10-14T08:52:00Z">
        <w:r w:rsidR="00F851E1">
          <w:rPr>
            <w:rFonts w:cs="Arial"/>
          </w:rPr>
          <w:t>vessels having a draught deeper than 20.1 metres are able to navigate safely in the area</w:t>
        </w:r>
      </w:ins>
      <w:ins w:id="1313" w:author="Jeff Wootton" w:date="2024-10-14T09:00:00Z">
        <w:r w:rsidR="00256662">
          <w:rPr>
            <w:rFonts w:cs="Arial"/>
          </w:rPr>
          <w:t xml:space="preserve">; or if the </w:t>
        </w:r>
        <w:r w:rsidR="00C91BD6">
          <w:rPr>
            <w:rFonts w:cs="Arial"/>
          </w:rPr>
          <w:t xml:space="preserve">Data </w:t>
        </w:r>
      </w:ins>
      <w:ins w:id="1314" w:author="Jeff Wootton" w:date="2024-10-14T09:07:00Z">
        <w:r w:rsidR="0060524A">
          <w:rPr>
            <w:rFonts w:cs="Arial"/>
          </w:rPr>
          <w:t>P</w:t>
        </w:r>
      </w:ins>
      <w:ins w:id="1315" w:author="Jeff Wootton" w:date="2024-10-14T09:00:00Z">
        <w:r w:rsidR="00C91BD6">
          <w:rPr>
            <w:rFonts w:cs="Arial"/>
          </w:rPr>
          <w:t>roducer wishes to indicate that on</w:t>
        </w:r>
      </w:ins>
      <w:ins w:id="1316" w:author="Jeff Wootton" w:date="2024-10-14T09:01:00Z">
        <w:r w:rsidR="00C91BD6">
          <w:rPr>
            <w:rFonts w:cs="Arial"/>
          </w:rPr>
          <w:t xml:space="preserve">ly vessels to a specified draught </w:t>
        </w:r>
        <w:r w:rsidR="004C0906">
          <w:rPr>
            <w:rFonts w:cs="Arial"/>
          </w:rPr>
          <w:t>that is less than 20 metres may navigate safely in the area</w:t>
        </w:r>
      </w:ins>
      <w:ins w:id="1317" w:author="Jeff Wootton" w:date="2024-10-14T08:52:00Z">
        <w:r w:rsidR="00F851E1">
          <w:rPr>
            <w:rFonts w:cs="Arial"/>
          </w:rPr>
          <w:t>)</w:t>
        </w:r>
      </w:ins>
      <w:ins w:id="1318" w:author="Jeff Wootton" w:date="2024-08-02T11:35:00Z">
        <w:r w:rsidRPr="00B63849">
          <w:rPr>
            <w:rFonts w:cs="Arial"/>
          </w:rPr>
          <w:t>.</w:t>
        </w:r>
      </w:ins>
    </w:p>
    <w:p w:rsidR="008867CF" w:rsidRDefault="00990596" w:rsidP="008867CF">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319" w:author="Jeff Wootton" w:date="2024-08-02T11:35:00Z"/>
          <w:rFonts w:cs="Arial"/>
          <w:bCs/>
        </w:rPr>
      </w:pPr>
      <w:ins w:id="1320" w:author="Jeff Wootton" w:date="2024-08-02T11:49:00Z">
        <w:r>
          <w:rPr>
            <w:rFonts w:cs="Arial"/>
            <w:bCs/>
          </w:rPr>
          <w:t xml:space="preserve">The S-101 mandatory “system” attribute </w:t>
        </w:r>
        <w:r>
          <w:rPr>
            <w:rFonts w:cs="Arial"/>
            <w:b/>
          </w:rPr>
          <w:t>surrounding depth</w:t>
        </w:r>
        <w:r>
          <w:rPr>
            <w:rFonts w:cs="Arial"/>
            <w:bCs/>
          </w:rPr>
          <w:t xml:space="preserve"> (see S-101 DCEG clause 30.4) has been introduced to replace the S-52 Conditional Symbology Procedure for the </w:t>
        </w:r>
        <w:r w:rsidRPr="00B63849">
          <w:rPr>
            <w:rFonts w:cs="Arial"/>
          </w:rPr>
          <w:t>determin</w:t>
        </w:r>
        <w:r>
          <w:rPr>
            <w:rFonts w:cs="Arial"/>
          </w:rPr>
          <w:t>ation of the depth of the</w:t>
        </w:r>
        <w:r w:rsidRPr="00B63849">
          <w:rPr>
            <w:rFonts w:cs="Arial"/>
          </w:rPr>
          <w:t xml:space="preserve"> seabed around an underwater hazard</w:t>
        </w:r>
        <w:r>
          <w:rPr>
            <w:rFonts w:cs="Arial"/>
            <w:bCs/>
          </w:rPr>
          <w:t xml:space="preserve">. </w:t>
        </w:r>
        <w:r>
          <w:rPr>
            <w:bCs/>
          </w:rPr>
          <w:t xml:space="preserve">During the automated conversion process, </w:t>
        </w:r>
        <w:r>
          <w:rPr>
            <w:b/>
          </w:rPr>
          <w:t>surrounding depth</w:t>
        </w:r>
        <w:r>
          <w:rPr>
            <w:bCs/>
          </w:rPr>
          <w:t xml:space="preserve"> will be populated with the value of the attribute </w:t>
        </w:r>
        <w:r>
          <w:rPr>
            <w:b/>
          </w:rPr>
          <w:t>depth range minimum value</w:t>
        </w:r>
        <w:r>
          <w:rPr>
            <w:bCs/>
          </w:rPr>
          <w:t xml:space="preserve"> for the </w:t>
        </w:r>
        <w:r>
          <w:rPr>
            <w:b/>
          </w:rPr>
          <w:t>Depth Area</w:t>
        </w:r>
        <w:r>
          <w:rPr>
            <w:bCs/>
          </w:rPr>
          <w:t xml:space="preserve"> feature within which the </w:t>
        </w:r>
      </w:ins>
      <w:ins w:id="1321" w:author="Jeff Wootton" w:date="2024-08-02T11:52:00Z">
        <w:r w:rsidR="008E625A">
          <w:rPr>
            <w:b/>
          </w:rPr>
          <w:t>WRECK</w:t>
        </w:r>
      </w:ins>
      <w:ins w:id="1322" w:author="Jeff Wootton" w:date="2024-08-02T11:49:00Z">
        <w:r>
          <w:rPr>
            <w:bCs/>
          </w:rPr>
          <w:t xml:space="preserve"> is located</w:t>
        </w:r>
      </w:ins>
      <w:ins w:id="1323" w:author="Jeff Wootton" w:date="2024-08-02T11:53:00Z">
        <w:r w:rsidR="008E625A">
          <w:rPr>
            <w:bCs/>
          </w:rPr>
          <w:t xml:space="preserve"> (or the </w:t>
        </w:r>
        <w:r w:rsidR="00B717C0">
          <w:rPr>
            <w:bCs/>
          </w:rPr>
          <w:t>deepest</w:t>
        </w:r>
        <w:r w:rsidR="008E625A">
          <w:rPr>
            <w:bCs/>
          </w:rPr>
          <w:t xml:space="preserve"> of the </w:t>
        </w:r>
        <w:r w:rsidR="008E625A">
          <w:rPr>
            <w:b/>
          </w:rPr>
          <w:t>depth range minimum value</w:t>
        </w:r>
        <w:r w:rsidR="008E625A">
          <w:rPr>
            <w:bCs/>
          </w:rPr>
          <w:t xml:space="preserve"> values if a wreck area crosses multiple </w:t>
        </w:r>
        <w:r w:rsidR="008E625A">
          <w:rPr>
            <w:b/>
          </w:rPr>
          <w:t>Depth Area</w:t>
        </w:r>
        <w:r w:rsidR="008E625A">
          <w:rPr>
            <w:bCs/>
          </w:rPr>
          <w:t xml:space="preserve"> features)</w:t>
        </w:r>
      </w:ins>
      <w:ins w:id="1324" w:author="Jeff Wootton" w:date="2024-08-02T11:35:00Z">
        <w:r w:rsidR="008867CF">
          <w:rPr>
            <w:bCs/>
          </w:rPr>
          <w:t>.</w:t>
        </w:r>
        <w:commentRangeEnd w:id="1275"/>
        <w:r w:rsidR="008867CF">
          <w:rPr>
            <w:rStyle w:val="CommentReference"/>
            <w:rFonts w:ascii="Garamond" w:hAnsi="Garamond"/>
            <w:lang w:eastAsia="en-US"/>
          </w:rPr>
          <w:commentReference w:id="1275"/>
        </w:r>
      </w:ins>
    </w:p>
    <w:p w:rsidR="008867CF" w:rsidRPr="00EF7A5A" w:rsidDel="008867CF" w:rsidRDefault="008867CF" w:rsidP="00E654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del w:id="1325" w:author="Jeff Wootton" w:date="2024-08-02T11:35:00Z"/>
        </w:rPr>
      </w:pPr>
    </w:p>
    <w:p w:rsidR="00E654DB" w:rsidRPr="00EF7A5A" w:rsidRDefault="00E654DB" w:rsidP="00E654DB">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w:t>
      </w:r>
      <w:r>
        <w:rPr>
          <w:rFonts w:cs="Arial"/>
          <w:bCs/>
        </w:rPr>
        <w:t>wreck</w:t>
      </w:r>
      <w:r w:rsidRPr="00EF7A5A">
        <w:rPr>
          <w:rFonts w:cs="Arial"/>
          <w:bCs/>
        </w:rPr>
        <w:t xml:space="preserve"> has been reported. This information is encoded in S-57 on </w:t>
      </w:r>
      <w:r>
        <w:rPr>
          <w:b/>
        </w:rPr>
        <w:t>WRECKS</w:t>
      </w:r>
      <w:r w:rsidRPr="00EF7A5A">
        <w:rPr>
          <w:rFonts w:cs="Arial"/>
          <w:bCs/>
        </w:rPr>
        <w:t xml:space="preserve"> using the attribute</w:t>
      </w:r>
      <w:r>
        <w:rPr>
          <w:rFonts w:cs="Arial"/>
          <w:bCs/>
        </w:rPr>
        <w:t xml:space="preserve">s QUASOU = </w:t>
      </w:r>
      <w:r>
        <w:rPr>
          <w:rFonts w:cs="Arial"/>
          <w:bCs/>
          <w:i/>
        </w:rPr>
        <w:t>9</w:t>
      </w:r>
      <w:r>
        <w:rPr>
          <w:rFonts w:cs="Arial"/>
          <w:bCs/>
        </w:rPr>
        <w:t xml:space="preserve"> (reported, not confirmed) and</w:t>
      </w:r>
      <w:r w:rsidRPr="00EF7A5A">
        <w:rPr>
          <w:rFonts w:cs="Arial"/>
          <w:bCs/>
        </w:rPr>
        <w:t xml:space="preserve"> SORDAT (see clause 2.2.5.1). Unless the date populated in SORDAT is actually a reported date, Data Producers are advised to remove SORDAT from </w:t>
      </w:r>
      <w:r>
        <w:rPr>
          <w:b/>
        </w:rPr>
        <w:t>WRECKS</w:t>
      </w:r>
      <w:r w:rsidRPr="00EF7A5A">
        <w:rPr>
          <w:rFonts w:cs="Arial"/>
          <w:bCs/>
        </w:rPr>
        <w:t xml:space="preserve"> objects</w:t>
      </w:r>
      <w:r>
        <w:rPr>
          <w:rFonts w:cs="Arial"/>
          <w:bCs/>
        </w:rPr>
        <w:t xml:space="preserve"> having QUASOU = </w:t>
      </w:r>
      <w:r>
        <w:rPr>
          <w:rFonts w:cs="Arial"/>
          <w:bCs/>
          <w:i/>
        </w:rPr>
        <w:t>9</w:t>
      </w:r>
      <w:r>
        <w:rPr>
          <w:rFonts w:cs="Arial"/>
          <w:bCs/>
        </w:rPr>
        <w:t xml:space="preserve"> (reported, not confirmed)</w:t>
      </w:r>
      <w:r w:rsidRPr="00EF7A5A">
        <w:rPr>
          <w:rFonts w:cs="Arial"/>
          <w:bCs/>
        </w:rPr>
        <w:t xml:space="preserve"> prior to conversion.</w:t>
      </w:r>
    </w:p>
    <w:p w:rsidR="006B2826" w:rsidRPr="00C962C9" w:rsidRDefault="006B2826" w:rsidP="00C93144">
      <w:pPr>
        <w:pStyle w:val="Heading3"/>
        <w:keepLines/>
        <w:numPr>
          <w:ilvl w:val="2"/>
          <w:numId w:val="13"/>
        </w:numPr>
        <w:tabs>
          <w:tab w:val="clear" w:pos="283"/>
          <w:tab w:val="clear" w:pos="566"/>
          <w:tab w:val="clear" w:pos="720"/>
          <w:tab w:val="clear" w:pos="850"/>
          <w:tab w:val="clear" w:pos="915"/>
          <w:tab w:val="clear" w:pos="2911"/>
          <w:tab w:val="num" w:pos="851"/>
        </w:tabs>
        <w:spacing w:before="240" w:after="120"/>
        <w:ind w:left="851" w:hanging="851"/>
        <w:rPr>
          <w:bCs/>
        </w:rPr>
      </w:pPr>
      <w:bookmarkStart w:id="1326" w:name="_Toc422735697"/>
      <w:bookmarkStart w:id="1327" w:name="_Toc460900549"/>
      <w:bookmarkStart w:id="1328" w:name="_Toc173416390"/>
      <w:r w:rsidRPr="00C962C9">
        <w:rPr>
          <w:bCs/>
        </w:rPr>
        <w:t>Obstructions, foul areas</w:t>
      </w:r>
      <w:bookmarkEnd w:id="1326"/>
      <w:bookmarkEnd w:id="1327"/>
      <w:r w:rsidRPr="00C962C9">
        <w:rPr>
          <w:bCs/>
        </w:rPr>
        <w:t xml:space="preserve"> and foul ground</w:t>
      </w:r>
      <w:bookmarkEnd w:id="1328"/>
    </w:p>
    <w:p w:rsidR="00FC7055" w:rsidRPr="00EF7A5A" w:rsidRDefault="00FC7055" w:rsidP="00FC705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Obstruction (</w:t>
      </w:r>
      <w:r w:rsidRPr="00EF7A5A">
        <w:rPr>
          <w:b/>
        </w:rPr>
        <w:t>OBSTRN</w:t>
      </w:r>
      <w:r w:rsidRPr="00EF7A5A">
        <w:t>)</w:t>
      </w:r>
      <w:r w:rsidRPr="00EF7A5A">
        <w:tab/>
      </w:r>
      <w:r w:rsidRPr="00EF7A5A">
        <w:tab/>
        <w:t>(P,L,A)</w:t>
      </w:r>
    </w:p>
    <w:p w:rsidR="00FC7055" w:rsidRPr="00EF7A5A"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Obstruction</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r>
      <w:r w:rsidRPr="00EF7A5A">
        <w:tab/>
        <w:t>(S-101 DCEG Clause 13.6)</w:t>
      </w:r>
    </w:p>
    <w:p w:rsidR="00FC7055" w:rsidRPr="00EF7A5A"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Foul Ground</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00070B87" w:rsidRPr="00EF7A5A">
        <w:tab/>
      </w:r>
      <w:r w:rsidRPr="00EF7A5A">
        <w:t>(S-101 DCEG Clause 13.7)</w:t>
      </w:r>
    </w:p>
    <w:p w:rsidR="00FC7055" w:rsidRPr="00EF7A5A"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00D25F19" w:rsidRPr="00EF7A5A">
        <w:rPr>
          <w:b/>
        </w:rPr>
        <w:t>OBSTRN</w:t>
      </w:r>
      <w:r w:rsidRPr="00EF7A5A">
        <w:t xml:space="preserve"> and its binding attributes will be </w:t>
      </w:r>
      <w:r w:rsidR="00692434" w:rsidRPr="00EF7A5A">
        <w:t xml:space="preserve">converted </w:t>
      </w:r>
      <w:r w:rsidRPr="00EF7A5A">
        <w:t xml:space="preserve">automatically </w:t>
      </w:r>
      <w:r w:rsidR="00692434" w:rsidRPr="00EF7A5A">
        <w:t>to an instance of</w:t>
      </w:r>
      <w:r w:rsidRPr="00EF7A5A">
        <w:t xml:space="preserve"> the S-101 </w:t>
      </w:r>
      <w:r w:rsidR="00B140B6" w:rsidRPr="00EF7A5A">
        <w:t>Feature type</w:t>
      </w:r>
      <w:r w:rsidRPr="00EF7A5A">
        <w:t xml:space="preserve"> </w:t>
      </w:r>
      <w:r w:rsidR="00D25F19" w:rsidRPr="00EF7A5A">
        <w:rPr>
          <w:b/>
        </w:rPr>
        <w:t>Obstruction</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FC7055" w:rsidRPr="00EF7A5A" w:rsidRDefault="00FC7055"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w:t>
      </w:r>
      <w:r w:rsidR="00D25F19" w:rsidRPr="00EF7A5A">
        <w:t>s</w:t>
      </w:r>
      <w:r w:rsidRPr="00EF7A5A">
        <w:t xml:space="preserve"> </w:t>
      </w:r>
      <w:r w:rsidR="00D25F19" w:rsidRPr="00EF7A5A">
        <w:t xml:space="preserve">NATCON and </w:t>
      </w:r>
      <w:r w:rsidRPr="00EF7A5A">
        <w:t>NATQUA will not be converted.</w:t>
      </w:r>
      <w:r w:rsidR="005C6026" w:rsidRPr="00EF7A5A">
        <w:t xml:space="preserve"> </w:t>
      </w:r>
      <w:r w:rsidRPr="00EF7A5A">
        <w:t>It is considered that th</w:t>
      </w:r>
      <w:r w:rsidR="00D25F19" w:rsidRPr="00EF7A5A">
        <w:t>ese attributes are</w:t>
      </w:r>
      <w:r w:rsidRPr="00EF7A5A">
        <w:t xml:space="preserve"> not relevant for </w:t>
      </w:r>
      <w:r w:rsidR="00D25F19" w:rsidRPr="00EF7A5A">
        <w:rPr>
          <w:b/>
        </w:rPr>
        <w:t>Obstruction</w:t>
      </w:r>
      <w:r w:rsidRPr="00EF7A5A">
        <w:t xml:space="preserve"> in S-101.</w:t>
      </w:r>
    </w:p>
    <w:p w:rsidR="00FC7055" w:rsidRPr="00EF7A5A" w:rsidRDefault="00D25F19"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OBSTRN</w:t>
      </w:r>
      <w:r w:rsidR="00FC7055" w:rsidRPr="00EF7A5A">
        <w:t xml:space="preserve"> </w:t>
      </w:r>
      <w:r w:rsidR="00113719" w:rsidRPr="00EF7A5A">
        <w:t xml:space="preserve">of </w:t>
      </w:r>
      <w:r w:rsidR="000B6284">
        <w:t>geometric primitive</w:t>
      </w:r>
      <w:r w:rsidR="00113719" w:rsidRPr="00EF7A5A">
        <w:t xml:space="preserve"> point or area </w:t>
      </w:r>
      <w:r w:rsidR="00FC7055" w:rsidRPr="00EF7A5A">
        <w:t xml:space="preserve">with attribute </w:t>
      </w:r>
      <w:r w:rsidRPr="00EF7A5A">
        <w:t>CATOBS</w:t>
      </w:r>
      <w:r w:rsidR="00FC7055" w:rsidRPr="00EF7A5A">
        <w:t xml:space="preserve"> = </w:t>
      </w:r>
      <w:r w:rsidRPr="00EF7A5A">
        <w:rPr>
          <w:i/>
        </w:rPr>
        <w:t>7</w:t>
      </w:r>
      <w:r w:rsidR="00FC7055" w:rsidRPr="00EF7A5A">
        <w:t xml:space="preserve"> (</w:t>
      </w:r>
      <w:r w:rsidRPr="00EF7A5A">
        <w:t>foul ground</w:t>
      </w:r>
      <w:r w:rsidR="00FC7055" w:rsidRPr="00EF7A5A">
        <w:t xml:space="preserve">) will </w:t>
      </w:r>
      <w:r w:rsidR="00615F96" w:rsidRPr="00EF7A5A">
        <w:t xml:space="preserve">be </w:t>
      </w:r>
      <w:r w:rsidR="00FC7055" w:rsidRPr="00EF7A5A">
        <w:t>convert</w:t>
      </w:r>
      <w:r w:rsidR="00615F96" w:rsidRPr="00EF7A5A">
        <w:t>ed</w:t>
      </w:r>
      <w:r w:rsidR="00FC7055" w:rsidRPr="00EF7A5A">
        <w:t xml:space="preserve"> to </w:t>
      </w:r>
      <w:r w:rsidR="00615F96" w:rsidRPr="00EF7A5A">
        <w:t xml:space="preserve">an instance of </w:t>
      </w:r>
      <w:r w:rsidR="00FC7055" w:rsidRPr="00EF7A5A">
        <w:t xml:space="preserve">the S-101 </w:t>
      </w:r>
      <w:r w:rsidR="00B140B6" w:rsidRPr="00EF7A5A">
        <w:t>Feature type</w:t>
      </w:r>
      <w:r w:rsidR="00FC7055" w:rsidRPr="00EF7A5A">
        <w:t xml:space="preserve"> </w:t>
      </w:r>
      <w:r w:rsidRPr="00EF7A5A">
        <w:rPr>
          <w:b/>
        </w:rPr>
        <w:t>Foul Ground</w:t>
      </w:r>
      <w:r w:rsidR="00FC7055" w:rsidRPr="00EF7A5A">
        <w:t>.</w:t>
      </w:r>
      <w:r w:rsidR="005C6026" w:rsidRPr="00EF7A5A">
        <w:t xml:space="preserve"> </w:t>
      </w:r>
      <w:r w:rsidR="00FC7055" w:rsidRPr="00EF7A5A">
        <w:t xml:space="preserve">Where this is the case, the attributes </w:t>
      </w:r>
      <w:r w:rsidR="006D681E" w:rsidRPr="00EF7A5A">
        <w:t xml:space="preserve">CONDTN, </w:t>
      </w:r>
      <w:r w:rsidR="00FC7055" w:rsidRPr="00EF7A5A">
        <w:t xml:space="preserve">EXPSOU, </w:t>
      </w:r>
      <w:r w:rsidR="00961624" w:rsidRPr="00EF7A5A">
        <w:t xml:space="preserve">NATCON, </w:t>
      </w:r>
      <w:r w:rsidR="006D681E" w:rsidRPr="00EF7A5A">
        <w:t>NATQUA, NATSUR</w:t>
      </w:r>
      <w:r w:rsidR="00961624" w:rsidRPr="00EF7A5A">
        <w:t>,</w:t>
      </w:r>
      <w:r w:rsidR="00FC7055" w:rsidRPr="00EF7A5A">
        <w:t xml:space="preserve"> </w:t>
      </w:r>
      <w:r w:rsidR="00803DEB" w:rsidRPr="00EF7A5A">
        <w:t>PRODCT</w:t>
      </w:r>
      <w:r w:rsidR="00F77B4C" w:rsidRPr="00EF7A5A">
        <w:t>,</w:t>
      </w:r>
      <w:r w:rsidR="00FC7055" w:rsidRPr="00EF7A5A">
        <w:t xml:space="preserve"> </w:t>
      </w:r>
      <w:r w:rsidR="00803DEB" w:rsidRPr="00EF7A5A">
        <w:t>VERLEN</w:t>
      </w:r>
      <w:r w:rsidR="00F77B4C" w:rsidRPr="00EF7A5A">
        <w:t xml:space="preserve"> and WATLEV</w:t>
      </w:r>
      <w:r w:rsidR="00FC7055" w:rsidRPr="00EF7A5A">
        <w:t xml:space="preserve"> will not be converted.</w:t>
      </w:r>
      <w:r w:rsidR="005C6026" w:rsidRPr="00EF7A5A">
        <w:t xml:space="preserve"> </w:t>
      </w:r>
      <w:r w:rsidR="00FC7055" w:rsidRPr="00EF7A5A">
        <w:t xml:space="preserve">It is considered that these attributes are not relevant for </w:t>
      </w:r>
      <w:r w:rsidRPr="00EF7A5A">
        <w:rPr>
          <w:b/>
        </w:rPr>
        <w:t>Foul Ground</w:t>
      </w:r>
      <w:r w:rsidR="00FC7055" w:rsidRPr="00EF7A5A">
        <w:t xml:space="preserve"> in S-101.</w:t>
      </w:r>
      <w:ins w:id="1329" w:author="Jeff Wootton" w:date="2024-08-09T09:04:00Z">
        <w:r w:rsidR="0065085F">
          <w:t xml:space="preserve"> </w:t>
        </w:r>
        <w:r w:rsidR="0065085F">
          <w:rPr>
            <w:b/>
          </w:rPr>
          <w:t>OBSTRN</w:t>
        </w:r>
        <w:r w:rsidR="0065085F" w:rsidRPr="00EF7A5A">
          <w:t xml:space="preserve"> of </w:t>
        </w:r>
        <w:r w:rsidR="0065085F">
          <w:t>geometric primitive</w:t>
        </w:r>
        <w:r w:rsidR="0065085F" w:rsidRPr="00EF7A5A">
          <w:t xml:space="preserve"> </w:t>
        </w:r>
        <w:r w:rsidR="0065085F">
          <w:t>line</w:t>
        </w:r>
      </w:ins>
      <w:ins w:id="1330" w:author="Jeff Wootton" w:date="2024-08-09T09:05:00Z">
        <w:r w:rsidR="0065085F">
          <w:t xml:space="preserve"> </w:t>
        </w:r>
        <w:r w:rsidR="0065085F" w:rsidRPr="00EF7A5A">
          <w:t xml:space="preserve">with attribute CATOBS = </w:t>
        </w:r>
        <w:r w:rsidR="0065085F" w:rsidRPr="00EF7A5A">
          <w:rPr>
            <w:i/>
          </w:rPr>
          <w:t>7</w:t>
        </w:r>
      </w:ins>
      <w:ins w:id="1331" w:author="Jeff Wootton" w:date="2024-08-09T09:04:00Z">
        <w:r w:rsidR="0065085F" w:rsidRPr="00EF7A5A">
          <w:t xml:space="preserve"> will not be converted. Data Producers will be required to amend their S-57 data as appropriate.</w:t>
        </w:r>
      </w:ins>
    </w:p>
    <w:p w:rsidR="00424DDE" w:rsidRPr="00EF7A5A" w:rsidRDefault="00424DDE"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OBSTRN</w:t>
      </w:r>
      <w:r w:rsidRPr="00EF7A5A">
        <w:t xml:space="preserve"> </w:t>
      </w:r>
      <w:r w:rsidR="00DE35B7" w:rsidRPr="00EF7A5A">
        <w:t xml:space="preserve">of </w:t>
      </w:r>
      <w:r w:rsidR="000B6284">
        <w:t>geometric primitive</w:t>
      </w:r>
      <w:r w:rsidR="00DE35B7" w:rsidRPr="00EF7A5A">
        <w:t xml:space="preserve"> area or line </w:t>
      </w:r>
      <w:r w:rsidRPr="00EF7A5A">
        <w:t xml:space="preserve">with attribute INFORM = </w:t>
      </w:r>
      <w:r w:rsidRPr="00EF7A5A">
        <w:rPr>
          <w:i/>
        </w:rPr>
        <w:t>Submerged weir</w:t>
      </w:r>
      <w:r w:rsidRPr="00EF7A5A">
        <w:t xml:space="preserve"> will be converted to an instance of the S-101 </w:t>
      </w:r>
      <w:r w:rsidR="00B140B6" w:rsidRPr="00EF7A5A">
        <w:t>Feature type</w:t>
      </w:r>
      <w:r w:rsidRPr="00EF7A5A">
        <w:t xml:space="preserve"> </w:t>
      </w:r>
      <w:r w:rsidRPr="00EF7A5A">
        <w:rPr>
          <w:b/>
        </w:rPr>
        <w:t>Dam</w:t>
      </w:r>
      <w:r w:rsidR="00F61628">
        <w:t xml:space="preserve"> (see clause 4.8.5)</w:t>
      </w:r>
      <w:r w:rsidRPr="00EF7A5A">
        <w:t>.</w:t>
      </w:r>
      <w:r w:rsidR="005C6026" w:rsidRPr="00EF7A5A">
        <w:t xml:space="preserve"> </w:t>
      </w:r>
      <w:r w:rsidRPr="00EF7A5A">
        <w:t>Where this is the case, the attributes C</w:t>
      </w:r>
      <w:r w:rsidR="00961624" w:rsidRPr="00EF7A5A">
        <w:t>ATOBS</w:t>
      </w:r>
      <w:r w:rsidRPr="00EF7A5A">
        <w:t>, EXPSOU, NATQUA, NATSUR</w:t>
      </w:r>
      <w:r w:rsidR="00961624" w:rsidRPr="00EF7A5A">
        <w:t>,</w:t>
      </w:r>
      <w:r w:rsidRPr="00EF7A5A">
        <w:t xml:space="preserve"> PRODCT</w:t>
      </w:r>
      <w:r w:rsidR="00987EC3" w:rsidRPr="00EF7A5A">
        <w:t>, QUASOU, SOUACC, TECSOU</w:t>
      </w:r>
      <w:r w:rsidRPr="00EF7A5A">
        <w:t xml:space="preserve"> and V</w:t>
      </w:r>
      <w:r w:rsidR="00987EC3" w:rsidRPr="00EF7A5A">
        <w:t>ALSOU</w:t>
      </w:r>
      <w:r w:rsidRPr="00EF7A5A">
        <w:t xml:space="preserve"> will not be converted.</w:t>
      </w:r>
      <w:r w:rsidR="005C6026" w:rsidRPr="00EF7A5A">
        <w:t xml:space="preserve"> </w:t>
      </w:r>
      <w:r w:rsidRPr="00EF7A5A">
        <w:t xml:space="preserve">It is considered that these attributes are not relevant for </w:t>
      </w:r>
      <w:r w:rsidR="00987EC3" w:rsidRPr="00EF7A5A">
        <w:rPr>
          <w:b/>
        </w:rPr>
        <w:t>Dam</w:t>
      </w:r>
      <w:r w:rsidRPr="00EF7A5A">
        <w:t xml:space="preserve"> in S-101.</w:t>
      </w:r>
    </w:p>
    <w:p w:rsidR="00FC7055" w:rsidRPr="00EF7A5A" w:rsidRDefault="00FC7055" w:rsidP="00DB57AD">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pPr>
      <w:r w:rsidRPr="00EF7A5A">
        <w:t xml:space="preserve">The S-57 attribute SOUACC will </w:t>
      </w:r>
      <w:r w:rsidR="00615F96" w:rsidRPr="00EF7A5A">
        <w:t xml:space="preserve">be </w:t>
      </w:r>
      <w:r w:rsidRPr="00EF7A5A">
        <w:t>convert</w:t>
      </w:r>
      <w:r w:rsidR="00615F96" w:rsidRPr="00EF7A5A">
        <w:t>ed</w:t>
      </w:r>
      <w:r w:rsidRPr="00EF7A5A">
        <w:t xml:space="preserve"> to an instance of the S-101 Information type </w:t>
      </w:r>
      <w:r w:rsidRPr="00EF7A5A">
        <w:rPr>
          <w:b/>
        </w:rPr>
        <w:t>Spatial Quality</w:t>
      </w:r>
      <w:r w:rsidRPr="00EF7A5A">
        <w:t xml:space="preserve"> (see S-101 DCEG clause 24.5), attribute </w:t>
      </w:r>
      <w:r w:rsidRPr="00EF7A5A">
        <w:rPr>
          <w:b/>
        </w:rPr>
        <w:t>vertical uncertainty</w:t>
      </w:r>
      <w:r w:rsidRPr="00EF7A5A">
        <w:t>/</w:t>
      </w:r>
      <w:r w:rsidRPr="00EF7A5A">
        <w:rPr>
          <w:b/>
        </w:rPr>
        <w:t>uncertainty fixed</w:t>
      </w:r>
      <w:r w:rsidRPr="00EF7A5A">
        <w:t xml:space="preserve">, associated to the geometry of the </w:t>
      </w:r>
      <w:r w:rsidR="00D25F19" w:rsidRPr="00EF7A5A">
        <w:rPr>
          <w:b/>
        </w:rPr>
        <w:t>Obstruction</w:t>
      </w:r>
      <w:r w:rsidRPr="00EF7A5A">
        <w:t xml:space="preserve"> features using the association </w:t>
      </w:r>
      <w:r w:rsidRPr="00EF7A5A">
        <w:rPr>
          <w:b/>
        </w:rPr>
        <w:t>Spatial Association</w:t>
      </w:r>
      <w:r w:rsidRPr="00EF7A5A">
        <w:t>.</w:t>
      </w:r>
      <w:r w:rsidR="005C6026" w:rsidRPr="00EF7A5A">
        <w:t xml:space="preserve"> </w:t>
      </w:r>
      <w:del w:id="1332" w:author="Jeff Wootton" w:date="2024-09-11T08:43:00Z">
        <w:r w:rsidRPr="00EF7A5A" w:rsidDel="00F127D6">
          <w:delText xml:space="preserve">This encoding is mandatory in S-101 for all </w:delText>
        </w:r>
        <w:r w:rsidR="00D25F19" w:rsidRPr="00EF7A5A" w:rsidDel="00F127D6">
          <w:rPr>
            <w:b/>
          </w:rPr>
          <w:delText>Obstruction</w:delText>
        </w:r>
        <w:r w:rsidRPr="00EF7A5A" w:rsidDel="00F127D6">
          <w:delText xml:space="preserve"> features </w:delText>
        </w:r>
        <w:r w:rsidR="001336F2" w:rsidRPr="00EF7A5A" w:rsidDel="00F127D6">
          <w:delText xml:space="preserve">of </w:delText>
        </w:r>
        <w:r w:rsidR="000B6284" w:rsidDel="00F127D6">
          <w:delText>geometric primitive</w:delText>
        </w:r>
        <w:r w:rsidR="001336F2" w:rsidRPr="00EF7A5A" w:rsidDel="00F127D6">
          <w:delText xml:space="preserve"> point and</w:delText>
        </w:r>
        <w:r w:rsidRPr="00EF7A5A" w:rsidDel="00F127D6">
          <w:delText xml:space="preserve"> depth 30 metres or less.</w:delText>
        </w:r>
        <w:r w:rsidR="005C6026" w:rsidRPr="00EF7A5A" w:rsidDel="00F127D6">
          <w:delText xml:space="preserve"> </w:delText>
        </w:r>
        <w:r w:rsidRPr="00EF7A5A" w:rsidDel="00F127D6">
          <w:delText xml:space="preserve">It is recommended that Data Producers evaluate their data holdings and populate values of SOUACC for </w:delText>
        </w:r>
        <w:r w:rsidR="00D25F19" w:rsidRPr="00EF7A5A" w:rsidDel="00F127D6">
          <w:rPr>
            <w:b/>
          </w:rPr>
          <w:delText>OBSTRN</w:delText>
        </w:r>
        <w:r w:rsidRPr="00EF7A5A" w:rsidDel="00F127D6">
          <w:delText xml:space="preserve"> of </w:delText>
        </w:r>
        <w:r w:rsidR="000B6284" w:rsidDel="00F127D6">
          <w:delText>geometric primitive</w:delText>
        </w:r>
        <w:r w:rsidR="001336F2" w:rsidRPr="00EF7A5A" w:rsidDel="00F127D6">
          <w:delText xml:space="preserve"> point and </w:delText>
        </w:r>
        <w:r w:rsidRPr="00EF7A5A" w:rsidDel="00F127D6">
          <w:delText>depth 30 metres or less at their earliest convenience.</w:delText>
        </w:r>
      </w:del>
    </w:p>
    <w:p w:rsidR="00B73989" w:rsidRPr="00EF7A5A" w:rsidRDefault="00B73989" w:rsidP="00B73989">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rPr>
        <w:t xml:space="preserve">There are some allowable S-57 encoding combinations that do not display in ECDIS. Guidance has been included in the S-57 UOC for encoding “work-arounds” such that the required “real-world” features will be displayed, including options to encode as </w:t>
      </w:r>
      <w:r w:rsidRPr="00EF7A5A">
        <w:rPr>
          <w:rFonts w:cs="Arial"/>
          <w:b/>
          <w:bCs/>
        </w:rPr>
        <w:t>OBSTRN</w:t>
      </w:r>
      <w:r w:rsidRPr="00EF7A5A">
        <w:rPr>
          <w:rFonts w:cs="Arial"/>
        </w:rPr>
        <w:t>. Where these “work-arounds” have been applied, a suitably configured converter may be capable of implementing the following conversion requirements:</w:t>
      </w:r>
    </w:p>
    <w:p w:rsidR="00B73989"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00B73989" w:rsidRPr="00EF7A5A">
        <w:rPr>
          <w:rFonts w:cs="Arial"/>
        </w:rPr>
        <w:t xml:space="preserve"> of </w:t>
      </w:r>
      <w:r w:rsidR="000B6284">
        <w:t>geometric primitive</w:t>
      </w:r>
      <w:r w:rsidR="00B73989" w:rsidRPr="00EF7A5A">
        <w:rPr>
          <w:rFonts w:cs="Arial"/>
        </w:rPr>
        <w:t xml:space="preserve"> point encoded to represent a </w:t>
      </w:r>
      <w:r w:rsidR="00B73989" w:rsidRPr="00EF7A5A">
        <w:rPr>
          <w:rFonts w:cs="Arial"/>
          <w:b/>
          <w:bCs/>
        </w:rPr>
        <w:t>GRIDRN</w:t>
      </w:r>
      <w:r w:rsidR="00B73989" w:rsidRPr="00EF7A5A">
        <w:rPr>
          <w:rFonts w:cs="Arial"/>
        </w:rPr>
        <w:t xml:space="preserve"> object of </w:t>
      </w:r>
      <w:r w:rsidR="000B6284">
        <w:t>geometric primitive</w:t>
      </w:r>
      <w:r w:rsidR="00B73989" w:rsidRPr="00EF7A5A">
        <w:rPr>
          <w:rFonts w:cs="Arial"/>
        </w:rPr>
        <w:t xml:space="preserve"> point should not be converted (see clause 4.6.6.6).</w:t>
      </w:r>
    </w:p>
    <w:p w:rsidR="00B73989"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00B73989" w:rsidRPr="00EF7A5A">
        <w:rPr>
          <w:rFonts w:cs="Arial"/>
        </w:rPr>
        <w:t xml:space="preserve"> of </w:t>
      </w:r>
      <w:r w:rsidR="000B6284">
        <w:t>geometric primitive</w:t>
      </w:r>
      <w:r w:rsidR="00B73989" w:rsidRPr="00EF7A5A">
        <w:rPr>
          <w:rFonts w:cs="Arial"/>
        </w:rPr>
        <w:t xml:space="preserve"> point encoded to represent a </w:t>
      </w:r>
      <w:r w:rsidR="00B73989" w:rsidRPr="00EF7A5A">
        <w:rPr>
          <w:rFonts w:cs="Arial"/>
          <w:b/>
          <w:bCs/>
        </w:rPr>
        <w:t>DAMCON</w:t>
      </w:r>
      <w:r w:rsidR="00B73989" w:rsidRPr="00EF7A5A">
        <w:rPr>
          <w:rFonts w:cs="Arial"/>
        </w:rPr>
        <w:t xml:space="preserve"> object of </w:t>
      </w:r>
      <w:r w:rsidR="000B6284">
        <w:t>geometric primitive</w:t>
      </w:r>
      <w:r w:rsidR="00B73989" w:rsidRPr="00EF7A5A">
        <w:rPr>
          <w:rFonts w:cs="Arial"/>
        </w:rPr>
        <w:t xml:space="preserve"> point should </w:t>
      </w:r>
      <w:r w:rsidR="003857AC" w:rsidRPr="00EF7A5A">
        <w:rPr>
          <w:rFonts w:cs="Arial"/>
        </w:rPr>
        <w:t xml:space="preserve">be converted to an instance of the S-101 Feature type </w:t>
      </w:r>
      <w:r w:rsidR="003857AC">
        <w:rPr>
          <w:rFonts w:cs="Arial"/>
          <w:b/>
          <w:bCs/>
        </w:rPr>
        <w:t>Landmark</w:t>
      </w:r>
      <w:r w:rsidR="003857AC" w:rsidRPr="00EF7A5A">
        <w:rPr>
          <w:rFonts w:cs="Arial"/>
        </w:rPr>
        <w:t xml:space="preserve"> </w:t>
      </w:r>
      <w:r w:rsidR="003857AC">
        <w:rPr>
          <w:rFonts w:cs="Arial"/>
        </w:rPr>
        <w:t xml:space="preserve">having attribute </w:t>
      </w:r>
      <w:r w:rsidR="003857AC">
        <w:rPr>
          <w:rFonts w:cs="Arial"/>
          <w:b/>
        </w:rPr>
        <w:t>category of landmark</w:t>
      </w:r>
      <w:r w:rsidR="003857AC">
        <w:rPr>
          <w:rFonts w:cs="Arial"/>
        </w:rPr>
        <w:t xml:space="preserve"> = </w:t>
      </w:r>
      <w:r w:rsidR="003857AC">
        <w:rPr>
          <w:rFonts w:cs="Arial"/>
          <w:i/>
        </w:rPr>
        <w:t>27</w:t>
      </w:r>
      <w:r w:rsidR="003857AC">
        <w:rPr>
          <w:rFonts w:cs="Arial"/>
        </w:rPr>
        <w:t xml:space="preserve"> (dam) (see clause 4.8.15). If the converted </w:t>
      </w:r>
      <w:r w:rsidR="003857AC">
        <w:rPr>
          <w:rFonts w:cs="Arial"/>
          <w:b/>
        </w:rPr>
        <w:t>Landmark</w:t>
      </w:r>
      <w:r w:rsidR="003857AC">
        <w:rPr>
          <w:rFonts w:cs="Arial"/>
        </w:rPr>
        <w:t xml:space="preserve"> feature is covered by a </w:t>
      </w:r>
      <w:r w:rsidR="003857AC">
        <w:rPr>
          <w:rFonts w:cs="Arial"/>
          <w:b/>
        </w:rPr>
        <w:t>Depth Area</w:t>
      </w:r>
      <w:r w:rsidR="003857AC">
        <w:rPr>
          <w:rFonts w:cs="Arial"/>
        </w:rPr>
        <w:t xml:space="preserve"> or </w:t>
      </w:r>
      <w:r w:rsidR="003857AC">
        <w:rPr>
          <w:rFonts w:cs="Arial"/>
          <w:b/>
        </w:rPr>
        <w:t>Dredged Area</w:t>
      </w:r>
      <w:r w:rsidR="003857AC">
        <w:rPr>
          <w:rFonts w:cs="Arial"/>
        </w:rPr>
        <w:t xml:space="preserve"> feature, the attribute </w:t>
      </w:r>
      <w:r w:rsidR="003857AC">
        <w:rPr>
          <w:rFonts w:cs="Arial"/>
          <w:b/>
        </w:rPr>
        <w:t>in the water</w:t>
      </w:r>
      <w:r w:rsidR="003857AC">
        <w:rPr>
          <w:rFonts w:cs="Arial"/>
        </w:rPr>
        <w:t xml:space="preserve"> must be set to </w:t>
      </w:r>
      <w:r w:rsidR="003857AC">
        <w:rPr>
          <w:rFonts w:cs="Arial"/>
          <w:i/>
        </w:rPr>
        <w:t>True</w:t>
      </w:r>
      <w:r w:rsidR="00B73989" w:rsidRPr="00EF7A5A">
        <w:rPr>
          <w:rFonts w:cs="Arial"/>
        </w:rPr>
        <w:t>.</w:t>
      </w:r>
    </w:p>
    <w:p w:rsidR="00DB57AD"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Pr="00EF7A5A">
        <w:rPr>
          <w:rFonts w:cs="Arial"/>
        </w:rPr>
        <w:t xml:space="preserve"> of </w:t>
      </w:r>
      <w:r w:rsidR="000D446A">
        <w:t>geometric primitive</w:t>
      </w:r>
      <w:r w:rsidRPr="00EF7A5A">
        <w:rPr>
          <w:rFonts w:cs="Arial"/>
        </w:rPr>
        <w:t xml:space="preserve"> point encoded to represent a </w:t>
      </w:r>
      <w:r w:rsidRPr="00EF7A5A">
        <w:rPr>
          <w:rFonts w:cs="Arial"/>
          <w:b/>
          <w:bCs/>
        </w:rPr>
        <w:t>ROADWY</w:t>
      </w:r>
      <w:r w:rsidRPr="00EF7A5A">
        <w:rPr>
          <w:rFonts w:cs="Arial"/>
        </w:rPr>
        <w:t xml:space="preserve"> object of </w:t>
      </w:r>
      <w:r w:rsidR="000D446A">
        <w:t>geometric primitive</w:t>
      </w:r>
      <w:r w:rsidRPr="00EF7A5A">
        <w:rPr>
          <w:rFonts w:cs="Arial"/>
        </w:rPr>
        <w:t xml:space="preserve"> point should not be converted (see clause 4.8.8).</w:t>
      </w:r>
    </w:p>
    <w:p w:rsidR="00DB57AD" w:rsidRPr="00EF7A5A" w:rsidRDefault="00DB57AD" w:rsidP="00B73989">
      <w:pPr>
        <w:pStyle w:val="ListParagraph"/>
        <w:numPr>
          <w:ilvl w:val="1"/>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jc w:val="both"/>
      </w:pPr>
      <w:r w:rsidRPr="00EF7A5A">
        <w:rPr>
          <w:rFonts w:cs="Arial"/>
          <w:b/>
          <w:bCs/>
        </w:rPr>
        <w:t>OBSTRN</w:t>
      </w:r>
      <w:r w:rsidRPr="00EF7A5A">
        <w:rPr>
          <w:rFonts w:cs="Arial"/>
        </w:rPr>
        <w:t xml:space="preserve"> of </w:t>
      </w:r>
      <w:r w:rsidR="000D446A">
        <w:t>geometric primitive</w:t>
      </w:r>
      <w:r w:rsidRPr="00EF7A5A">
        <w:rPr>
          <w:rFonts w:cs="Arial"/>
        </w:rPr>
        <w:t xml:space="preserve"> point encoded to represent a </w:t>
      </w:r>
      <w:r w:rsidRPr="00EF7A5A">
        <w:rPr>
          <w:rFonts w:cs="Arial"/>
          <w:b/>
          <w:bCs/>
        </w:rPr>
        <w:t>PIPSOL</w:t>
      </w:r>
      <w:r w:rsidRPr="00EF7A5A">
        <w:rPr>
          <w:rFonts w:cs="Arial"/>
        </w:rPr>
        <w:t xml:space="preserve"> object of </w:t>
      </w:r>
      <w:r w:rsidR="000D446A">
        <w:t>geometric primitive</w:t>
      </w:r>
      <w:r w:rsidRPr="00EF7A5A">
        <w:rPr>
          <w:rFonts w:cs="Arial"/>
        </w:rPr>
        <w:t xml:space="preserve"> point should </w:t>
      </w:r>
      <w:r w:rsidR="00B35BDE" w:rsidRPr="00EF7A5A">
        <w:rPr>
          <w:rFonts w:cs="Arial"/>
        </w:rPr>
        <w:t xml:space="preserve">be converted to an instance of the S-101 Feature type </w:t>
      </w:r>
      <w:r w:rsidR="00B35BDE">
        <w:rPr>
          <w:rFonts w:cs="Arial"/>
          <w:b/>
          <w:bCs/>
        </w:rPr>
        <w:t>Obstruction</w:t>
      </w:r>
      <w:r w:rsidRPr="00EF7A5A">
        <w:rPr>
          <w:rFonts w:cs="Arial"/>
        </w:rPr>
        <w:t>.</w:t>
      </w:r>
    </w:p>
    <w:p w:rsidR="000F53B7" w:rsidRPr="00EF7A5A" w:rsidRDefault="000F53B7" w:rsidP="000F53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0F53B7" w:rsidRDefault="000F53B7" w:rsidP="00EA710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ins w:id="1333" w:author="Jeff Wootton" w:date="2024-08-02T11:54:00Z"/>
          <w:rFonts w:cs="Arial"/>
          <w:bCs/>
        </w:rPr>
      </w:pPr>
      <w:r w:rsidRPr="00EF7A5A">
        <w:rPr>
          <w:rFonts w:cs="Arial"/>
          <w:bCs/>
        </w:rPr>
        <w:t xml:space="preserve">The S-101 attribute </w:t>
      </w:r>
      <w:r w:rsidRPr="00EF7A5A">
        <w:rPr>
          <w:rFonts w:cs="Arial"/>
          <w:b/>
          <w:bCs/>
        </w:rPr>
        <w:t>category of obstruction</w:t>
      </w:r>
      <w:r w:rsidRPr="00EF7A5A">
        <w:rPr>
          <w:rFonts w:cs="Arial"/>
          <w:bCs/>
        </w:rPr>
        <w:t xml:space="preserve"> includes the new enumerate value </w:t>
      </w:r>
      <w:r w:rsidRPr="00EF7A5A">
        <w:rPr>
          <w:rFonts w:cs="Arial"/>
          <w:bCs/>
          <w:i/>
        </w:rPr>
        <w:t>21</w:t>
      </w:r>
      <w:r w:rsidRPr="00EF7A5A">
        <w:rPr>
          <w:rFonts w:cs="Arial"/>
          <w:bCs/>
        </w:rPr>
        <w:t xml:space="preserve"> (active submarine volcano).</w:t>
      </w:r>
      <w:r w:rsidR="005C6026" w:rsidRPr="00EF7A5A">
        <w:rPr>
          <w:rFonts w:cs="Arial"/>
          <w:bCs/>
        </w:rPr>
        <w:t xml:space="preserve"> </w:t>
      </w:r>
      <w:r w:rsidRPr="00EF7A5A">
        <w:rPr>
          <w:rFonts w:cs="Arial"/>
          <w:bCs/>
        </w:rPr>
        <w:t xml:space="preserve">This information is encoded in S-57 on </w:t>
      </w:r>
      <w:r w:rsidRPr="00EF7A5A">
        <w:rPr>
          <w:rFonts w:cs="Arial"/>
          <w:b/>
          <w:bCs/>
        </w:rPr>
        <w:t>OBSTRN</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OBSTRN</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Active submarine volcano</w:t>
      </w:r>
      <w:r w:rsidRPr="00EF7A5A">
        <w:rPr>
          <w:rFonts w:cs="Arial"/>
          <w:bCs/>
        </w:rPr>
        <w:t>.</w:t>
      </w:r>
      <w:r w:rsidR="00346756" w:rsidRPr="00EF7A5A">
        <w:rPr>
          <w:rFonts w:cs="Arial"/>
          <w:bCs/>
        </w:rPr>
        <w:t xml:space="preserve"> (NOTE: In S-101 submarine </w:t>
      </w:r>
      <w:r w:rsidR="00493CEB" w:rsidRPr="00EF7A5A">
        <w:rPr>
          <w:rFonts w:cs="Arial"/>
          <w:bCs/>
        </w:rPr>
        <w:t>volcanoes</w:t>
      </w:r>
      <w:r w:rsidR="00346756" w:rsidRPr="00EF7A5A">
        <w:rPr>
          <w:rFonts w:cs="Arial"/>
          <w:bCs/>
        </w:rPr>
        <w:t xml:space="preserve"> must only be encoded using point primitive).</w:t>
      </w:r>
    </w:p>
    <w:p w:rsidR="00CD7199" w:rsidRPr="00465D53" w:rsidRDefault="00CD7199" w:rsidP="00CD719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334" w:author="Jeff Wootton" w:date="2024-08-02T11:54:00Z"/>
          <w:rFonts w:cs="Arial"/>
          <w:bCs/>
        </w:rPr>
      </w:pPr>
      <w:commentRangeStart w:id="1335"/>
      <w:ins w:id="1336" w:author="Jeff Wootton" w:date="2024-08-02T11:54:00Z">
        <w:r>
          <w:rPr>
            <w:rFonts w:cs="Arial"/>
            <w:bCs/>
          </w:rPr>
          <w:t xml:space="preserve">The S-101 “system” attribute </w:t>
        </w:r>
        <w:r>
          <w:rPr>
            <w:rFonts w:cs="Arial"/>
            <w:b/>
          </w:rPr>
          <w:t>default clearance depth</w:t>
        </w:r>
        <w:r>
          <w:rPr>
            <w:rFonts w:cs="Arial"/>
            <w:bCs/>
          </w:rPr>
          <w:t xml:space="preserve"> has been introduced to replace the S-52 Conditional Symbology Procedure for the display in ECDIS of an encoded underwater hazard as an isolated danger, based on the Mariner’s selected safety depth, if the depth of the hazard is unknown. This attribute is mandatory for all </w:t>
        </w:r>
        <w:r w:rsidR="007D225C">
          <w:rPr>
            <w:b/>
          </w:rPr>
          <w:t>Obstruction</w:t>
        </w:r>
        <w:r>
          <w:rPr>
            <w:bCs/>
          </w:rPr>
          <w:t xml:space="preserve"> having mandatory attributes </w:t>
        </w:r>
        <w:r>
          <w:rPr>
            <w:b/>
          </w:rPr>
          <w:t>height</w:t>
        </w:r>
        <w:r>
          <w:rPr>
            <w:bCs/>
          </w:rPr>
          <w:t xml:space="preserve"> not populated and </w:t>
        </w:r>
        <w:r>
          <w:rPr>
            <w:b/>
          </w:rPr>
          <w:t>value of sounding</w:t>
        </w:r>
        <w:r>
          <w:rPr>
            <w:bCs/>
          </w:rPr>
          <w:t xml:space="preserve"> populated with an empty (null) value. During the automated conversion process, if HEIGHT is not populated and VALSOU is populated with an empty (null) value for the </w:t>
        </w:r>
      </w:ins>
      <w:ins w:id="1337" w:author="Jeff Wootton" w:date="2024-08-02T11:55:00Z">
        <w:r w:rsidR="002C4F5A">
          <w:rPr>
            <w:b/>
          </w:rPr>
          <w:t>OBSTRN</w:t>
        </w:r>
      </w:ins>
      <w:ins w:id="1338" w:author="Jeff Wootton" w:date="2024-08-02T11:59:00Z">
        <w:r w:rsidR="00E034CB">
          <w:rPr>
            <w:bCs/>
          </w:rPr>
          <w:t xml:space="preserve"> feature</w:t>
        </w:r>
      </w:ins>
      <w:ins w:id="1339" w:author="Jeff Wootton" w:date="2024-08-02T11:54:00Z">
        <w:r>
          <w:rPr>
            <w:bCs/>
          </w:rPr>
          <w:t xml:space="preserve">, </w:t>
        </w:r>
        <w:r>
          <w:rPr>
            <w:b/>
          </w:rPr>
          <w:t>default clearance depth</w:t>
        </w:r>
        <w:r>
          <w:rPr>
            <w:bCs/>
          </w:rPr>
          <w:t xml:space="preserve"> will be populated with a value </w:t>
        </w:r>
      </w:ins>
      <w:ins w:id="1340" w:author="Jeff Wootton" w:date="2024-08-22T12:16:00Z">
        <w:r w:rsidR="003E60BF">
          <w:rPr>
            <w:bCs/>
          </w:rPr>
          <w:t xml:space="preserve">based on the attribution of the </w:t>
        </w:r>
        <w:r w:rsidR="003E60BF">
          <w:rPr>
            <w:b/>
          </w:rPr>
          <w:t>OBSTRN</w:t>
        </w:r>
        <w:r w:rsidR="003E60BF">
          <w:rPr>
            <w:bCs/>
          </w:rPr>
          <w:t xml:space="preserve"> and the </w:t>
        </w:r>
      </w:ins>
      <w:ins w:id="1341" w:author="Jeff Wootton" w:date="2024-08-22T12:18:00Z">
        <w:r w:rsidR="00803521">
          <w:rPr>
            <w:bCs/>
          </w:rPr>
          <w:t>DRVAL1</w:t>
        </w:r>
      </w:ins>
      <w:ins w:id="1342" w:author="Jeff Wootton" w:date="2024-08-22T12:16:00Z">
        <w:r w:rsidR="003E60BF">
          <w:rPr>
            <w:bCs/>
          </w:rPr>
          <w:t xml:space="preserve"> for the </w:t>
        </w:r>
      </w:ins>
      <w:ins w:id="1343" w:author="Jeff Wootton" w:date="2024-08-22T12:18:00Z">
        <w:r w:rsidR="00803521">
          <w:rPr>
            <w:b/>
          </w:rPr>
          <w:t>DEPARE</w:t>
        </w:r>
      </w:ins>
      <w:ins w:id="1344" w:author="Jeff Wootton" w:date="2024-08-22T12:16:00Z">
        <w:r w:rsidR="003E60BF">
          <w:rPr>
            <w:bCs/>
          </w:rPr>
          <w:t xml:space="preserve"> feature within which the </w:t>
        </w:r>
        <w:r w:rsidR="003E60BF">
          <w:rPr>
            <w:b/>
          </w:rPr>
          <w:t>O</w:t>
        </w:r>
      </w:ins>
      <w:ins w:id="1345" w:author="Jeff Wootton" w:date="2024-08-22T12:18:00Z">
        <w:r w:rsidR="00803521">
          <w:rPr>
            <w:b/>
          </w:rPr>
          <w:t>BSTRN</w:t>
        </w:r>
      </w:ins>
      <w:ins w:id="1346" w:author="Jeff Wootton" w:date="2024-08-22T12:16:00Z">
        <w:r w:rsidR="003E60BF">
          <w:rPr>
            <w:bCs/>
          </w:rPr>
          <w:t xml:space="preserve"> is located (or the shoalest of the </w:t>
        </w:r>
      </w:ins>
      <w:ins w:id="1347" w:author="Jeff Wootton" w:date="2024-08-22T12:19:00Z">
        <w:r w:rsidR="00803521">
          <w:rPr>
            <w:bCs/>
          </w:rPr>
          <w:t>DRVAL1</w:t>
        </w:r>
      </w:ins>
      <w:ins w:id="1348" w:author="Jeff Wootton" w:date="2024-08-22T12:16:00Z">
        <w:r w:rsidR="003E60BF">
          <w:rPr>
            <w:bCs/>
          </w:rPr>
          <w:t xml:space="preserve"> values if a</w:t>
        </w:r>
        <w:r w:rsidR="006051C8">
          <w:rPr>
            <w:bCs/>
          </w:rPr>
          <w:t>n</w:t>
        </w:r>
        <w:r w:rsidR="003E60BF">
          <w:rPr>
            <w:bCs/>
          </w:rPr>
          <w:t xml:space="preserve"> </w:t>
        </w:r>
        <w:r w:rsidR="006051C8">
          <w:rPr>
            <w:bCs/>
          </w:rPr>
          <w:t>obstruction</w:t>
        </w:r>
        <w:r w:rsidR="003E60BF">
          <w:rPr>
            <w:bCs/>
          </w:rPr>
          <w:t xml:space="preserve"> area crosses multiple </w:t>
        </w:r>
      </w:ins>
      <w:ins w:id="1349" w:author="Jeff Wootton" w:date="2024-08-22T12:19:00Z">
        <w:r w:rsidR="00803521">
          <w:rPr>
            <w:b/>
          </w:rPr>
          <w:t>DEPARE</w:t>
        </w:r>
      </w:ins>
      <w:ins w:id="1350" w:author="Jeff Wootton" w:date="2024-08-22T12:16:00Z">
        <w:r w:rsidR="003E60BF">
          <w:rPr>
            <w:bCs/>
          </w:rPr>
          <w:t xml:space="preserve"> </w:t>
        </w:r>
      </w:ins>
      <w:ins w:id="1351" w:author="Jeff Wootton" w:date="2024-08-22T12:19:00Z">
        <w:r w:rsidR="00803521">
          <w:rPr>
            <w:bCs/>
          </w:rPr>
          <w:t>Objects</w:t>
        </w:r>
      </w:ins>
      <w:ins w:id="1352" w:author="Jeff Wootton" w:date="2024-08-22T12:16:00Z">
        <w:r w:rsidR="003E60BF">
          <w:rPr>
            <w:bCs/>
          </w:rPr>
          <w:t>) (see S-101 DCEG clause 30.1)</w:t>
        </w:r>
      </w:ins>
      <w:ins w:id="1353" w:author="Jeff Wootton" w:date="2024-08-02T11:54:00Z">
        <w:r>
          <w:rPr>
            <w:bCs/>
          </w:rPr>
          <w:t xml:space="preserve">. </w:t>
        </w:r>
        <w:r w:rsidRPr="000A7C27">
          <w:rPr>
            <w:rFonts w:cs="Arial"/>
            <w:bCs/>
          </w:rPr>
          <w:t>Th</w:t>
        </w:r>
        <w:r>
          <w:rPr>
            <w:rFonts w:cs="Arial"/>
            <w:bCs/>
          </w:rPr>
          <w:t>is</w:t>
        </w:r>
        <w:r w:rsidRPr="000A7C27">
          <w:rPr>
            <w:rFonts w:cs="Arial"/>
            <w:bCs/>
          </w:rPr>
          <w:t xml:space="preserve"> </w:t>
        </w:r>
        <w:r>
          <w:rPr>
            <w:rFonts w:cs="Arial"/>
            <w:bCs/>
          </w:rPr>
          <w:t>converted</w:t>
        </w:r>
        <w:r w:rsidRPr="00B63849">
          <w:rPr>
            <w:rFonts w:cs="Arial"/>
            <w:bCs/>
          </w:rPr>
          <w:t xml:space="preserve"> value for </w:t>
        </w:r>
        <w:r w:rsidRPr="00B63849">
          <w:rPr>
            <w:rFonts w:cs="Arial"/>
            <w:b/>
            <w:bCs/>
          </w:rPr>
          <w:t>default clearance depth</w:t>
        </w:r>
        <w:r w:rsidRPr="00B63849">
          <w:rPr>
            <w:rFonts w:cs="Arial"/>
          </w:rPr>
          <w:t xml:space="preserve"> may be amended by the Data Producer if the resulting isolated danger indication in the ECDIS is not considered appropriate.</w:t>
        </w:r>
      </w:ins>
    </w:p>
    <w:p w:rsidR="00CD7199" w:rsidRDefault="00CD7199" w:rsidP="00CD719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354" w:author="Jeff Wootton" w:date="2024-08-02T11:54:00Z"/>
          <w:rFonts w:cs="Arial"/>
          <w:bCs/>
        </w:rPr>
      </w:pPr>
      <w:ins w:id="1355" w:author="Jeff Wootton" w:date="2024-08-02T11:54:00Z">
        <w:r>
          <w:rPr>
            <w:rFonts w:cs="Arial"/>
            <w:bCs/>
          </w:rPr>
          <w:t xml:space="preserve">The S-101 mandatory “system” attribute </w:t>
        </w:r>
        <w:r>
          <w:rPr>
            <w:rFonts w:cs="Arial"/>
            <w:b/>
          </w:rPr>
          <w:t>surrounding depth</w:t>
        </w:r>
        <w:r>
          <w:rPr>
            <w:rFonts w:cs="Arial"/>
            <w:bCs/>
          </w:rPr>
          <w:t xml:space="preserve"> (see S-101 DCEG clause 30.4) has been introduced to replace the S-52 Conditional Symbology Procedure for the </w:t>
        </w:r>
        <w:r w:rsidRPr="00B63849">
          <w:rPr>
            <w:rFonts w:cs="Arial"/>
          </w:rPr>
          <w:t>determin</w:t>
        </w:r>
        <w:r>
          <w:rPr>
            <w:rFonts w:cs="Arial"/>
          </w:rPr>
          <w:t>ation of the depth of the</w:t>
        </w:r>
        <w:r w:rsidRPr="00B63849">
          <w:rPr>
            <w:rFonts w:cs="Arial"/>
          </w:rPr>
          <w:t xml:space="preserve"> seabed around an underwater hazard</w:t>
        </w:r>
        <w:r>
          <w:rPr>
            <w:rFonts w:cs="Arial"/>
            <w:bCs/>
          </w:rPr>
          <w:t xml:space="preserve">. </w:t>
        </w:r>
        <w:r>
          <w:rPr>
            <w:bCs/>
          </w:rPr>
          <w:t xml:space="preserve">During the automated conversion process, </w:t>
        </w:r>
        <w:r>
          <w:rPr>
            <w:b/>
          </w:rPr>
          <w:t>surrounding depth</w:t>
        </w:r>
        <w:r>
          <w:rPr>
            <w:bCs/>
          </w:rPr>
          <w:t xml:space="preserve"> will be populated with the value of the attribute </w:t>
        </w:r>
        <w:r>
          <w:rPr>
            <w:b/>
          </w:rPr>
          <w:t>depth range minimum value</w:t>
        </w:r>
        <w:r>
          <w:rPr>
            <w:bCs/>
          </w:rPr>
          <w:t xml:space="preserve"> for the </w:t>
        </w:r>
        <w:r>
          <w:rPr>
            <w:b/>
          </w:rPr>
          <w:t>Depth Area</w:t>
        </w:r>
        <w:r>
          <w:rPr>
            <w:bCs/>
          </w:rPr>
          <w:t xml:space="preserve"> feature within which the </w:t>
        </w:r>
      </w:ins>
      <w:ins w:id="1356" w:author="Jeff Wootton" w:date="2024-08-02T11:56:00Z">
        <w:r w:rsidR="001E4F01">
          <w:rPr>
            <w:b/>
          </w:rPr>
          <w:t>OBSTRN</w:t>
        </w:r>
      </w:ins>
      <w:ins w:id="1357" w:author="Jeff Wootton" w:date="2024-08-02T11:54:00Z">
        <w:r>
          <w:rPr>
            <w:bCs/>
          </w:rPr>
          <w:t xml:space="preserve"> is located (or the deepest of the </w:t>
        </w:r>
        <w:r>
          <w:rPr>
            <w:b/>
          </w:rPr>
          <w:t>depth range minimum value</w:t>
        </w:r>
        <w:r>
          <w:rPr>
            <w:bCs/>
          </w:rPr>
          <w:t xml:space="preserve"> values if a</w:t>
        </w:r>
      </w:ins>
      <w:ins w:id="1358" w:author="Jeff Wootton" w:date="2024-08-02T11:58:00Z">
        <w:r w:rsidR="00B378E3">
          <w:rPr>
            <w:bCs/>
          </w:rPr>
          <w:t xml:space="preserve"> linear or</w:t>
        </w:r>
      </w:ins>
      <w:ins w:id="1359" w:author="Jeff Wootton" w:date="2024-08-02T11:54:00Z">
        <w:r>
          <w:rPr>
            <w:bCs/>
          </w:rPr>
          <w:t xml:space="preserve"> area </w:t>
        </w:r>
      </w:ins>
      <w:ins w:id="1360" w:author="Jeff Wootton" w:date="2024-08-02T11:58:00Z">
        <w:r w:rsidR="00B378E3">
          <w:rPr>
            <w:bCs/>
          </w:rPr>
          <w:t xml:space="preserve">obstruction </w:t>
        </w:r>
      </w:ins>
      <w:ins w:id="1361" w:author="Jeff Wootton" w:date="2024-08-02T11:54:00Z">
        <w:r>
          <w:rPr>
            <w:bCs/>
          </w:rPr>
          <w:t xml:space="preserve">crosses multiple </w:t>
        </w:r>
        <w:r>
          <w:rPr>
            <w:b/>
          </w:rPr>
          <w:t>Depth Area</w:t>
        </w:r>
        <w:r>
          <w:rPr>
            <w:bCs/>
          </w:rPr>
          <w:t xml:space="preserve"> features).</w:t>
        </w:r>
        <w:commentRangeEnd w:id="1335"/>
        <w:r>
          <w:rPr>
            <w:rStyle w:val="CommentReference"/>
            <w:rFonts w:ascii="Garamond" w:hAnsi="Garamond"/>
            <w:lang w:eastAsia="en-US"/>
          </w:rPr>
          <w:commentReference w:id="1335"/>
        </w:r>
      </w:ins>
    </w:p>
    <w:p w:rsidR="00CD7199" w:rsidDel="00CD7199" w:rsidRDefault="00CD7199" w:rsidP="00EA710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del w:id="1362" w:author="Jeff Wootton" w:date="2024-08-02T11:54:00Z"/>
          <w:rFonts w:cs="Arial"/>
          <w:bCs/>
        </w:rPr>
      </w:pPr>
    </w:p>
    <w:p w:rsidR="00E654DB" w:rsidRPr="00EF7A5A" w:rsidRDefault="00E654DB"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reported date</w:t>
      </w:r>
      <w:r w:rsidRPr="00EF7A5A">
        <w:rPr>
          <w:rFonts w:cs="Arial"/>
          <w:bCs/>
        </w:rPr>
        <w:t xml:space="preserve"> has been introduced in S-101 to encode the date at which a </w:t>
      </w:r>
      <w:r>
        <w:rPr>
          <w:rFonts w:cs="Arial"/>
          <w:bCs/>
        </w:rPr>
        <w:t>wreck</w:t>
      </w:r>
      <w:r w:rsidRPr="00EF7A5A">
        <w:rPr>
          <w:rFonts w:cs="Arial"/>
          <w:bCs/>
        </w:rPr>
        <w:t xml:space="preserve"> has been reported. This information is encoded in S-57 on </w:t>
      </w:r>
      <w:r>
        <w:rPr>
          <w:b/>
        </w:rPr>
        <w:t>OBSTRN</w:t>
      </w:r>
      <w:r w:rsidRPr="00EF7A5A">
        <w:rPr>
          <w:rFonts w:cs="Arial"/>
          <w:bCs/>
        </w:rPr>
        <w:t xml:space="preserve"> using the attribute</w:t>
      </w:r>
      <w:r>
        <w:rPr>
          <w:rFonts w:cs="Arial"/>
          <w:bCs/>
        </w:rPr>
        <w:t xml:space="preserve">s QUASOU = </w:t>
      </w:r>
      <w:r>
        <w:rPr>
          <w:rFonts w:cs="Arial"/>
          <w:bCs/>
          <w:i/>
        </w:rPr>
        <w:t>9</w:t>
      </w:r>
      <w:r>
        <w:rPr>
          <w:rFonts w:cs="Arial"/>
          <w:bCs/>
        </w:rPr>
        <w:t xml:space="preserve"> (reported, not confirmed) and</w:t>
      </w:r>
      <w:r w:rsidRPr="00EF7A5A">
        <w:rPr>
          <w:rFonts w:cs="Arial"/>
          <w:bCs/>
        </w:rPr>
        <w:t xml:space="preserve"> SORDAT (see clause 2.2.5.1). Unless the date populated in SORDAT is actually a reported date, Data Producers are advised to remove SORDAT from </w:t>
      </w:r>
      <w:r>
        <w:rPr>
          <w:b/>
        </w:rPr>
        <w:t>OBSTRN</w:t>
      </w:r>
      <w:r w:rsidRPr="00EF7A5A">
        <w:rPr>
          <w:rFonts w:cs="Arial"/>
          <w:bCs/>
        </w:rPr>
        <w:t xml:space="preserve"> objects</w:t>
      </w:r>
      <w:r>
        <w:rPr>
          <w:rFonts w:cs="Arial"/>
          <w:bCs/>
        </w:rPr>
        <w:t xml:space="preserve"> having QUASOU = </w:t>
      </w:r>
      <w:r>
        <w:rPr>
          <w:rFonts w:cs="Arial"/>
          <w:bCs/>
          <w:i/>
        </w:rPr>
        <w:t>9</w:t>
      </w:r>
      <w:r>
        <w:rPr>
          <w:rFonts w:cs="Arial"/>
          <w:bCs/>
        </w:rPr>
        <w:t xml:space="preserve"> (reported, not confirmed)</w:t>
      </w:r>
      <w:r w:rsidRPr="00EF7A5A">
        <w:rPr>
          <w:rFonts w:cs="Arial"/>
          <w:bCs/>
        </w:rPr>
        <w:t xml:space="preserve"> prior to conversion.</w:t>
      </w:r>
    </w:p>
    <w:p w:rsidR="00FC7055" w:rsidRPr="00EF7A5A" w:rsidDel="00C62670" w:rsidRDefault="00FC7055" w:rsidP="00FC70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1363" w:author="Jeff Wootton" w:date="2024-07-30T13:31:00Z"/>
        </w:rPr>
      </w:pPr>
      <w:del w:id="1364" w:author="Jeff Wootton" w:date="2024-07-30T13:31:00Z">
        <w:r w:rsidRPr="00EF7A5A" w:rsidDel="00C62670">
          <w:delText xml:space="preserve">The S-101 Boolean attribute </w:delText>
        </w:r>
        <w:r w:rsidRPr="00EF7A5A" w:rsidDel="00C62670">
          <w:rPr>
            <w:b/>
          </w:rPr>
          <w:delText>display uncertainties</w:delText>
        </w:r>
        <w:r w:rsidRPr="00EF7A5A" w:rsidDel="00C62670">
          <w:delText xml:space="preserve"> introduces the option to encode additional information related to </w:delText>
        </w:r>
        <w:r w:rsidR="00D25F19" w:rsidRPr="00EF7A5A" w:rsidDel="00C62670">
          <w:rPr>
            <w:b/>
          </w:rPr>
          <w:delText>Obstruction</w:delText>
        </w:r>
        <w:r w:rsidRPr="00EF7A5A" w:rsidDel="00C62670">
          <w:delText xml:space="preserve">, and is mandatory for all </w:delText>
        </w:r>
        <w:r w:rsidR="00D25F19" w:rsidRPr="00EF7A5A" w:rsidDel="00C62670">
          <w:rPr>
            <w:b/>
          </w:rPr>
          <w:delText>Obstruction</w:delText>
        </w:r>
        <w:r w:rsidRPr="00EF7A5A" w:rsidDel="00C62670">
          <w:delText xml:space="preserve"> features of </w:delText>
        </w:r>
        <w:r w:rsidR="000D446A" w:rsidDel="00C62670">
          <w:delText>geometric primitive</w:delText>
        </w:r>
        <w:r w:rsidR="001336F2" w:rsidRPr="00EF7A5A" w:rsidDel="00C62670">
          <w:delText xml:space="preserve"> point and </w:delText>
        </w:r>
        <w:r w:rsidRPr="00EF7A5A" w:rsidDel="00C62670">
          <w:delText>depth 30 metres or less.</w:delText>
        </w:r>
        <w:r w:rsidR="005C6026" w:rsidRPr="00EF7A5A" w:rsidDel="00C62670">
          <w:delText xml:space="preserve"> </w:delText>
        </w:r>
        <w:r w:rsidRPr="00EF7A5A" w:rsidDel="00C62670">
          <w:delText xml:space="preserve">There is no corresponding encoding for this information on </w:delText>
        </w:r>
        <w:r w:rsidR="00D25F19" w:rsidRPr="00EF7A5A" w:rsidDel="00C62670">
          <w:rPr>
            <w:b/>
          </w:rPr>
          <w:delText>OBSTRN</w:delText>
        </w:r>
        <w:r w:rsidRPr="00EF7A5A" w:rsidDel="00C62670">
          <w:delText xml:space="preserve"> in S-57 – for full capability S-101 data, Data Producers will be required to evaluate their converted S-101 data and populate this attribute appropriately, noting that during the automated conversion process the value of this attribute will be set to </w:delText>
        </w:r>
        <w:r w:rsidR="00515372" w:rsidRPr="00EF7A5A" w:rsidDel="00C62670">
          <w:rPr>
            <w:i/>
          </w:rPr>
          <w:delText>False</w:delText>
        </w:r>
        <w:r w:rsidRPr="00EF7A5A" w:rsidDel="00C62670">
          <w:delText>.</w:delText>
        </w:r>
        <w:bookmarkStart w:id="1365" w:name="_Toc173416053"/>
        <w:bookmarkStart w:id="1366" w:name="_Toc173416391"/>
        <w:bookmarkEnd w:id="1365"/>
        <w:bookmarkEnd w:id="1366"/>
      </w:del>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1367" w:name="_Toc422735699"/>
      <w:bookmarkStart w:id="1368" w:name="_Toc460900550"/>
      <w:bookmarkStart w:id="1369" w:name="_Toc173416392"/>
      <w:r w:rsidRPr="00EF7A5A">
        <w:rPr>
          <w:bCs/>
        </w:rPr>
        <w:t>Danger lines</w:t>
      </w:r>
      <w:bookmarkEnd w:id="1367"/>
      <w:bookmarkEnd w:id="1368"/>
      <w:bookmarkEnd w:id="1369"/>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370" w:name="_Toc422735701"/>
      <w:bookmarkStart w:id="1371" w:name="_Toc460900551"/>
      <w:bookmarkStart w:id="1372" w:name="_Toc173416393"/>
      <w:r w:rsidRPr="00EF7A5A">
        <w:rPr>
          <w:bCs/>
        </w:rPr>
        <w:t>Danger line around a point danger or an isolated sounding</w:t>
      </w:r>
      <w:bookmarkEnd w:id="1370"/>
      <w:bookmarkEnd w:id="1371"/>
      <w:bookmarkEnd w:id="1372"/>
    </w:p>
    <w:p w:rsidR="004F3E34" w:rsidRPr="00EF7A5A" w:rsidRDefault="004F3E34" w:rsidP="004F3E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373" w:name="_Toc173416394"/>
      <w:r w:rsidRPr="00EF7A5A">
        <w:rPr>
          <w:bCs/>
        </w:rPr>
        <w:t>Danger line limiting an area of wrecks or obstructions</w:t>
      </w:r>
      <w:bookmarkEnd w:id="1373"/>
    </w:p>
    <w:p w:rsidR="004F3E34" w:rsidRPr="00EF7A5A" w:rsidRDefault="004F3E34" w:rsidP="004F3E34">
      <w:pPr>
        <w:spacing w:after="120"/>
        <w:jc w:val="both"/>
        <w:rPr>
          <w:rFonts w:cs="Arial"/>
          <w:bCs/>
        </w:rPr>
      </w:pPr>
      <w:r w:rsidRPr="00EF7A5A">
        <w:rPr>
          <w:rFonts w:cs="Arial"/>
          <w:bCs/>
        </w:rPr>
        <w:t>The guidance for the encoding of danger lines limiting areas of wrecks or obstructions remains unchanged in S-101.</w:t>
      </w:r>
      <w:r w:rsidR="005C6026" w:rsidRPr="00EF7A5A">
        <w:rPr>
          <w:rFonts w:cs="Arial"/>
          <w:bCs/>
        </w:rPr>
        <w:t xml:space="preserve"> </w:t>
      </w:r>
      <w:r w:rsidRPr="00EF7A5A">
        <w:rPr>
          <w:rFonts w:cs="Arial"/>
          <w:bCs/>
        </w:rPr>
        <w:t>See S-101 DCEG clause 13.1.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jc w:val="both"/>
        <w:rPr>
          <w:bCs/>
        </w:rPr>
      </w:pPr>
      <w:bookmarkStart w:id="1374" w:name="_Toc422735705"/>
      <w:bookmarkStart w:id="1375" w:name="_Toc460900553"/>
      <w:bookmarkStart w:id="1376" w:name="_Toc173416395"/>
      <w:r w:rsidRPr="00EF7A5A">
        <w:rPr>
          <w:bCs/>
        </w:rPr>
        <w:t>Danger line bordering an area throu</w:t>
      </w:r>
      <w:r w:rsidR="007A1C4D" w:rsidRPr="00EF7A5A">
        <w:rPr>
          <w:bCs/>
        </w:rPr>
        <w:t>gh which navigation is not safe</w:t>
      </w:r>
      <w:bookmarkEnd w:id="1374"/>
      <w:bookmarkEnd w:id="1375"/>
      <w:bookmarkEnd w:id="1376"/>
    </w:p>
    <w:p w:rsidR="004F3E34" w:rsidRPr="00EF7A5A" w:rsidRDefault="004F3E34" w:rsidP="004F3E34">
      <w:pPr>
        <w:spacing w:after="120"/>
        <w:jc w:val="both"/>
        <w:rPr>
          <w:rFonts w:cs="Arial"/>
          <w:bCs/>
        </w:rPr>
      </w:pPr>
      <w:r w:rsidRPr="00EF7A5A">
        <w:rPr>
          <w:rFonts w:cs="Arial"/>
          <w:bCs/>
        </w:rPr>
        <w:t>The guidance for the encoding of danger lines through which navigation is not safe remains unchanged in S-101.</w:t>
      </w:r>
      <w:r w:rsidR="005C6026" w:rsidRPr="00EF7A5A">
        <w:rPr>
          <w:rFonts w:cs="Arial"/>
          <w:bCs/>
        </w:rPr>
        <w:t xml:space="preserve"> </w:t>
      </w:r>
      <w:r w:rsidRPr="00EF7A5A">
        <w:rPr>
          <w:rFonts w:cs="Arial"/>
          <w:bCs/>
        </w:rPr>
        <w:t>See S-101 DCEG clause 13.2.</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77" w:name="_Toc422735707"/>
      <w:bookmarkStart w:id="1378" w:name="_Toc460900554"/>
      <w:bookmarkStart w:id="1379" w:name="_Toc173416396"/>
      <w:r w:rsidRPr="00EF7A5A">
        <w:rPr>
          <w:bCs/>
        </w:rPr>
        <w:t>Overfalls, races, breakers, eddies</w:t>
      </w:r>
      <w:bookmarkEnd w:id="1377"/>
      <w:bookmarkEnd w:id="1378"/>
      <w:bookmarkEnd w:id="1379"/>
    </w:p>
    <w:p w:rsidR="004F3E34" w:rsidRPr="00EF7A5A" w:rsidRDefault="004F3E34" w:rsidP="004F3E3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Water turbulence (</w:t>
      </w:r>
      <w:r w:rsidRPr="00EF7A5A">
        <w:rPr>
          <w:b/>
        </w:rPr>
        <w:t>WATTUR</w:t>
      </w:r>
      <w:r w:rsidRPr="00EF7A5A">
        <w:t>)</w:t>
      </w:r>
      <w:r w:rsidRPr="00EF7A5A">
        <w:tab/>
      </w:r>
      <w:r w:rsidRPr="00EF7A5A">
        <w:tab/>
        <w:t>(P,L,A)</w:t>
      </w:r>
    </w:p>
    <w:p w:rsidR="004F3E34" w:rsidRPr="00EF7A5A" w:rsidRDefault="004F3E34" w:rsidP="004F3E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Water Turbulence</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 xml:space="preserve">(S-101 DCEG Clause </w:t>
      </w:r>
      <w:r w:rsidR="00171D6E" w:rsidRPr="00EF7A5A">
        <w:t>10.4</w:t>
      </w:r>
      <w:r w:rsidRPr="00EF7A5A">
        <w:t>)</w:t>
      </w:r>
    </w:p>
    <w:p w:rsidR="00171D6E" w:rsidRPr="00EF7A5A" w:rsidRDefault="00171D6E" w:rsidP="00042F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WATTUR</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Water Turbulence </w:t>
      </w:r>
      <w:r w:rsidRPr="00EF7A5A">
        <w:t>during the automated conversion process.</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80" w:name="_Toc422735709"/>
      <w:bookmarkStart w:id="1381" w:name="_Toc460900555"/>
      <w:bookmarkStart w:id="1382" w:name="_Toc173416397"/>
      <w:r w:rsidRPr="00EF7A5A">
        <w:rPr>
          <w:bCs/>
        </w:rPr>
        <w:t>Doubtful dangers</w:t>
      </w:r>
      <w:bookmarkEnd w:id="1380"/>
      <w:bookmarkEnd w:id="1381"/>
      <w:bookmarkEnd w:id="1382"/>
    </w:p>
    <w:p w:rsidR="00171D6E" w:rsidRPr="00EF7A5A" w:rsidRDefault="00171D6E" w:rsidP="00171D6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00053520" w:rsidRPr="00EF7A5A">
        <w:rPr>
          <w:b/>
        </w:rPr>
        <w:t>Discoloured Water</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 xml:space="preserve">(S-101 DCEG Clause </w:t>
      </w:r>
      <w:r w:rsidR="00053520" w:rsidRPr="00EF7A5A">
        <w:t>13.8</w:t>
      </w:r>
      <w:r w:rsidRPr="00EF7A5A">
        <w:t>)</w:t>
      </w:r>
    </w:p>
    <w:p w:rsidR="00053520" w:rsidRPr="00EF7A5A" w:rsidRDefault="00053520" w:rsidP="000535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rPr>
          <w:rFonts w:cs="Arial"/>
          <w:bCs/>
        </w:rPr>
        <w:t xml:space="preserve">The guidance for the encoding of doubtful dangers </w:t>
      </w:r>
      <w:r w:rsidR="009D5C2C" w:rsidRPr="00EF7A5A">
        <w:rPr>
          <w:rFonts w:cs="Arial"/>
          <w:bCs/>
        </w:rPr>
        <w:t xml:space="preserve">is </w:t>
      </w:r>
      <w:r w:rsidRPr="00EF7A5A">
        <w:rPr>
          <w:rFonts w:cs="Arial"/>
          <w:bCs/>
        </w:rPr>
        <w:t>unchanged in S-101.</w:t>
      </w:r>
      <w:r w:rsidR="005C6026" w:rsidRPr="00EF7A5A">
        <w:rPr>
          <w:rFonts w:cs="Arial"/>
          <w:bCs/>
        </w:rPr>
        <w:t xml:space="preserve"> </w:t>
      </w:r>
      <w:r w:rsidRPr="00EF7A5A">
        <w:rPr>
          <w:rFonts w:cs="Arial"/>
          <w:bCs/>
        </w:rPr>
        <w:t>See S-101 DCEG clause 13.3.</w:t>
      </w:r>
      <w:r w:rsidR="005C6026" w:rsidRPr="00EF7A5A">
        <w:rPr>
          <w:rFonts w:cs="Arial"/>
          <w:bCs/>
        </w:rPr>
        <w:t xml:space="preserve"> </w:t>
      </w:r>
      <w:r w:rsidRPr="00EF7A5A">
        <w:t>However</w:t>
      </w:r>
      <w:r w:rsidR="000755BA">
        <w:t>,</w:t>
      </w:r>
      <w:r w:rsidRPr="00EF7A5A">
        <w:t xml:space="preserve"> the following requirements for S-57 attribution must be noted:</w:t>
      </w:r>
    </w:p>
    <w:p w:rsidR="00053520" w:rsidRPr="00EF7A5A" w:rsidRDefault="00053520" w:rsidP="00C93144">
      <w:pPr>
        <w:pStyle w:val="ListParagraph"/>
        <w:numPr>
          <w:ilvl w:val="0"/>
          <w:numId w:val="20"/>
        </w:numPr>
        <w:spacing w:after="120"/>
        <w:ind w:left="284" w:hanging="284"/>
        <w:jc w:val="both"/>
        <w:rPr>
          <w:rFonts w:cs="Arial"/>
          <w:bCs/>
        </w:rPr>
      </w:pPr>
      <w:r w:rsidRPr="00EF7A5A">
        <w:rPr>
          <w:rFonts w:cs="Arial"/>
          <w:bCs/>
        </w:rPr>
        <w:t xml:space="preserve">The S-101 </w:t>
      </w:r>
      <w:r w:rsidR="00B140B6" w:rsidRPr="00EF7A5A">
        <w:t>Feature type</w:t>
      </w:r>
      <w:r w:rsidRPr="00EF7A5A">
        <w:rPr>
          <w:rFonts w:cs="Arial"/>
          <w:bCs/>
        </w:rPr>
        <w:t xml:space="preserve"> </w:t>
      </w:r>
      <w:r w:rsidRPr="00EF7A5A">
        <w:rPr>
          <w:rFonts w:cs="Arial"/>
          <w:b/>
          <w:bCs/>
        </w:rPr>
        <w:t>Discoloured Water</w:t>
      </w:r>
      <w:r w:rsidRPr="00EF7A5A">
        <w:rPr>
          <w:rFonts w:cs="Arial"/>
          <w:bCs/>
        </w:rPr>
        <w:t xml:space="preserve"> has been introduced in S-101 to encode areas of discoloured water.</w:t>
      </w:r>
      <w:r w:rsidR="005C6026" w:rsidRPr="00EF7A5A">
        <w:rPr>
          <w:rFonts w:cs="Arial"/>
          <w:bCs/>
        </w:rPr>
        <w:t xml:space="preserve"> </w:t>
      </w:r>
      <w:r w:rsidRPr="00EF7A5A">
        <w:rPr>
          <w:rFonts w:cs="Arial"/>
          <w:bCs/>
        </w:rPr>
        <w:t xml:space="preserve">This information is encoded in S-57 </w:t>
      </w:r>
      <w:r w:rsidR="006D1D98" w:rsidRPr="00EF7A5A">
        <w:rPr>
          <w:rFonts w:cs="Arial"/>
          <w:bCs/>
        </w:rPr>
        <w:t>as</w:t>
      </w:r>
      <w:r w:rsidR="00B140B6" w:rsidRPr="00EF7A5A">
        <w:rPr>
          <w:rFonts w:cs="Arial"/>
          <w:bCs/>
        </w:rPr>
        <w:t xml:space="preserve"> an instance of the S-57 Object class</w:t>
      </w:r>
      <w:r w:rsidRPr="00EF7A5A">
        <w:rPr>
          <w:rFonts w:cs="Arial"/>
          <w:bCs/>
        </w:rPr>
        <w:t xml:space="preserve"> </w:t>
      </w:r>
      <w:r w:rsidRPr="00EF7A5A">
        <w:rPr>
          <w:rFonts w:cs="Arial"/>
          <w:b/>
          <w:bCs/>
        </w:rPr>
        <w:t>CTNARE</w:t>
      </w:r>
      <w:r w:rsidR="006D1D98" w:rsidRPr="00EF7A5A">
        <w:rPr>
          <w:rFonts w:cs="Arial"/>
          <w:bCs/>
        </w:rPr>
        <w:t xml:space="preserve">, </w:t>
      </w:r>
      <w:r w:rsidRPr="00EF7A5A">
        <w:rPr>
          <w:rFonts w:cs="Arial"/>
          <w:bCs/>
        </w:rPr>
        <w:t>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6D1D98" w:rsidRPr="00EF7A5A">
        <w:rPr>
          <w:rFonts w:cs="Arial"/>
          <w:b/>
          <w:bCs/>
        </w:rPr>
        <w:t>CTNARE</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006D1D98" w:rsidRPr="00EF7A5A">
        <w:rPr>
          <w:rFonts w:cs="Arial"/>
          <w:bCs/>
          <w:i/>
        </w:rPr>
        <w:t>Discoloured water</w:t>
      </w:r>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83" w:name="_Toc422735711"/>
      <w:bookmarkStart w:id="1384" w:name="_Toc460900556"/>
      <w:bookmarkStart w:id="1385" w:name="_Toc173416398"/>
      <w:r w:rsidRPr="00EF7A5A">
        <w:rPr>
          <w:bCs/>
        </w:rPr>
        <w:t>Caution area</w:t>
      </w:r>
      <w:bookmarkEnd w:id="1383"/>
      <w:bookmarkEnd w:id="1384"/>
      <w:r w:rsidRPr="00EF7A5A">
        <w:rPr>
          <w:bCs/>
        </w:rPr>
        <w:t>s</w:t>
      </w:r>
      <w:bookmarkEnd w:id="1385"/>
    </w:p>
    <w:p w:rsidR="008B2776" w:rsidRPr="00EF7A5A" w:rsidRDefault="008B2776" w:rsidP="008B277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Caution area (</w:t>
      </w:r>
      <w:r w:rsidRPr="00EF7A5A">
        <w:rPr>
          <w:b/>
        </w:rPr>
        <w:t>CTNARE</w:t>
      </w:r>
      <w:r w:rsidRPr="00EF7A5A">
        <w:t>)</w:t>
      </w:r>
      <w:r w:rsidRPr="00EF7A5A">
        <w:tab/>
      </w:r>
      <w:r w:rsidRPr="00EF7A5A">
        <w:tab/>
      </w:r>
      <w:r w:rsidR="00F80D83" w:rsidRPr="00EF7A5A">
        <w:tab/>
      </w:r>
      <w:r w:rsidRPr="00EF7A5A">
        <w:t>(P,A)</w:t>
      </w:r>
    </w:p>
    <w:p w:rsidR="008B2776" w:rsidRPr="00EF7A5A" w:rsidRDefault="008B2776" w:rsidP="008B27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Caution Area</w:t>
      </w:r>
      <w:r w:rsidRPr="00EF7A5A">
        <w:rPr>
          <w:b/>
        </w:rPr>
        <w:tab/>
      </w:r>
      <w:r w:rsidRPr="00EF7A5A">
        <w:rPr>
          <w:b/>
        </w:rPr>
        <w:tab/>
      </w:r>
      <w:r w:rsidRPr="00EF7A5A">
        <w:rPr>
          <w:b/>
        </w:rPr>
        <w:tab/>
      </w:r>
      <w:r w:rsidRPr="00EF7A5A">
        <w:rPr>
          <w:b/>
        </w:rPr>
        <w:tab/>
      </w:r>
      <w:r w:rsidRPr="00EF7A5A">
        <w:rPr>
          <w:b/>
        </w:rPr>
        <w:tab/>
      </w:r>
      <w:r w:rsidR="00F80D83" w:rsidRPr="00EF7A5A">
        <w:rPr>
          <w:b/>
        </w:rPr>
        <w:tab/>
      </w:r>
      <w:r w:rsidRPr="00EF7A5A">
        <w:t>(P,S)</w:t>
      </w:r>
      <w:r w:rsidRPr="00EF7A5A">
        <w:tab/>
      </w:r>
      <w:r w:rsidRPr="00EF7A5A">
        <w:tab/>
      </w:r>
      <w:r w:rsidRPr="00EF7A5A">
        <w:tab/>
        <w:t>(S-101 DCEG Clause 16.</w:t>
      </w:r>
      <w:r w:rsidR="00C65529" w:rsidRPr="00EF7A5A">
        <w:t>1</w:t>
      </w:r>
      <w:r w:rsidR="00C65529">
        <w:t>1</w:t>
      </w:r>
      <w:r w:rsidRPr="00EF7A5A">
        <w:t>)</w:t>
      </w:r>
    </w:p>
    <w:p w:rsidR="00F80D83" w:rsidRPr="00EF7A5A" w:rsidRDefault="00F80D83" w:rsidP="00F80D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Caution Area Association</w:t>
      </w:r>
      <w:r w:rsidRPr="00EF7A5A">
        <w:rPr>
          <w:b/>
        </w:rPr>
        <w:tab/>
      </w:r>
      <w:r w:rsidRPr="00EF7A5A">
        <w:rPr>
          <w:b/>
        </w:rPr>
        <w:tab/>
      </w:r>
      <w:r w:rsidRPr="00EF7A5A">
        <w:t>(N)</w:t>
      </w:r>
      <w:r w:rsidRPr="00EF7A5A">
        <w:tab/>
      </w:r>
      <w:r w:rsidRPr="00EF7A5A">
        <w:tab/>
      </w:r>
      <w:r w:rsidRPr="00EF7A5A">
        <w:tab/>
      </w:r>
      <w:r w:rsidRPr="00EF7A5A">
        <w:tab/>
        <w:t>(S-101 DCEG Clause 25.5)</w:t>
      </w:r>
    </w:p>
    <w:p w:rsidR="004B59B7" w:rsidRPr="00EF7A5A" w:rsidRDefault="00A213CA" w:rsidP="004B59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CTNARE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Caution Area </w:t>
      </w:r>
      <w:r w:rsidRPr="00EF7A5A">
        <w:t>during the automated conversion process</w:t>
      </w:r>
      <w:r w:rsidR="004B59B7">
        <w:t xml:space="preserve">, </w:t>
      </w:r>
      <w:r w:rsidR="004B59B7" w:rsidRPr="00EF7A5A">
        <w:t>with the following exceptions:</w:t>
      </w:r>
    </w:p>
    <w:p w:rsidR="004B59B7" w:rsidRPr="00EF7A5A" w:rsidRDefault="004B59B7" w:rsidP="00FF3087">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0"/>
        <w:jc w:val="both"/>
      </w:pPr>
      <w:r>
        <w:rPr>
          <w:b/>
        </w:rPr>
        <w:t>CTNARE</w:t>
      </w:r>
      <w:r w:rsidRPr="00EF7A5A">
        <w:t xml:space="preserve"> encoded to indicate </w:t>
      </w:r>
      <w:r>
        <w:t>discoloured water</w:t>
      </w:r>
      <w:r w:rsidRPr="00EF7A5A">
        <w:t xml:space="preserve"> (see clause </w:t>
      </w:r>
      <w:r>
        <w:t>6.5</w:t>
      </w:r>
      <w:r w:rsidRPr="00EF7A5A">
        <w:t>).</w:t>
      </w:r>
    </w:p>
    <w:p w:rsidR="004B59B7" w:rsidRPr="00EF7A5A" w:rsidRDefault="004B59B7" w:rsidP="00FF3087">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0"/>
        <w:jc w:val="both"/>
      </w:pPr>
      <w:r>
        <w:rPr>
          <w:b/>
        </w:rPr>
        <w:t>CTNARE</w:t>
      </w:r>
      <w:r w:rsidRPr="00EF7A5A">
        <w:t xml:space="preserve"> encoded to indicate a </w:t>
      </w:r>
      <w:r>
        <w:t>collision regulations limit</w:t>
      </w:r>
      <w:r w:rsidRPr="00EF7A5A">
        <w:t xml:space="preserve"> (see clause </w:t>
      </w:r>
      <w:r>
        <w:t>11.13.5</w:t>
      </w:r>
      <w:r w:rsidRPr="00EF7A5A">
        <w:t>).</w:t>
      </w:r>
    </w:p>
    <w:p w:rsidR="000E14B3" w:rsidRDefault="001D5456" w:rsidP="00A60E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 xml:space="preserve">For guidance on the conversion of </w:t>
      </w:r>
      <w:r>
        <w:rPr>
          <w:b/>
          <w:bCs/>
        </w:rPr>
        <w:t>CTNARE</w:t>
      </w:r>
      <w:r>
        <w:t xml:space="preserve"> encoded to indicate an area that is in dispute, see clauses</w:t>
      </w:r>
      <w:r w:rsidR="00A60EC9">
        <w:t xml:space="preserve"> 11.2.1, 11.2.4, 11.2.5 and 11.2.8.</w:t>
      </w:r>
    </w:p>
    <w:p w:rsidR="00A60EC9" w:rsidRDefault="00A60EC9" w:rsidP="00FF30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t xml:space="preserve">For guidance on the conversion of </w:t>
      </w:r>
      <w:r>
        <w:rPr>
          <w:b/>
          <w:bCs/>
        </w:rPr>
        <w:t>CTNARE</w:t>
      </w:r>
      <w:r>
        <w:t xml:space="preserve"> encoded to indicate periodicity of S-57 Skin of the Earth Objects for which the corresponding S-101 Features are not part of the.Skin of the Earth, see clauses 4.6.6.2, 4.6.7.3 and 4.6.8.</w:t>
      </w:r>
    </w:p>
    <w:p w:rsidR="00A60EC9" w:rsidRPr="001D5456" w:rsidDel="00E20C8B" w:rsidRDefault="00A60EC9" w:rsidP="004B59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del w:id="1386" w:author="Jeff Wootton" w:date="2024-07-30T13:39:00Z"/>
        </w:rPr>
      </w:pPr>
      <w:bookmarkStart w:id="1387" w:name="_Toc173416399"/>
      <w:bookmarkEnd w:id="1387"/>
    </w:p>
    <w:p w:rsidR="004B59B7" w:rsidRPr="00EF7A5A" w:rsidDel="00E20C8B" w:rsidRDefault="004B59B7" w:rsidP="004B59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del w:id="1388" w:author="Jeff Wootton" w:date="2024-07-30T13:39:00Z"/>
        </w:rPr>
      </w:pPr>
      <w:bookmarkStart w:id="1389" w:name="_Toc173416400"/>
      <w:bookmarkEnd w:id="1389"/>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rPr>
      </w:pPr>
      <w:bookmarkStart w:id="1390" w:name="_Toc460900557"/>
      <w:r w:rsidRPr="00EF7A5A">
        <w:rPr>
          <w:bCs/>
        </w:rPr>
        <w:br w:type="page"/>
      </w:r>
      <w:bookmarkStart w:id="1391" w:name="_Toc173416401"/>
      <w:r w:rsidRPr="00EF7A5A">
        <w:rPr>
          <w:bCs/>
        </w:rPr>
        <w:t>Nature of the seabed</w:t>
      </w:r>
      <w:bookmarkEnd w:id="1390"/>
      <w:bookmarkEnd w:id="1391"/>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92" w:name="_Toc422735715"/>
      <w:bookmarkStart w:id="1393" w:name="_Toc460900558"/>
      <w:bookmarkStart w:id="1394" w:name="_Toc173416402"/>
      <w:r w:rsidRPr="00EF7A5A">
        <w:rPr>
          <w:bCs/>
        </w:rPr>
        <w:t>Description of the bottom</w:t>
      </w:r>
      <w:bookmarkEnd w:id="1392"/>
      <w:bookmarkEnd w:id="1393"/>
      <w:bookmarkEnd w:id="1394"/>
    </w:p>
    <w:p w:rsidR="00EF0C5D" w:rsidRPr="00EF7A5A" w:rsidRDefault="00EF0C5D" w:rsidP="00EF0C5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Seabed area (</w:t>
      </w:r>
      <w:r w:rsidRPr="00EF7A5A">
        <w:rPr>
          <w:b/>
        </w:rPr>
        <w:t>SBDARE</w:t>
      </w:r>
      <w:r w:rsidRPr="00EF7A5A">
        <w:t>)</w:t>
      </w:r>
      <w:r w:rsidRPr="00EF7A5A">
        <w:tab/>
      </w:r>
      <w:r w:rsidRPr="00EF7A5A">
        <w:tab/>
        <w:t>(P,L,A)</w:t>
      </w:r>
    </w:p>
    <w:p w:rsidR="00EF0C5D" w:rsidRPr="00EF7A5A" w:rsidRDefault="00EF0C5D" w:rsidP="00EF0C5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00C53C16" w:rsidRPr="00EF7A5A">
        <w:rPr>
          <w:b/>
        </w:rPr>
        <w:t>Seabed</w:t>
      </w:r>
      <w:r w:rsidRPr="00EF7A5A">
        <w:rPr>
          <w:b/>
        </w:rPr>
        <w:t xml:space="preserve"> Area</w:t>
      </w:r>
      <w:r w:rsidRPr="00EF7A5A">
        <w:rPr>
          <w:b/>
        </w:rPr>
        <w:tab/>
      </w:r>
      <w:r w:rsidRPr="00EF7A5A">
        <w:rPr>
          <w:b/>
        </w:rPr>
        <w:tab/>
      </w:r>
      <w:r w:rsidRPr="00EF7A5A">
        <w:rPr>
          <w:b/>
        </w:rPr>
        <w:tab/>
      </w:r>
      <w:r w:rsidRPr="00EF7A5A">
        <w:rPr>
          <w:b/>
        </w:rPr>
        <w:tab/>
      </w:r>
      <w:r w:rsidRPr="00EF7A5A">
        <w:rPr>
          <w:b/>
        </w:rPr>
        <w:tab/>
      </w:r>
      <w:r w:rsidRPr="00EF7A5A">
        <w:t>(P,</w:t>
      </w:r>
      <w:r w:rsidR="00C53C16" w:rsidRPr="00EF7A5A">
        <w:t>C,S)</w:t>
      </w:r>
      <w:r w:rsidR="00C53C16" w:rsidRPr="00EF7A5A">
        <w:tab/>
      </w:r>
      <w:r w:rsidR="00C53C16" w:rsidRPr="00EF7A5A">
        <w:tab/>
      </w:r>
      <w:r w:rsidR="00C53C16" w:rsidRPr="00EF7A5A">
        <w:tab/>
      </w:r>
      <w:r w:rsidRPr="00EF7A5A">
        <w:t xml:space="preserve">(S-101 DCEG Clause </w:t>
      </w:r>
      <w:r w:rsidR="00C53C16" w:rsidRPr="00EF7A5A">
        <w:t>12.1</w:t>
      </w:r>
      <w:r w:rsidRPr="00EF7A5A">
        <w:t>)</w:t>
      </w:r>
    </w:p>
    <w:p w:rsidR="00C53C16" w:rsidRPr="00EF7A5A" w:rsidRDefault="00C53C16" w:rsidP="00C53C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SBDARE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Seabed Area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C53C16" w:rsidRPr="00EF7A5A" w:rsidRDefault="00C53C16"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COLOUR for </w:t>
      </w:r>
      <w:r w:rsidRPr="00EF7A5A">
        <w:rPr>
          <w:b/>
        </w:rPr>
        <w:t>SBDARE</w:t>
      </w:r>
      <w:r w:rsidRPr="00EF7A5A">
        <w:t xml:space="preserve"> will not be converted.</w:t>
      </w:r>
      <w:r w:rsidR="005C6026" w:rsidRPr="00EF7A5A">
        <w:t xml:space="preserve"> </w:t>
      </w:r>
      <w:r w:rsidRPr="00EF7A5A">
        <w:t xml:space="preserve">It is considered that this attribute is not relevant for </w:t>
      </w:r>
      <w:r w:rsidRPr="00EF7A5A">
        <w:rPr>
          <w:b/>
        </w:rPr>
        <w:t>Seabed Area</w:t>
      </w:r>
      <w:r w:rsidRPr="00EF7A5A">
        <w:t xml:space="preserve"> in S-101.</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395" w:name="_Toc422735717"/>
      <w:bookmarkStart w:id="1396" w:name="_Toc460900559"/>
      <w:bookmarkStart w:id="1397" w:name="_Toc173416403"/>
      <w:r w:rsidRPr="00EF7A5A">
        <w:rPr>
          <w:bCs/>
        </w:rPr>
        <w:t>Special bottom types</w:t>
      </w:r>
      <w:bookmarkEnd w:id="1395"/>
      <w:bookmarkEnd w:id="1396"/>
      <w:bookmarkEnd w:id="1397"/>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398" w:name="_Toc422735719"/>
      <w:bookmarkStart w:id="1399" w:name="_Toc460900560"/>
      <w:bookmarkStart w:id="1400" w:name="_Toc173416404"/>
      <w:r w:rsidRPr="00EF7A5A">
        <w:rPr>
          <w:bCs/>
        </w:rPr>
        <w:t>Sandwaves</w:t>
      </w:r>
      <w:bookmarkEnd w:id="1398"/>
      <w:bookmarkEnd w:id="1399"/>
      <w:bookmarkEnd w:id="1400"/>
    </w:p>
    <w:p w:rsidR="008D044A" w:rsidRPr="00EF7A5A" w:rsidRDefault="008D044A" w:rsidP="008D04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Sandwaves (</w:t>
      </w:r>
      <w:r w:rsidRPr="00EF7A5A">
        <w:rPr>
          <w:b/>
        </w:rPr>
        <w:t>SNDWAV</w:t>
      </w:r>
      <w:r w:rsidRPr="00EF7A5A">
        <w:t>)</w:t>
      </w:r>
      <w:r w:rsidRPr="00EF7A5A">
        <w:tab/>
      </w:r>
      <w:r w:rsidRPr="00EF7A5A">
        <w:tab/>
        <w:t>(P,L,A)</w:t>
      </w:r>
    </w:p>
    <w:p w:rsidR="008D044A" w:rsidRPr="00EF7A5A" w:rsidRDefault="008D044A" w:rsidP="008D04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Sandwave</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r>
      <w:r w:rsidRPr="00EF7A5A">
        <w:tab/>
        <w:t>(S-101 DCEG Clause 12.4)</w:t>
      </w:r>
    </w:p>
    <w:p w:rsidR="002C3467" w:rsidRPr="00EF7A5A" w:rsidRDefault="002C3467" w:rsidP="00042F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Pr="00EF7A5A">
        <w:rPr>
          <w:b/>
        </w:rPr>
        <w:t>SNDWAV</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Pr="00EF7A5A">
        <w:rPr>
          <w:b/>
        </w:rPr>
        <w:t xml:space="preserve">Sandwave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01" w:name="_Toc422735721"/>
      <w:bookmarkStart w:id="1402" w:name="_Toc460900561"/>
      <w:bookmarkStart w:id="1403" w:name="_Toc173416405"/>
      <w:r w:rsidRPr="00EF7A5A">
        <w:rPr>
          <w:bCs/>
        </w:rPr>
        <w:t>Weed - Kelp</w:t>
      </w:r>
      <w:bookmarkEnd w:id="1401"/>
      <w:bookmarkEnd w:id="1402"/>
      <w:bookmarkEnd w:id="1403"/>
    </w:p>
    <w:p w:rsidR="00D93535" w:rsidRPr="00EF7A5A" w:rsidRDefault="00D93535" w:rsidP="00D9353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140B6" w:rsidRPr="00EF7A5A">
        <w:rPr>
          <w:u w:val="single"/>
        </w:rPr>
        <w:t>Object</w:t>
      </w:r>
      <w:r w:rsidRPr="00EF7A5A">
        <w:rPr>
          <w:u w:val="single"/>
        </w:rPr>
        <w:t>:</w:t>
      </w:r>
      <w:r w:rsidRPr="00EF7A5A">
        <w:tab/>
      </w:r>
      <w:r w:rsidRPr="00EF7A5A">
        <w:tab/>
        <w:t xml:space="preserve">Weed / </w:t>
      </w:r>
      <w:r w:rsidR="00AD29FE" w:rsidRPr="00EF7A5A">
        <w:t xml:space="preserve">Kelp </w:t>
      </w:r>
      <w:r w:rsidRPr="00EF7A5A">
        <w:t>(</w:t>
      </w:r>
      <w:r w:rsidRPr="00EF7A5A">
        <w:rPr>
          <w:b/>
        </w:rPr>
        <w:t>WEDKLP</w:t>
      </w:r>
      <w:r w:rsidRPr="00EF7A5A">
        <w:t>)</w:t>
      </w:r>
      <w:r w:rsidRPr="00EF7A5A">
        <w:tab/>
      </w:r>
      <w:r w:rsidRPr="00EF7A5A">
        <w:tab/>
        <w:t>(P,A)</w:t>
      </w:r>
    </w:p>
    <w:p w:rsidR="00D93535" w:rsidRPr="00EF7A5A" w:rsidRDefault="00D93535" w:rsidP="00D935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Weed/Kelp</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12.2)</w:t>
      </w:r>
    </w:p>
    <w:p w:rsidR="00D93535" w:rsidRPr="00EF7A5A" w:rsidRDefault="00D93535" w:rsidP="00D935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B140B6" w:rsidRPr="00EF7A5A">
        <w:rPr>
          <w:u w:val="single"/>
        </w:rPr>
        <w:t>Feature</w:t>
      </w:r>
      <w:r w:rsidRPr="00EF7A5A">
        <w:t>:</w:t>
      </w:r>
      <w:r w:rsidRPr="00EF7A5A">
        <w:tab/>
      </w:r>
      <w:r w:rsidRPr="00EF7A5A">
        <w:rPr>
          <w:b/>
        </w:rPr>
        <w:t>Seagrass</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12.3)</w:t>
      </w:r>
    </w:p>
    <w:p w:rsidR="00D93535" w:rsidRPr="00EF7A5A" w:rsidRDefault="00D93535" w:rsidP="00D935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140B6" w:rsidRPr="00EF7A5A">
        <w:t>O</w:t>
      </w:r>
      <w:r w:rsidRPr="00EF7A5A">
        <w:t>bject</w:t>
      </w:r>
      <w:r w:rsidR="00B140B6" w:rsidRPr="00EF7A5A">
        <w:t xml:space="preserve"> class</w:t>
      </w:r>
      <w:r w:rsidRPr="00EF7A5A">
        <w:t xml:space="preserve"> </w:t>
      </w:r>
      <w:r w:rsidR="00BF5142" w:rsidRPr="00EF7A5A">
        <w:rPr>
          <w:b/>
        </w:rPr>
        <w:t>WEDKLP</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B140B6" w:rsidRPr="00EF7A5A">
        <w:t>Feature type</w:t>
      </w:r>
      <w:r w:rsidRPr="00EF7A5A">
        <w:t xml:space="preserve"> </w:t>
      </w:r>
      <w:r w:rsidR="00BF5142" w:rsidRPr="00EF7A5A">
        <w:rPr>
          <w:b/>
        </w:rPr>
        <w:t>Weed/Kelp</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D93535" w:rsidRPr="00EF7A5A" w:rsidRDefault="00BF5142"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WEDKLP</w:t>
      </w:r>
      <w:r w:rsidR="00D93535" w:rsidRPr="00EF7A5A">
        <w:t xml:space="preserve"> with attribute </w:t>
      </w:r>
      <w:r w:rsidRPr="00EF7A5A">
        <w:t>CATWED</w:t>
      </w:r>
      <w:r w:rsidR="00D93535" w:rsidRPr="00EF7A5A">
        <w:t xml:space="preserve"> = </w:t>
      </w:r>
      <w:r w:rsidRPr="00EF7A5A">
        <w:rPr>
          <w:i/>
        </w:rPr>
        <w:t>3</w:t>
      </w:r>
      <w:r w:rsidR="00D93535" w:rsidRPr="00EF7A5A">
        <w:t xml:space="preserve"> (</w:t>
      </w:r>
      <w:r w:rsidRPr="00EF7A5A">
        <w:t>sea grass</w:t>
      </w:r>
      <w:r w:rsidR="00D93535" w:rsidRPr="00EF7A5A">
        <w:t xml:space="preserve">) will convert to </w:t>
      </w:r>
      <w:r w:rsidR="00B140B6" w:rsidRPr="00EF7A5A">
        <w:t xml:space="preserve">an instance of </w:t>
      </w:r>
      <w:r w:rsidR="00D93535" w:rsidRPr="00EF7A5A">
        <w:t xml:space="preserve">the S-101 </w:t>
      </w:r>
      <w:r w:rsidR="00B140B6" w:rsidRPr="00EF7A5A">
        <w:t>Feature type</w:t>
      </w:r>
      <w:r w:rsidR="00D93535" w:rsidRPr="00EF7A5A">
        <w:t xml:space="preserve"> </w:t>
      </w:r>
      <w:r w:rsidRPr="00EF7A5A">
        <w:rPr>
          <w:b/>
        </w:rPr>
        <w:t>Seagrass</w:t>
      </w:r>
      <w:r w:rsidRPr="00EF7A5A">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04" w:name="_Toc422735723"/>
      <w:bookmarkStart w:id="1405" w:name="_Toc460900562"/>
      <w:bookmarkStart w:id="1406" w:name="_Toc173416406"/>
      <w:r w:rsidRPr="00EF7A5A">
        <w:rPr>
          <w:bCs/>
        </w:rPr>
        <w:t>Springs in the seabed</w:t>
      </w:r>
      <w:bookmarkEnd w:id="1404"/>
      <w:bookmarkEnd w:id="1405"/>
      <w:bookmarkEnd w:id="1406"/>
    </w:p>
    <w:p w:rsidR="00BE07D4" w:rsidRPr="00EF7A5A" w:rsidRDefault="00BE07D4" w:rsidP="00BE07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Spring (</w:t>
      </w:r>
      <w:r w:rsidRPr="00EF7A5A">
        <w:rPr>
          <w:b/>
        </w:rPr>
        <w:t>SPRING</w:t>
      </w:r>
      <w:r w:rsidRPr="00EF7A5A">
        <w:t>)</w:t>
      </w:r>
      <w:r w:rsidRPr="00EF7A5A">
        <w:tab/>
      </w:r>
      <w:r w:rsidRPr="00EF7A5A">
        <w:tab/>
        <w:t>(P)</w:t>
      </w:r>
    </w:p>
    <w:p w:rsidR="00BE07D4" w:rsidRPr="00EF7A5A" w:rsidRDefault="00BE07D4" w:rsidP="00BE07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Spring</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12.5)</w:t>
      </w:r>
    </w:p>
    <w:p w:rsidR="00BE07D4" w:rsidRPr="00EF7A5A" w:rsidRDefault="00BE07D4" w:rsidP="00FD0C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SPRING</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Spring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07" w:name="_Toc422735725"/>
      <w:bookmarkStart w:id="1408" w:name="_Toc460900563"/>
      <w:bookmarkStart w:id="1409" w:name="_Toc173416407"/>
      <w:r w:rsidRPr="00EF7A5A">
        <w:rPr>
          <w:bCs/>
        </w:rPr>
        <w:t>Tideway</w:t>
      </w:r>
      <w:bookmarkEnd w:id="1407"/>
      <w:bookmarkEnd w:id="1408"/>
      <w:r w:rsidRPr="00EF7A5A">
        <w:rPr>
          <w:bCs/>
        </w:rPr>
        <w:t>s</w:t>
      </w:r>
      <w:bookmarkEnd w:id="1409"/>
    </w:p>
    <w:p w:rsidR="00BE07D4" w:rsidRPr="00EF7A5A" w:rsidRDefault="00BE07D4" w:rsidP="00BE07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Tideway (</w:t>
      </w:r>
      <w:r w:rsidRPr="00EF7A5A">
        <w:rPr>
          <w:b/>
        </w:rPr>
        <w:t>TIDEWY</w:t>
      </w:r>
      <w:r w:rsidRPr="00EF7A5A">
        <w:t>)</w:t>
      </w:r>
      <w:r w:rsidRPr="00EF7A5A">
        <w:tab/>
      </w:r>
      <w:r w:rsidRPr="00EF7A5A">
        <w:tab/>
        <w:t>(L,A)</w:t>
      </w:r>
    </w:p>
    <w:p w:rsidR="00BE07D4" w:rsidRPr="00EF7A5A" w:rsidRDefault="00BE07D4" w:rsidP="00BE07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Tideway</w:t>
      </w:r>
      <w:r w:rsidRPr="00EF7A5A">
        <w:rPr>
          <w:b/>
        </w:rPr>
        <w:tab/>
      </w:r>
      <w:r w:rsidRPr="00EF7A5A">
        <w:rPr>
          <w:b/>
        </w:rPr>
        <w:tab/>
      </w:r>
      <w:r w:rsidRPr="00EF7A5A">
        <w:rPr>
          <w:b/>
        </w:rPr>
        <w:tab/>
      </w:r>
      <w:r w:rsidRPr="00EF7A5A">
        <w:rPr>
          <w:b/>
        </w:rPr>
        <w:tab/>
      </w:r>
      <w:r w:rsidRPr="00EF7A5A">
        <w:rPr>
          <w:b/>
        </w:rPr>
        <w:tab/>
      </w:r>
      <w:r w:rsidRPr="00EF7A5A">
        <w:rPr>
          <w:b/>
        </w:rPr>
        <w:tab/>
      </w:r>
      <w:r w:rsidRPr="00EF7A5A">
        <w:t>(C,S)</w:t>
      </w:r>
      <w:r w:rsidRPr="00EF7A5A">
        <w:tab/>
      </w:r>
      <w:r w:rsidRPr="00EF7A5A">
        <w:tab/>
      </w:r>
      <w:r w:rsidRPr="00EF7A5A">
        <w:tab/>
      </w:r>
      <w:r w:rsidRPr="00EF7A5A">
        <w:tab/>
      </w:r>
      <w:r w:rsidRPr="00EF7A5A">
        <w:tab/>
        <w:t>(S-101 DCEG Clause 5.16)</w:t>
      </w:r>
    </w:p>
    <w:p w:rsidR="00EF2834" w:rsidRPr="00EF7A5A" w:rsidRDefault="00EF2834" w:rsidP="00EF28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TIDEWY</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Tideway </w:t>
      </w:r>
      <w:r w:rsidRPr="00EF7A5A">
        <w:t>during the automated conversion process.</w:t>
      </w:r>
    </w:p>
    <w:p w:rsidR="006B2826" w:rsidRPr="00EF7A5A" w:rsidRDefault="006B2826" w:rsidP="00C93144">
      <w:pPr>
        <w:pStyle w:val="Heading1"/>
        <w:pageBreakBefore/>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rPr>
      </w:pPr>
      <w:bookmarkStart w:id="1410" w:name="_Toc173416408"/>
      <w:r w:rsidRPr="00EF7A5A">
        <w:rPr>
          <w:bCs/>
        </w:rPr>
        <w:t>Sea areas</w:t>
      </w:r>
      <w:bookmarkEnd w:id="1410"/>
    </w:p>
    <w:p w:rsidR="00FB1309" w:rsidRPr="00EF7A5A" w:rsidRDefault="00FB1309" w:rsidP="00FB130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Sea area (</w:t>
      </w:r>
      <w:r w:rsidRPr="00EF7A5A">
        <w:rPr>
          <w:b/>
        </w:rPr>
        <w:t>SEAARE</w:t>
      </w:r>
      <w:r w:rsidRPr="00EF7A5A">
        <w:t>)</w:t>
      </w:r>
      <w:r w:rsidRPr="00EF7A5A">
        <w:tab/>
      </w:r>
      <w:r w:rsidRPr="00EF7A5A">
        <w:tab/>
      </w:r>
      <w:r w:rsidRPr="00EF7A5A">
        <w:tab/>
      </w:r>
      <w:r w:rsidRPr="00EF7A5A">
        <w:tab/>
      </w:r>
      <w:r w:rsidRPr="00EF7A5A">
        <w:tab/>
        <w:t>(P,A)</w:t>
      </w:r>
    </w:p>
    <w:p w:rsidR="00FB1309" w:rsidRPr="00EF7A5A" w:rsidRDefault="00FB1309" w:rsidP="00FB130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Sea Area/Named Water Area</w:t>
      </w:r>
      <w:r w:rsidRPr="00EF7A5A">
        <w:rPr>
          <w:b/>
        </w:rPr>
        <w:tab/>
      </w:r>
      <w:r w:rsidRPr="00EF7A5A">
        <w:rPr>
          <w:b/>
        </w:rPr>
        <w:tab/>
      </w:r>
      <w:r w:rsidRPr="00EF7A5A">
        <w:t>(P,S)</w:t>
      </w:r>
      <w:r w:rsidRPr="00EF7A5A">
        <w:tab/>
      </w:r>
      <w:r w:rsidRPr="00EF7A5A">
        <w:tab/>
      </w:r>
      <w:r w:rsidRPr="00EF7A5A">
        <w:tab/>
        <w:t>(S-101 DCEG Clause 9.1)</w:t>
      </w:r>
    </w:p>
    <w:p w:rsidR="00FB1309" w:rsidRPr="00EF7A5A" w:rsidRDefault="00FB1309" w:rsidP="00FB130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SEAARE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Sea Area/Named Water Area </w:t>
      </w:r>
      <w:r w:rsidRPr="00EF7A5A">
        <w:t>during the automated conversion process.</w:t>
      </w:r>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411" w:name="_Toc422735728"/>
      <w:bookmarkStart w:id="1412" w:name="_Toc460900564"/>
      <w:r w:rsidRPr="00EF7A5A">
        <w:br w:type="page"/>
      </w:r>
      <w:bookmarkStart w:id="1413" w:name="_Toc173416409"/>
      <w:r w:rsidRPr="00EF7A5A">
        <w:rPr>
          <w:bCs/>
        </w:rPr>
        <w:t>Harbour regulations</w:t>
      </w:r>
      <w:bookmarkEnd w:id="1411"/>
      <w:bookmarkEnd w:id="1412"/>
      <w:bookmarkEnd w:id="1413"/>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414" w:name="_Toc422735730"/>
      <w:bookmarkStart w:id="1415" w:name="_Toc460900565"/>
      <w:bookmarkStart w:id="1416" w:name="_Toc173416410"/>
      <w:r w:rsidRPr="00EF7A5A">
        <w:rPr>
          <w:bCs/>
        </w:rPr>
        <w:t>Regulations within harbour limits</w:t>
      </w:r>
      <w:bookmarkEnd w:id="1414"/>
      <w:bookmarkEnd w:id="1415"/>
      <w:bookmarkEnd w:id="1416"/>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17" w:name="_Toc422735732"/>
      <w:bookmarkStart w:id="1418" w:name="_Toc460900566"/>
      <w:bookmarkStart w:id="1419" w:name="_Toc173416411"/>
      <w:r w:rsidRPr="00EF7A5A">
        <w:rPr>
          <w:bCs/>
        </w:rPr>
        <w:t>Administrative harbour areas</w:t>
      </w:r>
      <w:bookmarkEnd w:id="1417"/>
      <w:bookmarkEnd w:id="1418"/>
      <w:bookmarkEnd w:id="1419"/>
    </w:p>
    <w:p w:rsidR="002E7184" w:rsidRPr="00EF7A5A" w:rsidRDefault="002E7184" w:rsidP="002E718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Harbour area (</w:t>
      </w:r>
      <w:r w:rsidRPr="00EF7A5A">
        <w:rPr>
          <w:b/>
        </w:rPr>
        <w:t>HRBARE</w:t>
      </w:r>
      <w:r w:rsidRPr="00EF7A5A">
        <w:t>)</w:t>
      </w:r>
      <w:r w:rsidRPr="00EF7A5A">
        <w:tab/>
      </w:r>
      <w:r w:rsidRPr="00EF7A5A">
        <w:tab/>
      </w:r>
      <w:r w:rsidRPr="00EF7A5A">
        <w:tab/>
      </w:r>
      <w:r w:rsidRPr="00EF7A5A">
        <w:tab/>
      </w:r>
      <w:r w:rsidRPr="00EF7A5A">
        <w:tab/>
        <w:t>(A)</w:t>
      </w:r>
    </w:p>
    <w:p w:rsidR="002E7184" w:rsidRPr="00EF7A5A" w:rsidRDefault="002E7184" w:rsidP="002E718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Harbour Area (Administrative)</w:t>
      </w:r>
      <w:r w:rsidRPr="00EF7A5A">
        <w:rPr>
          <w:b/>
        </w:rPr>
        <w:tab/>
      </w:r>
      <w:r w:rsidRPr="00EF7A5A">
        <w:rPr>
          <w:b/>
        </w:rPr>
        <w:tab/>
      </w:r>
      <w:r w:rsidRPr="00EF7A5A">
        <w:t>(S)</w:t>
      </w:r>
      <w:r w:rsidRPr="00EF7A5A">
        <w:tab/>
      </w:r>
      <w:r w:rsidRPr="00EF7A5A">
        <w:tab/>
      </w:r>
      <w:r w:rsidRPr="00EF7A5A">
        <w:tab/>
        <w:t>(S-101 DCEG Clause 16.</w:t>
      </w:r>
      <w:r w:rsidR="00BF44D0">
        <w:t>20</w:t>
      </w:r>
      <w:r w:rsidRPr="00EF7A5A">
        <w:t>)</w:t>
      </w:r>
    </w:p>
    <w:p w:rsidR="000D4756" w:rsidRPr="00EF7A5A" w:rsidRDefault="000D4756" w:rsidP="0036103E">
      <w:pPr>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HRBARE</w:t>
      </w:r>
      <w:r w:rsidRPr="00EF7A5A">
        <w:t xml:space="preserve"> and its binding attributes will be </w:t>
      </w:r>
      <w:r w:rsidR="00615F96" w:rsidRPr="00EF7A5A">
        <w:t xml:space="preserve">converted </w:t>
      </w:r>
      <w:r w:rsidRPr="00EF7A5A">
        <w:t xml:space="preserve">automatically </w:t>
      </w:r>
      <w:r w:rsidR="00615F96" w:rsidRPr="00EF7A5A">
        <w:t>to an instance of</w:t>
      </w:r>
      <w:r w:rsidRPr="00EF7A5A">
        <w:t xml:space="preserve"> the S-101 </w:t>
      </w:r>
      <w:r w:rsidR="00FA0A9E" w:rsidRPr="00EF7A5A">
        <w:t>Feature type</w:t>
      </w:r>
      <w:r w:rsidRPr="00EF7A5A">
        <w:t xml:space="preserve"> </w:t>
      </w:r>
      <w:r w:rsidRPr="00EF7A5A">
        <w:rPr>
          <w:b/>
        </w:rPr>
        <w:t xml:space="preserve">Harbour Area (Administrative)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Harbour Area (Administrative)</w:t>
      </w:r>
      <w:r w:rsidRPr="00EF7A5A">
        <w:t xml:space="preserve"> in S-101:</w:t>
      </w:r>
    </w:p>
    <w:p w:rsidR="000D4756" w:rsidRPr="00EF7A5A" w:rsidRDefault="000D4756" w:rsidP="000D4756">
      <w:pPr>
        <w:spacing w:after="120"/>
        <w:jc w:val="both"/>
      </w:pPr>
      <w:r w:rsidRPr="00EF7A5A">
        <w:rPr>
          <w:b/>
        </w:rPr>
        <w:t>status</w:t>
      </w:r>
      <w:r w:rsidRPr="00EF7A5A">
        <w:tab/>
      </w:r>
      <w:r w:rsidRPr="00EF7A5A">
        <w:tab/>
        <w:t>(STATUS)</w:t>
      </w:r>
    </w:p>
    <w:p w:rsidR="000D4756" w:rsidRPr="00EF7A5A" w:rsidRDefault="000D4756" w:rsidP="000D4756">
      <w:pPr>
        <w:spacing w:after="120"/>
        <w:jc w:val="both"/>
        <w:rPr>
          <w:rFonts w:cs="Arial"/>
        </w:rPr>
      </w:pPr>
      <w:r w:rsidRPr="00EF7A5A">
        <w:rPr>
          <w:rFonts w:cs="Arial"/>
          <w:bCs/>
        </w:rPr>
        <w:t>See S-101 DCEG clause 16.</w:t>
      </w:r>
      <w:r w:rsidR="00BF44D0">
        <w:rPr>
          <w:rFonts w:cs="Arial"/>
          <w:bCs/>
        </w:rPr>
        <w:t>20</w:t>
      </w:r>
      <w:r w:rsidR="00BF44D0"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HRBARE</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20" w:name="_Toc422735734"/>
      <w:bookmarkStart w:id="1421" w:name="_Toc460900567"/>
      <w:bookmarkStart w:id="1422" w:name="_Toc173416412"/>
      <w:r w:rsidRPr="00EF7A5A">
        <w:rPr>
          <w:bCs/>
        </w:rPr>
        <w:t>Speed limits</w:t>
      </w:r>
      <w:bookmarkEnd w:id="1420"/>
      <w:bookmarkEnd w:id="1421"/>
      <w:bookmarkEnd w:id="1422"/>
    </w:p>
    <w:p w:rsidR="005B3C8F" w:rsidRDefault="005B3C8F" w:rsidP="00BE3246">
      <w:pPr>
        <w:spacing w:after="120"/>
        <w:jc w:val="both"/>
        <w:rPr>
          <w:ins w:id="1423" w:author="Jeff Wootton" w:date="2024-07-30T14:52:00Z"/>
        </w:rPr>
      </w:pPr>
      <w:r w:rsidRPr="00EF7A5A">
        <w:rPr>
          <w:rFonts w:cs="Arial"/>
          <w:bCs/>
        </w:rPr>
        <w:t xml:space="preserve">The S-101 </w:t>
      </w:r>
      <w:r>
        <w:rPr>
          <w:rFonts w:cs="Arial"/>
          <w:bCs/>
        </w:rPr>
        <w:t>Feature type</w:t>
      </w:r>
      <w:r w:rsidRPr="00EF7A5A">
        <w:rPr>
          <w:rFonts w:cs="Arial"/>
          <w:bCs/>
        </w:rPr>
        <w:t xml:space="preserve"> </w:t>
      </w:r>
      <w:r>
        <w:rPr>
          <w:rFonts w:cs="Arial"/>
          <w:b/>
          <w:bCs/>
        </w:rPr>
        <w:t>Restricted Area</w:t>
      </w:r>
      <w:r w:rsidRPr="00EF7A5A">
        <w:rPr>
          <w:rFonts w:cs="Arial"/>
          <w:bCs/>
        </w:rPr>
        <w:t xml:space="preserve"> includes the new </w:t>
      </w:r>
      <w:r>
        <w:rPr>
          <w:rFonts w:cs="Arial"/>
          <w:bCs/>
        </w:rPr>
        <w:t xml:space="preserve">complex attribute </w:t>
      </w:r>
      <w:r>
        <w:rPr>
          <w:rFonts w:cs="Arial"/>
          <w:b/>
          <w:bCs/>
        </w:rPr>
        <w:t>vessel speed limit</w:t>
      </w:r>
      <w:r>
        <w:rPr>
          <w:rFonts w:cs="Arial"/>
          <w:bCs/>
        </w:rPr>
        <w:t xml:space="preserve">, having sub-attributes </w:t>
      </w:r>
      <w:r>
        <w:rPr>
          <w:rFonts w:cs="Arial"/>
          <w:b/>
          <w:bCs/>
        </w:rPr>
        <w:t>speed limit</w:t>
      </w:r>
      <w:r>
        <w:rPr>
          <w:rFonts w:cs="Arial"/>
          <w:bCs/>
        </w:rPr>
        <w:t xml:space="preserve"> and </w:t>
      </w:r>
      <w:r>
        <w:rPr>
          <w:rFonts w:cs="Arial"/>
          <w:b/>
          <w:bCs/>
        </w:rPr>
        <w:t>speed unit</w:t>
      </w:r>
      <w:r w:rsidR="0043038E">
        <w:rPr>
          <w:rFonts w:cs="Arial"/>
          <w:b/>
          <w:bCs/>
        </w:rPr>
        <w:t>s</w:t>
      </w:r>
      <w:r>
        <w:rPr>
          <w:rFonts w:cs="Arial"/>
          <w:bCs/>
        </w:rPr>
        <w:t xml:space="preserve"> for the encoding of the speed limit and its unit of measure</w:t>
      </w:r>
      <w:r w:rsidR="00B82E4F">
        <w:rPr>
          <w:rFonts w:cs="Arial"/>
          <w:bCs/>
        </w:rPr>
        <w:t xml:space="preserve"> (see S-101 DCEG clauses 17.4 and 17.8)</w:t>
      </w:r>
      <w:r w:rsidRPr="00EF7A5A">
        <w:rPr>
          <w:rFonts w:cs="Arial"/>
          <w:bCs/>
        </w:rPr>
        <w:t xml:space="preserve">. This information is encoded in S-57 </w:t>
      </w:r>
      <w:r w:rsidR="00E13AB9">
        <w:rPr>
          <w:rFonts w:cs="Arial"/>
          <w:bCs/>
        </w:rPr>
        <w:t>using</w:t>
      </w:r>
      <w:r w:rsidR="008B52EF">
        <w:rPr>
          <w:rFonts w:cs="Arial"/>
          <w:bCs/>
        </w:rPr>
        <w:t xml:space="preserve"> the Object class</w:t>
      </w:r>
      <w:r w:rsidRPr="00EF7A5A">
        <w:rPr>
          <w:rFonts w:cs="Arial"/>
          <w:bCs/>
        </w:rPr>
        <w:t xml:space="preserve"> </w:t>
      </w:r>
      <w:r w:rsidR="00495904">
        <w:rPr>
          <w:rFonts w:cs="Arial"/>
          <w:b/>
          <w:bCs/>
        </w:rPr>
        <w:t>RESARE</w:t>
      </w:r>
      <w:r w:rsidR="00E13AB9">
        <w:rPr>
          <w:rFonts w:cs="Arial"/>
          <w:bCs/>
        </w:rPr>
        <w:t>,</w:t>
      </w:r>
      <w:r w:rsidRPr="00EF7A5A">
        <w:rPr>
          <w:rFonts w:cs="Arial"/>
          <w:bCs/>
        </w:rPr>
        <w:t xml:space="preserve"> attribute INFORM (see clause 2.3). In order for this information to be converted across to S-101, the text string encoded in INFORM on the </w:t>
      </w:r>
      <w:r w:rsidR="008B52EF">
        <w:rPr>
          <w:rFonts w:cs="Arial"/>
          <w:b/>
          <w:bCs/>
        </w:rPr>
        <w:t>RESARE</w:t>
      </w:r>
      <w:r w:rsidRPr="00EF7A5A">
        <w:rPr>
          <w:rFonts w:cs="Arial"/>
          <w:bCs/>
        </w:rPr>
        <w:t xml:space="preserve"> should be in a standardised format, such as </w:t>
      </w:r>
      <w:r w:rsidR="00495904">
        <w:rPr>
          <w:rFonts w:cs="Arial"/>
          <w:bCs/>
          <w:i/>
        </w:rPr>
        <w:t>Speed limit is 5 knots</w:t>
      </w:r>
      <w:r w:rsidRPr="00EF7A5A">
        <w:rPr>
          <w:rFonts w:cs="Arial"/>
          <w:bCs/>
        </w:rPr>
        <w:t>.</w:t>
      </w:r>
      <w:r w:rsidR="00495904">
        <w:rPr>
          <w:rFonts w:cs="Arial"/>
          <w:bCs/>
        </w:rPr>
        <w:t xml:space="preserve"> While a suitabl</w:t>
      </w:r>
      <w:r w:rsidR="00E13AB9">
        <w:rPr>
          <w:rFonts w:cs="Arial"/>
          <w:bCs/>
        </w:rPr>
        <w:t>y</w:t>
      </w:r>
      <w:r w:rsidR="00495904">
        <w:rPr>
          <w:rFonts w:cs="Arial"/>
          <w:bCs/>
        </w:rPr>
        <w:t xml:space="preserve"> configured converter may be capable of parsing the speed limit (for </w:t>
      </w:r>
      <w:r w:rsidR="00495904">
        <w:rPr>
          <w:rFonts w:cs="Arial"/>
          <w:b/>
          <w:bCs/>
        </w:rPr>
        <w:t>speed limit</w:t>
      </w:r>
      <w:r w:rsidR="00495904">
        <w:rPr>
          <w:rFonts w:cs="Arial"/>
          <w:bCs/>
        </w:rPr>
        <w:t>) and units of measure (</w:t>
      </w:r>
      <w:r w:rsidR="008B52EF" w:rsidRPr="008B52EF">
        <w:rPr>
          <w:rFonts w:cs="Arial"/>
          <w:bCs/>
        </w:rPr>
        <w:t xml:space="preserve">for </w:t>
      </w:r>
      <w:r w:rsidR="00495904">
        <w:rPr>
          <w:rFonts w:cs="Arial"/>
          <w:b/>
          <w:bCs/>
        </w:rPr>
        <w:t>speed units</w:t>
      </w:r>
      <w:r w:rsidR="00495904">
        <w:rPr>
          <w:rFonts w:cs="Arial"/>
          <w:bCs/>
        </w:rPr>
        <w:t xml:space="preserve">), </w:t>
      </w:r>
      <w:r w:rsidR="008B52EF">
        <w:rPr>
          <w:rFonts w:cs="Arial"/>
          <w:bCs/>
        </w:rPr>
        <w:t xml:space="preserve">Data Producers are advised to </w:t>
      </w:r>
      <w:r w:rsidR="008B52EF" w:rsidRPr="00EF7A5A">
        <w:t>evaluate their converted S-101 data and</w:t>
      </w:r>
      <w:r w:rsidR="0043038E">
        <w:t xml:space="preserve"> confirm the correct attribution.</w:t>
      </w:r>
    </w:p>
    <w:p w:rsidR="006C5C2D" w:rsidRPr="00BE75E0" w:rsidRDefault="006C5C2D" w:rsidP="00BE3246">
      <w:pPr>
        <w:spacing w:after="120"/>
        <w:jc w:val="both"/>
        <w:rPr>
          <w:rFonts w:cs="Arial"/>
        </w:rPr>
      </w:pPr>
      <w:ins w:id="1424" w:author="Jeff Wootton" w:date="2024-07-30T14:52:00Z">
        <w:r>
          <w:t>The comple</w:t>
        </w:r>
        <w:r w:rsidR="0048655D">
          <w:t xml:space="preserve">x attribute </w:t>
        </w:r>
        <w:r w:rsidR="0048655D">
          <w:rPr>
            <w:b/>
            <w:bCs/>
          </w:rPr>
          <w:t>vessel speed limit</w:t>
        </w:r>
        <w:r w:rsidR="0048655D">
          <w:t xml:space="preserve"> has also been incl</w:t>
        </w:r>
      </w:ins>
      <w:ins w:id="1425" w:author="Jeff Wootton" w:date="2024-07-30T14:53:00Z">
        <w:r w:rsidR="0048655D">
          <w:t xml:space="preserve">uded as </w:t>
        </w:r>
        <w:r w:rsidR="00770FBB">
          <w:t xml:space="preserve">an allowable attribute for the </w:t>
        </w:r>
      </w:ins>
      <w:ins w:id="1426" w:author="Jeff Wootton" w:date="2024-07-30T14:55:00Z">
        <w:r w:rsidR="006F09B8">
          <w:t xml:space="preserve">S-101 </w:t>
        </w:r>
      </w:ins>
      <w:ins w:id="1427" w:author="Jeff Wootton" w:date="2024-07-30T14:53:00Z">
        <w:r w:rsidR="00770FBB">
          <w:t xml:space="preserve">features </w:t>
        </w:r>
      </w:ins>
      <w:ins w:id="1428" w:author="Jeff Wootton" w:date="2024-07-30T14:55:00Z">
        <w:r w:rsidR="006F09B8">
          <w:rPr>
            <w:rFonts w:cs="Arial"/>
            <w:b/>
            <w:bCs/>
          </w:rPr>
          <w:t>Anchorage Area</w:t>
        </w:r>
        <w:r w:rsidR="006F09B8">
          <w:rPr>
            <w:rFonts w:cs="Arial"/>
          </w:rPr>
          <w:t xml:space="preserve">, </w:t>
        </w:r>
        <w:r w:rsidR="006F09B8">
          <w:rPr>
            <w:rFonts w:cs="Arial"/>
            <w:b/>
            <w:bCs/>
          </w:rPr>
          <w:t>Dredged Area</w:t>
        </w:r>
        <w:r w:rsidR="006F09B8">
          <w:rPr>
            <w:rFonts w:cs="Arial"/>
          </w:rPr>
          <w:t xml:space="preserve">, </w:t>
        </w:r>
        <w:r w:rsidR="006F09B8">
          <w:rPr>
            <w:rFonts w:cs="Arial"/>
            <w:b/>
            <w:bCs/>
          </w:rPr>
          <w:t>Inshore Traffic Zone</w:t>
        </w:r>
        <w:r w:rsidR="006F09B8">
          <w:rPr>
            <w:rFonts w:cs="Arial"/>
          </w:rPr>
          <w:t xml:space="preserve">, </w:t>
        </w:r>
        <w:r w:rsidR="006F09B8">
          <w:rPr>
            <w:rFonts w:cs="Arial"/>
            <w:b/>
            <w:bCs/>
          </w:rPr>
          <w:t>Traffic Separation Scheme Crossing</w:t>
        </w:r>
        <w:r w:rsidR="006F09B8">
          <w:rPr>
            <w:rFonts w:cs="Arial"/>
          </w:rPr>
          <w:t xml:space="preserve">, </w:t>
        </w:r>
        <w:r w:rsidR="006F09B8">
          <w:rPr>
            <w:rFonts w:cs="Arial"/>
            <w:b/>
            <w:bCs/>
          </w:rPr>
          <w:t>Traffic Separation Scheme Lane Part</w:t>
        </w:r>
      </w:ins>
      <w:ins w:id="1429" w:author="Jeff Wootton" w:date="2024-07-30T14:56:00Z">
        <w:r w:rsidR="0026052A">
          <w:rPr>
            <w:rFonts w:cs="Arial"/>
          </w:rPr>
          <w:t xml:space="preserve"> and</w:t>
        </w:r>
      </w:ins>
      <w:ins w:id="1430" w:author="Jeff Wootton" w:date="2024-07-30T14:55:00Z">
        <w:r w:rsidR="006F09B8">
          <w:rPr>
            <w:rFonts w:cs="Arial"/>
          </w:rPr>
          <w:t xml:space="preserve"> </w:t>
        </w:r>
        <w:r w:rsidR="006F09B8">
          <w:rPr>
            <w:rFonts w:cs="Arial"/>
            <w:b/>
            <w:bCs/>
          </w:rPr>
          <w:t>Traffic Separation Scheme Roundabout</w:t>
        </w:r>
        <w:r w:rsidR="006F09B8">
          <w:rPr>
            <w:rFonts w:cs="Arial"/>
          </w:rPr>
          <w:t>.</w:t>
        </w:r>
      </w:ins>
      <w:ins w:id="1431" w:author="Jeff Wootton" w:date="2024-07-30T14:56:00Z">
        <w:r w:rsidR="0026052A">
          <w:rPr>
            <w:rFonts w:cs="Arial"/>
          </w:rPr>
          <w:t xml:space="preserve"> Where </w:t>
        </w:r>
        <w:r w:rsidR="005E4110">
          <w:rPr>
            <w:rFonts w:cs="Arial"/>
          </w:rPr>
          <w:t xml:space="preserve">a </w:t>
        </w:r>
        <w:r w:rsidR="005E4110">
          <w:rPr>
            <w:rFonts w:cs="Arial"/>
            <w:b/>
            <w:bCs/>
          </w:rPr>
          <w:t>RESARE</w:t>
        </w:r>
        <w:r w:rsidR="005E4110">
          <w:rPr>
            <w:rFonts w:cs="Arial"/>
          </w:rPr>
          <w:t xml:space="preserve"> </w:t>
        </w:r>
      </w:ins>
      <w:ins w:id="1432" w:author="Jeff Wootton" w:date="2024-07-30T14:57:00Z">
        <w:r w:rsidR="005E4110">
          <w:rPr>
            <w:rFonts w:cs="Arial"/>
          </w:rPr>
          <w:t>o</w:t>
        </w:r>
      </w:ins>
      <w:ins w:id="1433" w:author="Jeff Wootton" w:date="2024-07-30T14:56:00Z">
        <w:r w:rsidR="005E4110">
          <w:rPr>
            <w:rFonts w:cs="Arial"/>
          </w:rPr>
          <w:t xml:space="preserve">bject has </w:t>
        </w:r>
      </w:ins>
      <w:ins w:id="1434" w:author="Jeff Wootton" w:date="2024-07-30T14:57:00Z">
        <w:r w:rsidR="005E4110">
          <w:rPr>
            <w:rFonts w:cs="Arial"/>
          </w:rPr>
          <w:t xml:space="preserve">been encoded </w:t>
        </w:r>
        <w:r w:rsidR="00FE5416">
          <w:rPr>
            <w:rFonts w:cs="Arial"/>
          </w:rPr>
          <w:t>in order to define the s</w:t>
        </w:r>
        <w:r w:rsidR="002C1176">
          <w:rPr>
            <w:rFonts w:cs="Arial"/>
          </w:rPr>
          <w:t>pee</w:t>
        </w:r>
        <w:r w:rsidR="00FE5416">
          <w:rPr>
            <w:rFonts w:cs="Arial"/>
          </w:rPr>
          <w:t>d limi</w:t>
        </w:r>
        <w:r w:rsidR="002C1176">
          <w:rPr>
            <w:rFonts w:cs="Arial"/>
          </w:rPr>
          <w:t>t within these areas</w:t>
        </w:r>
      </w:ins>
      <w:ins w:id="1435" w:author="Jeff Wootton" w:date="2024-07-30T14:58:00Z">
        <w:r w:rsidR="002C1176">
          <w:rPr>
            <w:rFonts w:cs="Arial"/>
          </w:rPr>
          <w:t xml:space="preserve"> in accordance with the above paragraph, Data Producers may consider </w:t>
        </w:r>
        <w:r w:rsidR="008B2A4B">
          <w:rPr>
            <w:rFonts w:cs="Arial"/>
          </w:rPr>
          <w:t>populating INFORM on the</w:t>
        </w:r>
      </w:ins>
      <w:ins w:id="1436" w:author="Jeff Wootton" w:date="2024-07-30T15:01:00Z">
        <w:r w:rsidR="00056E4B">
          <w:rPr>
            <w:rFonts w:cs="Arial"/>
          </w:rPr>
          <w:t xml:space="preserve"> corresponding S-57</w:t>
        </w:r>
      </w:ins>
      <w:ins w:id="1437" w:author="Jeff Wootton" w:date="2024-07-30T14:58:00Z">
        <w:r w:rsidR="008B2A4B">
          <w:rPr>
            <w:rFonts w:cs="Arial"/>
          </w:rPr>
          <w:t xml:space="preserve"> </w:t>
        </w:r>
      </w:ins>
      <w:ins w:id="1438" w:author="Jeff Wootton" w:date="2024-07-30T15:02:00Z">
        <w:r w:rsidR="00056E4B">
          <w:rPr>
            <w:rFonts w:cs="Arial"/>
          </w:rPr>
          <w:t>instances</w:t>
        </w:r>
      </w:ins>
      <w:ins w:id="1439" w:author="Jeff Wootton" w:date="2024-07-30T14:58:00Z">
        <w:r w:rsidR="008B2A4B">
          <w:rPr>
            <w:rFonts w:cs="Arial"/>
          </w:rPr>
          <w:t xml:space="preserve"> as describe</w:t>
        </w:r>
      </w:ins>
      <w:ins w:id="1440" w:author="Jeff Wootton" w:date="2024-07-30T14:59:00Z">
        <w:r w:rsidR="008B2A4B">
          <w:rPr>
            <w:rFonts w:cs="Arial"/>
          </w:rPr>
          <w:t xml:space="preserve">d above </w:t>
        </w:r>
      </w:ins>
      <w:ins w:id="1441" w:author="Jeff Wootton" w:date="2024-07-30T15:00:00Z">
        <w:r w:rsidR="00EE1317">
          <w:rPr>
            <w:rFonts w:cs="Arial"/>
          </w:rPr>
          <w:t xml:space="preserve">so as to have </w:t>
        </w:r>
        <w:r w:rsidR="00EE1317">
          <w:rPr>
            <w:rFonts w:cs="Arial"/>
            <w:b/>
            <w:bCs/>
          </w:rPr>
          <w:t>vessel speed limit</w:t>
        </w:r>
      </w:ins>
      <w:ins w:id="1442" w:author="Jeff Wootton" w:date="2024-07-30T15:01:00Z">
        <w:r w:rsidR="00EE1317">
          <w:rPr>
            <w:rFonts w:cs="Arial"/>
          </w:rPr>
          <w:t xml:space="preserve"> populated </w:t>
        </w:r>
      </w:ins>
      <w:ins w:id="1443" w:author="Jeff Wootton" w:date="2024-07-30T15:02:00Z">
        <w:r w:rsidR="00D616AE">
          <w:rPr>
            <w:rFonts w:cs="Arial"/>
          </w:rPr>
          <w:t>on the corresponding converted S-101 feature(s)</w:t>
        </w:r>
      </w:ins>
      <w:ins w:id="1444" w:author="Jeff Wootton" w:date="2024-07-30T15:03:00Z">
        <w:r w:rsidR="00D616AE">
          <w:rPr>
            <w:rFonts w:cs="Arial"/>
          </w:rPr>
          <w:t xml:space="preserve">. Where this </w:t>
        </w:r>
        <w:r w:rsidR="00BE75E0">
          <w:rPr>
            <w:rFonts w:cs="Arial"/>
          </w:rPr>
          <w:t xml:space="preserve">has been done, the converted </w:t>
        </w:r>
        <w:r w:rsidR="00BE75E0">
          <w:rPr>
            <w:rFonts w:cs="Arial"/>
            <w:b/>
            <w:bCs/>
          </w:rPr>
          <w:t>Restricted Area</w:t>
        </w:r>
        <w:r w:rsidR="00BE75E0">
          <w:rPr>
            <w:rFonts w:cs="Arial"/>
          </w:rPr>
          <w:t xml:space="preserve"> feature should be deleted.</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rPr>
      </w:pPr>
      <w:bookmarkStart w:id="1445" w:name="_Toc422735736"/>
      <w:bookmarkStart w:id="1446" w:name="_Toc460900568"/>
      <w:bookmarkStart w:id="1447" w:name="_Toc173416413"/>
      <w:r w:rsidRPr="00EF7A5A">
        <w:rPr>
          <w:bCs/>
          <w:szCs w:val="24"/>
        </w:rPr>
        <w:t>Anchorages and prohibited/restricted anchorages; moorings</w:t>
      </w:r>
      <w:bookmarkEnd w:id="1445"/>
      <w:bookmarkEnd w:id="1446"/>
      <w:bookmarkEnd w:id="1447"/>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48" w:name="_Toc422735738"/>
      <w:bookmarkStart w:id="1449" w:name="_Toc460900569"/>
      <w:bookmarkStart w:id="1450" w:name="_Toc173416414"/>
      <w:r w:rsidRPr="00EF7A5A">
        <w:rPr>
          <w:bCs/>
        </w:rPr>
        <w:t>Anchorages</w:t>
      </w:r>
      <w:bookmarkEnd w:id="1448"/>
      <w:bookmarkEnd w:id="1449"/>
      <w:bookmarkEnd w:id="1450"/>
    </w:p>
    <w:p w:rsidR="00BE3246" w:rsidRPr="00EF7A5A" w:rsidRDefault="00BE3246" w:rsidP="00BE324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Anchorage area (</w:t>
      </w:r>
      <w:r w:rsidRPr="00EF7A5A">
        <w:rPr>
          <w:b/>
        </w:rPr>
        <w:t>ACHARE</w:t>
      </w:r>
      <w:r w:rsidRPr="00EF7A5A">
        <w:t>)</w:t>
      </w:r>
      <w:r w:rsidRPr="00EF7A5A">
        <w:tab/>
      </w:r>
      <w:r w:rsidRPr="00EF7A5A">
        <w:tab/>
        <w:t>(P,A)</w:t>
      </w:r>
    </w:p>
    <w:p w:rsidR="00BE3246" w:rsidRDefault="00BE3246" w:rsidP="00BE324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Anchorage Area</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16.3)</w:t>
      </w:r>
    </w:p>
    <w:p w:rsidR="00F160F4" w:rsidRDefault="00F160F4" w:rsidP="00F160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Mooring</w:t>
      </w:r>
      <w:r w:rsidRPr="00EF7A5A">
        <w:rPr>
          <w:b/>
        </w:rPr>
        <w:t xml:space="preserve"> Area</w:t>
      </w:r>
      <w:r w:rsidRPr="00EF7A5A">
        <w:rPr>
          <w:b/>
        </w:rPr>
        <w:tab/>
      </w:r>
      <w:r w:rsidRPr="00EF7A5A">
        <w:rPr>
          <w:b/>
        </w:rPr>
        <w:tab/>
      </w:r>
      <w:r w:rsidRPr="00EF7A5A">
        <w:rPr>
          <w:b/>
        </w:rPr>
        <w:tab/>
      </w:r>
      <w:r w:rsidRPr="00EF7A5A">
        <w:rPr>
          <w:b/>
        </w:rPr>
        <w:tab/>
      </w:r>
      <w:r>
        <w:rPr>
          <w:b/>
        </w:rPr>
        <w:tab/>
      </w:r>
      <w:r w:rsidRPr="00EF7A5A">
        <w:rPr>
          <w:b/>
        </w:rPr>
        <w:tab/>
      </w:r>
      <w:r w:rsidRPr="00EF7A5A">
        <w:t>(P,S)</w:t>
      </w:r>
      <w:r w:rsidRPr="00EF7A5A">
        <w:tab/>
      </w:r>
      <w:r w:rsidRPr="00EF7A5A">
        <w:tab/>
      </w:r>
      <w:r w:rsidRPr="00EF7A5A">
        <w:tab/>
      </w:r>
      <w:r w:rsidRPr="00EF7A5A">
        <w:tab/>
        <w:t>(S-101 DCEG Clause 16.</w:t>
      </w:r>
      <w:r>
        <w:t>4</w:t>
      </w:r>
      <w:r w:rsidRPr="00EF7A5A">
        <w:t>)</w:t>
      </w:r>
    </w:p>
    <w:p w:rsidR="008C1BCB" w:rsidRPr="00EF7A5A" w:rsidRDefault="002E0E99" w:rsidP="008C1BC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ACHARE</w:t>
      </w:r>
      <w:r w:rsidRPr="00EF7A5A">
        <w:t xml:space="preserve"> 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 xml:space="preserve">Anchorage Area </w:t>
      </w:r>
      <w:r w:rsidRPr="00EF7A5A">
        <w:t>during the automated conversion process.</w:t>
      </w:r>
      <w:r w:rsidR="008C1BCB">
        <w:t xml:space="preserve"> </w:t>
      </w:r>
      <w:r w:rsidR="008C1BCB" w:rsidRPr="00EF7A5A">
        <w:t>However</w:t>
      </w:r>
      <w:r w:rsidR="000755BA">
        <w:t>,</w:t>
      </w:r>
      <w:r w:rsidR="008C1BCB" w:rsidRPr="00EF7A5A">
        <w:t xml:space="preserve"> the following exceptions apply:</w:t>
      </w:r>
    </w:p>
    <w:p w:rsidR="00EC12D8" w:rsidRPr="009D62CA" w:rsidRDefault="005872C9" w:rsidP="009D62CA">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ins w:id="1451" w:author="Jeff Wootton" w:date="2024-09-20T09:08:00Z"/>
        </w:rPr>
      </w:pPr>
      <w:ins w:id="1452" w:author="Jeff Wootton" w:date="2024-09-20T09:08:00Z">
        <w:r w:rsidRPr="009D62CA">
          <w:rPr>
            <w:rFonts w:cs="Arial"/>
          </w:rPr>
          <w:t>A</w:t>
        </w:r>
        <w:r w:rsidRPr="00EF7A5A">
          <w:rPr>
            <w:rFonts w:cs="Arial"/>
            <w:bCs/>
          </w:rPr>
          <w:t>ttribute CAT</w:t>
        </w:r>
        <w:r>
          <w:rPr>
            <w:rFonts w:cs="Arial"/>
            <w:bCs/>
          </w:rPr>
          <w:t>ACH</w:t>
        </w:r>
        <w:r w:rsidRPr="00EF7A5A">
          <w:rPr>
            <w:rFonts w:cs="Arial"/>
            <w:bCs/>
          </w:rPr>
          <w:t xml:space="preserve"> = </w:t>
        </w:r>
        <w:r>
          <w:rPr>
            <w:rFonts w:cs="Arial"/>
            <w:bCs/>
            <w:i/>
          </w:rPr>
          <w:t>4</w:t>
        </w:r>
        <w:r w:rsidRPr="00EF7A5A">
          <w:rPr>
            <w:rFonts w:cs="Arial"/>
            <w:bCs/>
          </w:rPr>
          <w:t xml:space="preserve"> (</w:t>
        </w:r>
        <w:r>
          <w:rPr>
            <w:rFonts w:cs="Arial"/>
            <w:bCs/>
          </w:rPr>
          <w:t>explosives anchorage</w:t>
        </w:r>
        <w:r w:rsidRPr="00EF7A5A">
          <w:rPr>
            <w:rFonts w:cs="Arial"/>
            <w:bCs/>
          </w:rPr>
          <w:t xml:space="preserve">) will convert to </w:t>
        </w:r>
      </w:ins>
      <w:ins w:id="1453" w:author="Jeff Wootton" w:date="2024-09-20T09:09:00Z">
        <w:r>
          <w:rPr>
            <w:rFonts w:cs="Arial"/>
            <w:bCs/>
          </w:rPr>
          <w:t xml:space="preserve">new </w:t>
        </w:r>
        <w:r w:rsidR="00F508FB">
          <w:rPr>
            <w:rFonts w:cs="Arial"/>
            <w:bCs/>
          </w:rPr>
          <w:t xml:space="preserve">S-101 attribute </w:t>
        </w:r>
        <w:r w:rsidR="00F508FB">
          <w:rPr>
            <w:rFonts w:cs="Arial"/>
            <w:b/>
          </w:rPr>
          <w:t>category of cargo</w:t>
        </w:r>
        <w:r w:rsidR="00F508FB">
          <w:rPr>
            <w:rFonts w:cs="Arial"/>
            <w:bCs/>
          </w:rPr>
          <w:t xml:space="preserve"> value </w:t>
        </w:r>
        <w:r w:rsidR="00F508FB">
          <w:rPr>
            <w:rFonts w:cs="Arial"/>
            <w:bCs/>
            <w:i/>
            <w:iCs/>
          </w:rPr>
          <w:t>7</w:t>
        </w:r>
        <w:r w:rsidR="00F508FB">
          <w:rPr>
            <w:rFonts w:cs="Arial"/>
            <w:bCs/>
          </w:rPr>
          <w:t xml:space="preserve"> (</w:t>
        </w:r>
      </w:ins>
      <w:ins w:id="1454" w:author="Jeff Wootton" w:date="2024-09-20T09:11:00Z">
        <w:r w:rsidR="00780B87">
          <w:rPr>
            <w:rFonts w:cs="Arial"/>
            <w:bCs/>
          </w:rPr>
          <w:t>dangerous or hazardous)</w:t>
        </w:r>
      </w:ins>
      <w:ins w:id="1455" w:author="Jeff Wootton" w:date="2024-09-20T09:08:00Z">
        <w:r w:rsidRPr="00EF7A5A">
          <w:rPr>
            <w:rFonts w:cs="Arial"/>
            <w:bCs/>
          </w:rPr>
          <w:t>.</w:t>
        </w:r>
      </w:ins>
    </w:p>
    <w:p w:rsidR="002E0E99" w:rsidRPr="00EF7A5A" w:rsidRDefault="008C1BCB" w:rsidP="008C1BCB">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Pr>
          <w:rFonts w:cs="Arial"/>
          <w:b/>
          <w:bCs/>
        </w:rPr>
        <w:t>ACHARE</w:t>
      </w:r>
      <w:r w:rsidRPr="00EF7A5A">
        <w:rPr>
          <w:rFonts w:cs="Arial"/>
          <w:bCs/>
        </w:rPr>
        <w:t xml:space="preserve"> objects having attribute CAT</w:t>
      </w:r>
      <w:r>
        <w:rPr>
          <w:rFonts w:cs="Arial"/>
          <w:bCs/>
        </w:rPr>
        <w:t>ACH</w:t>
      </w:r>
      <w:r w:rsidRPr="00EF7A5A">
        <w:rPr>
          <w:rFonts w:cs="Arial"/>
          <w:bCs/>
        </w:rPr>
        <w:t xml:space="preserve"> = </w:t>
      </w:r>
      <w:r w:rsidR="00E02C36">
        <w:rPr>
          <w:rFonts w:cs="Arial"/>
          <w:bCs/>
          <w:i/>
        </w:rPr>
        <w:t>8</w:t>
      </w:r>
      <w:r w:rsidRPr="00EF7A5A">
        <w:rPr>
          <w:rFonts w:cs="Arial"/>
          <w:bCs/>
        </w:rPr>
        <w:t xml:space="preserve"> (</w:t>
      </w:r>
      <w:r w:rsidR="00E02C36">
        <w:rPr>
          <w:rFonts w:cs="Arial"/>
          <w:bCs/>
        </w:rPr>
        <w:t>small craft mooring area</w:t>
      </w:r>
      <w:r w:rsidRPr="00EF7A5A">
        <w:rPr>
          <w:rFonts w:cs="Arial"/>
          <w:bCs/>
        </w:rPr>
        <w:t xml:space="preserve">) will convert to an instance of the new S-101 </w:t>
      </w:r>
      <w:r w:rsidRPr="00EF7A5A">
        <w:t>Feature type</w:t>
      </w:r>
      <w:r w:rsidRPr="00EF7A5A">
        <w:rPr>
          <w:rFonts w:cs="Arial"/>
          <w:bCs/>
        </w:rPr>
        <w:t xml:space="preserve"> </w:t>
      </w:r>
      <w:r>
        <w:rPr>
          <w:rFonts w:cs="Arial"/>
          <w:b/>
          <w:bCs/>
        </w:rPr>
        <w:t>Mooring Area</w:t>
      </w:r>
      <w:r w:rsidRPr="00EF7A5A">
        <w:rPr>
          <w:rFonts w:cs="Arial"/>
          <w:bCs/>
        </w:rPr>
        <w:t>.</w:t>
      </w:r>
    </w:p>
    <w:p w:rsidR="002E0E99" w:rsidRPr="00EF7A5A" w:rsidRDefault="002E0E99" w:rsidP="002E0E9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2E0E99" w:rsidRDefault="002E0E99"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456" w:author="Jeff Wootton" w:date="2024-09-20T09:01:00Z"/>
          <w:rFonts w:cs="Arial"/>
          <w:bCs/>
        </w:rPr>
      </w:pPr>
      <w:r w:rsidRPr="00EF7A5A">
        <w:rPr>
          <w:rFonts w:cs="Arial"/>
          <w:bCs/>
        </w:rPr>
        <w:t xml:space="preserve">The S-101 attribute </w:t>
      </w:r>
      <w:r w:rsidRPr="00EF7A5A">
        <w:rPr>
          <w:rFonts w:cs="Arial"/>
          <w:b/>
          <w:bCs/>
        </w:rPr>
        <w:t>category of anchorage</w:t>
      </w:r>
      <w:r w:rsidRPr="00EF7A5A">
        <w:rPr>
          <w:rFonts w:cs="Arial"/>
          <w:bCs/>
        </w:rPr>
        <w:t xml:space="preserve"> includes the new enumerate value </w:t>
      </w:r>
      <w:r w:rsidRPr="00EF7A5A">
        <w:rPr>
          <w:rFonts w:cs="Arial"/>
          <w:bCs/>
          <w:i/>
        </w:rPr>
        <w:t>15</w:t>
      </w:r>
      <w:r w:rsidRPr="00EF7A5A">
        <w:rPr>
          <w:rFonts w:cs="Arial"/>
          <w:bCs/>
        </w:rPr>
        <w:t xml:space="preserve"> (reported anchorage)</w:t>
      </w:r>
      <w:r w:rsidR="00174431" w:rsidRPr="00EF7A5A">
        <w:rPr>
          <w:rFonts w:cs="Arial"/>
          <w:bCs/>
        </w:rPr>
        <w:t xml:space="preserve"> (NOTE: In S-101 reported anchorages must only be encoded using point primitive)</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Pr="00EF7A5A">
        <w:rPr>
          <w:rFonts w:cs="Arial"/>
          <w:b/>
          <w:bCs/>
        </w:rPr>
        <w:t>ACHARE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ACHARE</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Reported anchorage</w:t>
      </w:r>
      <w:r w:rsidRPr="00EF7A5A">
        <w:rPr>
          <w:rFonts w:cs="Arial"/>
          <w:bCs/>
        </w:rPr>
        <w:t>.</w:t>
      </w:r>
    </w:p>
    <w:p w:rsidR="00BC409C" w:rsidRPr="00BC409C" w:rsidRDefault="00BC409C">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Change w:id="1457" w:author="Jeff Wootton" w:date="2024-07-30T15:04:00Z">
          <w:pPr>
            <w:pStyle w:val="ListParagraph"/>
            <w:numPr>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pPrChange>
      </w:pPr>
      <w:ins w:id="1458" w:author="Jeff Wootton" w:date="2024-07-30T15:04:00Z">
        <w:r>
          <w:rPr>
            <w:rFonts w:cs="Arial"/>
            <w:bCs/>
          </w:rPr>
          <w:t>For converting vessel speed limit information</w:t>
        </w:r>
        <w:r w:rsidR="002B32EA">
          <w:rPr>
            <w:rFonts w:cs="Arial"/>
            <w:bCs/>
          </w:rPr>
          <w:t xml:space="preserve"> within an anchorage area, see clause </w:t>
        </w:r>
      </w:ins>
      <w:ins w:id="1459" w:author="Jeff Wootton" w:date="2024-07-30T15:05:00Z">
        <w:r w:rsidR="002B32EA">
          <w:rPr>
            <w:rFonts w:cs="Arial"/>
            <w:bCs/>
          </w:rPr>
          <w:t>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60" w:name="_Toc422735740"/>
      <w:bookmarkStart w:id="1461" w:name="_Toc460900570"/>
      <w:bookmarkStart w:id="1462" w:name="_Toc173416415"/>
      <w:r w:rsidRPr="00EF7A5A">
        <w:rPr>
          <w:bCs/>
        </w:rPr>
        <w:t>Anchor berths</w:t>
      </w:r>
      <w:bookmarkEnd w:id="1460"/>
      <w:bookmarkEnd w:id="1461"/>
      <w:bookmarkEnd w:id="1462"/>
    </w:p>
    <w:p w:rsidR="000A049B" w:rsidRPr="00EF7A5A" w:rsidRDefault="000A049B" w:rsidP="000A049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Anchor berth (</w:t>
      </w:r>
      <w:r w:rsidRPr="00EF7A5A">
        <w:rPr>
          <w:b/>
        </w:rPr>
        <w:t>ACHBRT</w:t>
      </w:r>
      <w:r w:rsidRPr="00EF7A5A">
        <w:t>)</w:t>
      </w:r>
      <w:r w:rsidRPr="00EF7A5A">
        <w:tab/>
      </w:r>
      <w:r w:rsidRPr="00EF7A5A">
        <w:tab/>
        <w:t>(P,A)</w:t>
      </w:r>
    </w:p>
    <w:p w:rsidR="000A049B" w:rsidRDefault="000A049B" w:rsidP="000A04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Anchor Berth</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t>(S-101 DCEG Clause 16.</w:t>
      </w:r>
      <w:r w:rsidR="00E067C6">
        <w:t>5</w:t>
      </w:r>
      <w:r w:rsidRPr="00EF7A5A">
        <w:t>)</w:t>
      </w:r>
    </w:p>
    <w:p w:rsidR="002E4513" w:rsidRDefault="002E4513" w:rsidP="002E451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Geo Feature</w:t>
      </w:r>
      <w:r w:rsidRPr="00EF7A5A">
        <w:t>:</w:t>
      </w:r>
      <w:r w:rsidRPr="00EF7A5A">
        <w:tab/>
      </w:r>
      <w:r>
        <w:rPr>
          <w:b/>
        </w:rPr>
        <w:t>Mooring</w:t>
      </w:r>
      <w:r w:rsidRPr="00EF7A5A">
        <w:rPr>
          <w:b/>
        </w:rPr>
        <w:t xml:space="preserve"> Area</w:t>
      </w:r>
      <w:r w:rsidRPr="00EF7A5A">
        <w:rPr>
          <w:b/>
        </w:rPr>
        <w:tab/>
      </w:r>
      <w:r w:rsidRPr="00EF7A5A">
        <w:rPr>
          <w:b/>
        </w:rPr>
        <w:tab/>
      </w:r>
      <w:r w:rsidRPr="00EF7A5A">
        <w:rPr>
          <w:b/>
        </w:rPr>
        <w:tab/>
      </w:r>
      <w:r w:rsidRPr="00EF7A5A">
        <w:rPr>
          <w:b/>
        </w:rPr>
        <w:tab/>
      </w:r>
      <w:r>
        <w:rPr>
          <w:b/>
        </w:rPr>
        <w:tab/>
      </w:r>
      <w:r w:rsidRPr="00EF7A5A">
        <w:t>(P,S)</w:t>
      </w:r>
      <w:r w:rsidRPr="00EF7A5A">
        <w:tab/>
      </w:r>
      <w:r w:rsidRPr="00EF7A5A">
        <w:tab/>
      </w:r>
      <w:r w:rsidRPr="00EF7A5A">
        <w:tab/>
      </w:r>
      <w:r w:rsidRPr="00EF7A5A">
        <w:tab/>
      </w:r>
      <w:r w:rsidR="00CC4084">
        <w:tab/>
      </w:r>
      <w:r w:rsidRPr="00EF7A5A">
        <w:t>(S-101 DCEG Clause 16.</w:t>
      </w:r>
      <w:r>
        <w:t>4</w:t>
      </w:r>
      <w:r w:rsidRPr="00EF7A5A">
        <w:t>)</w:t>
      </w:r>
    </w:p>
    <w:p w:rsidR="00E067C6" w:rsidRPr="00EF7A5A" w:rsidRDefault="000A049B" w:rsidP="00E067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ACHBRT</w:t>
      </w:r>
      <w:r w:rsidRPr="00EF7A5A">
        <w:t xml:space="preserve"> 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Anchor Berth</w:t>
      </w:r>
      <w:r w:rsidRPr="00EF7A5A">
        <w:t xml:space="preserve"> during the automated conversion process.</w:t>
      </w:r>
      <w:r w:rsidR="00E067C6">
        <w:t xml:space="preserve"> </w:t>
      </w:r>
      <w:r w:rsidR="00E067C6" w:rsidRPr="00EF7A5A">
        <w:t>However</w:t>
      </w:r>
      <w:r w:rsidR="000755BA">
        <w:t>,</w:t>
      </w:r>
      <w:r w:rsidR="00E067C6" w:rsidRPr="00EF7A5A">
        <w:t xml:space="preserve"> the following exceptions apply:</w:t>
      </w:r>
    </w:p>
    <w:p w:rsidR="000A049B" w:rsidRPr="00EF7A5A" w:rsidRDefault="00E067C6" w:rsidP="00E067C6">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Pr>
          <w:rFonts w:cs="Arial"/>
          <w:b/>
          <w:bCs/>
        </w:rPr>
        <w:t>ACHBRT</w:t>
      </w:r>
      <w:r w:rsidRPr="00EF7A5A">
        <w:rPr>
          <w:rFonts w:cs="Arial"/>
          <w:bCs/>
        </w:rPr>
        <w:t xml:space="preserve"> objects having attribute CAT</w:t>
      </w:r>
      <w:r>
        <w:rPr>
          <w:rFonts w:cs="Arial"/>
          <w:bCs/>
        </w:rPr>
        <w:t>ACH</w:t>
      </w:r>
      <w:r w:rsidRPr="00EF7A5A">
        <w:rPr>
          <w:rFonts w:cs="Arial"/>
          <w:bCs/>
        </w:rPr>
        <w:t xml:space="preserve"> = </w:t>
      </w:r>
      <w:r>
        <w:rPr>
          <w:rFonts w:cs="Arial"/>
          <w:bCs/>
          <w:i/>
        </w:rPr>
        <w:t>8</w:t>
      </w:r>
      <w:r w:rsidRPr="00EF7A5A">
        <w:rPr>
          <w:rFonts w:cs="Arial"/>
          <w:bCs/>
        </w:rPr>
        <w:t xml:space="preserve"> (</w:t>
      </w:r>
      <w:r>
        <w:rPr>
          <w:rFonts w:cs="Arial"/>
          <w:bCs/>
        </w:rPr>
        <w:t>small craft mooring area</w:t>
      </w:r>
      <w:r w:rsidRPr="00EF7A5A">
        <w:rPr>
          <w:rFonts w:cs="Arial"/>
          <w:bCs/>
        </w:rPr>
        <w:t xml:space="preserve">) will convert to an instance of the new S-101 </w:t>
      </w:r>
      <w:r w:rsidRPr="00EF7A5A">
        <w:t>Feature type</w:t>
      </w:r>
      <w:r w:rsidRPr="00EF7A5A">
        <w:rPr>
          <w:rFonts w:cs="Arial"/>
          <w:bCs/>
        </w:rPr>
        <w:t xml:space="preserve"> </w:t>
      </w:r>
      <w:r>
        <w:rPr>
          <w:rFonts w:cs="Arial"/>
          <w:b/>
          <w:bCs/>
        </w:rPr>
        <w:t>Mooring Area</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63" w:name="_Toc422735742"/>
      <w:bookmarkStart w:id="1464" w:name="_Toc460900571"/>
      <w:bookmarkStart w:id="1465" w:name="_Toc173416416"/>
      <w:r w:rsidRPr="00EF7A5A">
        <w:rPr>
          <w:bCs/>
        </w:rPr>
        <w:t>Anchoring restricted</w:t>
      </w:r>
      <w:bookmarkEnd w:id="1463"/>
      <w:bookmarkEnd w:id="1464"/>
      <w:bookmarkEnd w:id="1465"/>
    </w:p>
    <w:p w:rsidR="00752EBC" w:rsidRPr="00EF7A5A" w:rsidRDefault="00752EBC" w:rsidP="00752EBC">
      <w:pPr>
        <w:spacing w:after="120"/>
        <w:jc w:val="both"/>
        <w:rPr>
          <w:rFonts w:cs="Arial"/>
          <w:bCs/>
        </w:rPr>
      </w:pPr>
      <w:r w:rsidRPr="00EF7A5A">
        <w:rPr>
          <w:rFonts w:cs="Arial"/>
          <w:bCs/>
        </w:rPr>
        <w:t>The guidance for the encoding of the indication that anchorage is restricted remains unchanged in S-101.</w:t>
      </w:r>
      <w:r w:rsidR="005C6026" w:rsidRPr="00EF7A5A">
        <w:rPr>
          <w:rFonts w:cs="Arial"/>
          <w:bCs/>
        </w:rPr>
        <w:t xml:space="preserve"> </w:t>
      </w:r>
      <w:r w:rsidRPr="00EF7A5A">
        <w:rPr>
          <w:rFonts w:cs="Arial"/>
          <w:bCs/>
        </w:rPr>
        <w:t>See S-101 DCEG clause 17.5.</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66" w:name="_Toc422735744"/>
      <w:bookmarkStart w:id="1467" w:name="_Toc460900572"/>
      <w:bookmarkStart w:id="1468" w:name="_Toc173416417"/>
      <w:r w:rsidRPr="00EF7A5A">
        <w:rPr>
          <w:bCs/>
        </w:rPr>
        <w:t>Mooring buoys</w:t>
      </w:r>
      <w:bookmarkEnd w:id="1466"/>
      <w:bookmarkEnd w:id="1467"/>
      <w:bookmarkEnd w:id="1468"/>
    </w:p>
    <w:p w:rsidR="00752EBC" w:rsidRPr="00EF7A5A" w:rsidRDefault="00B86F26" w:rsidP="00752EBC">
      <w:pPr>
        <w:spacing w:after="120"/>
        <w:jc w:val="both"/>
        <w:rPr>
          <w:rFonts w:cs="Arial"/>
          <w:bCs/>
        </w:rPr>
      </w:pPr>
      <w:r>
        <w:rPr>
          <w:rFonts w:cs="Arial"/>
          <w:bCs/>
        </w:rPr>
        <w:t xml:space="preserve">Mooring buoys are encoded in S-57 using the Object class </w:t>
      </w:r>
      <w:r>
        <w:rPr>
          <w:rFonts w:cs="Arial"/>
          <w:b/>
          <w:bCs/>
        </w:rPr>
        <w:t>MORFAC</w:t>
      </w:r>
      <w:r>
        <w:rPr>
          <w:rFonts w:cs="Arial"/>
          <w:bCs/>
        </w:rPr>
        <w:t xml:space="preserve"> having attribute CATMOR = </w:t>
      </w:r>
      <w:r>
        <w:rPr>
          <w:rFonts w:cs="Arial"/>
          <w:bCs/>
          <w:i/>
        </w:rPr>
        <w:t>7</w:t>
      </w:r>
      <w:r>
        <w:rPr>
          <w:rFonts w:cs="Arial"/>
          <w:bCs/>
        </w:rPr>
        <w:t xml:space="preserve"> (mooring buoy). In S-101, mooring buoys are encoded using the Feature type </w:t>
      </w:r>
      <w:r>
        <w:rPr>
          <w:rFonts w:cs="Arial"/>
          <w:b/>
          <w:bCs/>
        </w:rPr>
        <w:t>Mooring Buoy</w:t>
      </w:r>
      <w:r>
        <w:rPr>
          <w:rFonts w:cs="Arial"/>
          <w:bCs/>
        </w:rPr>
        <w:t xml:space="preserve">. During the automated conversion process, all instances of </w:t>
      </w:r>
      <w:r>
        <w:rPr>
          <w:rFonts w:cs="Arial"/>
          <w:b/>
          <w:bCs/>
        </w:rPr>
        <w:t>MORFAC</w:t>
      </w:r>
      <w:r>
        <w:rPr>
          <w:rFonts w:cs="Arial"/>
          <w:bCs/>
        </w:rPr>
        <w:t xml:space="preserve"> having attribute CATMOR = </w:t>
      </w:r>
      <w:r>
        <w:rPr>
          <w:rFonts w:cs="Arial"/>
          <w:bCs/>
          <w:i/>
        </w:rPr>
        <w:t>7</w:t>
      </w:r>
      <w:r>
        <w:rPr>
          <w:rFonts w:cs="Arial"/>
          <w:bCs/>
        </w:rPr>
        <w:t xml:space="preserve"> will be converted to an instance of </w:t>
      </w:r>
      <w:r>
        <w:rPr>
          <w:rFonts w:cs="Arial"/>
          <w:b/>
          <w:bCs/>
        </w:rPr>
        <w:t>Mooring Buoy</w:t>
      </w:r>
      <w:r>
        <w:rPr>
          <w:rFonts w:cs="Arial"/>
          <w:bCs/>
        </w:rPr>
        <w:t>. See clause 4.6.7.1 and S-101 DCEG clause 20.8</w:t>
      </w:r>
      <w:r w:rsidR="00752EBC"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69" w:name="_Toc173416418"/>
      <w:r w:rsidRPr="00EF7A5A">
        <w:rPr>
          <w:bCs/>
        </w:rPr>
        <w:t>Mooring trots</w:t>
      </w:r>
      <w:bookmarkEnd w:id="1469"/>
    </w:p>
    <w:p w:rsidR="005849D3" w:rsidRPr="00EF7A5A" w:rsidRDefault="005849D3" w:rsidP="005849D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470" w:name="_Toc285090795"/>
      <w:bookmarkStart w:id="1471" w:name="_Toc285527180"/>
      <w:bookmarkStart w:id="1472" w:name="_Toc290313289"/>
      <w:bookmarkEnd w:id="1470"/>
      <w:bookmarkEnd w:id="1471"/>
      <w:bookmarkEnd w:id="1472"/>
      <w:r w:rsidRPr="00EF7A5A">
        <w:rPr>
          <w:u w:val="single"/>
        </w:rPr>
        <w:t>S</w:t>
      </w:r>
      <w:r w:rsidR="00960124"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Mooring Trot</w:t>
      </w:r>
      <w:r w:rsidRPr="00EF7A5A">
        <w:rPr>
          <w:b/>
        </w:rPr>
        <w:tab/>
      </w:r>
      <w:r w:rsidRPr="00EF7A5A">
        <w:rPr>
          <w:b/>
        </w:rPr>
        <w:tab/>
      </w:r>
      <w:r w:rsidR="00263B80" w:rsidRPr="00EF7A5A">
        <w:rPr>
          <w:b/>
        </w:rPr>
        <w:tab/>
      </w:r>
      <w:r w:rsidR="00263B80" w:rsidRPr="00EF7A5A">
        <w:rPr>
          <w:b/>
        </w:rPr>
        <w:tab/>
      </w:r>
      <w:r w:rsidR="00263B80" w:rsidRPr="00EF7A5A">
        <w:rPr>
          <w:b/>
        </w:rPr>
        <w:tab/>
      </w:r>
      <w:r w:rsidR="00263B80" w:rsidRPr="00EF7A5A">
        <w:rPr>
          <w:b/>
        </w:rPr>
        <w:tab/>
      </w:r>
      <w:r w:rsidRPr="00EF7A5A">
        <w:t>(</w:t>
      </w:r>
      <w:r w:rsidR="004A5AEB" w:rsidRPr="00EF7A5A">
        <w:t>S,</w:t>
      </w:r>
      <w:r w:rsidR="009F34F5" w:rsidRPr="00EF7A5A">
        <w:t>N</w:t>
      </w:r>
      <w:r w:rsidRPr="00EF7A5A">
        <w:t>)</w:t>
      </w:r>
      <w:r w:rsidRPr="00EF7A5A">
        <w:tab/>
      </w:r>
      <w:r w:rsidRPr="00EF7A5A">
        <w:tab/>
      </w:r>
      <w:r w:rsidRPr="00EF7A5A">
        <w:tab/>
      </w:r>
      <w:r w:rsidRPr="00EF7A5A">
        <w:tab/>
        <w:t xml:space="preserve">(S-101 DCEG Clause </w:t>
      </w:r>
      <w:r w:rsidR="009F34F5" w:rsidRPr="00EF7A5A">
        <w:t>8.</w:t>
      </w:r>
      <w:del w:id="1473" w:author="Jeff Wootton" w:date="2024-07-30T14:20:00Z">
        <w:r w:rsidR="001B6777" w:rsidRPr="00EF7A5A" w:rsidDel="002614E9">
          <w:delText>2</w:delText>
        </w:r>
        <w:r w:rsidR="001B6777" w:rsidDel="002614E9">
          <w:delText>2</w:delText>
        </w:r>
      </w:del>
      <w:ins w:id="1474" w:author="Jeff Wootton" w:date="2024-07-30T14:20:00Z">
        <w:r w:rsidR="002614E9" w:rsidRPr="00EF7A5A">
          <w:t>2</w:t>
        </w:r>
        <w:r w:rsidR="002614E9">
          <w:t>3</w:t>
        </w:r>
      </w:ins>
      <w:r w:rsidRPr="00EF7A5A">
        <w:t>)</w:t>
      </w:r>
    </w:p>
    <w:p w:rsidR="00263B80" w:rsidRPr="00EF7A5A" w:rsidRDefault="00263B80" w:rsidP="00263B8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960124" w:rsidRPr="00EF7A5A">
        <w:rPr>
          <w:u w:val="single"/>
        </w:rPr>
        <w:t>-</w:t>
      </w:r>
      <w:r w:rsidRPr="00EF7A5A">
        <w:rPr>
          <w:u w:val="single"/>
        </w:rPr>
        <w:t>101 Association</w:t>
      </w:r>
      <w:r w:rsidRPr="00EF7A5A">
        <w:t>:</w:t>
      </w:r>
      <w:r w:rsidRPr="00EF7A5A">
        <w:tab/>
      </w:r>
      <w:r w:rsidRPr="00EF7A5A">
        <w:tab/>
      </w:r>
      <w:r w:rsidRPr="00EF7A5A">
        <w:rPr>
          <w:b/>
        </w:rPr>
        <w:t>Mooring Trot Aggregation</w:t>
      </w:r>
      <w:r w:rsidRPr="00EF7A5A">
        <w:rPr>
          <w:b/>
        </w:rPr>
        <w:tab/>
      </w:r>
      <w:r w:rsidRPr="00EF7A5A">
        <w:rPr>
          <w:b/>
        </w:rPr>
        <w:tab/>
      </w:r>
      <w:r w:rsidRPr="00EF7A5A">
        <w:t>(N)</w:t>
      </w:r>
      <w:r w:rsidRPr="00EF7A5A">
        <w:tab/>
      </w:r>
      <w:r w:rsidRPr="00EF7A5A">
        <w:tab/>
      </w:r>
      <w:r w:rsidRPr="00EF7A5A">
        <w:tab/>
      </w:r>
      <w:r w:rsidRPr="00EF7A5A">
        <w:tab/>
      </w:r>
      <w:r w:rsidRPr="00EF7A5A">
        <w:tab/>
        <w:t>(S-101 DCEG Clause 25.10)</w:t>
      </w:r>
    </w:p>
    <w:p w:rsidR="009F34F5" w:rsidRPr="00EF7A5A" w:rsidRDefault="009F34F5" w:rsidP="005849D3">
      <w:pPr>
        <w:spacing w:after="120"/>
        <w:jc w:val="both"/>
      </w:pPr>
      <w:r w:rsidRPr="00EF7A5A">
        <w:rPr>
          <w:rFonts w:cs="Arial"/>
          <w:bCs/>
        </w:rPr>
        <w:t xml:space="preserve">Where the components of a mooring trot have been aggregated </w:t>
      </w:r>
      <w:r w:rsidRPr="00EF7A5A">
        <w:t xml:space="preserve">using the S-57 </w:t>
      </w:r>
      <w:r w:rsidR="00283E80"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A0A9E" w:rsidRPr="00EF7A5A">
        <w:t>Feature type</w:t>
      </w:r>
      <w:r w:rsidRPr="00EF7A5A">
        <w:t xml:space="preserve"> </w:t>
      </w:r>
      <w:r w:rsidRPr="00EF7A5A">
        <w:rPr>
          <w:b/>
        </w:rPr>
        <w:t>Mooring Trot</w:t>
      </w:r>
      <w:r w:rsidRPr="00EF7A5A">
        <w:t>.</w:t>
      </w:r>
      <w:r w:rsidR="005C6026" w:rsidRPr="00EF7A5A">
        <w:t xml:space="preserve"> </w:t>
      </w:r>
      <w:r w:rsidR="009139E7" w:rsidRPr="00EF7A5A">
        <w:t xml:space="preserve">The </w:t>
      </w:r>
      <w:r w:rsidR="009139E7" w:rsidRPr="00EF7A5A">
        <w:rPr>
          <w:b/>
        </w:rPr>
        <w:t>Mooring Trot</w:t>
      </w:r>
      <w:r w:rsidR="009139E7" w:rsidRPr="00EF7A5A">
        <w:t xml:space="preserve"> and its individual components will be aggregated using the named association </w:t>
      </w:r>
      <w:r w:rsidR="009139E7" w:rsidRPr="00EF7A5A">
        <w:rPr>
          <w:b/>
        </w:rPr>
        <w:t>Mooring Trot Aggregation</w:t>
      </w:r>
      <w:r w:rsidR="009139E7" w:rsidRPr="00EF7A5A">
        <w:t>.</w:t>
      </w:r>
    </w:p>
    <w:p w:rsidR="00621C2A" w:rsidRPr="00EF7A5A" w:rsidRDefault="00621C2A" w:rsidP="005849D3">
      <w:pPr>
        <w:spacing w:after="120"/>
        <w:jc w:val="both"/>
        <w:rPr>
          <w:rFonts w:cs="Arial"/>
          <w:bCs/>
        </w:rPr>
      </w:pPr>
      <w:r w:rsidRPr="00EF7A5A">
        <w:t xml:space="preserve">In S-101, a named mooring trot should be encoded as </w:t>
      </w:r>
      <w:r w:rsidRPr="00EF7A5A">
        <w:rPr>
          <w:b/>
        </w:rPr>
        <w:t>Mooring Trot</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referencing the geometry of the components of the mooring trot</w:t>
      </w:r>
      <w:r w:rsidR="00B32147" w:rsidRPr="00EF7A5A">
        <w:t xml:space="preserve"> to identify its extent</w:t>
      </w:r>
      <w:r w:rsidRPr="00EF7A5A">
        <w:t xml:space="preserve"> (see S-101 DCEG clause 8.</w:t>
      </w:r>
      <w:del w:id="1475" w:author="Jeff Wootton" w:date="2024-07-30T14:21:00Z">
        <w:r w:rsidR="001B6777" w:rsidRPr="00EF7A5A" w:rsidDel="00D11E20">
          <w:delText>2</w:delText>
        </w:r>
        <w:r w:rsidR="001B6777" w:rsidDel="00D11E20">
          <w:delText>2</w:delText>
        </w:r>
      </w:del>
      <w:ins w:id="1476" w:author="Jeff Wootton" w:date="2024-07-30T14:21:00Z">
        <w:r w:rsidR="00D11E20" w:rsidRPr="00EF7A5A">
          <w:t>2</w:t>
        </w:r>
        <w:r w:rsidR="00D11E20">
          <w:t>3</w:t>
        </w:r>
      </w:ins>
      <w:r w:rsidRPr="00EF7A5A">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77" w:name="_Toc422735748"/>
      <w:bookmarkStart w:id="1478" w:name="_Toc460900574"/>
      <w:bookmarkStart w:id="1479" w:name="_Toc173416419"/>
      <w:r w:rsidRPr="00EF7A5A">
        <w:rPr>
          <w:bCs/>
        </w:rPr>
        <w:t>Anchorage - relationship</w:t>
      </w:r>
      <w:bookmarkEnd w:id="1477"/>
      <w:bookmarkEnd w:id="1478"/>
      <w:r w:rsidRPr="00EF7A5A">
        <w:rPr>
          <w:bCs/>
        </w:rPr>
        <w:t>s</w:t>
      </w:r>
      <w:bookmarkEnd w:id="1479"/>
    </w:p>
    <w:p w:rsidR="005A7F05" w:rsidRPr="00EF7A5A" w:rsidRDefault="005A7F05" w:rsidP="005A7F0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6B2826" w:rsidRPr="00EF7A5A" w:rsidRDefault="006B2826" w:rsidP="00FD0C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480" w:name="_Toc422735749"/>
      <w:bookmarkStart w:id="1481" w:name="_Toc460900575"/>
      <w:r w:rsidRPr="00EF7A5A">
        <w:br w:type="page"/>
      </w:r>
      <w:bookmarkStart w:id="1482" w:name="_Toc173416420"/>
      <w:r w:rsidRPr="00EF7A5A">
        <w:rPr>
          <w:bCs/>
        </w:rPr>
        <w:t>Recommended tracks and routes</w:t>
      </w:r>
      <w:bookmarkEnd w:id="1480"/>
      <w:bookmarkEnd w:id="1481"/>
      <w:bookmarkEnd w:id="1482"/>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sz w:val="20"/>
        </w:rPr>
      </w:pPr>
      <w:bookmarkStart w:id="1483" w:name="_Toc173416421"/>
      <w:bookmarkStart w:id="1484" w:name="_Toc422735751"/>
      <w:bookmarkStart w:id="1485" w:name="_Toc460900576"/>
      <w:r w:rsidRPr="00EF7A5A">
        <w:rPr>
          <w:bCs/>
        </w:rPr>
        <w:t>Leading, clearing and transit lines and recommended tracks</w:t>
      </w:r>
      <w:bookmarkEnd w:id="1483"/>
      <w:r w:rsidRPr="00EF7A5A">
        <w:rPr>
          <w:bCs/>
        </w:rPr>
        <w:t xml:space="preserve"> </w:t>
      </w:r>
      <w:bookmarkEnd w:id="1484"/>
      <w:bookmarkEnd w:id="1485"/>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86" w:name="_Toc422735753"/>
      <w:bookmarkStart w:id="1487" w:name="_Toc460900577"/>
      <w:bookmarkStart w:id="1488" w:name="_Toc173416422"/>
      <w:r w:rsidRPr="00EF7A5A">
        <w:rPr>
          <w:bCs/>
        </w:rPr>
        <w:t>Navigation lines and recommended tracks</w:t>
      </w:r>
      <w:bookmarkEnd w:id="1486"/>
      <w:bookmarkEnd w:id="1487"/>
      <w:bookmarkEnd w:id="1488"/>
    </w:p>
    <w:p w:rsidR="00234B63" w:rsidRPr="00EF7A5A" w:rsidRDefault="00234B63" w:rsidP="00234B6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Navigation line (</w:t>
      </w:r>
      <w:r w:rsidRPr="00EF7A5A">
        <w:rPr>
          <w:b/>
        </w:rPr>
        <w:t>NAVLNE</w:t>
      </w:r>
      <w:r w:rsidRPr="00EF7A5A">
        <w:t>)</w:t>
      </w:r>
      <w:r w:rsidRPr="00EF7A5A">
        <w:tab/>
      </w:r>
      <w:r w:rsidRPr="00EF7A5A">
        <w:tab/>
        <w:t>(L)</w:t>
      </w:r>
    </w:p>
    <w:p w:rsidR="00234B63" w:rsidRPr="00EF7A5A" w:rsidRDefault="00234B63" w:rsidP="00234B6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Navigation Line</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t xml:space="preserve">(S-101 DCEG Clause </w:t>
      </w:r>
      <w:r w:rsidR="008B22D8" w:rsidRPr="00EF7A5A">
        <w:t>15</w:t>
      </w:r>
      <w:r w:rsidRPr="00EF7A5A">
        <w:t>.4)</w:t>
      </w:r>
    </w:p>
    <w:p w:rsidR="008B22D8" w:rsidRPr="00EF7A5A" w:rsidRDefault="003F3DA7" w:rsidP="00FD0C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NAVLNE</w:t>
      </w:r>
      <w:r w:rsidRPr="00EF7A5A">
        <w:t xml:space="preserve"> 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 xml:space="preserve">Navigation Line </w:t>
      </w:r>
      <w:r w:rsidRPr="00EF7A5A">
        <w:t>during the automated conversion process.</w:t>
      </w:r>
    </w:p>
    <w:p w:rsidR="002A6C11" w:rsidRPr="00EF7A5A" w:rsidRDefault="002A6C11" w:rsidP="002A6C1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Recommended track (</w:t>
      </w:r>
      <w:r w:rsidRPr="00EF7A5A">
        <w:rPr>
          <w:b/>
        </w:rPr>
        <w:t>RECTRC</w:t>
      </w:r>
      <w:r w:rsidRPr="00EF7A5A">
        <w:t>)</w:t>
      </w:r>
      <w:r w:rsidRPr="00EF7A5A">
        <w:tab/>
      </w:r>
      <w:r w:rsidRPr="00EF7A5A">
        <w:tab/>
        <w:t>(L</w:t>
      </w:r>
      <w:r w:rsidR="00E5674A" w:rsidRPr="00EF7A5A">
        <w:t>,A</w:t>
      </w:r>
      <w:r w:rsidRPr="00EF7A5A">
        <w:t>)</w:t>
      </w:r>
    </w:p>
    <w:p w:rsidR="002A6C11" w:rsidRPr="00EF7A5A" w:rsidRDefault="002A6C11" w:rsidP="002A6C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Recommended Track</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t>(S-101 DCEG Clause 15.5)</w:t>
      </w:r>
    </w:p>
    <w:p w:rsidR="00306FA9" w:rsidRPr="00EF7A5A" w:rsidRDefault="00306FA9" w:rsidP="0036103E">
      <w:pPr>
        <w:spacing w:after="120"/>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RECTRC</w:t>
      </w:r>
      <w:r w:rsidRPr="00EF7A5A">
        <w:t xml:space="preserve"> </w:t>
      </w:r>
      <w:r w:rsidR="002D6531" w:rsidRPr="00EF7A5A">
        <w:t xml:space="preserve">of </w:t>
      </w:r>
      <w:r w:rsidR="000D446A">
        <w:t>geometric primitive</w:t>
      </w:r>
      <w:r w:rsidR="002D6531" w:rsidRPr="00EF7A5A">
        <w:t xml:space="preserve"> line </w:t>
      </w:r>
      <w:r w:rsidRPr="00EF7A5A">
        <w:t xml:space="preserve">and its binding attributes will be </w:t>
      </w:r>
      <w:r w:rsidR="00263B80" w:rsidRPr="00EF7A5A">
        <w:t xml:space="preserve">converted </w:t>
      </w:r>
      <w:r w:rsidRPr="00EF7A5A">
        <w:t xml:space="preserve">automatically </w:t>
      </w:r>
      <w:r w:rsidR="00263B80" w:rsidRPr="00EF7A5A">
        <w:t>to an instance of</w:t>
      </w:r>
      <w:r w:rsidRPr="00EF7A5A">
        <w:t xml:space="preserve"> the S-101 </w:t>
      </w:r>
      <w:r w:rsidR="00FA0A9E" w:rsidRPr="00EF7A5A">
        <w:t>Feature type</w:t>
      </w:r>
      <w:r w:rsidRPr="00EF7A5A">
        <w:t xml:space="preserve"> </w:t>
      </w:r>
      <w:r w:rsidRPr="00EF7A5A">
        <w:rPr>
          <w:b/>
        </w:rPr>
        <w:t xml:space="preserve">Recommended Track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Recommended Track</w:t>
      </w:r>
      <w:r w:rsidRPr="00EF7A5A">
        <w:t xml:space="preserve"> in S-101:</w:t>
      </w:r>
    </w:p>
    <w:p w:rsidR="00306FA9" w:rsidRPr="00EF7A5A" w:rsidRDefault="00306FA9" w:rsidP="00714D5A">
      <w:pPr>
        <w:jc w:val="both"/>
      </w:pPr>
      <w:r w:rsidRPr="00EF7A5A">
        <w:rPr>
          <w:b/>
        </w:rPr>
        <w:t>quality of vertical measurement</w:t>
      </w:r>
      <w:r w:rsidRPr="00EF7A5A">
        <w:tab/>
        <w:t>(</w:t>
      </w:r>
      <w:r w:rsidR="002D6531" w:rsidRPr="00EF7A5A">
        <w:t>QUASOU</w:t>
      </w:r>
      <w:r w:rsidRPr="00EF7A5A">
        <w:t>)</w:t>
      </w:r>
    </w:p>
    <w:p w:rsidR="00306FA9" w:rsidRPr="00EF7A5A" w:rsidRDefault="00306FA9" w:rsidP="00306FA9">
      <w:pPr>
        <w:spacing w:after="120"/>
        <w:jc w:val="both"/>
      </w:pPr>
      <w:r w:rsidRPr="00EF7A5A">
        <w:rPr>
          <w:b/>
        </w:rPr>
        <w:t>technique of vertical measurement</w:t>
      </w:r>
      <w:r w:rsidRPr="00EF7A5A">
        <w:tab/>
        <w:t>(</w:t>
      </w:r>
      <w:r w:rsidR="002D6531" w:rsidRPr="00EF7A5A">
        <w:t>TECSOU</w:t>
      </w:r>
      <w:r w:rsidRPr="00EF7A5A">
        <w:t>)</w:t>
      </w:r>
    </w:p>
    <w:p w:rsidR="00306FA9" w:rsidRPr="00EF7A5A" w:rsidRDefault="00306FA9" w:rsidP="00306FA9">
      <w:pPr>
        <w:spacing w:after="120"/>
        <w:jc w:val="both"/>
        <w:rPr>
          <w:rFonts w:cs="Arial"/>
          <w:bCs/>
        </w:rPr>
      </w:pPr>
      <w:r w:rsidRPr="00EF7A5A">
        <w:rPr>
          <w:rFonts w:cs="Arial"/>
          <w:bCs/>
        </w:rPr>
        <w:t xml:space="preserve">See S-101 DCEG clause </w:t>
      </w:r>
      <w:r w:rsidR="002D6531" w:rsidRPr="00EF7A5A">
        <w:rPr>
          <w:rFonts w:cs="Arial"/>
          <w:bCs/>
        </w:rPr>
        <w:t>15.5</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2D6531" w:rsidRPr="00EF7A5A">
        <w:rPr>
          <w:rFonts w:cs="Arial"/>
          <w:bCs/>
        </w:rPr>
        <w:t>QUASOU</w:t>
      </w:r>
      <w:r w:rsidRPr="00EF7A5A">
        <w:rPr>
          <w:rFonts w:cs="Arial"/>
          <w:bCs/>
        </w:rPr>
        <w:t xml:space="preserve"> and </w:t>
      </w:r>
      <w:r w:rsidR="002D6531" w:rsidRPr="00EF7A5A">
        <w:rPr>
          <w:rFonts w:cs="Arial"/>
          <w:bCs/>
        </w:rPr>
        <w:t>TECSOU</w:t>
      </w:r>
      <w:r w:rsidRPr="00EF7A5A">
        <w:rPr>
          <w:rFonts w:cs="Arial"/>
          <w:bCs/>
        </w:rPr>
        <w:t xml:space="preserve"> on </w:t>
      </w:r>
      <w:r w:rsidRPr="00EF7A5A">
        <w:rPr>
          <w:b/>
        </w:rPr>
        <w:t>RECTRC</w:t>
      </w:r>
      <w:r w:rsidRPr="00EF7A5A">
        <w:rPr>
          <w:rFonts w:cs="Arial"/>
          <w:bCs/>
        </w:rPr>
        <w:t xml:space="preserve"> and amend appropriately.</w:t>
      </w:r>
    </w:p>
    <w:p w:rsidR="002576B1" w:rsidRPr="00EF7A5A" w:rsidRDefault="002576B1" w:rsidP="002576B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2576B1" w:rsidRPr="00EF7A5A" w:rsidRDefault="002576B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maximum permitted draught</w:t>
      </w:r>
      <w:r w:rsidRPr="00EF7A5A">
        <w:rPr>
          <w:rFonts w:cs="Arial"/>
          <w:bCs/>
        </w:rPr>
        <w:t xml:space="preserve"> has been introduced in S-101 to encode the maximum permitted vessel draught at the berth.</w:t>
      </w:r>
      <w:r w:rsidR="005C6026" w:rsidRPr="00EF7A5A">
        <w:rPr>
          <w:rFonts w:cs="Arial"/>
          <w:bCs/>
        </w:rPr>
        <w:t xml:space="preserve"> </w:t>
      </w:r>
      <w:r w:rsidRPr="00EF7A5A">
        <w:rPr>
          <w:rFonts w:cs="Arial"/>
          <w:bCs/>
        </w:rPr>
        <w:t xml:space="preserve">This information is encoded in S-57 on </w:t>
      </w:r>
      <w:r w:rsidRPr="00EF7A5A">
        <w:rPr>
          <w:rFonts w:cs="Arial"/>
          <w:b/>
          <w:bCs/>
        </w:rPr>
        <w:t>RECTRC</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RECTRC</w:t>
      </w:r>
      <w:r w:rsidRPr="00EF7A5A">
        <w:rPr>
          <w:rFonts w:cs="Arial"/>
          <w:bCs/>
        </w:rPr>
        <w:t xml:space="preserve"> </w:t>
      </w:r>
      <w:r w:rsidR="00484604" w:rsidRPr="00EF7A5A">
        <w:rPr>
          <w:rFonts w:cs="Arial"/>
          <w:bCs/>
        </w:rPr>
        <w:t xml:space="preserve">should be in a standardised format, such as </w:t>
      </w:r>
      <w:r w:rsidRPr="00EF7A5A">
        <w:rPr>
          <w:rFonts w:cs="Arial"/>
          <w:bCs/>
          <w:i/>
        </w:rPr>
        <w:t xml:space="preserve">Maximum draught permitted = </w:t>
      </w:r>
      <w:r w:rsidR="00484604" w:rsidRPr="00EF7A5A">
        <w:rPr>
          <w:rFonts w:cs="Arial"/>
          <w:bCs/>
          <w:i/>
        </w:rPr>
        <w:t>[</w:t>
      </w:r>
      <w:r w:rsidRPr="00EF7A5A">
        <w:rPr>
          <w:rFonts w:cs="Arial"/>
          <w:bCs/>
          <w:i/>
        </w:rPr>
        <w:t>xx.x</w:t>
      </w:r>
      <w:r w:rsidR="00484604" w:rsidRPr="00EF7A5A">
        <w:rPr>
          <w:rFonts w:cs="Arial"/>
          <w:bCs/>
          <w:i/>
        </w:rPr>
        <w:t>]</w:t>
      </w:r>
      <w:r w:rsidRPr="00EF7A5A">
        <w:rPr>
          <w:rFonts w:cs="Arial"/>
          <w:bCs/>
          <w:i/>
        </w:rPr>
        <w:t xml:space="preserve"> metres</w:t>
      </w:r>
      <w:r w:rsidRPr="00EF7A5A">
        <w:rPr>
          <w:rFonts w:cs="Arial"/>
          <w:bCs/>
        </w:rPr>
        <w:t xml:space="preserve">, where </w:t>
      </w:r>
      <w:r w:rsidR="00484604" w:rsidRPr="00EF7A5A">
        <w:rPr>
          <w:rFonts w:cs="Arial"/>
          <w:bCs/>
          <w:i/>
        </w:rPr>
        <w:t>[</w:t>
      </w:r>
      <w:r w:rsidRPr="00EF7A5A">
        <w:rPr>
          <w:rFonts w:cs="Arial"/>
          <w:bCs/>
          <w:i/>
        </w:rPr>
        <w:t>xx.x</w:t>
      </w:r>
      <w:r w:rsidR="00484604" w:rsidRPr="00EF7A5A">
        <w:rPr>
          <w:rFonts w:cs="Arial"/>
          <w:bCs/>
          <w:i/>
        </w:rPr>
        <w:t>]</w:t>
      </w:r>
      <w:r w:rsidRPr="00EF7A5A">
        <w:rPr>
          <w:rFonts w:cs="Arial"/>
          <w:bCs/>
        </w:rPr>
        <w:t xml:space="preserve"> is the value of the maximum permitted vessel draught (decimal part not required if the value is whole metres).</w:t>
      </w:r>
      <w:r w:rsidR="005C6026" w:rsidRPr="00EF7A5A">
        <w:rPr>
          <w:rFonts w:cs="Arial"/>
          <w:bCs/>
        </w:rPr>
        <w:t xml:space="preserve"> </w:t>
      </w:r>
      <w:r w:rsidR="00484604" w:rsidRPr="00EF7A5A">
        <w:rPr>
          <w:rFonts w:cs="Arial"/>
          <w:bCs/>
        </w:rPr>
        <w:t>For example</w:t>
      </w:r>
      <w:r w:rsidR="00C742D6">
        <w:rPr>
          <w:rFonts w:cs="Arial"/>
          <w:bCs/>
        </w:rPr>
        <w:t>,</w:t>
      </w:r>
      <w:r w:rsidR="00484604" w:rsidRPr="00EF7A5A">
        <w:rPr>
          <w:rFonts w:cs="Arial"/>
          <w:bCs/>
        </w:rPr>
        <w:t xml:space="preserve"> </w:t>
      </w:r>
      <w:r w:rsidR="00484604" w:rsidRPr="00EF7A5A">
        <w:rPr>
          <w:rFonts w:cs="Arial"/>
          <w:bCs/>
          <w:i/>
        </w:rPr>
        <w:t xml:space="preserve">Maximum draught </w:t>
      </w:r>
      <w:r w:rsidR="00183458" w:rsidRPr="00EF7A5A">
        <w:rPr>
          <w:rFonts w:cs="Arial"/>
          <w:bCs/>
          <w:i/>
        </w:rPr>
        <w:t xml:space="preserve">permitted </w:t>
      </w:r>
      <w:r w:rsidR="00484604" w:rsidRPr="00EF7A5A">
        <w:rPr>
          <w:rFonts w:cs="Arial"/>
          <w:bCs/>
          <w:i/>
        </w:rPr>
        <w:t>= 11.5 metres</w:t>
      </w:r>
      <w:r w:rsidR="00484604" w:rsidRPr="00EF7A5A">
        <w:rPr>
          <w:rFonts w:cs="Arial"/>
          <w:bCs/>
        </w:rPr>
        <w:t>.</w:t>
      </w:r>
    </w:p>
    <w:p w:rsidR="006D4511" w:rsidRPr="00EF7A5A" w:rsidRDefault="00364804"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measured distance</w:t>
      </w:r>
      <w:r w:rsidRPr="00EF7A5A">
        <w:rPr>
          <w:rFonts w:cs="Arial"/>
          <w:bCs/>
        </w:rPr>
        <w:t xml:space="preserve"> has been introduced in S-101 to encode the specified measured distance along a track to be followed.</w:t>
      </w:r>
      <w:r w:rsidR="005C6026" w:rsidRPr="00EF7A5A">
        <w:rPr>
          <w:rFonts w:cs="Arial"/>
          <w:bCs/>
        </w:rPr>
        <w:t xml:space="preserve"> </w:t>
      </w:r>
      <w:r w:rsidRPr="00EF7A5A">
        <w:rPr>
          <w:rFonts w:cs="Arial"/>
          <w:bCs/>
        </w:rPr>
        <w:t xml:space="preserve">This information is encoded in S-57 on </w:t>
      </w:r>
      <w:r w:rsidRPr="00EF7A5A">
        <w:rPr>
          <w:rFonts w:cs="Arial"/>
          <w:b/>
          <w:bCs/>
        </w:rPr>
        <w:t>NAVLNE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EB5C00" w:rsidRPr="00EF7A5A">
        <w:rPr>
          <w:rFonts w:cs="Arial"/>
          <w:b/>
          <w:bCs/>
        </w:rPr>
        <w:t>NAVLNE</w:t>
      </w:r>
      <w:r w:rsidR="00EB5C00"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Pr="00EF7A5A">
        <w:rPr>
          <w:rFonts w:cs="Arial"/>
          <w:bCs/>
          <w:i/>
        </w:rPr>
        <w:t>Measured distance = xxxx metres</w:t>
      </w:r>
      <w:r w:rsidRPr="00EF7A5A">
        <w:rPr>
          <w:rFonts w:cs="Arial"/>
          <w:bCs/>
        </w:rPr>
        <w:t xml:space="preserve">, where </w:t>
      </w:r>
      <w:r w:rsidRPr="00EF7A5A">
        <w:rPr>
          <w:rFonts w:cs="Arial"/>
          <w:bCs/>
          <w:i/>
        </w:rPr>
        <w:t>xxxx</w:t>
      </w:r>
      <w:r w:rsidRPr="00EF7A5A">
        <w:rPr>
          <w:rFonts w:cs="Arial"/>
          <w:bCs/>
        </w:rPr>
        <w:t xml:space="preserve"> is the value of the measured distance</w:t>
      </w:r>
    </w:p>
    <w:p w:rsidR="002D6531" w:rsidRPr="00EF7A5A" w:rsidRDefault="009E189C" w:rsidP="00306FA9">
      <w:pPr>
        <w:spacing w:after="120"/>
        <w:jc w:val="both"/>
        <w:rPr>
          <w:rFonts w:cs="Arial"/>
          <w:bCs/>
        </w:rPr>
      </w:pPr>
      <w:r w:rsidRPr="00EF7A5A">
        <w:rPr>
          <w:rFonts w:cs="Arial"/>
          <w:bCs/>
        </w:rPr>
        <w:t>Data Producers must note that in S-101 the type surface is not included as an allowable geometric primitive</w:t>
      </w:r>
      <w:r w:rsidR="00AB02AE" w:rsidRPr="00EF7A5A">
        <w:rPr>
          <w:rFonts w:cs="Arial"/>
          <w:bCs/>
        </w:rPr>
        <w:t xml:space="preserve"> for </w:t>
      </w:r>
      <w:r w:rsidR="00AB02AE" w:rsidRPr="00EF7A5A">
        <w:rPr>
          <w:rFonts w:cs="Arial"/>
          <w:b/>
          <w:bCs/>
        </w:rPr>
        <w:t>Recommended Track</w:t>
      </w:r>
      <w:r w:rsidR="00AB02AE" w:rsidRPr="00EF7A5A">
        <w:rPr>
          <w:rFonts w:cs="Arial"/>
          <w:bCs/>
        </w:rPr>
        <w:t xml:space="preserve">, therefore </w:t>
      </w:r>
      <w:r w:rsidR="00AB02AE" w:rsidRPr="00EF7A5A">
        <w:rPr>
          <w:rFonts w:cs="Arial"/>
          <w:b/>
          <w:bCs/>
        </w:rPr>
        <w:t>RECTRC</w:t>
      </w:r>
      <w:r w:rsidR="00AB02AE" w:rsidRPr="00EF7A5A">
        <w:rPr>
          <w:rFonts w:cs="Arial"/>
          <w:bCs/>
        </w:rPr>
        <w:t xml:space="preserve"> of </w:t>
      </w:r>
      <w:r w:rsidR="000D446A">
        <w:t>geometric primitive</w:t>
      </w:r>
      <w:r w:rsidR="00AB02AE" w:rsidRPr="00EF7A5A">
        <w:rPr>
          <w:rFonts w:cs="Arial"/>
          <w:bCs/>
        </w:rPr>
        <w:t xml:space="preserve"> area will not be converted across to S-101</w:t>
      </w:r>
      <w:r w:rsidRPr="00EF7A5A">
        <w:rPr>
          <w:rFonts w:cs="Arial"/>
          <w:bCs/>
        </w:rPr>
        <w:t>.</w:t>
      </w:r>
      <w:r w:rsidR="005C6026" w:rsidRPr="00EF7A5A">
        <w:rPr>
          <w:rFonts w:cs="Arial"/>
          <w:bCs/>
        </w:rPr>
        <w:t xml:space="preserve"> </w:t>
      </w:r>
      <w:r w:rsidRPr="00EF7A5A">
        <w:rPr>
          <w:rFonts w:cs="Arial"/>
          <w:bCs/>
        </w:rPr>
        <w:t xml:space="preserve">Where </w:t>
      </w:r>
      <w:r w:rsidRPr="00EF7A5A">
        <w:rPr>
          <w:rFonts w:cs="Arial"/>
          <w:b/>
          <w:bCs/>
        </w:rPr>
        <w:t>RECTRC</w:t>
      </w:r>
      <w:r w:rsidRPr="00EF7A5A">
        <w:rPr>
          <w:rFonts w:cs="Arial"/>
          <w:bCs/>
        </w:rPr>
        <w:t xml:space="preserve"> has been encoded as type area in a S-57 dataset</w:t>
      </w:r>
      <w:r w:rsidR="00AB02AE" w:rsidRPr="00EF7A5A">
        <w:rPr>
          <w:rFonts w:cs="Arial"/>
          <w:bCs/>
        </w:rPr>
        <w:t>, Data Producers should</w:t>
      </w:r>
      <w:r w:rsidR="00E7353F" w:rsidRPr="00EF7A5A">
        <w:rPr>
          <w:rFonts w:cs="Arial"/>
          <w:bCs/>
        </w:rPr>
        <w:t xml:space="preserve"> evaluate their data holdings and</w:t>
      </w:r>
      <w:r w:rsidR="00AB02AE" w:rsidRPr="00EF7A5A">
        <w:rPr>
          <w:rFonts w:cs="Arial"/>
          <w:bCs/>
        </w:rPr>
        <w:t xml:space="preserve"> re-encode these objects</w:t>
      </w:r>
      <w:r w:rsidR="00E7353F" w:rsidRPr="00EF7A5A">
        <w:rPr>
          <w:rFonts w:cs="Arial"/>
          <w:bCs/>
        </w:rPr>
        <w:t xml:space="preserve"> as another appropriate routeing object</w:t>
      </w:r>
      <w:r w:rsidR="00522BF3" w:rsidRPr="00EF7A5A">
        <w:rPr>
          <w:rFonts w:cs="Arial"/>
          <w:bCs/>
        </w:rPr>
        <w:t xml:space="preserve"> of </w:t>
      </w:r>
      <w:r w:rsidR="000D446A">
        <w:t>geometric primitive</w:t>
      </w:r>
      <w:r w:rsidR="00522BF3" w:rsidRPr="00EF7A5A">
        <w:rPr>
          <w:rFonts w:cs="Arial"/>
          <w:bCs/>
        </w:rPr>
        <w:t xml:space="preserve"> area</w:t>
      </w:r>
      <w:r w:rsidR="00E7353F" w:rsidRPr="00EF7A5A">
        <w:rPr>
          <w:rFonts w:cs="Arial"/>
          <w:bCs/>
        </w:rPr>
        <w:t xml:space="preserve"> (for example</w:t>
      </w:r>
      <w:r w:rsidR="00C742D6">
        <w:rPr>
          <w:rFonts w:cs="Arial"/>
          <w:bCs/>
        </w:rPr>
        <w:t>,</w:t>
      </w:r>
      <w:r w:rsidR="00E7353F" w:rsidRPr="00EF7A5A">
        <w:rPr>
          <w:rFonts w:cs="Arial"/>
          <w:bCs/>
        </w:rPr>
        <w:t xml:space="preserve"> </w:t>
      </w:r>
      <w:r w:rsidR="00E7353F" w:rsidRPr="00EF7A5A">
        <w:rPr>
          <w:rFonts w:cs="Arial"/>
          <w:b/>
          <w:bCs/>
        </w:rPr>
        <w:t>FAIRWY</w:t>
      </w:r>
      <w:r w:rsidR="00E7353F" w:rsidRPr="00EF7A5A">
        <w:rPr>
          <w:rFonts w:cs="Arial"/>
          <w:bCs/>
        </w:rPr>
        <w:t xml:space="preserve">, </w:t>
      </w:r>
      <w:r w:rsidR="00E7353F" w:rsidRPr="00EF7A5A">
        <w:rPr>
          <w:rFonts w:cs="Arial"/>
          <w:b/>
          <w:bCs/>
        </w:rPr>
        <w:t>TWRTPT</w:t>
      </w:r>
      <w:r w:rsidR="00E7353F" w:rsidRPr="00EF7A5A">
        <w:rPr>
          <w:rFonts w:cs="Arial"/>
          <w:bCs/>
        </w:rPr>
        <w:t xml:space="preserve">, </w:t>
      </w:r>
      <w:r w:rsidR="00E7353F" w:rsidRPr="00EF7A5A">
        <w:rPr>
          <w:rFonts w:cs="Arial"/>
          <w:b/>
          <w:bCs/>
        </w:rPr>
        <w:t>DWRTPT</w:t>
      </w:r>
      <w:r w:rsidR="00E7353F" w:rsidRPr="00EF7A5A">
        <w:rPr>
          <w:rFonts w:cs="Arial"/>
          <w:bCs/>
        </w:rPr>
        <w:t xml:space="preserve">) or as </w:t>
      </w:r>
      <w:r w:rsidR="00E7353F" w:rsidRPr="00EF7A5A">
        <w:rPr>
          <w:rFonts w:cs="Arial"/>
          <w:b/>
          <w:bCs/>
        </w:rPr>
        <w:t>RECTRC</w:t>
      </w:r>
      <w:r w:rsidR="00AB02AE" w:rsidRPr="00EF7A5A">
        <w:rPr>
          <w:rFonts w:cs="Arial"/>
          <w:bCs/>
        </w:rPr>
        <w:t xml:space="preserve"> of </w:t>
      </w:r>
      <w:r w:rsidR="000D446A">
        <w:t>geometric primitive</w:t>
      </w:r>
      <w:r w:rsidR="00AB02AE" w:rsidRPr="00EF7A5A">
        <w:rPr>
          <w:rFonts w:cs="Arial"/>
          <w:bCs/>
        </w:rPr>
        <w:t xml:space="preserve"> line prior to conversion to S-101.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89" w:name="_Toc422735755"/>
      <w:bookmarkStart w:id="1490" w:name="_Toc460900578"/>
      <w:bookmarkStart w:id="1491" w:name="_Toc173416423"/>
      <w:r w:rsidRPr="00EF7A5A">
        <w:rPr>
          <w:bCs/>
        </w:rPr>
        <w:t>Range systems - relationship</w:t>
      </w:r>
      <w:bookmarkEnd w:id="1489"/>
      <w:bookmarkEnd w:id="1490"/>
      <w:bookmarkEnd w:id="1491"/>
    </w:p>
    <w:p w:rsidR="004E55A9" w:rsidRPr="00EF7A5A" w:rsidRDefault="004E55A9" w:rsidP="004E55A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Range System</w:t>
      </w:r>
      <w:r w:rsidRPr="00EF7A5A">
        <w:rPr>
          <w:b/>
        </w:rPr>
        <w:tab/>
      </w:r>
      <w:r w:rsidRPr="00EF7A5A">
        <w:rPr>
          <w:b/>
        </w:rPr>
        <w:tab/>
      </w:r>
      <w:r w:rsidRPr="00EF7A5A">
        <w:rPr>
          <w:b/>
        </w:rPr>
        <w:tab/>
      </w:r>
      <w:r w:rsidR="003B3EDD" w:rsidRPr="00EF7A5A">
        <w:rPr>
          <w:b/>
        </w:rPr>
        <w:tab/>
      </w:r>
      <w:r w:rsidR="003B3EDD" w:rsidRPr="00EF7A5A">
        <w:rPr>
          <w:b/>
        </w:rPr>
        <w:tab/>
      </w:r>
      <w:r w:rsidR="003B3EDD" w:rsidRPr="00EF7A5A">
        <w:rPr>
          <w:b/>
        </w:rPr>
        <w:tab/>
      </w:r>
      <w:r w:rsidRPr="00EF7A5A">
        <w:t>(</w:t>
      </w:r>
      <w:r w:rsidR="007C0076" w:rsidRPr="00EF7A5A">
        <w:t>C,S,</w:t>
      </w:r>
      <w:r w:rsidR="003B3EDD" w:rsidRPr="00EF7A5A">
        <w:t>N</w:t>
      </w:r>
      <w:r w:rsidRPr="00EF7A5A">
        <w:t>)</w:t>
      </w:r>
      <w:r w:rsidRPr="00EF7A5A">
        <w:tab/>
      </w:r>
      <w:r w:rsidRPr="00EF7A5A">
        <w:tab/>
      </w:r>
      <w:r w:rsidRPr="00EF7A5A">
        <w:tab/>
        <w:t>(S-101 DCEG Clause 15.6)</w:t>
      </w:r>
    </w:p>
    <w:p w:rsidR="00263B80" w:rsidRPr="00EF7A5A" w:rsidRDefault="00263B80" w:rsidP="00263B8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101 Association</w:t>
      </w:r>
      <w:r w:rsidRPr="00EF7A5A">
        <w:t>:</w:t>
      </w:r>
      <w:r w:rsidRPr="00EF7A5A">
        <w:tab/>
      </w:r>
      <w:r w:rsidRPr="00EF7A5A">
        <w:tab/>
      </w:r>
      <w:r w:rsidRPr="00EF7A5A">
        <w:rPr>
          <w:b/>
        </w:rPr>
        <w:t>Range System Aggregation</w:t>
      </w:r>
      <w:r w:rsidRPr="00EF7A5A">
        <w:rPr>
          <w:b/>
        </w:rPr>
        <w:tab/>
      </w:r>
      <w:r w:rsidRPr="00EF7A5A">
        <w:t>(N</w:t>
      </w:r>
      <w:r w:rsidR="003B3EDD" w:rsidRPr="00EF7A5A">
        <w:t>)</w:t>
      </w:r>
      <w:r w:rsidR="003B3EDD" w:rsidRPr="00EF7A5A">
        <w:tab/>
      </w:r>
      <w:r w:rsidR="003B3EDD" w:rsidRPr="00EF7A5A">
        <w:tab/>
      </w:r>
      <w:r w:rsidR="003B3EDD" w:rsidRPr="00EF7A5A">
        <w:tab/>
      </w:r>
      <w:r w:rsidR="003B3EDD" w:rsidRPr="00EF7A5A">
        <w:tab/>
      </w:r>
      <w:r w:rsidR="003B3EDD" w:rsidRPr="00EF7A5A">
        <w:tab/>
      </w:r>
      <w:r w:rsidRPr="00EF7A5A">
        <w:t xml:space="preserve">(S-101 DCEG Clause </w:t>
      </w:r>
      <w:r w:rsidR="003B3EDD" w:rsidRPr="00EF7A5A">
        <w:t>25.13</w:t>
      </w:r>
      <w:r w:rsidRPr="00EF7A5A">
        <w:t>)</w:t>
      </w:r>
    </w:p>
    <w:p w:rsidR="004E55A9" w:rsidRPr="00EF7A5A" w:rsidRDefault="004E55A9" w:rsidP="004E55A9">
      <w:pPr>
        <w:spacing w:after="120"/>
        <w:jc w:val="both"/>
      </w:pPr>
      <w:r w:rsidRPr="00EF7A5A">
        <w:rPr>
          <w:rFonts w:cs="Arial"/>
          <w:bCs/>
        </w:rPr>
        <w:t xml:space="preserve">Where the components of a range system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A0A9E" w:rsidRPr="00EF7A5A">
        <w:t>Feature type</w:t>
      </w:r>
      <w:r w:rsidRPr="00EF7A5A">
        <w:t xml:space="preserve"> </w:t>
      </w:r>
      <w:r w:rsidRPr="00EF7A5A">
        <w:rPr>
          <w:b/>
        </w:rPr>
        <w:t>Range System</w:t>
      </w:r>
      <w:r w:rsidRPr="00EF7A5A">
        <w:t>.</w:t>
      </w:r>
      <w:r w:rsidR="005C6026" w:rsidRPr="00EF7A5A">
        <w:t xml:space="preserve"> </w:t>
      </w:r>
      <w:r w:rsidRPr="00EF7A5A">
        <w:t xml:space="preserve">The </w:t>
      </w:r>
      <w:r w:rsidRPr="00EF7A5A">
        <w:rPr>
          <w:b/>
        </w:rPr>
        <w:t>Range System</w:t>
      </w:r>
      <w:r w:rsidRPr="00EF7A5A">
        <w:t xml:space="preserve"> and its individual components will be aggregated using the named association </w:t>
      </w:r>
      <w:r w:rsidRPr="00EF7A5A">
        <w:rPr>
          <w:b/>
        </w:rPr>
        <w:t>Range System Aggregation</w:t>
      </w:r>
      <w:r w:rsidRPr="00EF7A5A">
        <w:t xml:space="preserve"> (see S-101 DCEG clause 25.13).</w:t>
      </w:r>
    </w:p>
    <w:p w:rsidR="007C0076" w:rsidRPr="00EF7A5A" w:rsidRDefault="007C0076" w:rsidP="004E55A9">
      <w:pPr>
        <w:spacing w:after="120"/>
        <w:jc w:val="both"/>
      </w:pPr>
      <w:r w:rsidRPr="00EF7A5A">
        <w:t xml:space="preserve">In S-101, a named range system should be encoded as </w:t>
      </w:r>
      <w:r w:rsidRPr="00EF7A5A">
        <w:rPr>
          <w:b/>
        </w:rPr>
        <w:t>Range System</w:t>
      </w:r>
      <w:r w:rsidRPr="00EF7A5A">
        <w:t xml:space="preserve"> of </w:t>
      </w:r>
      <w:r w:rsidR="000D446A">
        <w:t>geometric primitive</w:t>
      </w:r>
      <w:r w:rsidRPr="00EF7A5A">
        <w:t xml:space="preserve"> curve or surface. Data Producers may be required to manually create the curve or surface during the conversion process, however a suitably configured converter may create the curve or surface by referencing the geometry of the components of the range system to identify its extent (see S-101 DCEG clause 15.6).</w:t>
      </w:r>
      <w:r w:rsidR="00293B9E" w:rsidRPr="00EF7A5A">
        <w:t xml:space="preserve"> </w:t>
      </w:r>
      <w:r w:rsidR="007C38E5">
        <w:t>D</w:t>
      </w:r>
      <w:r w:rsidR="00293B9E" w:rsidRPr="00EF7A5A">
        <w:t xml:space="preserve">ata </w:t>
      </w:r>
      <w:r w:rsidR="007C38E5">
        <w:t>P</w:t>
      </w:r>
      <w:r w:rsidR="00293B9E" w:rsidRPr="00EF7A5A">
        <w:t>roducers may enhance the presentation of the curve or surface by utilizing the geometry of only the navigable sections of the range system.</w:t>
      </w:r>
    </w:p>
    <w:p w:rsidR="001176DB" w:rsidRPr="00EF7A5A" w:rsidRDefault="001176DB" w:rsidP="004E55A9">
      <w:pPr>
        <w:spacing w:after="120"/>
        <w:jc w:val="both"/>
      </w:pPr>
      <w:r w:rsidRPr="00EF7A5A">
        <w:t xml:space="preserve">Where a </w:t>
      </w:r>
      <w:r w:rsidRPr="00EF7A5A">
        <w:rPr>
          <w:b/>
        </w:rPr>
        <w:t>C_ASSO</w:t>
      </w:r>
      <w:r w:rsidRPr="00EF7A5A">
        <w:t xml:space="preserve"> has been created to associate a range system with the dangers that it marks, this will not be converted.</w:t>
      </w:r>
      <w:r w:rsidR="005C6026" w:rsidRPr="00EF7A5A">
        <w:t xml:space="preserve"> </w:t>
      </w:r>
      <w:r w:rsidRPr="00EF7A5A">
        <w:t>It is considered that this relationship is not relevant for S-101.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92" w:name="_Toc422735757"/>
      <w:bookmarkStart w:id="1493" w:name="_Toc460900579"/>
      <w:bookmarkStart w:id="1494" w:name="_Toc173416424"/>
      <w:r w:rsidRPr="00EF7A5A">
        <w:rPr>
          <w:bCs/>
        </w:rPr>
        <w:t>Measured distance</w:t>
      </w:r>
      <w:bookmarkEnd w:id="1492"/>
      <w:bookmarkEnd w:id="1493"/>
      <w:r w:rsidRPr="00EF7A5A">
        <w:rPr>
          <w:bCs/>
        </w:rPr>
        <w:t>s</w:t>
      </w:r>
      <w:bookmarkEnd w:id="1494"/>
    </w:p>
    <w:p w:rsidR="00A90642" w:rsidRPr="00EF7A5A" w:rsidRDefault="00A90642" w:rsidP="00A906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S-101 Geo </w:t>
      </w:r>
      <w:r w:rsidR="00FA0A9E" w:rsidRPr="00EF7A5A">
        <w:rPr>
          <w:u w:val="single"/>
        </w:rPr>
        <w:t>Feature</w:t>
      </w:r>
      <w:r w:rsidRPr="00EF7A5A">
        <w:t>:</w:t>
      </w:r>
      <w:r w:rsidRPr="00EF7A5A">
        <w:tab/>
      </w:r>
      <w:r w:rsidRPr="00EF7A5A">
        <w:rPr>
          <w:b/>
        </w:rPr>
        <w:t>Range System</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D309D6">
        <w:t>C,S,</w:t>
      </w:r>
      <w:r w:rsidRPr="00EF7A5A">
        <w:t>N)</w:t>
      </w:r>
      <w:r w:rsidRPr="00EF7A5A">
        <w:tab/>
      </w:r>
      <w:r w:rsidRPr="00EF7A5A">
        <w:tab/>
      </w:r>
      <w:r w:rsidRPr="00EF7A5A">
        <w:tab/>
        <w:t>(S-101 DCEG Clause 15.6)</w:t>
      </w:r>
    </w:p>
    <w:p w:rsidR="00A90642" w:rsidRPr="00EF7A5A" w:rsidRDefault="00A90642" w:rsidP="00A906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Range System Aggregation</w:t>
      </w:r>
      <w:r w:rsidRPr="00EF7A5A">
        <w:rPr>
          <w:b/>
        </w:rPr>
        <w:tab/>
      </w:r>
      <w:r w:rsidRPr="00EF7A5A">
        <w:t>(N)</w:t>
      </w:r>
      <w:r w:rsidRPr="00EF7A5A">
        <w:tab/>
      </w:r>
      <w:r w:rsidRPr="00EF7A5A">
        <w:tab/>
      </w:r>
      <w:r w:rsidRPr="00EF7A5A">
        <w:tab/>
      </w:r>
      <w:r w:rsidRPr="00EF7A5A">
        <w:tab/>
      </w:r>
      <w:r w:rsidRPr="00EF7A5A">
        <w:tab/>
        <w:t>(S-101 DCEG Clause 25.13)</w:t>
      </w:r>
    </w:p>
    <w:p w:rsidR="006D4511" w:rsidRPr="00EF7A5A" w:rsidRDefault="00B67FAF" w:rsidP="006D45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rPr>
          <w:rFonts w:cs="Arial"/>
          <w:bCs/>
        </w:rPr>
        <w:t>The guidance for the encoding of measured distances remains unchanged in S-101.</w:t>
      </w:r>
      <w:r w:rsidR="005C6026" w:rsidRPr="00EF7A5A">
        <w:rPr>
          <w:rFonts w:cs="Arial"/>
          <w:bCs/>
        </w:rPr>
        <w:t xml:space="preserve"> </w:t>
      </w:r>
      <w:r w:rsidRPr="00EF7A5A">
        <w:rPr>
          <w:rFonts w:cs="Arial"/>
          <w:bCs/>
        </w:rPr>
        <w:t>See S-101 DCEG clause 15.4.2.</w:t>
      </w:r>
      <w:r w:rsidR="005C6026" w:rsidRPr="00EF7A5A">
        <w:rPr>
          <w:rFonts w:cs="Arial"/>
          <w:bCs/>
        </w:rPr>
        <w:t xml:space="preserve"> </w:t>
      </w:r>
      <w:r w:rsidR="0055257E" w:rsidRPr="00EF7A5A">
        <w:t>However, t</w:t>
      </w:r>
      <w:r w:rsidR="006D4511" w:rsidRPr="00EF7A5A">
        <w:t>he following additional requirements for S-57 attribution must be noted:</w:t>
      </w:r>
    </w:p>
    <w:p w:rsidR="00B67FAF" w:rsidRPr="00EF7A5A" w:rsidRDefault="0055257E" w:rsidP="005227FA">
      <w:pPr>
        <w:pStyle w:val="ListParagraph"/>
        <w:numPr>
          <w:ilvl w:val="0"/>
          <w:numId w:val="20"/>
        </w:numPr>
        <w:spacing w:after="120"/>
        <w:ind w:left="284" w:hanging="284"/>
        <w:jc w:val="both"/>
        <w:rPr>
          <w:rFonts w:cs="Arial"/>
          <w:bCs/>
        </w:rPr>
      </w:pPr>
      <w:r w:rsidRPr="00EF7A5A">
        <w:rPr>
          <w:rFonts w:cs="Arial"/>
          <w:bCs/>
        </w:rPr>
        <w:t xml:space="preserve">The S-101 attribute </w:t>
      </w:r>
      <w:r w:rsidRPr="00EF7A5A">
        <w:rPr>
          <w:rFonts w:cs="Arial"/>
          <w:b/>
          <w:bCs/>
        </w:rPr>
        <w:t>measured distance</w:t>
      </w:r>
      <w:r w:rsidRPr="00EF7A5A">
        <w:rPr>
          <w:rFonts w:cs="Arial"/>
          <w:bCs/>
        </w:rPr>
        <w:t xml:space="preserve"> has been introduced in S-101 to encode the specified measured distance along the track to be followed.</w:t>
      </w:r>
      <w:r w:rsidR="005C6026" w:rsidRPr="00EF7A5A">
        <w:rPr>
          <w:rFonts w:cs="Arial"/>
          <w:bCs/>
        </w:rPr>
        <w:t xml:space="preserve"> </w:t>
      </w:r>
      <w:r w:rsidRPr="00EF7A5A">
        <w:rPr>
          <w:rFonts w:cs="Arial"/>
          <w:bCs/>
        </w:rPr>
        <w:t>See clause 10.1.1.</w:t>
      </w:r>
    </w:p>
    <w:p w:rsidR="00B67FAF" w:rsidRPr="00EF7A5A" w:rsidRDefault="00B67FAF" w:rsidP="00B67FAF">
      <w:pPr>
        <w:spacing w:after="120"/>
        <w:jc w:val="both"/>
      </w:pPr>
      <w:r w:rsidRPr="00EF7A5A">
        <w:rPr>
          <w:rFonts w:cs="Arial"/>
          <w:bCs/>
        </w:rPr>
        <w:t>The components of each transit of the measured distance</w:t>
      </w:r>
      <w:r w:rsidR="00F125A8" w:rsidRPr="00EF7A5A">
        <w:rPr>
          <w:rFonts w:cs="Arial"/>
          <w:bCs/>
        </w:rPr>
        <w:t xml:space="preserve"> that</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will be converted during the automated conversion process to an instance of the S-101 </w:t>
      </w:r>
      <w:r w:rsidR="00FA0A9E" w:rsidRPr="00EF7A5A">
        <w:t>Feature type</w:t>
      </w:r>
      <w:r w:rsidRPr="00EF7A5A">
        <w:t xml:space="preserve"> </w:t>
      </w:r>
      <w:r w:rsidRPr="00EF7A5A">
        <w:rPr>
          <w:b/>
        </w:rPr>
        <w:t>Range System</w:t>
      </w:r>
      <w:r w:rsidRPr="00EF7A5A">
        <w:t>.</w:t>
      </w:r>
      <w:r w:rsidR="005C6026" w:rsidRPr="00EF7A5A">
        <w:t xml:space="preserve"> </w:t>
      </w:r>
      <w:r w:rsidR="00F125A8" w:rsidRPr="00EF7A5A">
        <w:t>Each</w:t>
      </w:r>
      <w:r w:rsidRPr="00EF7A5A">
        <w:t xml:space="preserve"> </w:t>
      </w:r>
      <w:r w:rsidRPr="00EF7A5A">
        <w:rPr>
          <w:b/>
        </w:rPr>
        <w:t>Range System</w:t>
      </w:r>
      <w:r w:rsidRPr="00EF7A5A">
        <w:t xml:space="preserve"> and its individual components will be aggregated using the named association </w:t>
      </w:r>
      <w:r w:rsidRPr="00EF7A5A">
        <w:rPr>
          <w:b/>
        </w:rPr>
        <w:t>Range System Aggregation</w:t>
      </w:r>
      <w:r w:rsidRPr="00EF7A5A">
        <w:t>.</w:t>
      </w:r>
      <w:r w:rsidR="005C6026" w:rsidRPr="00EF7A5A">
        <w:t xml:space="preserve"> </w:t>
      </w:r>
      <w:r w:rsidR="00F125A8" w:rsidRPr="00EF7A5A">
        <w:t xml:space="preserve">These range systems and the track to be followed will be further aggregated using </w:t>
      </w:r>
      <w:r w:rsidR="00F125A8" w:rsidRPr="00EF7A5A">
        <w:rPr>
          <w:b/>
        </w:rPr>
        <w:t>Range System Aggregation</w:t>
      </w:r>
      <w:r w:rsidR="00F125A8" w:rsidRPr="00EF7A5A">
        <w:t xml:space="preserve"> to create the hierarchical relationship.</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495" w:name="_Toc422735759"/>
      <w:bookmarkStart w:id="1496" w:name="_Toc460900580"/>
      <w:bookmarkStart w:id="1497" w:name="_Toc173416425"/>
      <w:r w:rsidRPr="00EF7A5A">
        <w:rPr>
          <w:bCs/>
        </w:rPr>
        <w:t>Routeing measures</w:t>
      </w:r>
      <w:bookmarkEnd w:id="1495"/>
      <w:bookmarkEnd w:id="1496"/>
      <w:bookmarkEnd w:id="1497"/>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498" w:name="_Toc422735761"/>
      <w:bookmarkStart w:id="1499" w:name="_Toc460900581"/>
      <w:bookmarkStart w:id="1500" w:name="_Toc173416426"/>
      <w:r w:rsidRPr="00EF7A5A">
        <w:rPr>
          <w:bCs/>
        </w:rPr>
        <w:t>Traffic separation scheme</w:t>
      </w:r>
      <w:bookmarkEnd w:id="1498"/>
      <w:bookmarkEnd w:id="1499"/>
      <w:r w:rsidRPr="00EF7A5A">
        <w:rPr>
          <w:bCs/>
        </w:rPr>
        <w:t>s</w:t>
      </w:r>
      <w:bookmarkEnd w:id="1500"/>
    </w:p>
    <w:p w:rsidR="00316744" w:rsidRPr="00EF7A5A" w:rsidRDefault="00316744" w:rsidP="00316744">
      <w:pPr>
        <w:jc w:val="both"/>
        <w:rPr>
          <w:lang w:eastAsia="en-US"/>
        </w:rPr>
      </w:pPr>
      <w:r w:rsidRPr="00EF7A5A">
        <w:t>NOTE:</w:t>
      </w:r>
      <w:r w:rsidR="005C6026" w:rsidRPr="00EF7A5A">
        <w:t xml:space="preserve"> </w:t>
      </w:r>
      <w:r w:rsidRPr="00EF7A5A">
        <w:t xml:space="preserve">The S-57 attribute CATTSS for the individual components of a traffic separation scheme has been remodelled in S-101 to the Boolean type attribute </w:t>
      </w:r>
      <w:r w:rsidRPr="00EF7A5A">
        <w:rPr>
          <w:b/>
        </w:rPr>
        <w:t>IMO adopted</w:t>
      </w:r>
      <w:r w:rsidRPr="00EF7A5A">
        <w:t xml:space="preserve"> on the </w:t>
      </w:r>
      <w:r w:rsidR="00FA0A9E" w:rsidRPr="00EF7A5A">
        <w:t>Feature type</w:t>
      </w:r>
      <w:r w:rsidRPr="00EF7A5A">
        <w:t xml:space="preserve"> </w:t>
      </w:r>
      <w:r w:rsidRPr="00EF7A5A">
        <w:rPr>
          <w:b/>
        </w:rPr>
        <w:t>Traffic Separation Scheme</w:t>
      </w:r>
      <w:r w:rsidRPr="00EF7A5A">
        <w:t xml:space="preserve"> (see clause 10.2.3).</w:t>
      </w:r>
      <w:r w:rsidR="005C6026" w:rsidRPr="00EF7A5A">
        <w:t xml:space="preserve"> </w:t>
      </w:r>
      <w:r w:rsidRPr="00EF7A5A">
        <w:t>In order for a</w:t>
      </w:r>
      <w:r w:rsidR="00EF46E6" w:rsidRPr="00EF7A5A">
        <w:t>n instance of</w:t>
      </w:r>
      <w:r w:rsidRPr="00EF7A5A">
        <w:t xml:space="preserve"> </w:t>
      </w:r>
      <w:r w:rsidRPr="00EF7A5A">
        <w:rPr>
          <w:b/>
        </w:rPr>
        <w:t>Traffic Separation Scheme</w:t>
      </w:r>
      <w:r w:rsidRPr="00EF7A5A">
        <w:t xml:space="preserve"> </w:t>
      </w:r>
      <w:r w:rsidR="00EF46E6" w:rsidRPr="00EF7A5A">
        <w:t>to be</w:t>
      </w:r>
      <w:r w:rsidRPr="00EF7A5A">
        <w:t xml:space="preserve"> created during the automated conversion process, Data Producers are advised to ensure that all the components of a traffic separation scheme have been aggregated using the S-57 </w:t>
      </w:r>
      <w:r w:rsidR="00D6257F" w:rsidRPr="00EF7A5A">
        <w:t>Collection Object</w:t>
      </w:r>
      <w:r w:rsidRPr="00EF7A5A">
        <w:t xml:space="preserve"> </w:t>
      </w:r>
      <w:r w:rsidRPr="00EF7A5A">
        <w:rPr>
          <w:b/>
        </w:rPr>
        <w:t>C_AGGR</w:t>
      </w:r>
      <w:r w:rsidR="00A010DE" w:rsidRPr="00EF7A5A">
        <w:t>; and all components have the same value populated for CATTSS</w:t>
      </w:r>
      <w:r w:rsidRPr="00EF7A5A">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01" w:name="_Toc422735763"/>
      <w:bookmarkStart w:id="1502" w:name="_Toc460900582"/>
      <w:bookmarkStart w:id="1503" w:name="_Toc173416427"/>
      <w:r w:rsidRPr="00EF7A5A">
        <w:rPr>
          <w:bCs/>
        </w:rPr>
        <w:t>Traffic separation scheme lanes</w:t>
      </w:r>
      <w:bookmarkEnd w:id="1501"/>
      <w:bookmarkEnd w:id="1502"/>
      <w:bookmarkEnd w:id="1503"/>
    </w:p>
    <w:p w:rsidR="00B8722F" w:rsidRPr="00EF7A5A" w:rsidRDefault="00B8722F" w:rsidP="00B8722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Traffic separation scheme lane part (</w:t>
      </w:r>
      <w:r w:rsidRPr="00EF7A5A">
        <w:rPr>
          <w:b/>
        </w:rPr>
        <w:t>TSSLPT</w:t>
      </w:r>
      <w:r w:rsidRPr="00EF7A5A">
        <w:t>)</w:t>
      </w:r>
      <w:r w:rsidR="005C6026" w:rsidRPr="00EF7A5A">
        <w:t xml:space="preserve">  </w:t>
      </w:r>
      <w:r w:rsidRPr="00EF7A5A">
        <w:t>(A)</w:t>
      </w:r>
    </w:p>
    <w:p w:rsidR="00B8722F" w:rsidRPr="00EF7A5A" w:rsidRDefault="00B8722F" w:rsidP="00B8722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Traffic Separation Scheme Lane Part</w:t>
      </w:r>
      <w:r w:rsidRPr="00EF7A5A">
        <w:rPr>
          <w:b/>
        </w:rPr>
        <w:tab/>
      </w:r>
      <w:r w:rsidRPr="00EF7A5A">
        <w:rPr>
          <w:b/>
        </w:rPr>
        <w:tab/>
      </w:r>
      <w:r w:rsidR="005C6026" w:rsidRPr="00EF7A5A">
        <w:rPr>
          <w:b/>
        </w:rPr>
        <w:t xml:space="preserve"> </w:t>
      </w:r>
      <w:r w:rsidRPr="00EF7A5A">
        <w:rPr>
          <w:b/>
        </w:rPr>
        <w:t xml:space="preserve">  </w:t>
      </w:r>
      <w:r w:rsidR="005C6026" w:rsidRPr="00EF7A5A">
        <w:rPr>
          <w:b/>
        </w:rPr>
        <w:t xml:space="preserve"> </w:t>
      </w:r>
      <w:r w:rsidRPr="00EF7A5A">
        <w:t>(S)  (S-101 DCEG Clause 15.18)</w:t>
      </w:r>
    </w:p>
    <w:p w:rsidR="00F06EF5" w:rsidRPr="00EF7A5A" w:rsidRDefault="00F06EF5" w:rsidP="00F06E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TSSLPT</w:t>
      </w:r>
      <w:r w:rsidRPr="00EF7A5A">
        <w:t xml:space="preserve"> and its binding attributes will be </w:t>
      </w:r>
      <w:r w:rsidR="003B3EDD" w:rsidRPr="00EF7A5A">
        <w:t xml:space="preserve">converted </w:t>
      </w:r>
      <w:r w:rsidRPr="00EF7A5A">
        <w:t xml:space="preserve">automatically </w:t>
      </w:r>
      <w:r w:rsidR="003B3EDD" w:rsidRPr="00EF7A5A">
        <w:t>to an instance of</w:t>
      </w:r>
      <w:r w:rsidRPr="00EF7A5A">
        <w:t xml:space="preserve"> the S-101 </w:t>
      </w:r>
      <w:r w:rsidR="00FA0A9E" w:rsidRPr="00EF7A5A">
        <w:t>Feature type</w:t>
      </w:r>
      <w:r w:rsidRPr="00EF7A5A">
        <w:t xml:space="preserve"> </w:t>
      </w:r>
      <w:r w:rsidRPr="00EF7A5A">
        <w:rPr>
          <w:b/>
        </w:rPr>
        <w:t xml:space="preserve">Traffic Separation Scheme Lane Part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F06EF5" w:rsidRDefault="00D05222"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504" w:author="Jeff Wootton" w:date="2024-07-30T15:07:00Z"/>
        </w:rPr>
      </w:pPr>
      <w:r w:rsidRPr="00EF7A5A">
        <w:t xml:space="preserve">The S-57 attribute CATTSS for </w:t>
      </w:r>
      <w:r w:rsidRPr="00EF7A5A">
        <w:rPr>
          <w:b/>
        </w:rPr>
        <w:t>TSSLPT</w:t>
      </w:r>
      <w:r w:rsidRPr="00EF7A5A">
        <w:t xml:space="preserve"> will not be converted.</w:t>
      </w:r>
      <w:r w:rsidR="005C6026" w:rsidRPr="00EF7A5A">
        <w:t xml:space="preserve"> </w:t>
      </w:r>
      <w:r w:rsidR="00316744" w:rsidRPr="00EF7A5A">
        <w:t>See clause 10.2.1</w:t>
      </w:r>
      <w:r w:rsidRPr="00EF7A5A">
        <w:t>.</w:t>
      </w:r>
    </w:p>
    <w:p w:rsidR="00A71788" w:rsidRPr="00EF7A5A" w:rsidRDefault="00A7178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Change w:id="1505" w:author="Jeff Wootton" w:date="2024-07-30T15:07:00Z">
          <w:pPr>
            <w:pStyle w:val="ListParagraph"/>
            <w:numPr>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pPrChange>
      </w:pPr>
      <w:ins w:id="1506" w:author="Jeff Wootton" w:date="2024-07-30T15:07:00Z">
        <w:r w:rsidRPr="00A71788">
          <w:t xml:space="preserve">For converting vessel speed limit information within a </w:t>
        </w:r>
      </w:ins>
      <w:ins w:id="1507" w:author="Jeff Wootton" w:date="2024-07-30T15:08:00Z">
        <w:r w:rsidRPr="00EF7A5A">
          <w:t>traffic separation scheme</w:t>
        </w:r>
      </w:ins>
      <w:ins w:id="1508" w:author="Jeff Wootton" w:date="2024-07-30T15:07:00Z">
        <w:r w:rsidRPr="00A71788">
          <w:t>, see clause 9.1.2.</w:t>
        </w:r>
      </w:ins>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09" w:name="_Toc422735765"/>
      <w:bookmarkStart w:id="1510" w:name="_Toc460900583"/>
      <w:bookmarkStart w:id="1511" w:name="_Toc173416428"/>
      <w:r w:rsidRPr="00EF7A5A">
        <w:rPr>
          <w:bCs/>
        </w:rPr>
        <w:t>Traffic separation scheme boundaries</w:t>
      </w:r>
      <w:bookmarkEnd w:id="1509"/>
      <w:bookmarkEnd w:id="1510"/>
      <w:bookmarkEnd w:id="1511"/>
    </w:p>
    <w:p w:rsidR="002A6E20" w:rsidRPr="00EF7A5A" w:rsidRDefault="002A6E20" w:rsidP="002A6E2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A0A9E" w:rsidRPr="00EF7A5A">
        <w:rPr>
          <w:u w:val="single"/>
        </w:rPr>
        <w:t>Object</w:t>
      </w:r>
      <w:r w:rsidRPr="00EF7A5A">
        <w:rPr>
          <w:u w:val="single"/>
        </w:rPr>
        <w:t>:</w:t>
      </w:r>
      <w:r w:rsidRPr="00EF7A5A">
        <w:tab/>
      </w:r>
      <w:r w:rsidRPr="00EF7A5A">
        <w:tab/>
        <w:t>Traffic separation scheme boundary (</w:t>
      </w:r>
      <w:r w:rsidRPr="00EF7A5A">
        <w:rPr>
          <w:b/>
        </w:rPr>
        <w:t>TSSBND</w:t>
      </w:r>
      <w:r w:rsidRPr="00EF7A5A">
        <w:t>)  (L)</w:t>
      </w:r>
    </w:p>
    <w:p w:rsidR="002A6E20" w:rsidRPr="00EF7A5A" w:rsidRDefault="002A6E20" w:rsidP="002A6E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FA0A9E" w:rsidRPr="00EF7A5A">
        <w:rPr>
          <w:u w:val="single"/>
        </w:rPr>
        <w:t>Feature</w:t>
      </w:r>
      <w:r w:rsidRPr="00EF7A5A">
        <w:t>:</w:t>
      </w:r>
      <w:r w:rsidRPr="00EF7A5A">
        <w:tab/>
      </w:r>
      <w:r w:rsidRPr="00EF7A5A">
        <w:rPr>
          <w:b/>
        </w:rPr>
        <w:t>Traffic Separation Scheme Boundary</w:t>
      </w:r>
      <w:r w:rsidRPr="00EF7A5A">
        <w:rPr>
          <w:b/>
        </w:rPr>
        <w:tab/>
      </w:r>
      <w:r w:rsidRPr="00EF7A5A">
        <w:rPr>
          <w:b/>
        </w:rPr>
        <w:tab/>
        <w:t xml:space="preserve">    </w:t>
      </w:r>
      <w:r w:rsidRPr="00EF7A5A">
        <w:t>(</w:t>
      </w:r>
      <w:r w:rsidR="00C214C8" w:rsidRPr="00EF7A5A">
        <w:t>C</w:t>
      </w:r>
      <w:r w:rsidRPr="00EF7A5A">
        <w:t>)</w:t>
      </w:r>
      <w:r w:rsidR="00C214C8" w:rsidRPr="00EF7A5A">
        <w:t xml:space="preserve"> </w:t>
      </w:r>
      <w:r w:rsidRPr="00EF7A5A">
        <w:t>(S-101 DCEG Clause 15.</w:t>
      </w:r>
      <w:r w:rsidR="00E37DD1" w:rsidRPr="00EF7A5A">
        <w:t>20</w:t>
      </w:r>
      <w:r w:rsidRPr="00EF7A5A">
        <w:t>)</w:t>
      </w:r>
    </w:p>
    <w:p w:rsidR="002A6E20" w:rsidRPr="00EF7A5A" w:rsidRDefault="002A6E20" w:rsidP="002A6E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A0A9E" w:rsidRPr="00EF7A5A">
        <w:t>O</w:t>
      </w:r>
      <w:r w:rsidRPr="00EF7A5A">
        <w:t>bject</w:t>
      </w:r>
      <w:r w:rsidR="00FA0A9E" w:rsidRPr="00EF7A5A">
        <w:t xml:space="preserve"> class</w:t>
      </w:r>
      <w:r w:rsidRPr="00EF7A5A">
        <w:t xml:space="preserve"> </w:t>
      </w:r>
      <w:r w:rsidRPr="00EF7A5A">
        <w:rPr>
          <w:b/>
        </w:rPr>
        <w:t>TSSBND</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FA0A9E" w:rsidRPr="00EF7A5A">
        <w:t>Feature type</w:t>
      </w:r>
      <w:r w:rsidRPr="00EF7A5A">
        <w:t xml:space="preserve"> </w:t>
      </w:r>
      <w:r w:rsidR="00291229" w:rsidRPr="00EF7A5A">
        <w:rPr>
          <w:b/>
        </w:rPr>
        <w:t>Traffic Separation Scheme Boundary</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2A6E20" w:rsidRPr="00EF7A5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w:t>
      </w:r>
      <w:r w:rsidR="00630EAB" w:rsidRPr="00EF7A5A">
        <w:rPr>
          <w:b/>
        </w:rPr>
        <w:t>BND</w:t>
      </w:r>
      <w:r w:rsidRPr="00EF7A5A">
        <w:t xml:space="preserve"> will not be converted.</w:t>
      </w:r>
      <w:r w:rsidR="005C6026" w:rsidRPr="00EF7A5A">
        <w:t xml:space="preserve"> </w:t>
      </w:r>
      <w:r w:rsidRPr="00EF7A5A">
        <w:t>See clause 10.2.1.</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12" w:name="_Toc422735767"/>
      <w:bookmarkStart w:id="1513" w:name="_Toc460900584"/>
      <w:bookmarkStart w:id="1514" w:name="_Toc173416429"/>
      <w:r w:rsidRPr="00EF7A5A">
        <w:rPr>
          <w:bCs/>
        </w:rPr>
        <w:t>Traffic separation lines</w:t>
      </w:r>
      <w:bookmarkEnd w:id="1512"/>
      <w:bookmarkEnd w:id="1513"/>
      <w:bookmarkEnd w:id="1514"/>
    </w:p>
    <w:p w:rsidR="00C214C8" w:rsidRPr="00EF7A5A" w:rsidRDefault="00C214C8" w:rsidP="00C214C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Traffic separation line (</w:t>
      </w:r>
      <w:r w:rsidRPr="00EF7A5A">
        <w:rPr>
          <w:b/>
        </w:rPr>
        <w:t>TSELNE</w:t>
      </w:r>
      <w:r w:rsidRPr="00EF7A5A">
        <w:t>)</w:t>
      </w:r>
      <w:r w:rsidRPr="00EF7A5A">
        <w:tab/>
        <w:t>(L)</w:t>
      </w:r>
    </w:p>
    <w:p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 xml:space="preserve">Separation </w:t>
      </w:r>
      <w:r w:rsidR="00E25B67" w:rsidRPr="00EF7A5A">
        <w:rPr>
          <w:b/>
        </w:rPr>
        <w:t xml:space="preserve">Zone or </w:t>
      </w:r>
      <w:r w:rsidRPr="00EF7A5A">
        <w:rPr>
          <w:b/>
        </w:rPr>
        <w:t>Line</w:t>
      </w:r>
      <w:r w:rsidRPr="00EF7A5A">
        <w:rPr>
          <w:b/>
        </w:rPr>
        <w:tab/>
      </w:r>
      <w:r w:rsidRPr="00EF7A5A">
        <w:rPr>
          <w:b/>
        </w:rPr>
        <w:tab/>
      </w:r>
      <w:r w:rsidRPr="00EF7A5A">
        <w:rPr>
          <w:b/>
        </w:rPr>
        <w:tab/>
      </w:r>
      <w:r w:rsidRPr="00EF7A5A">
        <w:t>(C</w:t>
      </w:r>
      <w:r w:rsidR="00E25B67" w:rsidRPr="00EF7A5A">
        <w:t>,S</w:t>
      </w:r>
      <w:r w:rsidRPr="00EF7A5A">
        <w:t xml:space="preserve">)  </w:t>
      </w:r>
      <w:r w:rsidRPr="00EF7A5A">
        <w:tab/>
      </w:r>
      <w:r w:rsidRPr="00EF7A5A">
        <w:tab/>
        <w:t>(S-101 DCEG Clause 15.</w:t>
      </w:r>
      <w:r w:rsidR="003C6A22" w:rsidRPr="00EF7A5A">
        <w:t>19</w:t>
      </w:r>
      <w:r w:rsidRPr="00EF7A5A">
        <w:t>)</w:t>
      </w:r>
    </w:p>
    <w:p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TSELNE</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Separation</w:t>
      </w:r>
      <w:r w:rsidR="00E25B67" w:rsidRPr="00EF7A5A">
        <w:rPr>
          <w:b/>
        </w:rPr>
        <w:t xml:space="preserve"> Zone or</w:t>
      </w:r>
      <w:r w:rsidRPr="00EF7A5A">
        <w:rPr>
          <w:b/>
        </w:rPr>
        <w:t xml:space="preserve"> Line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C214C8" w:rsidRPr="00EF7A5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TSS</w:t>
      </w:r>
      <w:r w:rsidR="00630EAB" w:rsidRPr="00EF7A5A">
        <w:rPr>
          <w:b/>
        </w:rPr>
        <w:t>LNE</w:t>
      </w:r>
      <w:r w:rsidRPr="00EF7A5A">
        <w:t xml:space="preserve"> will not be converted.</w:t>
      </w:r>
      <w:r w:rsidR="005C6026" w:rsidRPr="00EF7A5A">
        <w:t xml:space="preserve"> </w:t>
      </w:r>
      <w:r w:rsidRPr="00EF7A5A">
        <w:t>See clause 10.2.1.</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15" w:name="_Toc422735769"/>
      <w:bookmarkStart w:id="1516" w:name="_Toc460900585"/>
      <w:bookmarkStart w:id="1517" w:name="_Toc173416430"/>
      <w:r w:rsidRPr="00EF7A5A">
        <w:rPr>
          <w:bCs/>
        </w:rPr>
        <w:t>Traffic separation zones</w:t>
      </w:r>
      <w:bookmarkEnd w:id="1515"/>
      <w:bookmarkEnd w:id="1516"/>
      <w:bookmarkEnd w:id="1517"/>
    </w:p>
    <w:p w:rsidR="00C214C8" w:rsidRPr="00EF7A5A" w:rsidRDefault="00C214C8" w:rsidP="00C214C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Traffic separation zone (</w:t>
      </w:r>
      <w:r w:rsidRPr="00EF7A5A">
        <w:rPr>
          <w:b/>
        </w:rPr>
        <w:t>TSEZNE</w:t>
      </w:r>
      <w:r w:rsidRPr="00EF7A5A">
        <w:t>)</w:t>
      </w:r>
      <w:r w:rsidRPr="00EF7A5A">
        <w:tab/>
      </w:r>
      <w:r w:rsidR="006636F9" w:rsidRPr="00EF7A5A">
        <w:tab/>
      </w:r>
      <w:r w:rsidRPr="00EF7A5A">
        <w:t>(A)</w:t>
      </w:r>
    </w:p>
    <w:p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 xml:space="preserve">Separation </w:t>
      </w:r>
      <w:r w:rsidR="006636F9" w:rsidRPr="00EF7A5A">
        <w:rPr>
          <w:b/>
        </w:rPr>
        <w:t>Zone</w:t>
      </w:r>
      <w:r w:rsidR="00E25B67" w:rsidRPr="00EF7A5A">
        <w:rPr>
          <w:b/>
        </w:rPr>
        <w:t xml:space="preserve"> or Line</w:t>
      </w:r>
      <w:r w:rsidRPr="00EF7A5A">
        <w:rPr>
          <w:b/>
        </w:rPr>
        <w:tab/>
      </w:r>
      <w:r w:rsidRPr="00EF7A5A">
        <w:rPr>
          <w:b/>
        </w:rPr>
        <w:tab/>
      </w:r>
      <w:r w:rsidRPr="00EF7A5A">
        <w:rPr>
          <w:b/>
        </w:rPr>
        <w:tab/>
      </w:r>
      <w:r w:rsidRPr="00EF7A5A">
        <w:rPr>
          <w:b/>
        </w:rPr>
        <w:tab/>
      </w:r>
      <w:r w:rsidRPr="00EF7A5A">
        <w:t>(</w:t>
      </w:r>
      <w:r w:rsidR="00E25B67" w:rsidRPr="00EF7A5A">
        <w:t>C,</w:t>
      </w:r>
      <w:r w:rsidR="006636F9" w:rsidRPr="00EF7A5A">
        <w:t xml:space="preserve">S)  </w:t>
      </w:r>
      <w:r w:rsidR="006636F9" w:rsidRPr="00EF7A5A">
        <w:tab/>
      </w:r>
      <w:r w:rsidRPr="00EF7A5A">
        <w:t>(S-101 DCEG Clause 15.</w:t>
      </w:r>
      <w:r w:rsidR="006636F9" w:rsidRPr="00EF7A5A">
        <w:t>19</w:t>
      </w:r>
      <w:r w:rsidRPr="00EF7A5A">
        <w:t>)</w:t>
      </w:r>
    </w:p>
    <w:p w:rsidR="00C214C8" w:rsidRPr="00EF7A5A" w:rsidRDefault="00C214C8" w:rsidP="00C214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006636F9" w:rsidRPr="00EF7A5A">
        <w:rPr>
          <w:b/>
        </w:rPr>
        <w:t>TSEZNE</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006636F9" w:rsidRPr="00EF7A5A">
        <w:rPr>
          <w:b/>
        </w:rPr>
        <w:t>Separation Zone</w:t>
      </w:r>
      <w:r w:rsidR="00E04D45" w:rsidRPr="00EF7A5A">
        <w:rPr>
          <w:b/>
        </w:rPr>
        <w:t xml:space="preserve"> or Line</w:t>
      </w:r>
      <w:r w:rsidRPr="00EF7A5A">
        <w:rPr>
          <w:b/>
        </w:rPr>
        <w:t xml:space="preserv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C214C8" w:rsidRPr="00EF7A5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CATTSS for </w:t>
      </w:r>
      <w:r w:rsidRPr="00EF7A5A">
        <w:rPr>
          <w:b/>
        </w:rPr>
        <w:t>TS</w:t>
      </w:r>
      <w:r w:rsidR="00630EAB" w:rsidRPr="00EF7A5A">
        <w:rPr>
          <w:b/>
        </w:rPr>
        <w:t>EZNE</w:t>
      </w:r>
      <w:r w:rsidRPr="00EF7A5A">
        <w:t xml:space="preserve"> will not be converted.</w:t>
      </w:r>
      <w:r w:rsidR="005C6026" w:rsidRPr="00EF7A5A">
        <w:t xml:space="preserve"> </w:t>
      </w:r>
      <w:r w:rsidRPr="00EF7A5A">
        <w:t>See clause 10.2.1.</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18" w:name="_Toc422735771"/>
      <w:bookmarkStart w:id="1519" w:name="_Toc460900586"/>
      <w:bookmarkStart w:id="1520" w:name="_Toc173416431"/>
      <w:r w:rsidRPr="00EF7A5A">
        <w:rPr>
          <w:bCs/>
        </w:rPr>
        <w:t>Traffic separation scheme crossings</w:t>
      </w:r>
      <w:bookmarkEnd w:id="1518"/>
      <w:bookmarkEnd w:id="1519"/>
      <w:bookmarkEnd w:id="1520"/>
    </w:p>
    <w:p w:rsidR="006636F9" w:rsidRPr="00EF7A5A" w:rsidRDefault="006636F9" w:rsidP="006636F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Traffic separation scheme crossing (</w:t>
      </w:r>
      <w:r w:rsidRPr="00EF7A5A">
        <w:rPr>
          <w:b/>
        </w:rPr>
        <w:t>TSSCRS</w:t>
      </w:r>
      <w:r w:rsidRPr="00EF7A5A">
        <w:t>)  (A)</w:t>
      </w:r>
    </w:p>
    <w:p w:rsidR="006636F9" w:rsidRPr="00EF7A5A" w:rsidRDefault="006636F9" w:rsidP="006636F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Traffic Separation Scheme Crossing</w:t>
      </w:r>
      <w:r w:rsidRPr="00EF7A5A">
        <w:rPr>
          <w:b/>
        </w:rPr>
        <w:tab/>
      </w:r>
      <w:r w:rsidRPr="00EF7A5A">
        <w:rPr>
          <w:b/>
        </w:rPr>
        <w:tab/>
        <w:t xml:space="preserve">    </w:t>
      </w:r>
      <w:r w:rsidRPr="00EF7A5A">
        <w:t>(S)  (S-101 DCEG Clause 15.</w:t>
      </w:r>
      <w:r w:rsidR="00E37DD1" w:rsidRPr="00EF7A5A">
        <w:t>21</w:t>
      </w:r>
      <w:r w:rsidRPr="00EF7A5A">
        <w:t>)</w:t>
      </w:r>
    </w:p>
    <w:p w:rsidR="006636F9" w:rsidRPr="00EF7A5A" w:rsidRDefault="006636F9" w:rsidP="006636F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TSSCRS</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 xml:space="preserve">Traffic Separation Scheme Crossing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6636F9"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521" w:author="Jeff Wootton" w:date="2024-07-30T15:08:00Z"/>
        </w:rPr>
      </w:pPr>
      <w:r w:rsidRPr="00EF7A5A">
        <w:t xml:space="preserve">The S-57 attribute CATTSS for </w:t>
      </w:r>
      <w:r w:rsidRPr="00EF7A5A">
        <w:rPr>
          <w:b/>
        </w:rPr>
        <w:t>TSS</w:t>
      </w:r>
      <w:r w:rsidR="00630EAB" w:rsidRPr="00EF7A5A">
        <w:rPr>
          <w:b/>
        </w:rPr>
        <w:t>CRS</w:t>
      </w:r>
      <w:r w:rsidRPr="00EF7A5A">
        <w:t xml:space="preserve"> will not be converted.</w:t>
      </w:r>
      <w:r w:rsidR="005C6026" w:rsidRPr="00EF7A5A">
        <w:t xml:space="preserve"> </w:t>
      </w:r>
      <w:r w:rsidRPr="00EF7A5A">
        <w:t>See clause 10.2.1.</w:t>
      </w:r>
    </w:p>
    <w:p w:rsidR="00B51E46" w:rsidRPr="00EF7A5A" w:rsidRDefault="00B51E46" w:rsidP="00B51E4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522" w:author="Jeff Wootton" w:date="2024-07-30T15:08:00Z">
        <w:r w:rsidRPr="00A71788">
          <w:t xml:space="preserve">For converting vessel speed limit information within a </w:t>
        </w:r>
        <w:r w:rsidRPr="00EF7A5A">
          <w:t>traffic separation scheme</w:t>
        </w:r>
        <w:r w:rsidRPr="00A71788">
          <w:t>, see clause 9.1.2.</w:t>
        </w:r>
      </w:ins>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23" w:name="_Toc422735773"/>
      <w:bookmarkStart w:id="1524" w:name="_Toc460900587"/>
      <w:bookmarkStart w:id="1525" w:name="_Toc173416432"/>
      <w:r w:rsidRPr="00EF7A5A">
        <w:rPr>
          <w:bCs/>
        </w:rPr>
        <w:t>Traffic separation scheme roundabouts</w:t>
      </w:r>
      <w:bookmarkEnd w:id="1523"/>
      <w:bookmarkEnd w:id="1524"/>
      <w:bookmarkEnd w:id="1525"/>
    </w:p>
    <w:p w:rsidR="001206D9" w:rsidRPr="00EF7A5A" w:rsidRDefault="001206D9" w:rsidP="001206D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t>Traffic separation scheme roundabout (</w:t>
      </w:r>
      <w:r w:rsidRPr="00EF7A5A">
        <w:rPr>
          <w:b/>
        </w:rPr>
        <w:t>TSSRON</w:t>
      </w:r>
      <w:r w:rsidRPr="00EF7A5A">
        <w:t>)  (A)</w:t>
      </w:r>
    </w:p>
    <w:p w:rsidR="001206D9" w:rsidRPr="00EF7A5A" w:rsidRDefault="001206D9" w:rsidP="001206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00597C2E" w:rsidRPr="00EF7A5A">
        <w:t xml:space="preserve">  </w:t>
      </w:r>
      <w:r w:rsidRPr="00EF7A5A">
        <w:rPr>
          <w:b/>
        </w:rPr>
        <w:t>Traffic Separation Scheme Roundabout</w:t>
      </w:r>
      <w:r w:rsidRPr="00EF7A5A">
        <w:rPr>
          <w:b/>
        </w:rPr>
        <w:tab/>
      </w:r>
      <w:r w:rsidRPr="00EF7A5A">
        <w:rPr>
          <w:b/>
        </w:rPr>
        <w:tab/>
        <w:t xml:space="preserve">    </w:t>
      </w:r>
      <w:r w:rsidRPr="00EF7A5A">
        <w:t>(S)  (S-101 DCEG Clause 15.</w:t>
      </w:r>
      <w:r w:rsidR="00E37DD1" w:rsidRPr="00EF7A5A">
        <w:t>22</w:t>
      </w:r>
      <w:r w:rsidRPr="00EF7A5A">
        <w:t>)</w:t>
      </w:r>
    </w:p>
    <w:p w:rsidR="001206D9" w:rsidRPr="00EF7A5A" w:rsidRDefault="001206D9" w:rsidP="001206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TSSRON</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 xml:space="preserve">Traffic Separation Scheme Roundabout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1206D9"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526" w:author="Jeff Wootton" w:date="2024-07-30T15:08:00Z"/>
        </w:rPr>
      </w:pPr>
      <w:r w:rsidRPr="00EF7A5A">
        <w:t xml:space="preserve">The S-57 attribute CATTSS for </w:t>
      </w:r>
      <w:r w:rsidRPr="00EF7A5A">
        <w:rPr>
          <w:b/>
        </w:rPr>
        <w:t>TSS</w:t>
      </w:r>
      <w:r w:rsidR="00630EAB" w:rsidRPr="00EF7A5A">
        <w:rPr>
          <w:b/>
        </w:rPr>
        <w:t>RON</w:t>
      </w:r>
      <w:r w:rsidRPr="00EF7A5A">
        <w:t xml:space="preserve"> will not be converted.</w:t>
      </w:r>
      <w:r w:rsidR="005C6026" w:rsidRPr="00EF7A5A">
        <w:t xml:space="preserve"> </w:t>
      </w:r>
      <w:r w:rsidRPr="00EF7A5A">
        <w:t>See clause 10.2.1.</w:t>
      </w:r>
    </w:p>
    <w:p w:rsidR="00B51E46" w:rsidRPr="00EF7A5A" w:rsidRDefault="00B51E46" w:rsidP="00B51E4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527" w:author="Jeff Wootton" w:date="2024-07-30T15:08:00Z">
        <w:r w:rsidRPr="00A71788">
          <w:t xml:space="preserve">For converting vessel speed limit information within a </w:t>
        </w:r>
        <w:r w:rsidRPr="00EF7A5A">
          <w:t>traffic separation scheme</w:t>
        </w:r>
        <w:r w:rsidRPr="00A71788">
          <w:t>, see clause 9.1.2.</w:t>
        </w:r>
      </w:ins>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28" w:name="_Toc422735775"/>
      <w:bookmarkStart w:id="1529" w:name="_Toc460900588"/>
      <w:bookmarkStart w:id="1530" w:name="_Toc173416433"/>
      <w:r w:rsidRPr="00EF7A5A">
        <w:rPr>
          <w:bCs/>
        </w:rPr>
        <w:t>Inshore traffic zones</w:t>
      </w:r>
      <w:bookmarkEnd w:id="1528"/>
      <w:bookmarkEnd w:id="1529"/>
      <w:bookmarkEnd w:id="1530"/>
    </w:p>
    <w:p w:rsidR="001206D9" w:rsidRPr="00EF7A5A" w:rsidRDefault="001206D9" w:rsidP="001206D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w:t>
      </w:r>
      <w:r w:rsidRPr="00EF7A5A">
        <w:rPr>
          <w:u w:val="single"/>
        </w:rPr>
        <w:t>bject:</w:t>
      </w:r>
      <w:r w:rsidRPr="00EF7A5A">
        <w:tab/>
      </w:r>
      <w:r w:rsidRPr="00EF7A5A">
        <w:tab/>
        <w:t>Inshore traffic zone (</w:t>
      </w:r>
      <w:r w:rsidRPr="00EF7A5A">
        <w:rPr>
          <w:b/>
        </w:rPr>
        <w:t>ISTZNE</w:t>
      </w:r>
      <w:r w:rsidRPr="00EF7A5A">
        <w:t>)</w:t>
      </w:r>
      <w:r w:rsidRPr="00EF7A5A">
        <w:tab/>
      </w:r>
      <w:r w:rsidRPr="00EF7A5A">
        <w:tab/>
        <w:t>(A)</w:t>
      </w:r>
    </w:p>
    <w:p w:rsidR="001206D9" w:rsidRPr="00EF7A5A" w:rsidRDefault="001206D9" w:rsidP="001206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008C422A" w:rsidRPr="00EF7A5A">
        <w:rPr>
          <w:b/>
        </w:rPr>
        <w:t>Inshore Traffic</w:t>
      </w:r>
      <w:r w:rsidRPr="00EF7A5A">
        <w:rPr>
          <w:b/>
        </w:rPr>
        <w:t xml:space="preserve"> Zone</w:t>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008C422A" w:rsidRPr="00EF7A5A">
        <w:tab/>
      </w:r>
      <w:r w:rsidRPr="00EF7A5A">
        <w:t>(S-101 DCEG Clause 15.</w:t>
      </w:r>
      <w:r w:rsidR="008C422A" w:rsidRPr="00EF7A5A">
        <w:t>16</w:t>
      </w:r>
      <w:r w:rsidRPr="00EF7A5A">
        <w:t>)</w:t>
      </w:r>
    </w:p>
    <w:p w:rsidR="008C422A" w:rsidRPr="00EF7A5A" w:rsidRDefault="008C422A" w:rsidP="008C422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ISTZNE</w:t>
      </w:r>
      <w:r w:rsidRPr="00EF7A5A">
        <w:t xml:space="preserve"> and its binding attributes will be </w:t>
      </w:r>
      <w:r w:rsidR="00D859EE" w:rsidRPr="00EF7A5A">
        <w:t xml:space="preserve">converted </w:t>
      </w:r>
      <w:r w:rsidRPr="00EF7A5A">
        <w:t xml:space="preserve">automatically </w:t>
      </w:r>
      <w:r w:rsidR="00D859EE" w:rsidRPr="00EF7A5A">
        <w:t>to an instance of</w:t>
      </w:r>
      <w:r w:rsidRPr="00EF7A5A">
        <w:t xml:space="preserve"> the S-101 </w:t>
      </w:r>
      <w:r w:rsidR="008103FA" w:rsidRPr="00EF7A5A">
        <w:t>Feature type</w:t>
      </w:r>
      <w:r w:rsidRPr="00EF7A5A">
        <w:t xml:space="preserve"> </w:t>
      </w:r>
      <w:r w:rsidRPr="00EF7A5A">
        <w:rPr>
          <w:b/>
        </w:rPr>
        <w:t xml:space="preserve">Inshore Traffic Zone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8C422A" w:rsidRDefault="00316744"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531" w:author="Jeff Wootton" w:date="2024-07-30T15:07:00Z"/>
        </w:rPr>
      </w:pPr>
      <w:r w:rsidRPr="00EF7A5A">
        <w:t xml:space="preserve">The S-57 attribute CATTSS for </w:t>
      </w:r>
      <w:r w:rsidR="00630EAB" w:rsidRPr="00EF7A5A">
        <w:rPr>
          <w:b/>
        </w:rPr>
        <w:t>ISTZNE</w:t>
      </w:r>
      <w:r w:rsidRPr="00EF7A5A">
        <w:t xml:space="preserve"> will not be converted.</w:t>
      </w:r>
      <w:r w:rsidR="005C6026" w:rsidRPr="00EF7A5A">
        <w:t xml:space="preserve"> </w:t>
      </w:r>
      <w:r w:rsidRPr="00EF7A5A">
        <w:t>See clause 10.2.1.</w:t>
      </w:r>
    </w:p>
    <w:p w:rsidR="005428D1" w:rsidRPr="00EF7A5A" w:rsidRDefault="005428D1" w:rsidP="005428D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532" w:author="Jeff Wootton" w:date="2024-07-30T15:07:00Z">
        <w:r w:rsidRPr="005428D1">
          <w:t xml:space="preserve">For converting vessel speed limit information within an </w:t>
        </w:r>
        <w:r>
          <w:t>inshore traffic zone</w:t>
        </w:r>
        <w:r w:rsidRPr="005428D1">
          <w:t>, see clause 9.1.2.</w:t>
        </w:r>
      </w:ins>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33" w:name="_Toc173416434"/>
      <w:bookmarkStart w:id="1534" w:name="_Toc422735777"/>
      <w:bookmarkStart w:id="1535" w:name="_Toc460900589"/>
      <w:r w:rsidRPr="00EF7A5A">
        <w:rPr>
          <w:bCs/>
        </w:rPr>
        <w:t>Precautionary areas</w:t>
      </w:r>
      <w:bookmarkEnd w:id="1533"/>
      <w:r w:rsidRPr="00EF7A5A">
        <w:rPr>
          <w:bCs/>
        </w:rPr>
        <w:t xml:space="preserve"> </w:t>
      </w:r>
      <w:bookmarkEnd w:id="1534"/>
      <w:bookmarkEnd w:id="1535"/>
    </w:p>
    <w:p w:rsidR="006D396B" w:rsidRPr="00EF7A5A" w:rsidRDefault="006D396B" w:rsidP="006D396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Precautionary area (</w:t>
      </w:r>
      <w:r w:rsidRPr="00EF7A5A">
        <w:rPr>
          <w:b/>
        </w:rPr>
        <w:t>PRCARE</w:t>
      </w:r>
      <w:r w:rsidRPr="00EF7A5A">
        <w:t>)</w:t>
      </w:r>
      <w:r w:rsidRPr="00EF7A5A">
        <w:tab/>
      </w:r>
      <w:r w:rsidRPr="00EF7A5A">
        <w:tab/>
        <w:t>(P,A)</w:t>
      </w:r>
    </w:p>
    <w:p w:rsidR="006D396B" w:rsidRPr="00EF7A5A" w:rsidRDefault="006D396B" w:rsidP="006D396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Precautionary Area</w:t>
      </w:r>
      <w:r w:rsidRPr="00EF7A5A">
        <w:rPr>
          <w:b/>
        </w:rPr>
        <w:tab/>
      </w:r>
      <w:r w:rsidRPr="00EF7A5A">
        <w:rPr>
          <w:b/>
        </w:rPr>
        <w:tab/>
      </w:r>
      <w:r w:rsidRPr="00EF7A5A">
        <w:rPr>
          <w:b/>
        </w:rPr>
        <w:tab/>
      </w:r>
      <w:r w:rsidRPr="00EF7A5A">
        <w:rPr>
          <w:b/>
        </w:rPr>
        <w:tab/>
      </w:r>
      <w:r w:rsidRPr="00EF7A5A">
        <w:rPr>
          <w:b/>
        </w:rPr>
        <w:tab/>
      </w:r>
      <w:r w:rsidRPr="00EF7A5A">
        <w:t xml:space="preserve">(P,S)  </w:t>
      </w:r>
      <w:r w:rsidRPr="00EF7A5A">
        <w:tab/>
      </w:r>
      <w:r w:rsidRPr="00EF7A5A">
        <w:tab/>
        <w:t>(S-101 DCEG Clause 15.17)</w:t>
      </w:r>
    </w:p>
    <w:p w:rsidR="001A4D5D" w:rsidRDefault="001A4D5D" w:rsidP="00E3335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536" w:author="Jeff Wootton" w:date="2024-07-30T15:14:00Z"/>
        </w:rPr>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PRCARE</w:t>
      </w:r>
      <w:r w:rsidRPr="00EF7A5A">
        <w:t xml:space="preserve"> and its binding attributes will be </w:t>
      </w:r>
      <w:r w:rsidR="00A837E6" w:rsidRPr="00EF7A5A">
        <w:t xml:space="preserve">converted </w:t>
      </w:r>
      <w:r w:rsidRPr="00EF7A5A">
        <w:t xml:space="preserve">automatically </w:t>
      </w:r>
      <w:r w:rsidR="00A837E6" w:rsidRPr="00EF7A5A">
        <w:t>to an instance of</w:t>
      </w:r>
      <w:r w:rsidRPr="00EF7A5A">
        <w:t xml:space="preserve"> the S-101 </w:t>
      </w:r>
      <w:r w:rsidR="008103FA" w:rsidRPr="00EF7A5A">
        <w:t>Feature type</w:t>
      </w:r>
      <w:r w:rsidRPr="00EF7A5A">
        <w:t xml:space="preserve"> </w:t>
      </w:r>
      <w:r w:rsidRPr="00EF7A5A">
        <w:rPr>
          <w:b/>
        </w:rPr>
        <w:t xml:space="preserve">Precautionary Area </w:t>
      </w:r>
      <w:r w:rsidRPr="00EF7A5A">
        <w:t>during the automated conversion process.</w:t>
      </w:r>
    </w:p>
    <w:p w:rsidR="004E529A" w:rsidRPr="00EF7A5A" w:rsidRDefault="004E529A" w:rsidP="00E3335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537" w:author="Jeff Wootton" w:date="2024-07-30T15:14:00Z">
        <w:r w:rsidRPr="005428D1">
          <w:t xml:space="preserve">For converting vessel speed limit information within a </w:t>
        </w:r>
        <w:r>
          <w:t>precaut</w:t>
        </w:r>
        <w:r w:rsidR="00383813">
          <w:t>ionary area</w:t>
        </w:r>
        <w:r w:rsidRPr="005428D1">
          <w:t>,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38" w:name="_Toc422735779"/>
      <w:bookmarkStart w:id="1539" w:name="_Toc460900590"/>
      <w:bookmarkStart w:id="1540" w:name="_Toc173416435"/>
      <w:r w:rsidRPr="00EF7A5A">
        <w:rPr>
          <w:bCs/>
        </w:rPr>
        <w:t>Deep water routes</w:t>
      </w:r>
      <w:bookmarkEnd w:id="1538"/>
      <w:bookmarkEnd w:id="1539"/>
      <w:bookmarkEnd w:id="1540"/>
    </w:p>
    <w:p w:rsidR="002830B3" w:rsidRPr="00EF7A5A" w:rsidRDefault="002830B3" w:rsidP="002830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1541" w:name="_Toc422735781"/>
      <w:bookmarkStart w:id="1542" w:name="_Toc460900591"/>
      <w:r w:rsidRPr="00EF7A5A">
        <w:rPr>
          <w:u w:val="single"/>
        </w:rPr>
        <w:t>S</w:t>
      </w:r>
      <w:r w:rsidR="00A90642"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Deep Water Route</w:t>
      </w:r>
      <w:r w:rsidRPr="00EF7A5A">
        <w:rPr>
          <w:b/>
        </w:rPr>
        <w:tab/>
      </w:r>
      <w:r w:rsidRPr="00EF7A5A">
        <w:rPr>
          <w:b/>
        </w:rPr>
        <w:tab/>
      </w:r>
      <w:r w:rsidR="00A837E6" w:rsidRPr="00EF7A5A">
        <w:rPr>
          <w:b/>
        </w:rPr>
        <w:tab/>
      </w:r>
      <w:r w:rsidR="00A837E6" w:rsidRPr="00EF7A5A">
        <w:rPr>
          <w:b/>
        </w:rPr>
        <w:tab/>
      </w:r>
      <w:r w:rsidR="00A837E6" w:rsidRPr="00EF7A5A">
        <w:rPr>
          <w:b/>
        </w:rPr>
        <w:tab/>
      </w:r>
      <w:r w:rsidR="00A837E6" w:rsidRPr="00EF7A5A">
        <w:rPr>
          <w:b/>
        </w:rPr>
        <w:tab/>
      </w:r>
      <w:r w:rsidRPr="00EF7A5A">
        <w:t>(</w:t>
      </w:r>
      <w:r w:rsidR="00236158" w:rsidRPr="00EF7A5A">
        <w:t>S,</w:t>
      </w:r>
      <w:r w:rsidRPr="00EF7A5A">
        <w:t xml:space="preserve">N)  </w:t>
      </w:r>
      <w:r w:rsidRPr="00EF7A5A">
        <w:tab/>
        <w:t>(S-101 DCEG Clause 15.15)</w:t>
      </w:r>
    </w:p>
    <w:p w:rsidR="00A837E6" w:rsidRPr="00EF7A5A" w:rsidRDefault="00A837E6" w:rsidP="00A837E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A90642" w:rsidRPr="00EF7A5A">
        <w:rPr>
          <w:u w:val="single"/>
        </w:rPr>
        <w:t>-</w:t>
      </w:r>
      <w:r w:rsidRPr="00EF7A5A">
        <w:rPr>
          <w:u w:val="single"/>
        </w:rPr>
        <w:t>101 Association</w:t>
      </w:r>
      <w:r w:rsidRPr="00EF7A5A">
        <w:t>:</w:t>
      </w:r>
      <w:r w:rsidRPr="00EF7A5A">
        <w:tab/>
      </w:r>
      <w:r w:rsidRPr="00EF7A5A">
        <w:tab/>
      </w:r>
      <w:r w:rsidRPr="00EF7A5A">
        <w:rPr>
          <w:b/>
        </w:rPr>
        <w:t>Deep Water Route Aggregation</w:t>
      </w:r>
      <w:r w:rsidRPr="00EF7A5A">
        <w:rPr>
          <w:b/>
        </w:rPr>
        <w:tab/>
      </w:r>
      <w:r w:rsidRPr="00EF7A5A">
        <w:rPr>
          <w:b/>
        </w:rPr>
        <w:tab/>
      </w:r>
      <w:r w:rsidRPr="00EF7A5A">
        <w:t>(N)</w:t>
      </w:r>
      <w:r w:rsidRPr="00EF7A5A">
        <w:tab/>
      </w:r>
      <w:r w:rsidRPr="00EF7A5A">
        <w:tab/>
      </w:r>
      <w:r w:rsidRPr="00EF7A5A">
        <w:tab/>
        <w:t>(S-101 DCEG Clause 25.6)</w:t>
      </w:r>
    </w:p>
    <w:p w:rsidR="00DF17B0" w:rsidRPr="00EF7A5A" w:rsidRDefault="00DF17B0" w:rsidP="00DF17B0">
      <w:pPr>
        <w:spacing w:after="120"/>
        <w:jc w:val="both"/>
      </w:pPr>
      <w:r w:rsidRPr="00EF7A5A">
        <w:rPr>
          <w:rFonts w:cs="Arial"/>
          <w:bCs/>
        </w:rPr>
        <w:t xml:space="preserve">Where the components of a deep water route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8103FA" w:rsidRPr="00EF7A5A">
        <w:t>Feature type</w:t>
      </w:r>
      <w:r w:rsidRPr="00EF7A5A">
        <w:t xml:space="preserve"> </w:t>
      </w:r>
      <w:r w:rsidR="002830B3" w:rsidRPr="00EF7A5A">
        <w:rPr>
          <w:b/>
        </w:rPr>
        <w:t>Deep Water Route</w:t>
      </w:r>
      <w:r w:rsidRPr="00EF7A5A">
        <w:t>.</w:t>
      </w:r>
      <w:r w:rsidR="005C6026" w:rsidRPr="00EF7A5A">
        <w:t xml:space="preserve"> </w:t>
      </w:r>
      <w:r w:rsidRPr="00EF7A5A">
        <w:t xml:space="preserve">The </w:t>
      </w:r>
      <w:r w:rsidR="002830B3" w:rsidRPr="00EF7A5A">
        <w:rPr>
          <w:b/>
        </w:rPr>
        <w:t>Deep Water Route</w:t>
      </w:r>
      <w:r w:rsidRPr="00EF7A5A">
        <w:t xml:space="preserve"> and its individual components will be aggregated using the named association </w:t>
      </w:r>
      <w:r w:rsidR="002830B3" w:rsidRPr="00EF7A5A">
        <w:rPr>
          <w:b/>
        </w:rPr>
        <w:t>Deep Water Route</w:t>
      </w:r>
      <w:r w:rsidRPr="00EF7A5A">
        <w:rPr>
          <w:b/>
        </w:rPr>
        <w:t xml:space="preserve"> Aggregation</w:t>
      </w:r>
      <w:r w:rsidRPr="00EF7A5A">
        <w:t>.</w:t>
      </w:r>
      <w:r w:rsidR="005C6026" w:rsidRPr="00EF7A5A">
        <w:t xml:space="preserve"> </w:t>
      </w:r>
      <w:r w:rsidR="00306321" w:rsidRPr="00EF7A5A">
        <w:t xml:space="preserve">Data Producers are to note that where a </w:t>
      </w:r>
      <w:r w:rsidR="00306321" w:rsidRPr="00EF7A5A">
        <w:rPr>
          <w:b/>
        </w:rPr>
        <w:t>Deep Water Route</w:t>
      </w:r>
      <w:r w:rsidR="00306321" w:rsidRPr="00EF7A5A">
        <w:t xml:space="preserve"> has been created </w:t>
      </w:r>
      <w:r w:rsidR="00EF46E6" w:rsidRPr="00EF7A5A">
        <w:t xml:space="preserve">during </w:t>
      </w:r>
      <w:r w:rsidR="00306321" w:rsidRPr="00EF7A5A">
        <w:t xml:space="preserve">the </w:t>
      </w:r>
      <w:r w:rsidR="00EF46E6" w:rsidRPr="00EF7A5A">
        <w:t xml:space="preserve">automated </w:t>
      </w:r>
      <w:r w:rsidR="00306321" w:rsidRPr="00EF7A5A">
        <w:t xml:space="preserve">conversion process, it will be required to populate the attribute </w:t>
      </w:r>
      <w:r w:rsidR="00306321" w:rsidRPr="00EF7A5A">
        <w:rPr>
          <w:b/>
        </w:rPr>
        <w:t xml:space="preserve">IMO </w:t>
      </w:r>
      <w:r w:rsidR="00A76AB8" w:rsidRPr="00EF7A5A">
        <w:rPr>
          <w:b/>
        </w:rPr>
        <w:t>adopted</w:t>
      </w:r>
      <w:r w:rsidR="00A76AB8" w:rsidRPr="00EF7A5A">
        <w:t xml:space="preserve"> </w:t>
      </w:r>
      <w:r w:rsidR="00306321" w:rsidRPr="00EF7A5A">
        <w:t>manually, if considered necessary.</w:t>
      </w:r>
    </w:p>
    <w:p w:rsidR="00236158" w:rsidRPr="00EF7A5A" w:rsidRDefault="00236158" w:rsidP="00DF17B0">
      <w:pPr>
        <w:spacing w:after="120"/>
        <w:jc w:val="both"/>
      </w:pPr>
      <w:r w:rsidRPr="00EF7A5A">
        <w:t xml:space="preserve">In S-101, a named deep water route should be encoded as </w:t>
      </w:r>
      <w:r w:rsidRPr="00EF7A5A">
        <w:rPr>
          <w:b/>
        </w:rPr>
        <w:t>Deep Water Route</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utilising the geometry of the components of the route to identify its extent (see S-101 DCEG clause 15.15).</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543" w:name="_Toc173416436"/>
      <w:r w:rsidRPr="00EF7A5A">
        <w:rPr>
          <w:bCs/>
        </w:rPr>
        <w:t>Deep water route parts</w:t>
      </w:r>
      <w:bookmarkEnd w:id="1541"/>
      <w:bookmarkEnd w:id="1542"/>
      <w:bookmarkEnd w:id="1543"/>
    </w:p>
    <w:p w:rsidR="00BD4658" w:rsidRPr="00EF7A5A" w:rsidRDefault="00BD4658" w:rsidP="00BD46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Deep water route part (</w:t>
      </w:r>
      <w:r w:rsidRPr="00EF7A5A">
        <w:rPr>
          <w:b/>
        </w:rPr>
        <w:t>DWRTPT</w:t>
      </w:r>
      <w:r w:rsidRPr="00EF7A5A">
        <w:t>)</w:t>
      </w:r>
      <w:r w:rsidRPr="00EF7A5A">
        <w:tab/>
      </w:r>
      <w:r w:rsidRPr="00EF7A5A">
        <w:tab/>
        <w:t>(A)</w:t>
      </w:r>
    </w:p>
    <w:p w:rsidR="00BD4658" w:rsidRPr="00EF7A5A" w:rsidRDefault="00BD4658" w:rsidP="00BD46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00B26D31" w:rsidRPr="00EF7A5A">
        <w:rPr>
          <w:b/>
        </w:rPr>
        <w:t>Deep Water Route Part</w:t>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t>(S-101 DCEG Clause 15.1</w:t>
      </w:r>
      <w:r w:rsidR="00DF17B0" w:rsidRPr="00EF7A5A">
        <w:t>4</w:t>
      </w:r>
      <w:r w:rsidRPr="00EF7A5A">
        <w:t>)</w:t>
      </w:r>
    </w:p>
    <w:p w:rsidR="00DF17B0" w:rsidRPr="00EF7A5A" w:rsidRDefault="00DF17B0" w:rsidP="0018173B">
      <w:pPr>
        <w:spacing w:after="120"/>
        <w:jc w:val="both"/>
      </w:pPr>
      <w:r w:rsidRPr="00EF7A5A">
        <w:t xml:space="preserve">All instances of encoding of the S-57 </w:t>
      </w:r>
      <w:r w:rsidR="008103FA" w:rsidRPr="00EF7A5A">
        <w:t>O</w:t>
      </w:r>
      <w:r w:rsidRPr="00EF7A5A">
        <w:t>bject</w:t>
      </w:r>
      <w:r w:rsidR="00D6257F" w:rsidRPr="00EF7A5A">
        <w:t xml:space="preserve"> class</w:t>
      </w:r>
      <w:r w:rsidRPr="00EF7A5A">
        <w:t xml:space="preserve"> </w:t>
      </w:r>
      <w:r w:rsidRPr="00EF7A5A">
        <w:rPr>
          <w:b/>
        </w:rPr>
        <w:t>DWRTPT</w:t>
      </w:r>
      <w:r w:rsidRPr="00EF7A5A">
        <w:t xml:space="preserve"> and its binding attributes will be </w:t>
      </w:r>
      <w:r w:rsidR="0057197D" w:rsidRPr="00EF7A5A">
        <w:t xml:space="preserve">converted </w:t>
      </w:r>
      <w:r w:rsidRPr="00EF7A5A">
        <w:t xml:space="preserve">automatically </w:t>
      </w:r>
      <w:r w:rsidR="0057197D" w:rsidRPr="00EF7A5A">
        <w:t>to an instance of</w:t>
      </w:r>
      <w:r w:rsidRPr="00EF7A5A">
        <w:t xml:space="preserve"> the S-101 </w:t>
      </w:r>
      <w:r w:rsidR="008103FA" w:rsidRPr="00EF7A5A">
        <w:t>Feature type</w:t>
      </w:r>
      <w:r w:rsidRPr="00EF7A5A">
        <w:t xml:space="preserve"> </w:t>
      </w:r>
      <w:r w:rsidRPr="00EF7A5A">
        <w:rPr>
          <w:b/>
        </w:rPr>
        <w:t xml:space="preserve">Deep Water Route Part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Deep Water Route Part</w:t>
      </w:r>
      <w:r w:rsidRPr="00EF7A5A">
        <w:t xml:space="preserve"> in S-101:</w:t>
      </w:r>
    </w:p>
    <w:p w:rsidR="00DF17B0" w:rsidRPr="00EF7A5A" w:rsidRDefault="00DF17B0" w:rsidP="00DF17B0">
      <w:pPr>
        <w:spacing w:after="120"/>
        <w:jc w:val="both"/>
      </w:pPr>
      <w:r w:rsidRPr="00EF7A5A">
        <w:rPr>
          <w:b/>
        </w:rPr>
        <w:t>technique of vertical measurement</w:t>
      </w:r>
      <w:r w:rsidRPr="00EF7A5A">
        <w:tab/>
      </w:r>
      <w:r w:rsidRPr="00EF7A5A">
        <w:tab/>
        <w:t>(TECSOU)</w:t>
      </w:r>
    </w:p>
    <w:p w:rsidR="00DF17B0" w:rsidRDefault="00DF17B0" w:rsidP="00DF17B0">
      <w:pPr>
        <w:spacing w:after="120"/>
        <w:jc w:val="both"/>
        <w:rPr>
          <w:ins w:id="1544" w:author="Jeff Wootton" w:date="2024-07-30T15:25:00Z"/>
          <w:rFonts w:cs="Arial"/>
          <w:bCs/>
        </w:rPr>
      </w:pPr>
      <w:r w:rsidRPr="00EF7A5A">
        <w:rPr>
          <w:rFonts w:cs="Arial"/>
          <w:bCs/>
        </w:rPr>
        <w:t xml:space="preserve">See S-101 DCEG clause </w:t>
      </w:r>
      <w:r w:rsidR="002830B3" w:rsidRPr="00EF7A5A">
        <w:rPr>
          <w:rFonts w:cs="Arial"/>
          <w:bCs/>
        </w:rPr>
        <w:t>15.14</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3B16FB" w:rsidRPr="00EF7A5A">
        <w:rPr>
          <w:rFonts w:cs="Arial"/>
          <w:bCs/>
        </w:rPr>
        <w:t>TECSOU</w:t>
      </w:r>
      <w:r w:rsidRPr="00EF7A5A">
        <w:rPr>
          <w:rFonts w:cs="Arial"/>
          <w:bCs/>
        </w:rPr>
        <w:t xml:space="preserve"> on </w:t>
      </w:r>
      <w:r w:rsidRPr="00EF7A5A">
        <w:rPr>
          <w:b/>
        </w:rPr>
        <w:t>DWRTPT</w:t>
      </w:r>
      <w:r w:rsidRPr="00EF7A5A">
        <w:rPr>
          <w:rFonts w:cs="Arial"/>
          <w:bCs/>
        </w:rPr>
        <w:t xml:space="preserve"> and amend appropriately.</w:t>
      </w:r>
    </w:p>
    <w:p w:rsidR="00355585" w:rsidRPr="00EF7A5A" w:rsidRDefault="00355585" w:rsidP="00DF17B0">
      <w:pPr>
        <w:spacing w:after="120"/>
        <w:jc w:val="both"/>
        <w:rPr>
          <w:rFonts w:cs="Arial"/>
          <w:bCs/>
        </w:rPr>
      </w:pPr>
      <w:ins w:id="1545" w:author="Jeff Wootton" w:date="2024-07-30T15:25:00Z">
        <w:r w:rsidRPr="005428D1">
          <w:t xml:space="preserve">For converting vessel speed limit information within a </w:t>
        </w:r>
        <w:r>
          <w:t>dep water route</w:t>
        </w:r>
        <w:r w:rsidRPr="005428D1">
          <w:t>, see clause 9.1.2.</w:t>
        </w:r>
      </w:ins>
    </w:p>
    <w:p w:rsidR="006B2826" w:rsidRPr="002B757A" w:rsidRDefault="006B2826" w:rsidP="00C93144">
      <w:pPr>
        <w:pStyle w:val="Heading4"/>
        <w:keepLines/>
        <w:widowControl/>
        <w:numPr>
          <w:ilvl w:val="3"/>
          <w:numId w:val="13"/>
        </w:numPr>
        <w:tabs>
          <w:tab w:val="clear" w:pos="915"/>
          <w:tab w:val="clear" w:pos="2911"/>
        </w:tabs>
        <w:spacing w:after="120"/>
        <w:ind w:left="862" w:hanging="862"/>
        <w:rPr>
          <w:bCs/>
        </w:rPr>
      </w:pPr>
      <w:bookmarkStart w:id="1546" w:name="_Toc422735783"/>
      <w:bookmarkStart w:id="1547" w:name="_Toc460900592"/>
      <w:bookmarkStart w:id="1548" w:name="_Toc173416437"/>
      <w:r w:rsidRPr="002B757A">
        <w:rPr>
          <w:bCs/>
        </w:rPr>
        <w:t>Deep water route centrelines</w:t>
      </w:r>
      <w:bookmarkEnd w:id="1546"/>
      <w:bookmarkEnd w:id="1547"/>
      <w:bookmarkEnd w:id="1548"/>
    </w:p>
    <w:p w:rsidR="00982AA0" w:rsidRPr="00EF7A5A" w:rsidRDefault="00982AA0" w:rsidP="00982AA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r>
      <w:r w:rsidR="00DF1BFA" w:rsidRPr="00EF7A5A">
        <w:t>Deep water route centreline (</w:t>
      </w:r>
      <w:r w:rsidR="00DF1BFA" w:rsidRPr="00EF7A5A">
        <w:rPr>
          <w:b/>
        </w:rPr>
        <w:t>DWRTCL</w:t>
      </w:r>
      <w:r w:rsidR="00DF1BFA" w:rsidRPr="00EF7A5A">
        <w:t>)</w:t>
      </w:r>
      <w:r w:rsidR="00DF1BFA" w:rsidRPr="00EF7A5A">
        <w:tab/>
      </w:r>
      <w:r w:rsidRPr="00EF7A5A">
        <w:t>(</w:t>
      </w:r>
      <w:r w:rsidR="00DF1BFA" w:rsidRPr="00EF7A5A">
        <w:t>L</w:t>
      </w:r>
      <w:r w:rsidRPr="00EF7A5A">
        <w:t>)</w:t>
      </w:r>
    </w:p>
    <w:p w:rsidR="00982AA0" w:rsidRPr="00EF7A5A" w:rsidRDefault="00982AA0" w:rsidP="00982AA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 xml:space="preserve">Deep Water Route </w:t>
      </w:r>
      <w:r w:rsidR="00DF1BFA" w:rsidRPr="00EF7A5A">
        <w:rPr>
          <w:b/>
        </w:rPr>
        <w:t>Centreline</w:t>
      </w:r>
      <w:r w:rsidRPr="00EF7A5A">
        <w:rPr>
          <w:b/>
        </w:rPr>
        <w:tab/>
      </w:r>
      <w:r w:rsidRPr="00EF7A5A">
        <w:rPr>
          <w:b/>
        </w:rPr>
        <w:tab/>
      </w:r>
      <w:r w:rsidRPr="00EF7A5A">
        <w:rPr>
          <w:b/>
        </w:rPr>
        <w:tab/>
      </w:r>
      <w:r w:rsidRPr="00EF7A5A">
        <w:rPr>
          <w:b/>
        </w:rPr>
        <w:tab/>
      </w:r>
      <w:r w:rsidRPr="00EF7A5A">
        <w:t>(</w:t>
      </w:r>
      <w:r w:rsidR="00E20DF7" w:rsidRPr="00EF7A5A">
        <w:t>C</w:t>
      </w:r>
      <w:r w:rsidRPr="00EF7A5A">
        <w:t xml:space="preserve">)  </w:t>
      </w:r>
      <w:r w:rsidRPr="00EF7A5A">
        <w:tab/>
      </w:r>
      <w:r w:rsidRPr="00EF7A5A">
        <w:tab/>
        <w:t>(S-101 DCEG Clause 15.1</w:t>
      </w:r>
      <w:r w:rsidR="00DF1BFA" w:rsidRPr="00EF7A5A">
        <w:t>3</w:t>
      </w:r>
      <w:r w:rsidRPr="00EF7A5A">
        <w:t>)</w:t>
      </w:r>
    </w:p>
    <w:p w:rsidR="00982AA0" w:rsidRPr="00EF7A5A" w:rsidRDefault="00982AA0" w:rsidP="0018173B">
      <w:pPr>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DWRT</w:t>
      </w:r>
      <w:r w:rsidR="00DF1BFA" w:rsidRPr="00EF7A5A">
        <w:rPr>
          <w:b/>
        </w:rPr>
        <w:t>CL</w:t>
      </w:r>
      <w:r w:rsidRPr="00EF7A5A">
        <w:t xml:space="preserve"> and its binding attributes will be </w:t>
      </w:r>
      <w:r w:rsidR="0057197D" w:rsidRPr="00EF7A5A">
        <w:t xml:space="preserve">converted </w:t>
      </w:r>
      <w:r w:rsidRPr="00EF7A5A">
        <w:t xml:space="preserve">automatically </w:t>
      </w:r>
      <w:r w:rsidR="0057197D" w:rsidRPr="00EF7A5A">
        <w:t>to an instance of</w:t>
      </w:r>
      <w:r w:rsidRPr="00EF7A5A">
        <w:t xml:space="preserve"> the S-101 </w:t>
      </w:r>
      <w:r w:rsidR="008103FA" w:rsidRPr="00EF7A5A">
        <w:t>Feature type</w:t>
      </w:r>
      <w:r w:rsidRPr="00EF7A5A">
        <w:t xml:space="preserve"> </w:t>
      </w:r>
      <w:r w:rsidRPr="00EF7A5A">
        <w:rPr>
          <w:b/>
        </w:rPr>
        <w:t xml:space="preserve">Deep Water Route </w:t>
      </w:r>
      <w:r w:rsidR="00DF1BFA" w:rsidRPr="00EF7A5A">
        <w:rPr>
          <w:b/>
        </w:rPr>
        <w:t>Centreline</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 xml:space="preserve">Deep Water Route </w:t>
      </w:r>
      <w:r w:rsidR="00DF1BFA" w:rsidRPr="00EF7A5A">
        <w:rPr>
          <w:b/>
        </w:rPr>
        <w:t>Centreline</w:t>
      </w:r>
      <w:r w:rsidRPr="00EF7A5A">
        <w:t xml:space="preserve"> in S-101:</w:t>
      </w:r>
    </w:p>
    <w:p w:rsidR="00982AA0" w:rsidRPr="00EF7A5A" w:rsidRDefault="00982AA0" w:rsidP="00982AA0">
      <w:pPr>
        <w:spacing w:after="120"/>
        <w:jc w:val="both"/>
      </w:pPr>
      <w:r w:rsidRPr="00EF7A5A">
        <w:rPr>
          <w:b/>
        </w:rPr>
        <w:t>technique of vertical measurement</w:t>
      </w:r>
      <w:r w:rsidRPr="00EF7A5A">
        <w:tab/>
      </w:r>
      <w:r w:rsidRPr="00EF7A5A">
        <w:tab/>
        <w:t>(TECSOU)</w:t>
      </w:r>
    </w:p>
    <w:p w:rsidR="00982AA0" w:rsidRPr="00EF7A5A" w:rsidRDefault="00982AA0" w:rsidP="00982AA0">
      <w:pPr>
        <w:spacing w:after="120"/>
        <w:jc w:val="both"/>
        <w:rPr>
          <w:rFonts w:cs="Arial"/>
          <w:bCs/>
        </w:rPr>
      </w:pPr>
      <w:r w:rsidRPr="00EF7A5A">
        <w:rPr>
          <w:rFonts w:cs="Arial"/>
          <w:bCs/>
        </w:rPr>
        <w:t>See S-101 DCEG clause 15.1</w:t>
      </w:r>
      <w:r w:rsidR="00DF1BFA" w:rsidRPr="00EF7A5A">
        <w:rPr>
          <w:rFonts w:cs="Arial"/>
          <w:bCs/>
        </w:rPr>
        <w:t>3</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3B16FB" w:rsidRPr="00EF7A5A">
        <w:rPr>
          <w:rFonts w:cs="Arial"/>
          <w:bCs/>
        </w:rPr>
        <w:t>TECSOU</w:t>
      </w:r>
      <w:r w:rsidRPr="00EF7A5A">
        <w:rPr>
          <w:rFonts w:cs="Arial"/>
          <w:bCs/>
        </w:rPr>
        <w:t xml:space="preserve"> on </w:t>
      </w:r>
      <w:r w:rsidRPr="00EF7A5A">
        <w:rPr>
          <w:b/>
        </w:rPr>
        <w:t>DWRT</w:t>
      </w:r>
      <w:r w:rsidR="00DF1BFA" w:rsidRPr="00EF7A5A">
        <w:rPr>
          <w:b/>
        </w:rPr>
        <w:t>CL</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49" w:name="_Toc422735785"/>
      <w:bookmarkStart w:id="1550" w:name="_Toc460900593"/>
      <w:bookmarkStart w:id="1551" w:name="_Toc173416438"/>
      <w:r w:rsidRPr="00EF7A5A">
        <w:rPr>
          <w:bCs/>
        </w:rPr>
        <w:t>Traffic separation scheme systems</w:t>
      </w:r>
      <w:bookmarkEnd w:id="1549"/>
      <w:bookmarkEnd w:id="1550"/>
      <w:bookmarkEnd w:id="1551"/>
    </w:p>
    <w:p w:rsidR="005A1259" w:rsidRPr="00EF7A5A" w:rsidRDefault="005A1259" w:rsidP="005A1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Traffic Separation Scheme</w:t>
      </w:r>
      <w:r w:rsidRPr="00EF7A5A">
        <w:rPr>
          <w:b/>
        </w:rPr>
        <w:tab/>
      </w:r>
      <w:r w:rsidRPr="00EF7A5A">
        <w:rPr>
          <w:b/>
        </w:rPr>
        <w:tab/>
      </w:r>
      <w:r w:rsidRPr="00EF7A5A">
        <w:rPr>
          <w:b/>
        </w:rPr>
        <w:tab/>
      </w:r>
      <w:r w:rsidR="00FD6BEF" w:rsidRPr="00EF7A5A">
        <w:rPr>
          <w:b/>
        </w:rPr>
        <w:tab/>
      </w:r>
      <w:r w:rsidR="00FD6BEF" w:rsidRPr="00EF7A5A">
        <w:rPr>
          <w:b/>
        </w:rPr>
        <w:tab/>
      </w:r>
      <w:r w:rsidR="00FD6BEF" w:rsidRPr="00EF7A5A">
        <w:rPr>
          <w:b/>
        </w:rPr>
        <w:tab/>
      </w:r>
      <w:r w:rsidRPr="00EF7A5A">
        <w:t>(</w:t>
      </w:r>
      <w:r w:rsidR="00E137AF" w:rsidRPr="00EF7A5A">
        <w:t>S,</w:t>
      </w:r>
      <w:r w:rsidRPr="00EF7A5A">
        <w:t>N)  (S-101 DCEG Clause 15.</w:t>
      </w:r>
      <w:r w:rsidR="00E37DD1" w:rsidRPr="00EF7A5A">
        <w:t>23</w:t>
      </w:r>
      <w:r w:rsidRPr="00EF7A5A">
        <w:t>)</w:t>
      </w:r>
    </w:p>
    <w:p w:rsidR="0057197D" w:rsidRPr="00EF7A5A" w:rsidRDefault="0057197D" w:rsidP="0057197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Traffic Separation Scheme Aggregation</w:t>
      </w:r>
      <w:r w:rsidRPr="00EF7A5A">
        <w:rPr>
          <w:b/>
        </w:rPr>
        <w:tab/>
      </w:r>
      <w:r w:rsidRPr="00EF7A5A">
        <w:t>(N)</w:t>
      </w:r>
      <w:r w:rsidRPr="00EF7A5A">
        <w:tab/>
      </w:r>
      <w:r w:rsidRPr="00EF7A5A">
        <w:tab/>
        <w:t>(S-101 DCEG Clause 25.</w:t>
      </w:r>
      <w:r w:rsidR="00FD6BEF" w:rsidRPr="00EF7A5A">
        <w:t>1</w:t>
      </w:r>
      <w:ins w:id="1552" w:author="Jeff Wootton" w:date="2024-08-01T12:40:00Z">
        <w:r w:rsidR="004840BD">
          <w:t>8</w:t>
        </w:r>
      </w:ins>
      <w:del w:id="1553" w:author="Jeff Wootton" w:date="2024-08-01T12:40:00Z">
        <w:r w:rsidR="00FD6BEF" w:rsidRPr="00EF7A5A" w:rsidDel="004840BD">
          <w:delText>7</w:delText>
        </w:r>
      </w:del>
      <w:r w:rsidRPr="00EF7A5A">
        <w:t>)</w:t>
      </w:r>
    </w:p>
    <w:p w:rsidR="005A1259" w:rsidRPr="00EF7A5A" w:rsidRDefault="005A1259" w:rsidP="005A1259">
      <w:pPr>
        <w:spacing w:after="120"/>
        <w:jc w:val="both"/>
      </w:pPr>
      <w:r w:rsidRPr="00EF7A5A">
        <w:rPr>
          <w:rFonts w:cs="Arial"/>
          <w:bCs/>
        </w:rPr>
        <w:t>Where the components of a traffic separation scheme</w:t>
      </w:r>
      <w:r w:rsidR="00626E4E" w:rsidRPr="00EF7A5A">
        <w:rPr>
          <w:rFonts w:cs="Arial"/>
          <w:bCs/>
        </w:rPr>
        <w:t xml:space="preserve"> (TSS)</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8103FA" w:rsidRPr="00EF7A5A">
        <w:t>Feature type</w:t>
      </w:r>
      <w:r w:rsidRPr="00EF7A5A">
        <w:t xml:space="preserve"> </w:t>
      </w:r>
      <w:r w:rsidRPr="00EF7A5A">
        <w:rPr>
          <w:b/>
        </w:rPr>
        <w:t>Traffic Separation Scheme</w:t>
      </w:r>
      <w:r w:rsidRPr="00EF7A5A">
        <w:t>.</w:t>
      </w:r>
      <w:r w:rsidR="005C6026" w:rsidRPr="00EF7A5A">
        <w:t xml:space="preserve"> </w:t>
      </w:r>
      <w:r w:rsidRPr="00EF7A5A">
        <w:t xml:space="preserve">The </w:t>
      </w:r>
      <w:r w:rsidRPr="00EF7A5A">
        <w:rPr>
          <w:b/>
        </w:rPr>
        <w:t>Traffic Separation Scheme</w:t>
      </w:r>
      <w:r w:rsidRPr="00EF7A5A">
        <w:t xml:space="preserve"> and its individual components will be aggregated using the named association </w:t>
      </w:r>
      <w:r w:rsidR="0048763E" w:rsidRPr="00EF7A5A">
        <w:rPr>
          <w:b/>
        </w:rPr>
        <w:t>Traffic Separation Scheme</w:t>
      </w:r>
      <w:r w:rsidRPr="00EF7A5A">
        <w:rPr>
          <w:b/>
        </w:rPr>
        <w:t xml:space="preserve"> Aggregation</w:t>
      </w:r>
      <w:r w:rsidRPr="00EF7A5A">
        <w:t>.</w:t>
      </w:r>
      <w:r w:rsidR="005C6026" w:rsidRPr="00EF7A5A">
        <w:t xml:space="preserve"> </w:t>
      </w:r>
      <w:r w:rsidRPr="00EF7A5A">
        <w:t xml:space="preserve">Data Producers are to note that where a </w:t>
      </w:r>
      <w:r w:rsidRPr="00EF7A5A">
        <w:rPr>
          <w:b/>
        </w:rPr>
        <w:t>Traffic Separation Scheme</w:t>
      </w:r>
      <w:r w:rsidRPr="00EF7A5A">
        <w:t xml:space="preserve"> has been created </w:t>
      </w:r>
      <w:r w:rsidR="0061254A" w:rsidRPr="00EF7A5A">
        <w:t xml:space="preserve">during </w:t>
      </w:r>
      <w:r w:rsidRPr="00EF7A5A">
        <w:t xml:space="preserve">the </w:t>
      </w:r>
      <w:r w:rsidR="0061254A" w:rsidRPr="00EF7A5A">
        <w:t xml:space="preserve">automated </w:t>
      </w:r>
      <w:r w:rsidRPr="00EF7A5A">
        <w:t xml:space="preserve">conversion process, it </w:t>
      </w:r>
      <w:r w:rsidR="00E951E3" w:rsidRPr="00EF7A5A">
        <w:t xml:space="preserve">may </w:t>
      </w:r>
      <w:r w:rsidRPr="00EF7A5A">
        <w:t xml:space="preserve">be required to populate the attributes </w:t>
      </w:r>
      <w:r w:rsidRPr="00EF7A5A">
        <w:rPr>
          <w:b/>
        </w:rPr>
        <w:t xml:space="preserve">IMO </w:t>
      </w:r>
      <w:r w:rsidR="00BD7607" w:rsidRPr="00EF7A5A">
        <w:rPr>
          <w:b/>
        </w:rPr>
        <w:t>adopted</w:t>
      </w:r>
      <w:r w:rsidR="00BD7607" w:rsidRPr="00EF7A5A">
        <w:t xml:space="preserve"> </w:t>
      </w:r>
      <w:r w:rsidRPr="00EF7A5A">
        <w:t xml:space="preserve">and </w:t>
      </w:r>
      <w:r w:rsidRPr="00EF7A5A">
        <w:rPr>
          <w:b/>
        </w:rPr>
        <w:t>maximum permitted draught</w:t>
      </w:r>
      <w:r w:rsidRPr="00EF7A5A">
        <w:t xml:space="preserve"> manually, if considered necessary.</w:t>
      </w:r>
    </w:p>
    <w:p w:rsidR="0052763A" w:rsidRPr="00EF7A5A" w:rsidRDefault="0052763A" w:rsidP="005276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rsidR="0052763A" w:rsidRPr="00EF7A5A" w:rsidRDefault="0052763A" w:rsidP="00CE788C">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626E4E" w:rsidRPr="00EF7A5A">
        <w:rPr>
          <w:rFonts w:cs="Arial"/>
          <w:bCs/>
        </w:rPr>
        <w:t>TSS</w:t>
      </w:r>
      <w:r w:rsidRPr="00EF7A5A">
        <w:rPr>
          <w:rFonts w:cs="Arial"/>
          <w:bCs/>
        </w:rPr>
        <w:t xml:space="preserve"> </w:t>
      </w:r>
      <w:r w:rsidR="00626E4E" w:rsidRPr="00EF7A5A">
        <w:rPr>
          <w:rFonts w:cs="Arial"/>
          <w:bCs/>
        </w:rPr>
        <w:t>has</w:t>
      </w:r>
      <w:r w:rsidRPr="00EF7A5A">
        <w:rPr>
          <w:rFonts w:cs="Arial"/>
          <w:bCs/>
        </w:rPr>
        <w:t xml:space="preserve"> been </w:t>
      </w:r>
      <w:r w:rsidR="00626E4E" w:rsidRPr="00EF7A5A">
        <w:rPr>
          <w:rFonts w:cs="Arial"/>
          <w:bCs/>
        </w:rPr>
        <w:t>encoded in the S-57 dataset using a</w:t>
      </w:r>
      <w:r w:rsidR="00D6257F" w:rsidRPr="00EF7A5A">
        <w:rPr>
          <w:rFonts w:cs="Arial"/>
          <w:bCs/>
        </w:rPr>
        <w:t>n instance of the S-57 Object class</w:t>
      </w:r>
      <w:r w:rsidR="00626E4E" w:rsidRPr="00EF7A5A">
        <w:rPr>
          <w:rFonts w:cs="Arial"/>
          <w:bCs/>
        </w:rPr>
        <w:t xml:space="preserve"> </w:t>
      </w:r>
      <w:r w:rsidR="00626E4E" w:rsidRPr="00EF7A5A">
        <w:rPr>
          <w:rFonts w:cs="Arial"/>
          <w:b/>
          <w:bCs/>
        </w:rPr>
        <w:t>SEAARE</w:t>
      </w:r>
      <w:r w:rsidR="00626E4E" w:rsidRPr="00EF7A5A">
        <w:rPr>
          <w:rFonts w:cs="Arial"/>
          <w:bCs/>
        </w:rPr>
        <w:t xml:space="preserve"> or by </w:t>
      </w:r>
      <w:r w:rsidR="00626E4E" w:rsidRPr="00EF7A5A">
        <w:t xml:space="preserve">populating OBJNAM for the most representative object in the TSS, </w:t>
      </w:r>
      <w:r w:rsidR="0015195A" w:rsidRPr="00EF7A5A">
        <w:t xml:space="preserve">Data </w:t>
      </w:r>
      <w:r w:rsidR="00913236" w:rsidRPr="00EF7A5A">
        <w:t xml:space="preserve">Producers </w:t>
      </w:r>
      <w:r w:rsidR="0015195A" w:rsidRPr="00EF7A5A">
        <w:t xml:space="preserve">are advised to also populate the name using OBJNAM on the </w:t>
      </w:r>
      <w:r w:rsidR="0015195A" w:rsidRPr="00EF7A5A">
        <w:rPr>
          <w:b/>
        </w:rPr>
        <w:t>C_AGGR</w:t>
      </w:r>
      <w:r w:rsidR="0015195A" w:rsidRPr="00EF7A5A">
        <w:t xml:space="preserve"> prior to conversion</w:t>
      </w:r>
      <w:r w:rsidR="00626E4E" w:rsidRPr="00EF7A5A">
        <w:t>.</w:t>
      </w:r>
      <w:r w:rsidR="006A3B36" w:rsidRPr="00EF7A5A">
        <w:t xml:space="preserve"> </w:t>
      </w:r>
      <w:r w:rsidR="00420ADA" w:rsidRPr="00EF7A5A">
        <w:t xml:space="preserve">In order for this information to be converted across to an incidence of </w:t>
      </w:r>
      <w:r w:rsidR="00420ADA" w:rsidRPr="00EF7A5A">
        <w:rPr>
          <w:b/>
        </w:rPr>
        <w:t>Traffic Separation Scheme</w:t>
      </w:r>
      <w:r w:rsidR="00420ADA" w:rsidRPr="00EF7A5A">
        <w:t xml:space="preserve">, the text string encoded in INFORM on the </w:t>
      </w:r>
      <w:r w:rsidR="00420ADA" w:rsidRPr="00EF7A5A">
        <w:rPr>
          <w:b/>
        </w:rPr>
        <w:t>SEAARE</w:t>
      </w:r>
      <w:r w:rsidR="00420ADA" w:rsidRPr="00EF7A5A">
        <w:t xml:space="preserve"> should be in a standardised format, such as </w:t>
      </w:r>
      <w:r w:rsidR="00420ADA" w:rsidRPr="00EF7A5A">
        <w:rPr>
          <w:i/>
        </w:rPr>
        <w:t>Traffic separation scheme</w:t>
      </w:r>
      <w:r w:rsidR="00420ADA" w:rsidRPr="00EF7A5A">
        <w:t xml:space="preserve">, noting that this should be done at the source database level only so as to avoid unwanted additional clutter in ECDIS (see clause 2.3). </w:t>
      </w:r>
      <w:r w:rsidR="006A3B36" w:rsidRPr="00EF7A5A">
        <w:t xml:space="preserve">In S-101, a named </w:t>
      </w:r>
      <w:r w:rsidR="005159F5" w:rsidRPr="00EF7A5A">
        <w:t>TSS</w:t>
      </w:r>
      <w:r w:rsidR="006A3B36" w:rsidRPr="00EF7A5A">
        <w:t xml:space="preserve"> should be encoded as </w:t>
      </w:r>
      <w:r w:rsidR="005159F5" w:rsidRPr="00EF7A5A">
        <w:rPr>
          <w:b/>
        </w:rPr>
        <w:t>Traffic Separation Scheme</w:t>
      </w:r>
      <w:r w:rsidR="006A3B36" w:rsidRPr="00EF7A5A">
        <w:t xml:space="preserve"> of </w:t>
      </w:r>
      <w:r w:rsidR="000D446A">
        <w:t>geometric primitive</w:t>
      </w:r>
      <w:r w:rsidR="006A3B36" w:rsidRPr="00EF7A5A">
        <w:t xml:space="preserve"> surface. Data Producers may be required to manually create this surface during the conversion process, however a suitably configured converter may create the surface using the geometry of the </w:t>
      </w:r>
      <w:r w:rsidR="005159F5" w:rsidRPr="00EF7A5A">
        <w:rPr>
          <w:b/>
        </w:rPr>
        <w:t>SEAARE</w:t>
      </w:r>
      <w:r w:rsidR="006A3B36" w:rsidRPr="00EF7A5A">
        <w:t xml:space="preserve"> if of </w:t>
      </w:r>
      <w:r w:rsidR="000D446A">
        <w:t>geometric primitive</w:t>
      </w:r>
      <w:r w:rsidR="006A3B36" w:rsidRPr="00EF7A5A">
        <w:t xml:space="preserve"> area.</w:t>
      </w:r>
      <w:r w:rsidR="005C6026" w:rsidRPr="00EF7A5A">
        <w:t xml:space="preserve"> </w:t>
      </w:r>
      <w:r w:rsidR="005159F5" w:rsidRPr="00EF7A5A">
        <w:t xml:space="preserve">If required, any </w:t>
      </w:r>
      <w:r w:rsidR="00626E4E" w:rsidRPr="00EF7A5A">
        <w:rPr>
          <w:rFonts w:cs="Arial"/>
          <w:b/>
          <w:bCs/>
        </w:rPr>
        <w:t>Sea Area/Named Water Area</w:t>
      </w:r>
      <w:r w:rsidR="00626E4E" w:rsidRPr="00EF7A5A">
        <w:rPr>
          <w:rFonts w:cs="Arial"/>
          <w:bCs/>
        </w:rPr>
        <w:t xml:space="preserve"> or </w:t>
      </w:r>
      <w:r w:rsidR="00626E4E" w:rsidRPr="00EF7A5A">
        <w:rPr>
          <w:rFonts w:cs="Arial"/>
          <w:b/>
          <w:bCs/>
        </w:rPr>
        <w:t>feature name</w:t>
      </w:r>
      <w:r w:rsidR="00626E4E" w:rsidRPr="00EF7A5A">
        <w:rPr>
          <w:rFonts w:cs="Arial"/>
          <w:bCs/>
        </w:rPr>
        <w:t xml:space="preserve"> </w:t>
      </w:r>
      <w:r w:rsidR="00626E4E" w:rsidRPr="00EF7A5A">
        <w:t xml:space="preserve">for the most representative </w:t>
      </w:r>
      <w:r w:rsidR="008C2883" w:rsidRPr="00EF7A5A">
        <w:t>feature</w:t>
      </w:r>
      <w:r w:rsidR="00626E4E" w:rsidRPr="00EF7A5A">
        <w:t xml:space="preserve"> in the TSS should </w:t>
      </w:r>
      <w:r w:rsidR="00ED54DE" w:rsidRPr="00EF7A5A">
        <w:t xml:space="preserve">then </w:t>
      </w:r>
      <w:r w:rsidR="00626E4E" w:rsidRPr="00EF7A5A">
        <w:t xml:space="preserve">be removed from the </w:t>
      </w:r>
      <w:r w:rsidR="008C2883" w:rsidRPr="00EF7A5A">
        <w:t xml:space="preserve">converted </w:t>
      </w:r>
      <w:r w:rsidR="00626E4E" w:rsidRPr="00EF7A5A">
        <w:t>S-101 dataset.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54" w:name="_Toc422735787"/>
      <w:bookmarkStart w:id="1555" w:name="_Toc460900594"/>
      <w:bookmarkStart w:id="1556" w:name="_Toc173416439"/>
      <w:r w:rsidRPr="00EF7A5A">
        <w:rPr>
          <w:bCs/>
        </w:rPr>
        <w:t>Recommended routes</w:t>
      </w:r>
      <w:bookmarkEnd w:id="1554"/>
      <w:bookmarkEnd w:id="1555"/>
      <w:bookmarkEnd w:id="1556"/>
    </w:p>
    <w:p w:rsidR="00E20DF7" w:rsidRPr="00EF7A5A" w:rsidRDefault="00E20DF7" w:rsidP="00E20DF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Recommended route centreline (</w:t>
      </w:r>
      <w:r w:rsidRPr="00EF7A5A">
        <w:rPr>
          <w:b/>
        </w:rPr>
        <w:t>RCRTCL</w:t>
      </w:r>
      <w:r w:rsidRPr="00EF7A5A">
        <w:t>)</w:t>
      </w:r>
      <w:r w:rsidRPr="00EF7A5A">
        <w:tab/>
        <w:t>(L)</w:t>
      </w:r>
    </w:p>
    <w:p w:rsidR="00E20DF7" w:rsidRPr="00EF7A5A" w:rsidRDefault="00E20DF7" w:rsidP="00E20DF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Recommended Route Centreline</w:t>
      </w:r>
      <w:r w:rsidRPr="00EF7A5A">
        <w:rPr>
          <w:b/>
        </w:rPr>
        <w:tab/>
      </w:r>
      <w:r w:rsidRPr="00EF7A5A">
        <w:rPr>
          <w:b/>
        </w:rPr>
        <w:tab/>
      </w:r>
      <w:r w:rsidRPr="00EF7A5A">
        <w:rPr>
          <w:b/>
        </w:rPr>
        <w:tab/>
      </w:r>
      <w:r w:rsidRPr="00EF7A5A">
        <w:rPr>
          <w:b/>
        </w:rPr>
        <w:tab/>
      </w:r>
      <w:r w:rsidRPr="00EF7A5A">
        <w:t>(</w:t>
      </w:r>
      <w:r w:rsidR="00D115F6" w:rsidRPr="00EF7A5A">
        <w:t>C</w:t>
      </w:r>
      <w:r w:rsidRPr="00EF7A5A">
        <w:t xml:space="preserve">)  </w:t>
      </w:r>
      <w:r w:rsidRPr="00EF7A5A">
        <w:tab/>
        <w:t>(S-101 DCEG Clause 15.9)</w:t>
      </w:r>
    </w:p>
    <w:p w:rsidR="003B16FB" w:rsidRPr="00EF7A5A" w:rsidRDefault="003B16FB" w:rsidP="0018173B">
      <w:pPr>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RCRTCL</w:t>
      </w:r>
      <w:r w:rsidRPr="00EF7A5A">
        <w:t xml:space="preserve"> and its binding attributes will be </w:t>
      </w:r>
      <w:r w:rsidR="00BD7607" w:rsidRPr="00EF7A5A">
        <w:t xml:space="preserve">converted </w:t>
      </w:r>
      <w:r w:rsidRPr="00EF7A5A">
        <w:t xml:space="preserve">automatically </w:t>
      </w:r>
      <w:r w:rsidR="00BD7607" w:rsidRPr="00EF7A5A">
        <w:t>to an instance of</w:t>
      </w:r>
      <w:r w:rsidRPr="00EF7A5A">
        <w:t xml:space="preserve"> the S-101 </w:t>
      </w:r>
      <w:r w:rsidR="008103FA" w:rsidRPr="00EF7A5A">
        <w:t>Feature type</w:t>
      </w:r>
      <w:r w:rsidRPr="00EF7A5A">
        <w:t xml:space="preserve"> </w:t>
      </w:r>
      <w:r w:rsidRPr="00EF7A5A">
        <w:rPr>
          <w:b/>
        </w:rPr>
        <w:t xml:space="preserve">Recommended Route Centreline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Recommended Route Centreline</w:t>
      </w:r>
      <w:r w:rsidRPr="00EF7A5A">
        <w:t xml:space="preserve"> in S-101:</w:t>
      </w:r>
    </w:p>
    <w:p w:rsidR="003B16FB" w:rsidRPr="00EF7A5A" w:rsidRDefault="003B16FB" w:rsidP="003B16FB">
      <w:pPr>
        <w:spacing w:after="120"/>
        <w:jc w:val="both"/>
      </w:pPr>
      <w:r w:rsidRPr="00EF7A5A">
        <w:rPr>
          <w:b/>
        </w:rPr>
        <w:t>technique of vertical measurement</w:t>
      </w:r>
      <w:r w:rsidRPr="00EF7A5A">
        <w:tab/>
      </w:r>
      <w:r w:rsidRPr="00EF7A5A">
        <w:tab/>
        <w:t>(TECSOU)</w:t>
      </w:r>
    </w:p>
    <w:p w:rsidR="003B16FB" w:rsidRPr="00EF7A5A" w:rsidRDefault="003B16FB" w:rsidP="003B16FB">
      <w:pPr>
        <w:spacing w:after="120"/>
        <w:jc w:val="both"/>
        <w:rPr>
          <w:rFonts w:cs="Arial"/>
          <w:bCs/>
        </w:rPr>
      </w:pPr>
      <w:r w:rsidRPr="00EF7A5A">
        <w:rPr>
          <w:rFonts w:cs="Arial"/>
          <w:bCs/>
        </w:rPr>
        <w:t>See S-101 DCEG clause 15.</w:t>
      </w:r>
      <w:r w:rsidR="00834A4E" w:rsidRPr="00EF7A5A">
        <w:rPr>
          <w:rFonts w:cs="Arial"/>
          <w:bCs/>
        </w:rPr>
        <w:t>9</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TECSOU on </w:t>
      </w:r>
      <w:r w:rsidRPr="00EF7A5A">
        <w:rPr>
          <w:b/>
        </w:rPr>
        <w:t>RCRTCL</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57" w:name="_Toc422735789"/>
      <w:bookmarkStart w:id="1558" w:name="_Toc460900595"/>
      <w:bookmarkStart w:id="1559" w:name="_Toc173416440"/>
      <w:r w:rsidRPr="00EF7A5A">
        <w:rPr>
          <w:bCs/>
        </w:rPr>
        <w:t>Recommended direction of traffic flow</w:t>
      </w:r>
      <w:bookmarkEnd w:id="1557"/>
      <w:bookmarkEnd w:id="1558"/>
      <w:bookmarkEnd w:id="1559"/>
    </w:p>
    <w:p w:rsidR="006E5636" w:rsidRPr="00EF7A5A" w:rsidRDefault="006E5636" w:rsidP="006E563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Recommended traffic lane part (</w:t>
      </w:r>
      <w:r w:rsidRPr="00EF7A5A">
        <w:rPr>
          <w:b/>
        </w:rPr>
        <w:t>RCTLPT</w:t>
      </w:r>
      <w:r w:rsidRPr="00EF7A5A">
        <w:t>)</w:t>
      </w:r>
      <w:r w:rsidRPr="00EF7A5A">
        <w:tab/>
        <w:t>(P,A)</w:t>
      </w:r>
    </w:p>
    <w:p w:rsidR="006E5636" w:rsidRPr="00EF7A5A" w:rsidRDefault="006E5636" w:rsidP="006E563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Recommended Traffic Lane Part</w:t>
      </w:r>
      <w:r w:rsidRPr="00EF7A5A">
        <w:rPr>
          <w:b/>
        </w:rPr>
        <w:tab/>
      </w:r>
      <w:r w:rsidRPr="00EF7A5A">
        <w:rPr>
          <w:b/>
        </w:rPr>
        <w:tab/>
      </w:r>
      <w:r w:rsidRPr="00EF7A5A">
        <w:rPr>
          <w:b/>
        </w:rPr>
        <w:tab/>
      </w:r>
      <w:r w:rsidRPr="00EF7A5A">
        <w:rPr>
          <w:b/>
        </w:rPr>
        <w:tab/>
      </w:r>
      <w:r w:rsidRPr="00EF7A5A">
        <w:t xml:space="preserve">(P,S)  </w:t>
      </w:r>
      <w:r w:rsidRPr="00EF7A5A">
        <w:tab/>
        <w:t>(S-101 DCEG Clause 15.12)</w:t>
      </w:r>
    </w:p>
    <w:p w:rsidR="007E0C3C" w:rsidRPr="00EF7A5A" w:rsidRDefault="007E0C3C" w:rsidP="007E0C3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RCTLPT</w:t>
      </w:r>
      <w:r w:rsidRPr="00EF7A5A">
        <w:t xml:space="preserve"> and its binding attributes will be </w:t>
      </w:r>
      <w:r w:rsidR="00BD7607" w:rsidRPr="00EF7A5A">
        <w:t xml:space="preserve">converted </w:t>
      </w:r>
      <w:r w:rsidRPr="00EF7A5A">
        <w:t xml:space="preserve">automatically </w:t>
      </w:r>
      <w:r w:rsidR="00BD7607" w:rsidRPr="00EF7A5A">
        <w:t>to an instance of</w:t>
      </w:r>
      <w:r w:rsidRPr="00EF7A5A">
        <w:t xml:space="preserve"> the S-101 </w:t>
      </w:r>
      <w:r w:rsidR="008103FA" w:rsidRPr="00EF7A5A">
        <w:t>Feature type</w:t>
      </w:r>
      <w:r w:rsidRPr="00EF7A5A">
        <w:t xml:space="preserve"> </w:t>
      </w:r>
      <w:r w:rsidRPr="00EF7A5A">
        <w:rPr>
          <w:b/>
        </w:rPr>
        <w:t xml:space="preserve">Recommended Traffic Lane Part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60" w:name="_Toc422735791"/>
      <w:bookmarkStart w:id="1561" w:name="_Toc460900596"/>
      <w:bookmarkStart w:id="1562" w:name="_Toc173416441"/>
      <w:r w:rsidRPr="00EF7A5A">
        <w:rPr>
          <w:bCs/>
        </w:rPr>
        <w:t>Two-way routes</w:t>
      </w:r>
      <w:bookmarkEnd w:id="1560"/>
      <w:bookmarkEnd w:id="1561"/>
      <w:bookmarkEnd w:id="1562"/>
    </w:p>
    <w:p w:rsidR="007E0C3C" w:rsidRPr="00EF7A5A" w:rsidRDefault="007E0C3C" w:rsidP="007E0C3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8103FA" w:rsidRPr="00EF7A5A">
        <w:rPr>
          <w:u w:val="single"/>
        </w:rPr>
        <w:t>Object</w:t>
      </w:r>
      <w:r w:rsidRPr="00EF7A5A">
        <w:rPr>
          <w:u w:val="single"/>
        </w:rPr>
        <w:t>:</w:t>
      </w:r>
      <w:r w:rsidRPr="00EF7A5A">
        <w:tab/>
      </w:r>
      <w:r w:rsidRPr="00EF7A5A">
        <w:tab/>
        <w:t>Two-way route part (</w:t>
      </w:r>
      <w:r w:rsidRPr="00EF7A5A">
        <w:rPr>
          <w:b/>
        </w:rPr>
        <w:t>TWRTPT</w:t>
      </w:r>
      <w:r w:rsidRPr="00EF7A5A">
        <w:t>)</w:t>
      </w:r>
      <w:r w:rsidRPr="00EF7A5A">
        <w:tab/>
      </w:r>
      <w:r w:rsidRPr="00EF7A5A">
        <w:tab/>
        <w:t>(A)</w:t>
      </w:r>
    </w:p>
    <w:p w:rsidR="007E0C3C" w:rsidRPr="00EF7A5A" w:rsidRDefault="007E0C3C" w:rsidP="007E0C3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Two-Way Route Part</w:t>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00532F62" w:rsidRPr="00EF7A5A">
        <w:tab/>
      </w:r>
      <w:r w:rsidRPr="00EF7A5A">
        <w:t>(S-101 DCEG Clause 15.10)</w:t>
      </w:r>
    </w:p>
    <w:p w:rsidR="00A220F8" w:rsidRPr="00EF7A5A" w:rsidRDefault="00A220F8" w:rsidP="00A220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8103FA" w:rsidRPr="00EF7A5A">
        <w:rPr>
          <w:u w:val="single"/>
        </w:rPr>
        <w:t>Feature</w:t>
      </w:r>
      <w:r w:rsidRPr="00EF7A5A">
        <w:t>:</w:t>
      </w:r>
      <w:r w:rsidRPr="00EF7A5A">
        <w:tab/>
      </w:r>
      <w:r w:rsidRPr="00EF7A5A">
        <w:rPr>
          <w:b/>
        </w:rPr>
        <w:t>Two-Way Route</w:t>
      </w:r>
      <w:r w:rsidRPr="00EF7A5A">
        <w:rPr>
          <w:b/>
        </w:rPr>
        <w:tab/>
      </w:r>
      <w:r w:rsidRPr="00EF7A5A">
        <w:rPr>
          <w:b/>
        </w:rPr>
        <w:tab/>
      </w:r>
      <w:r w:rsidRPr="00EF7A5A">
        <w:rPr>
          <w:b/>
        </w:rPr>
        <w:tab/>
      </w:r>
      <w:r w:rsidRPr="00EF7A5A">
        <w:rPr>
          <w:b/>
        </w:rPr>
        <w:tab/>
      </w:r>
      <w:r w:rsidRPr="00EF7A5A">
        <w:rPr>
          <w:b/>
        </w:rPr>
        <w:tab/>
      </w:r>
      <w:r w:rsidRPr="00EF7A5A">
        <w:rPr>
          <w:b/>
        </w:rPr>
        <w:tab/>
      </w:r>
      <w:r w:rsidRPr="00EF7A5A">
        <w:t>(</w:t>
      </w:r>
      <w:r w:rsidR="00E64633" w:rsidRPr="00EF7A5A">
        <w:t>S,</w:t>
      </w:r>
      <w:r w:rsidRPr="00EF7A5A">
        <w:t xml:space="preserve">N)  </w:t>
      </w:r>
      <w:r w:rsidRPr="00EF7A5A">
        <w:tab/>
      </w:r>
      <w:r w:rsidRPr="00EF7A5A">
        <w:tab/>
        <w:t>(S-101 DCEG Clause 15.11)</w:t>
      </w:r>
    </w:p>
    <w:p w:rsidR="00BD7607" w:rsidRPr="00EF7A5A" w:rsidRDefault="00BD7607" w:rsidP="00BD76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Two-Way Route Aggregation</w:t>
      </w:r>
      <w:r w:rsidRPr="00EF7A5A">
        <w:rPr>
          <w:b/>
        </w:rPr>
        <w:tab/>
      </w:r>
      <w:r w:rsidRPr="00EF7A5A">
        <w:rPr>
          <w:b/>
        </w:rPr>
        <w:tab/>
      </w:r>
      <w:r w:rsidRPr="00EF7A5A">
        <w:t>(N)</w:t>
      </w:r>
      <w:r w:rsidRPr="00EF7A5A">
        <w:tab/>
      </w:r>
      <w:r w:rsidRPr="00EF7A5A">
        <w:tab/>
      </w:r>
      <w:r w:rsidRPr="00EF7A5A">
        <w:tab/>
      </w:r>
      <w:r w:rsidRPr="00EF7A5A">
        <w:tab/>
        <w:t>(S-101 DCEG Clause 25.</w:t>
      </w:r>
      <w:del w:id="1563" w:author="Jeff Wootton" w:date="2024-08-01T12:40:00Z">
        <w:r w:rsidRPr="00EF7A5A" w:rsidDel="00540C6D">
          <w:delText>18</w:delText>
        </w:r>
      </w:del>
      <w:ins w:id="1564" w:author="Jeff Wootton" w:date="2024-08-01T12:40:00Z">
        <w:r w:rsidR="00540C6D" w:rsidRPr="00EF7A5A">
          <w:t>1</w:t>
        </w:r>
        <w:r w:rsidR="00540C6D">
          <w:t>9</w:t>
        </w:r>
      </w:ins>
      <w:r w:rsidRPr="00EF7A5A">
        <w:t>)</w:t>
      </w:r>
    </w:p>
    <w:p w:rsidR="00A220F8" w:rsidRPr="00EF7A5A" w:rsidRDefault="00A220F8" w:rsidP="0018173B">
      <w:pPr>
        <w:spacing w:after="120"/>
        <w:jc w:val="both"/>
      </w:pPr>
      <w:r w:rsidRPr="00EF7A5A">
        <w:t xml:space="preserve">All instances of encoding of the S-57 </w:t>
      </w:r>
      <w:r w:rsidR="008103FA" w:rsidRPr="00EF7A5A">
        <w:t>O</w:t>
      </w:r>
      <w:r w:rsidRPr="00EF7A5A">
        <w:t>bject</w:t>
      </w:r>
      <w:r w:rsidR="008103FA" w:rsidRPr="00EF7A5A">
        <w:t xml:space="preserve"> class</w:t>
      </w:r>
      <w:r w:rsidRPr="00EF7A5A">
        <w:t xml:space="preserve"> </w:t>
      </w:r>
      <w:r w:rsidRPr="00EF7A5A">
        <w:rPr>
          <w:b/>
        </w:rPr>
        <w:t>TWRTPT</w:t>
      </w:r>
      <w:r w:rsidRPr="00EF7A5A">
        <w:t xml:space="preserve"> and its binding attributes will be </w:t>
      </w:r>
      <w:r w:rsidR="00BD7607" w:rsidRPr="00EF7A5A">
        <w:t xml:space="preserve">converted </w:t>
      </w:r>
      <w:r w:rsidRPr="00EF7A5A">
        <w:t xml:space="preserve">automatically </w:t>
      </w:r>
      <w:r w:rsidR="00BD7607" w:rsidRPr="00EF7A5A">
        <w:t>to an instance of</w:t>
      </w:r>
      <w:r w:rsidRPr="00EF7A5A">
        <w:t xml:space="preserve"> the S-101 </w:t>
      </w:r>
      <w:r w:rsidR="008103FA" w:rsidRPr="00EF7A5A">
        <w:t>Feature type</w:t>
      </w:r>
      <w:r w:rsidRPr="00EF7A5A">
        <w:t xml:space="preserve"> </w:t>
      </w:r>
      <w:r w:rsidRPr="00EF7A5A">
        <w:rPr>
          <w:b/>
        </w:rPr>
        <w:t xml:space="preserve">Two-Way Route Part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Two-Way Route Part</w:t>
      </w:r>
      <w:r w:rsidRPr="00EF7A5A">
        <w:t xml:space="preserve"> in S-101:</w:t>
      </w:r>
    </w:p>
    <w:p w:rsidR="00A220F8" w:rsidRPr="00EF7A5A" w:rsidRDefault="00A220F8" w:rsidP="00A220F8">
      <w:pPr>
        <w:spacing w:after="120"/>
        <w:jc w:val="both"/>
      </w:pPr>
      <w:r w:rsidRPr="00EF7A5A">
        <w:rPr>
          <w:b/>
        </w:rPr>
        <w:t>technique of vertical measurement</w:t>
      </w:r>
      <w:r w:rsidRPr="00EF7A5A">
        <w:tab/>
      </w:r>
      <w:r w:rsidRPr="00EF7A5A">
        <w:tab/>
        <w:t>(TECSOU)</w:t>
      </w:r>
    </w:p>
    <w:p w:rsidR="00A220F8" w:rsidRPr="00EF7A5A" w:rsidRDefault="00A220F8" w:rsidP="00A220F8">
      <w:pPr>
        <w:spacing w:after="120"/>
        <w:jc w:val="both"/>
        <w:rPr>
          <w:rFonts w:cs="Arial"/>
          <w:bCs/>
        </w:rPr>
      </w:pPr>
      <w:r w:rsidRPr="00EF7A5A">
        <w:rPr>
          <w:rFonts w:cs="Arial"/>
          <w:bCs/>
        </w:rPr>
        <w:t>See S-101 DCEG clause 15.10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TECSOU on </w:t>
      </w:r>
      <w:r w:rsidRPr="00EF7A5A">
        <w:rPr>
          <w:b/>
        </w:rPr>
        <w:t>TWRTPT</w:t>
      </w:r>
      <w:r w:rsidRPr="00EF7A5A">
        <w:rPr>
          <w:rFonts w:cs="Arial"/>
          <w:bCs/>
        </w:rPr>
        <w:t xml:space="preserve"> and amend appropriately.</w:t>
      </w:r>
    </w:p>
    <w:p w:rsidR="00A220F8" w:rsidRPr="00EF7A5A" w:rsidRDefault="00A220F8" w:rsidP="00A220F8">
      <w:pPr>
        <w:spacing w:after="120"/>
        <w:jc w:val="both"/>
      </w:pPr>
      <w:r w:rsidRPr="00EF7A5A">
        <w:rPr>
          <w:rFonts w:cs="Arial"/>
          <w:bCs/>
        </w:rPr>
        <w:t xml:space="preserve">Where the components of a two-way route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F4036" w:rsidRPr="00EF7A5A">
        <w:t>Feature type</w:t>
      </w:r>
      <w:r w:rsidRPr="00EF7A5A">
        <w:t xml:space="preserve"> </w:t>
      </w:r>
      <w:r w:rsidRPr="00EF7A5A">
        <w:rPr>
          <w:b/>
        </w:rPr>
        <w:t>Two-Way Route</w:t>
      </w:r>
      <w:r w:rsidRPr="00EF7A5A">
        <w:t>.</w:t>
      </w:r>
      <w:r w:rsidR="005C6026" w:rsidRPr="00EF7A5A">
        <w:t xml:space="preserve"> </w:t>
      </w:r>
      <w:r w:rsidRPr="00EF7A5A">
        <w:t xml:space="preserve">The </w:t>
      </w:r>
      <w:r w:rsidRPr="00EF7A5A">
        <w:rPr>
          <w:b/>
        </w:rPr>
        <w:t>Two-Way Route</w:t>
      </w:r>
      <w:r w:rsidRPr="00EF7A5A">
        <w:t xml:space="preserve"> and its individual components will be aggregated using the named association </w:t>
      </w:r>
      <w:r w:rsidR="0048763E" w:rsidRPr="00EF7A5A">
        <w:rPr>
          <w:b/>
        </w:rPr>
        <w:t>Two-Way Route</w:t>
      </w:r>
      <w:r w:rsidRPr="00EF7A5A">
        <w:rPr>
          <w:b/>
        </w:rPr>
        <w:t xml:space="preserve"> Aggregation</w:t>
      </w:r>
      <w:r w:rsidRPr="00EF7A5A">
        <w:t>.</w:t>
      </w:r>
      <w:r w:rsidR="005C6026" w:rsidRPr="00EF7A5A">
        <w:t xml:space="preserve"> </w:t>
      </w:r>
      <w:r w:rsidRPr="00EF7A5A">
        <w:t xml:space="preserve">Data Producers are to note that where a </w:t>
      </w:r>
      <w:r w:rsidR="0048763E" w:rsidRPr="00EF7A5A">
        <w:rPr>
          <w:b/>
        </w:rPr>
        <w:t>Two-Way Route</w:t>
      </w:r>
      <w:r w:rsidRPr="00EF7A5A">
        <w:t xml:space="preserve"> has been created in the conversion process, it will be required to populate the attribute </w:t>
      </w:r>
      <w:r w:rsidRPr="00EF7A5A">
        <w:rPr>
          <w:b/>
        </w:rPr>
        <w:t>maximum permitted draught</w:t>
      </w:r>
      <w:r w:rsidRPr="00EF7A5A">
        <w:t xml:space="preserve"> manually, if considered necessary.</w:t>
      </w:r>
    </w:p>
    <w:p w:rsidR="00E64633" w:rsidRPr="00EF7A5A" w:rsidRDefault="00E64633" w:rsidP="00CE788C">
      <w:pPr>
        <w:widowControl w:val="0"/>
        <w:spacing w:after="120"/>
        <w:jc w:val="both"/>
      </w:pPr>
      <w:r w:rsidRPr="00EF7A5A">
        <w:t xml:space="preserve">In S-101, a named two-way route should be encoded as </w:t>
      </w:r>
      <w:r w:rsidRPr="00EF7A5A">
        <w:rPr>
          <w:b/>
        </w:rPr>
        <w:t>Two-Way Route</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utilising the geometry of the components of the route to identify its extent (see S-101 DCEG clause 15.</w:t>
      </w:r>
      <w:r w:rsidR="000955D8" w:rsidRPr="00EF7A5A">
        <w:t>11</w:t>
      </w:r>
      <w:r w:rsidRPr="00EF7A5A">
        <w:t>).</w:t>
      </w:r>
    </w:p>
    <w:p w:rsidR="00A220F8" w:rsidRPr="00EF7A5A" w:rsidRDefault="00A220F8" w:rsidP="00A220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rsidR="00A220F8" w:rsidRPr="00EF7A5A" w:rsidRDefault="00A220F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48763E" w:rsidRPr="00EF7A5A">
        <w:rPr>
          <w:rFonts w:cs="Arial"/>
          <w:bCs/>
        </w:rPr>
        <w:t>two-way route</w:t>
      </w:r>
      <w:r w:rsidRPr="00EF7A5A">
        <w:rPr>
          <w:rFonts w:cs="Arial"/>
          <w:bCs/>
        </w:rPr>
        <w:t xml:space="preserve"> has been encoded in the S-57 dataset using a</w:t>
      </w:r>
      <w:r w:rsidR="00D6257F" w:rsidRPr="00EF7A5A">
        <w:rPr>
          <w:rFonts w:cs="Arial"/>
          <w:bCs/>
        </w:rPr>
        <w:t>n instance of the S-57 Object class</w:t>
      </w:r>
      <w:r w:rsidRPr="00EF7A5A">
        <w:rPr>
          <w:rFonts w:cs="Arial"/>
          <w:bCs/>
        </w:rPr>
        <w:t xml:space="preserve"> </w:t>
      </w:r>
      <w:r w:rsidRPr="00EF7A5A">
        <w:rPr>
          <w:rFonts w:cs="Arial"/>
          <w:b/>
          <w:bCs/>
        </w:rPr>
        <w:t>SEAARE</w:t>
      </w:r>
      <w:r w:rsidRPr="00EF7A5A">
        <w:rPr>
          <w:rFonts w:cs="Arial"/>
          <w:bCs/>
        </w:rPr>
        <w:t xml:space="preserve"> or by </w:t>
      </w:r>
      <w:r w:rsidRPr="00EF7A5A">
        <w:t xml:space="preserve">populating OBJNAM for the most representative object in the </w:t>
      </w:r>
      <w:r w:rsidR="0048763E" w:rsidRPr="00EF7A5A">
        <w:t>two-way route</w:t>
      </w:r>
      <w:r w:rsidRPr="00EF7A5A">
        <w:t xml:space="preserve">, </w:t>
      </w:r>
      <w:r w:rsidR="0015195A" w:rsidRPr="00EF7A5A">
        <w:t xml:space="preserve">Data producers are advised to also populate the name using OBJNAM on the </w:t>
      </w:r>
      <w:r w:rsidR="0015195A" w:rsidRPr="00EF7A5A">
        <w:rPr>
          <w:b/>
        </w:rPr>
        <w:t>C_AGGR</w:t>
      </w:r>
      <w:r w:rsidR="0015195A" w:rsidRPr="00EF7A5A">
        <w:t xml:space="preserve"> prior to conversion</w:t>
      </w:r>
      <w:r w:rsidRPr="00EF7A5A">
        <w:t>.</w:t>
      </w:r>
      <w:r w:rsidR="005C6026" w:rsidRPr="00EF7A5A">
        <w:t xml:space="preserve"> </w:t>
      </w:r>
      <w:r w:rsidRPr="00EF7A5A">
        <w:t xml:space="preserve">The </w:t>
      </w:r>
      <w:r w:rsidRPr="00EF7A5A">
        <w:rPr>
          <w:rFonts w:cs="Arial"/>
          <w:b/>
          <w:bCs/>
        </w:rPr>
        <w:t>Sea Area/Named Water Area</w:t>
      </w:r>
      <w:r w:rsidRPr="00EF7A5A">
        <w:rPr>
          <w:rFonts w:cs="Arial"/>
          <w:bCs/>
        </w:rPr>
        <w:t xml:space="preserve"> or </w:t>
      </w:r>
      <w:r w:rsidRPr="00EF7A5A">
        <w:rPr>
          <w:rFonts w:cs="Arial"/>
          <w:b/>
          <w:bCs/>
        </w:rPr>
        <w:t>feature name</w:t>
      </w:r>
      <w:r w:rsidRPr="00EF7A5A">
        <w:rPr>
          <w:rFonts w:cs="Arial"/>
          <w:bCs/>
        </w:rPr>
        <w:t xml:space="preserve"> </w:t>
      </w:r>
      <w:r w:rsidRPr="00EF7A5A">
        <w:t xml:space="preserve">for the most representative feature in the </w:t>
      </w:r>
      <w:r w:rsidR="0048763E" w:rsidRPr="00EF7A5A">
        <w:t>two-way route</w:t>
      </w:r>
      <w:r w:rsidRPr="00EF7A5A">
        <w:t xml:space="preserve"> should </w:t>
      </w:r>
      <w:r w:rsidR="00003326" w:rsidRPr="00EF7A5A">
        <w:t xml:space="preserve">then </w:t>
      </w:r>
      <w:r w:rsidRPr="00EF7A5A">
        <w:t>be removed from the converted S-101 dataset in this case.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65" w:name="_Toc422735793"/>
      <w:bookmarkStart w:id="1566" w:name="_Toc460900597"/>
      <w:bookmarkStart w:id="1567" w:name="_Toc173416442"/>
      <w:r w:rsidRPr="00EF7A5A">
        <w:rPr>
          <w:bCs/>
        </w:rPr>
        <w:t>Areas to be avoided</w:t>
      </w:r>
      <w:bookmarkEnd w:id="1565"/>
      <w:bookmarkEnd w:id="1566"/>
      <w:bookmarkEnd w:id="1567"/>
    </w:p>
    <w:p w:rsidR="008B2293" w:rsidRPr="00EF7A5A" w:rsidRDefault="008B2293" w:rsidP="008B2293">
      <w:pPr>
        <w:spacing w:after="120"/>
        <w:jc w:val="both"/>
        <w:rPr>
          <w:rFonts w:cs="Arial"/>
          <w:bCs/>
        </w:rPr>
      </w:pPr>
      <w:r w:rsidRPr="00EF7A5A">
        <w:rPr>
          <w:rFonts w:cs="Arial"/>
          <w:bCs/>
        </w:rPr>
        <w:t>The guidance for the encoding an IMO Area to be Avoided remains unchanged in S-101.</w:t>
      </w:r>
      <w:r w:rsidR="005C6026" w:rsidRPr="00EF7A5A">
        <w:rPr>
          <w:rFonts w:cs="Arial"/>
          <w:bCs/>
        </w:rPr>
        <w:t xml:space="preserve"> </w:t>
      </w:r>
      <w:r w:rsidRPr="00EF7A5A">
        <w:rPr>
          <w:rFonts w:cs="Arial"/>
          <w:bCs/>
        </w:rPr>
        <w:t>See S-101 DCEG clause 17.6.</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568" w:name="_Toc422735795"/>
      <w:bookmarkStart w:id="1569" w:name="_Toc460900598"/>
      <w:bookmarkStart w:id="1570" w:name="_Toc173416443"/>
      <w:r w:rsidRPr="00EF7A5A">
        <w:rPr>
          <w:bCs/>
        </w:rPr>
        <w:t>Ferries</w:t>
      </w:r>
      <w:bookmarkEnd w:id="1568"/>
      <w:bookmarkEnd w:id="1569"/>
      <w:bookmarkEnd w:id="1570"/>
    </w:p>
    <w:p w:rsidR="008B2293" w:rsidRPr="00EF7A5A" w:rsidRDefault="008B2293" w:rsidP="008B229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Ferry route (</w:t>
      </w:r>
      <w:r w:rsidRPr="00EF7A5A">
        <w:rPr>
          <w:b/>
        </w:rPr>
        <w:t>FERYRT</w:t>
      </w:r>
      <w:r w:rsidRPr="00EF7A5A">
        <w:t>)</w:t>
      </w:r>
      <w:r w:rsidRPr="00EF7A5A">
        <w:tab/>
      </w:r>
      <w:r w:rsidRPr="00EF7A5A">
        <w:tab/>
        <w:t>(L,A)</w:t>
      </w:r>
    </w:p>
    <w:p w:rsidR="008B2293" w:rsidRPr="00EF7A5A" w:rsidRDefault="008B2293" w:rsidP="008B22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Ferry Route</w:t>
      </w:r>
      <w:r w:rsidRPr="00EF7A5A">
        <w:rPr>
          <w:b/>
        </w:rPr>
        <w:tab/>
      </w:r>
      <w:r w:rsidRPr="00EF7A5A">
        <w:rPr>
          <w:b/>
        </w:rPr>
        <w:tab/>
      </w:r>
      <w:r w:rsidRPr="00EF7A5A">
        <w:rPr>
          <w:b/>
        </w:rPr>
        <w:tab/>
      </w:r>
      <w:r w:rsidRPr="00EF7A5A">
        <w:rPr>
          <w:b/>
        </w:rPr>
        <w:tab/>
      </w:r>
      <w:r w:rsidRPr="00EF7A5A">
        <w:rPr>
          <w:b/>
        </w:rPr>
        <w:tab/>
      </w:r>
      <w:r w:rsidRPr="00EF7A5A">
        <w:t xml:space="preserve">(C,S)  </w:t>
      </w:r>
      <w:r w:rsidRPr="00EF7A5A">
        <w:tab/>
      </w:r>
      <w:r w:rsidRPr="00EF7A5A">
        <w:tab/>
      </w:r>
      <w:r w:rsidRPr="00EF7A5A">
        <w:tab/>
      </w:r>
      <w:r w:rsidRPr="00EF7A5A">
        <w:tab/>
      </w:r>
      <w:r w:rsidRPr="00EF7A5A">
        <w:tab/>
        <w:t>(S-101 DCEG Clause 15.</w:t>
      </w:r>
      <w:r w:rsidR="00E37DD1" w:rsidRPr="00EF7A5A">
        <w:t>28</w:t>
      </w:r>
      <w:r w:rsidRPr="00EF7A5A">
        <w:t>)</w:t>
      </w:r>
    </w:p>
    <w:p w:rsidR="00187607" w:rsidRPr="00EF7A5A" w:rsidRDefault="00187607" w:rsidP="001876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FERYRT</w:t>
      </w:r>
      <w:r w:rsidRPr="00EF7A5A">
        <w:t xml:space="preserve"> and its binding attributes will be </w:t>
      </w:r>
      <w:r w:rsidR="00943811" w:rsidRPr="00EF7A5A">
        <w:t xml:space="preserve">converted </w:t>
      </w:r>
      <w:r w:rsidRPr="00EF7A5A">
        <w:t xml:space="preserve">automatically </w:t>
      </w:r>
      <w:r w:rsidR="00943811" w:rsidRPr="00EF7A5A">
        <w:t>to an instance of</w:t>
      </w:r>
      <w:r w:rsidRPr="00EF7A5A">
        <w:t xml:space="preserve"> the S-101 </w:t>
      </w:r>
      <w:r w:rsidR="00FF4036" w:rsidRPr="00EF7A5A">
        <w:t>Feature type</w:t>
      </w:r>
      <w:r w:rsidRPr="00EF7A5A">
        <w:t xml:space="preserve"> </w:t>
      </w:r>
      <w:r w:rsidRPr="00EF7A5A">
        <w:rPr>
          <w:b/>
        </w:rPr>
        <w:t xml:space="preserve">Ferry Route </w:t>
      </w:r>
      <w:r w:rsidRPr="00EF7A5A">
        <w:t>during the automated conversion process.</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571" w:name="_Toc422735797"/>
      <w:bookmarkStart w:id="1572" w:name="_Toc460900599"/>
      <w:bookmarkStart w:id="1573" w:name="_Toc173416444"/>
      <w:r w:rsidRPr="00EF7A5A">
        <w:rPr>
          <w:bCs/>
        </w:rPr>
        <w:t>Fairways</w:t>
      </w:r>
      <w:bookmarkEnd w:id="1571"/>
      <w:bookmarkEnd w:id="1572"/>
      <w:bookmarkEnd w:id="1573"/>
    </w:p>
    <w:p w:rsidR="00682892" w:rsidRPr="00EF7A5A" w:rsidRDefault="00682892" w:rsidP="0068289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r>
      <w:r w:rsidR="00A76AB8" w:rsidRPr="00EF7A5A">
        <w:t xml:space="preserve">Fairway </w:t>
      </w:r>
      <w:r w:rsidRPr="00EF7A5A">
        <w:t>(</w:t>
      </w:r>
      <w:r w:rsidRPr="00EF7A5A">
        <w:rPr>
          <w:b/>
        </w:rPr>
        <w:t>FAIRWY</w:t>
      </w:r>
      <w:r w:rsidRPr="00EF7A5A">
        <w:t>)</w:t>
      </w:r>
      <w:r w:rsidRPr="00EF7A5A">
        <w:tab/>
      </w:r>
      <w:r w:rsidRPr="00EF7A5A">
        <w:tab/>
      </w:r>
      <w:r w:rsidR="002E5851" w:rsidRPr="00EF7A5A">
        <w:tab/>
      </w:r>
      <w:r w:rsidRPr="00EF7A5A">
        <w:t>(A)</w:t>
      </w:r>
    </w:p>
    <w:p w:rsidR="00682892" w:rsidRPr="00EF7A5A" w:rsidRDefault="00682892" w:rsidP="0068289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Fairway</w:t>
      </w:r>
      <w:r w:rsidRPr="00EF7A5A">
        <w:rPr>
          <w:b/>
        </w:rPr>
        <w:tab/>
      </w:r>
      <w:r w:rsidRPr="00EF7A5A">
        <w:rPr>
          <w:b/>
        </w:rPr>
        <w:tab/>
      </w:r>
      <w:r w:rsidRPr="00EF7A5A">
        <w:rPr>
          <w:b/>
        </w:rPr>
        <w:tab/>
      </w:r>
      <w:r w:rsidR="002E5851" w:rsidRPr="00EF7A5A">
        <w:rPr>
          <w:b/>
        </w:rPr>
        <w:tab/>
      </w:r>
      <w:r w:rsidR="002E5851" w:rsidRPr="00EF7A5A">
        <w:rPr>
          <w:b/>
        </w:rPr>
        <w:tab/>
      </w:r>
      <w:r w:rsidR="00943811" w:rsidRPr="00EF7A5A">
        <w:rPr>
          <w:b/>
        </w:rPr>
        <w:tab/>
      </w:r>
      <w:r w:rsidRPr="00EF7A5A">
        <w:t xml:space="preserve">(S)  </w:t>
      </w:r>
      <w:r w:rsidRPr="00EF7A5A">
        <w:tab/>
      </w:r>
      <w:r w:rsidRPr="00EF7A5A">
        <w:tab/>
      </w:r>
      <w:r w:rsidRPr="00EF7A5A">
        <w:tab/>
      </w:r>
      <w:r w:rsidRPr="00EF7A5A">
        <w:tab/>
      </w:r>
      <w:r w:rsidRPr="00EF7A5A">
        <w:tab/>
      </w:r>
      <w:r w:rsidRPr="00EF7A5A">
        <w:tab/>
        <w:t>(S-101 DCEG Clause 15.7)</w:t>
      </w:r>
    </w:p>
    <w:p w:rsidR="002E5851" w:rsidRPr="00EF7A5A" w:rsidRDefault="002E5851" w:rsidP="002E585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Fairway System</w:t>
      </w:r>
      <w:r w:rsidRPr="00EF7A5A">
        <w:rPr>
          <w:b/>
        </w:rPr>
        <w:tab/>
      </w:r>
      <w:r w:rsidRPr="00EF7A5A">
        <w:rPr>
          <w:b/>
        </w:rPr>
        <w:tab/>
      </w:r>
      <w:r w:rsidR="00943811" w:rsidRPr="00EF7A5A">
        <w:rPr>
          <w:b/>
        </w:rPr>
        <w:tab/>
      </w:r>
      <w:r w:rsidRPr="00EF7A5A">
        <w:t>(</w:t>
      </w:r>
      <w:r w:rsidR="0006318E" w:rsidRPr="00EF7A5A">
        <w:t>S,</w:t>
      </w:r>
      <w:r w:rsidRPr="00EF7A5A">
        <w:t xml:space="preserve">N)  </w:t>
      </w:r>
      <w:r w:rsidRPr="00EF7A5A">
        <w:tab/>
      </w:r>
      <w:r w:rsidRPr="00EF7A5A">
        <w:tab/>
      </w:r>
      <w:r w:rsidRPr="00EF7A5A">
        <w:tab/>
      </w:r>
      <w:r w:rsidRPr="00EF7A5A">
        <w:tab/>
      </w:r>
      <w:r w:rsidRPr="00EF7A5A">
        <w:tab/>
        <w:t>(S-101 DCEG Clause 15.8)</w:t>
      </w:r>
    </w:p>
    <w:p w:rsidR="00943811" w:rsidRPr="00EF7A5A" w:rsidRDefault="00943811" w:rsidP="009438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Fairway Aggregation</w:t>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w:t>
      </w:r>
      <w:r w:rsidR="00F360AB" w:rsidRPr="00EF7A5A">
        <w:t>7</w:t>
      </w:r>
      <w:r w:rsidRPr="00EF7A5A">
        <w:t>)</w:t>
      </w:r>
    </w:p>
    <w:p w:rsidR="00F80D83" w:rsidRPr="00EF7A5A" w:rsidRDefault="00F80D83" w:rsidP="00F80D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Fairway Auxiliary</w:t>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25.8)</w:t>
      </w:r>
    </w:p>
    <w:p w:rsidR="002E5851" w:rsidRPr="00EF7A5A" w:rsidRDefault="002E5851" w:rsidP="0018173B">
      <w:pPr>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008624E8" w:rsidRPr="00EF7A5A">
        <w:rPr>
          <w:b/>
        </w:rPr>
        <w:t>FAIRWY</w:t>
      </w:r>
      <w:r w:rsidRPr="00EF7A5A">
        <w:t xml:space="preserve"> and its binding attributes will be </w:t>
      </w:r>
      <w:r w:rsidR="00943811" w:rsidRPr="00EF7A5A">
        <w:t xml:space="preserve">converted </w:t>
      </w:r>
      <w:r w:rsidRPr="00EF7A5A">
        <w:t xml:space="preserve">automatically </w:t>
      </w:r>
      <w:r w:rsidR="00943811" w:rsidRPr="00EF7A5A">
        <w:t>to an instance of</w:t>
      </w:r>
      <w:r w:rsidRPr="00EF7A5A">
        <w:t xml:space="preserve"> the S-101 </w:t>
      </w:r>
      <w:r w:rsidR="00FF4036" w:rsidRPr="00EF7A5A">
        <w:t>Feature type</w:t>
      </w:r>
      <w:r w:rsidRPr="00EF7A5A">
        <w:t xml:space="preserve"> </w:t>
      </w:r>
      <w:r w:rsidR="008624E8" w:rsidRPr="00EF7A5A">
        <w:rPr>
          <w:b/>
        </w:rPr>
        <w:t>Fairway</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008624E8" w:rsidRPr="00EF7A5A">
        <w:rPr>
          <w:b/>
        </w:rPr>
        <w:t>Fairway</w:t>
      </w:r>
      <w:r w:rsidRPr="00EF7A5A">
        <w:t xml:space="preserve"> in S-101:</w:t>
      </w:r>
    </w:p>
    <w:p w:rsidR="002E5851" w:rsidRPr="00EF7A5A" w:rsidRDefault="008624E8" w:rsidP="002E5851">
      <w:pPr>
        <w:spacing w:after="120"/>
        <w:jc w:val="both"/>
      </w:pPr>
      <w:r w:rsidRPr="00EF7A5A">
        <w:rPr>
          <w:b/>
        </w:rPr>
        <w:t>quality</w:t>
      </w:r>
      <w:r w:rsidR="002E5851" w:rsidRPr="00EF7A5A">
        <w:rPr>
          <w:b/>
        </w:rPr>
        <w:t xml:space="preserve"> of vertical measurement</w:t>
      </w:r>
      <w:r w:rsidRPr="00EF7A5A">
        <w:tab/>
      </w:r>
      <w:r w:rsidR="002E5851" w:rsidRPr="00EF7A5A">
        <w:t>(</w:t>
      </w:r>
      <w:r w:rsidRPr="00EF7A5A">
        <w:t>QUA</w:t>
      </w:r>
      <w:r w:rsidR="002E5851" w:rsidRPr="00EF7A5A">
        <w:t>SOU)</w:t>
      </w:r>
    </w:p>
    <w:p w:rsidR="002E5851" w:rsidRPr="00EF7A5A" w:rsidRDefault="002E5851" w:rsidP="002E5851">
      <w:pPr>
        <w:spacing w:after="120"/>
        <w:jc w:val="both"/>
        <w:rPr>
          <w:rFonts w:cs="Arial"/>
          <w:bCs/>
        </w:rPr>
      </w:pPr>
      <w:r w:rsidRPr="00EF7A5A">
        <w:rPr>
          <w:rFonts w:cs="Arial"/>
          <w:bCs/>
        </w:rPr>
        <w:t>See S-101 DCEG clause 15.</w:t>
      </w:r>
      <w:r w:rsidR="00C048FF" w:rsidRPr="00EF7A5A">
        <w:rPr>
          <w:rFonts w:cs="Arial"/>
          <w:bCs/>
        </w:rPr>
        <w:t xml:space="preserve">7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8624E8" w:rsidRPr="00EF7A5A">
        <w:rPr>
          <w:rFonts w:cs="Arial"/>
          <w:bCs/>
        </w:rPr>
        <w:t>QUA</w:t>
      </w:r>
      <w:r w:rsidRPr="00EF7A5A">
        <w:rPr>
          <w:rFonts w:cs="Arial"/>
          <w:bCs/>
        </w:rPr>
        <w:t xml:space="preserve">SOU on </w:t>
      </w:r>
      <w:r w:rsidR="008624E8" w:rsidRPr="00EF7A5A">
        <w:rPr>
          <w:b/>
        </w:rPr>
        <w:t>FAIRWY</w:t>
      </w:r>
      <w:r w:rsidRPr="00EF7A5A">
        <w:rPr>
          <w:rFonts w:cs="Arial"/>
          <w:bCs/>
        </w:rPr>
        <w:t xml:space="preserve"> and amend appropriately.</w:t>
      </w:r>
    </w:p>
    <w:p w:rsidR="002E5851" w:rsidRPr="00EF7A5A" w:rsidRDefault="002E5851" w:rsidP="002E5851">
      <w:pPr>
        <w:spacing w:after="120"/>
        <w:jc w:val="both"/>
      </w:pPr>
      <w:r w:rsidRPr="00EF7A5A">
        <w:rPr>
          <w:rFonts w:cs="Arial"/>
          <w:bCs/>
        </w:rPr>
        <w:t xml:space="preserve">Where the components of a </w:t>
      </w:r>
      <w:r w:rsidR="008624E8" w:rsidRPr="00EF7A5A">
        <w:rPr>
          <w:rFonts w:cs="Arial"/>
          <w:bCs/>
        </w:rPr>
        <w:t>fairway</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F4036" w:rsidRPr="00EF7A5A">
        <w:t>Feature type</w:t>
      </w:r>
      <w:r w:rsidRPr="00EF7A5A">
        <w:t xml:space="preserve"> </w:t>
      </w:r>
      <w:r w:rsidR="008624E8" w:rsidRPr="00EF7A5A">
        <w:rPr>
          <w:b/>
        </w:rPr>
        <w:t>Fairway System</w:t>
      </w:r>
      <w:r w:rsidRPr="00EF7A5A">
        <w:t>.</w:t>
      </w:r>
      <w:r w:rsidR="005C6026" w:rsidRPr="00EF7A5A">
        <w:t xml:space="preserve"> </w:t>
      </w:r>
      <w:r w:rsidRPr="00EF7A5A">
        <w:t xml:space="preserve">The </w:t>
      </w:r>
      <w:r w:rsidR="008624E8" w:rsidRPr="00EF7A5A">
        <w:rPr>
          <w:b/>
        </w:rPr>
        <w:t>Fairway System</w:t>
      </w:r>
      <w:r w:rsidRPr="00EF7A5A">
        <w:t xml:space="preserve"> and its individual components will be aggregated using the named association </w:t>
      </w:r>
      <w:r w:rsidR="008624E8" w:rsidRPr="00EF7A5A">
        <w:rPr>
          <w:b/>
        </w:rPr>
        <w:t>Fairway</w:t>
      </w:r>
      <w:r w:rsidRPr="00EF7A5A">
        <w:rPr>
          <w:b/>
        </w:rPr>
        <w:t xml:space="preserve"> Aggregation</w:t>
      </w:r>
      <w:r w:rsidRPr="00EF7A5A">
        <w:t xml:space="preserve"> (see S-101 DCEG clause 25.</w:t>
      </w:r>
      <w:r w:rsidR="008624E8" w:rsidRPr="00EF7A5A">
        <w:t>7</w:t>
      </w:r>
      <w:r w:rsidRPr="00EF7A5A">
        <w:t>).</w:t>
      </w:r>
      <w:r w:rsidR="005C6026" w:rsidRPr="00EF7A5A">
        <w:t xml:space="preserve"> </w:t>
      </w:r>
      <w:r w:rsidRPr="00EF7A5A">
        <w:t xml:space="preserve">Data Producers are to note that where a </w:t>
      </w:r>
      <w:r w:rsidR="008624E8" w:rsidRPr="00EF7A5A">
        <w:rPr>
          <w:b/>
        </w:rPr>
        <w:t>Fairway System</w:t>
      </w:r>
      <w:r w:rsidRPr="00EF7A5A">
        <w:t xml:space="preserve"> has been created in the conversion process, it will be required to populate the attribute</w:t>
      </w:r>
      <w:r w:rsidR="006A5E7F" w:rsidRPr="00EF7A5A">
        <w:t xml:space="preserve">s </w:t>
      </w:r>
      <w:r w:rsidR="006A5E7F" w:rsidRPr="00EF7A5A">
        <w:rPr>
          <w:b/>
        </w:rPr>
        <w:t>fixed date range</w:t>
      </w:r>
      <w:r w:rsidR="006A5E7F" w:rsidRPr="00EF7A5A">
        <w:t>,</w:t>
      </w:r>
      <w:r w:rsidRPr="00EF7A5A">
        <w:t xml:space="preserve"> </w:t>
      </w:r>
      <w:r w:rsidRPr="00EF7A5A">
        <w:rPr>
          <w:b/>
        </w:rPr>
        <w:t>maximum permitted draught</w:t>
      </w:r>
      <w:r w:rsidR="006A5E7F" w:rsidRPr="00EF7A5A">
        <w:t xml:space="preserve"> and </w:t>
      </w:r>
      <w:r w:rsidR="006A5E7F" w:rsidRPr="00EF7A5A">
        <w:rPr>
          <w:b/>
        </w:rPr>
        <w:t>periodic date range</w:t>
      </w:r>
      <w:r w:rsidRPr="00EF7A5A">
        <w:t xml:space="preserve"> manually, if considered necessary.</w:t>
      </w:r>
    </w:p>
    <w:p w:rsidR="0006318E" w:rsidRPr="00EF7A5A" w:rsidRDefault="0006318E" w:rsidP="002E5851">
      <w:pPr>
        <w:spacing w:after="120"/>
        <w:jc w:val="both"/>
      </w:pPr>
      <w:r w:rsidRPr="00EF7A5A">
        <w:t xml:space="preserve">In S-101, a named </w:t>
      </w:r>
      <w:r w:rsidR="00431118" w:rsidRPr="00EF7A5A">
        <w:t>fairway</w:t>
      </w:r>
      <w:r w:rsidRPr="00EF7A5A">
        <w:t xml:space="preserve"> should be encoded as </w:t>
      </w:r>
      <w:r w:rsidRPr="00EF7A5A">
        <w:rPr>
          <w:b/>
        </w:rPr>
        <w:t>Fairway System</w:t>
      </w:r>
      <w:r w:rsidRPr="00EF7A5A">
        <w:t xml:space="preserve"> of </w:t>
      </w:r>
      <w:r w:rsidR="000D446A">
        <w:t>geometric primitive</w:t>
      </w:r>
      <w:r w:rsidRPr="00EF7A5A">
        <w:t xml:space="preserve"> surface. Data Producers may be required to manually create this surface during the conversion process, however a suitably configured converter may create the surface by utilising the geometry of the components of the system to identify its extent (see S-101 DCEG clause 15.8).</w:t>
      </w:r>
    </w:p>
    <w:p w:rsidR="002E5851" w:rsidRPr="00EF7A5A" w:rsidRDefault="002E5851" w:rsidP="002E585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rsidR="002E5851" w:rsidRPr="00782CB8" w:rsidRDefault="002E5851" w:rsidP="003444B3">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574" w:author="Jeff Wootton" w:date="2024-07-31T09:03:00Z"/>
          <w:rFonts w:cs="Arial"/>
          <w:bCs/>
        </w:rPr>
      </w:pPr>
      <w:r w:rsidRPr="00EF7A5A">
        <w:rPr>
          <w:rFonts w:cs="Arial"/>
          <w:bCs/>
        </w:rPr>
        <w:t xml:space="preserve">Where the name of the </w:t>
      </w:r>
      <w:r w:rsidR="009A1F7B" w:rsidRPr="00EF7A5A">
        <w:rPr>
          <w:rFonts w:cs="Arial"/>
          <w:bCs/>
        </w:rPr>
        <w:t>fairway</w:t>
      </w:r>
      <w:r w:rsidRPr="00EF7A5A">
        <w:rPr>
          <w:rFonts w:cs="Arial"/>
          <w:bCs/>
        </w:rPr>
        <w:t xml:space="preserve"> has been encoded in the S-57 dataset using a</w:t>
      </w:r>
      <w:r w:rsidR="00D6257F" w:rsidRPr="00EF7A5A">
        <w:rPr>
          <w:rFonts w:cs="Arial"/>
          <w:bCs/>
        </w:rPr>
        <w:t>n instance of the S-57 Object class</w:t>
      </w:r>
      <w:r w:rsidRPr="00EF7A5A">
        <w:rPr>
          <w:rFonts w:cs="Arial"/>
          <w:bCs/>
        </w:rPr>
        <w:t xml:space="preserve"> </w:t>
      </w:r>
      <w:r w:rsidRPr="00EF7A5A">
        <w:rPr>
          <w:rFonts w:cs="Arial"/>
          <w:b/>
          <w:bCs/>
        </w:rPr>
        <w:t>SEAARE</w:t>
      </w:r>
      <w:r w:rsidRPr="00EF7A5A">
        <w:rPr>
          <w:rFonts w:cs="Arial"/>
          <w:bCs/>
        </w:rPr>
        <w:t xml:space="preserve"> or by </w:t>
      </w:r>
      <w:r w:rsidRPr="00EF7A5A">
        <w:t xml:space="preserve">populating OBJNAM for the most representative object in the </w:t>
      </w:r>
      <w:r w:rsidR="009A1F7B" w:rsidRPr="00EF7A5A">
        <w:t>fairway</w:t>
      </w:r>
      <w:r w:rsidRPr="00EF7A5A">
        <w:t xml:space="preserve">, </w:t>
      </w:r>
      <w:r w:rsidR="0015195A" w:rsidRPr="00EF7A5A">
        <w:t xml:space="preserve">Data producers are advised to also populate the name using OBJNAM on the </w:t>
      </w:r>
      <w:r w:rsidR="0015195A" w:rsidRPr="00EF7A5A">
        <w:rPr>
          <w:b/>
        </w:rPr>
        <w:t>C_AGGR</w:t>
      </w:r>
      <w:r w:rsidR="0015195A" w:rsidRPr="00EF7A5A">
        <w:t xml:space="preserve"> prior to conversion</w:t>
      </w:r>
      <w:r w:rsidRPr="00EF7A5A">
        <w:t>.</w:t>
      </w:r>
      <w:r w:rsidR="005C6026" w:rsidRPr="00EF7A5A">
        <w:t xml:space="preserve"> </w:t>
      </w:r>
      <w:r w:rsidRPr="00EF7A5A">
        <w:t xml:space="preserve">The </w:t>
      </w:r>
      <w:r w:rsidRPr="00EF7A5A">
        <w:rPr>
          <w:rFonts w:cs="Arial"/>
          <w:b/>
          <w:bCs/>
        </w:rPr>
        <w:t>Sea Area/Named Water Area</w:t>
      </w:r>
      <w:r w:rsidRPr="00EF7A5A">
        <w:rPr>
          <w:rFonts w:cs="Arial"/>
          <w:bCs/>
        </w:rPr>
        <w:t xml:space="preserve"> or </w:t>
      </w:r>
      <w:r w:rsidRPr="00EF7A5A">
        <w:rPr>
          <w:rFonts w:cs="Arial"/>
          <w:b/>
          <w:bCs/>
        </w:rPr>
        <w:t>feature name</w:t>
      </w:r>
      <w:r w:rsidRPr="00EF7A5A">
        <w:rPr>
          <w:rFonts w:cs="Arial"/>
          <w:bCs/>
        </w:rPr>
        <w:t xml:space="preserve"> </w:t>
      </w:r>
      <w:r w:rsidRPr="00EF7A5A">
        <w:t xml:space="preserve">for the most representative feature in the </w:t>
      </w:r>
      <w:r w:rsidR="009A1F7B" w:rsidRPr="00EF7A5A">
        <w:t>fairway</w:t>
      </w:r>
      <w:r w:rsidRPr="00EF7A5A">
        <w:t xml:space="preserve"> should be removed from the converted S-101 dataset in this case.</w:t>
      </w:r>
    </w:p>
    <w:p w:rsidR="00782CB8" w:rsidRPr="00782CB8" w:rsidRDefault="00782CB8" w:rsidP="00567299">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ins w:id="1575" w:author="Jeff Wootton" w:date="2024-07-31T09:03:00Z">
        <w:r w:rsidRPr="00782CB8">
          <w:rPr>
            <w:rFonts w:cs="Arial"/>
            <w:bCs/>
          </w:rPr>
          <w:t xml:space="preserve">For converting vessel speed limit information within a </w:t>
        </w:r>
      </w:ins>
      <w:ins w:id="1576" w:author="Jeff Wootton" w:date="2024-07-31T09:04:00Z">
        <w:r>
          <w:rPr>
            <w:rFonts w:cs="Arial"/>
            <w:bCs/>
          </w:rPr>
          <w:t>fairway</w:t>
        </w:r>
      </w:ins>
      <w:ins w:id="1577" w:author="Jeff Wootton" w:date="2024-07-31T09:03:00Z">
        <w:r w:rsidRPr="00782CB8">
          <w:rPr>
            <w:rFonts w:cs="Arial"/>
            <w:bCs/>
          </w:rPr>
          <w:t>,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rPr>
      </w:pPr>
      <w:bookmarkStart w:id="1578" w:name="_Toc173416445"/>
      <w:r w:rsidRPr="00EF7A5A">
        <w:rPr>
          <w:bCs/>
          <w:szCs w:val="24"/>
        </w:rPr>
        <w:t>Archipelagic Sea Lane</w:t>
      </w:r>
      <w:bookmarkEnd w:id="1578"/>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79" w:name="_Toc104885748"/>
      <w:bookmarkStart w:id="1580" w:name="_Toc173416446"/>
      <w:r w:rsidRPr="00EF7A5A">
        <w:rPr>
          <w:bCs/>
        </w:rPr>
        <w:t>Archipelagic Sea Lanes</w:t>
      </w:r>
      <w:bookmarkEnd w:id="1579"/>
      <w:bookmarkEnd w:id="1580"/>
    </w:p>
    <w:p w:rsidR="009A1F7B" w:rsidRPr="00EF7A5A" w:rsidRDefault="009A1F7B" w:rsidP="009A1F7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Archipelagic Sea Lane (</w:t>
      </w:r>
      <w:r w:rsidRPr="00EF7A5A">
        <w:rPr>
          <w:b/>
        </w:rPr>
        <w:t>ARCSLN</w:t>
      </w:r>
      <w:r w:rsidRPr="00EF7A5A">
        <w:t>)</w:t>
      </w:r>
      <w:r w:rsidRPr="00EF7A5A">
        <w:tab/>
      </w:r>
      <w:r w:rsidRPr="00EF7A5A">
        <w:tab/>
        <w:t>(A)</w:t>
      </w:r>
    </w:p>
    <w:p w:rsidR="009A1F7B" w:rsidRPr="00EF7A5A" w:rsidRDefault="009A1F7B" w:rsidP="009A1F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Archipelagic Sea Lane Area</w:t>
      </w:r>
      <w:r w:rsidRPr="00EF7A5A">
        <w:rPr>
          <w:b/>
        </w:rPr>
        <w:tab/>
      </w:r>
      <w:r w:rsidRPr="00EF7A5A">
        <w:rPr>
          <w:b/>
        </w:rPr>
        <w:tab/>
      </w:r>
      <w:r w:rsidRPr="00EF7A5A">
        <w:rPr>
          <w:b/>
        </w:rPr>
        <w:tab/>
      </w:r>
      <w:r w:rsidRPr="00EF7A5A">
        <w:t xml:space="preserve">(S)  </w:t>
      </w:r>
      <w:r w:rsidRPr="00EF7A5A">
        <w:tab/>
      </w:r>
      <w:r w:rsidRPr="00EF7A5A">
        <w:tab/>
        <w:t>(S-101 DCEG Clause 15.</w:t>
      </w:r>
      <w:r w:rsidR="00E37DD1" w:rsidRPr="00EF7A5A">
        <w:t>24</w:t>
      </w:r>
      <w:r w:rsidRPr="00EF7A5A">
        <w:t>)</w:t>
      </w:r>
    </w:p>
    <w:p w:rsidR="00F72EA6" w:rsidRPr="00EF7A5A" w:rsidRDefault="00F72EA6" w:rsidP="00330C68">
      <w:pPr>
        <w:tabs>
          <w:tab w:val="left" w:pos="0"/>
          <w:tab w:val="left" w:pos="900"/>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ARCSLN</w:t>
      </w:r>
      <w:r w:rsidRPr="00EF7A5A">
        <w:t xml:space="preserve"> and its binding attributes will be </w:t>
      </w:r>
      <w:r w:rsidR="00F360AB" w:rsidRPr="00EF7A5A">
        <w:t xml:space="preserve">converted </w:t>
      </w:r>
      <w:r w:rsidRPr="00EF7A5A">
        <w:t xml:space="preserve">automatically </w:t>
      </w:r>
      <w:r w:rsidR="00F360AB" w:rsidRPr="00EF7A5A">
        <w:t>to an instance of</w:t>
      </w:r>
      <w:r w:rsidRPr="00EF7A5A">
        <w:t xml:space="preserve"> the S-101 </w:t>
      </w:r>
      <w:r w:rsidR="00FF4036" w:rsidRPr="00EF7A5A">
        <w:t>Feature type</w:t>
      </w:r>
      <w:r w:rsidRPr="00EF7A5A">
        <w:t xml:space="preserve"> </w:t>
      </w:r>
      <w:r w:rsidRPr="00EF7A5A">
        <w:rPr>
          <w:b/>
        </w:rPr>
        <w:t xml:space="preserve">Archipelagic Sea Lane Area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581" w:name="_Toc173416447"/>
      <w:r w:rsidRPr="00EF7A5A">
        <w:rPr>
          <w:bCs/>
        </w:rPr>
        <w:t>Archipelagic Sea Lane Axis</w:t>
      </w:r>
      <w:bookmarkEnd w:id="1581"/>
    </w:p>
    <w:p w:rsidR="00F72EA6" w:rsidRPr="00EF7A5A" w:rsidRDefault="00F72EA6" w:rsidP="00F72EA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Archipelagic Sea Lane Axis (</w:t>
      </w:r>
      <w:r w:rsidRPr="00EF7A5A">
        <w:rPr>
          <w:b/>
        </w:rPr>
        <w:t>ASLXIS</w:t>
      </w:r>
      <w:r w:rsidRPr="00EF7A5A">
        <w:t>)</w:t>
      </w:r>
      <w:r w:rsidRPr="00EF7A5A">
        <w:tab/>
      </w:r>
      <w:r w:rsidRPr="00EF7A5A">
        <w:tab/>
        <w:t>(</w:t>
      </w:r>
      <w:r w:rsidR="00D96021" w:rsidRPr="00EF7A5A">
        <w:t>L</w:t>
      </w:r>
      <w:r w:rsidRPr="00EF7A5A">
        <w:t>)</w:t>
      </w:r>
    </w:p>
    <w:p w:rsidR="00F72EA6" w:rsidRPr="00EF7A5A" w:rsidRDefault="00F72EA6" w:rsidP="00F72EA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 xml:space="preserve">Archipelagic Sea Lane </w:t>
      </w:r>
      <w:r w:rsidR="00D96021" w:rsidRPr="00EF7A5A">
        <w:rPr>
          <w:b/>
        </w:rPr>
        <w:t>Axis</w:t>
      </w:r>
      <w:r w:rsidRPr="00EF7A5A">
        <w:rPr>
          <w:b/>
        </w:rPr>
        <w:tab/>
      </w:r>
      <w:r w:rsidRPr="00EF7A5A">
        <w:rPr>
          <w:b/>
        </w:rPr>
        <w:tab/>
      </w:r>
      <w:r w:rsidRPr="00EF7A5A">
        <w:rPr>
          <w:b/>
        </w:rPr>
        <w:tab/>
      </w:r>
      <w:r w:rsidR="00D96021" w:rsidRPr="00EF7A5A">
        <w:rPr>
          <w:b/>
        </w:rPr>
        <w:tab/>
      </w:r>
      <w:r w:rsidRPr="00EF7A5A">
        <w:t>(</w:t>
      </w:r>
      <w:r w:rsidR="00D96021" w:rsidRPr="00EF7A5A">
        <w:t xml:space="preserve">C)  </w:t>
      </w:r>
      <w:r w:rsidR="00D96021" w:rsidRPr="00EF7A5A">
        <w:tab/>
      </w:r>
      <w:r w:rsidRPr="00EF7A5A">
        <w:t>(S-101 DCEG Clause 15.</w:t>
      </w:r>
      <w:r w:rsidR="00E37DD1" w:rsidRPr="00EF7A5A">
        <w:t>25</w:t>
      </w:r>
      <w:r w:rsidRPr="00EF7A5A">
        <w:t>)</w:t>
      </w:r>
    </w:p>
    <w:p w:rsidR="00D96021" w:rsidRPr="00EF7A5A" w:rsidRDefault="00D96021" w:rsidP="00D96021">
      <w:pPr>
        <w:tabs>
          <w:tab w:val="left" w:pos="0"/>
          <w:tab w:val="left" w:pos="900"/>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ASLXIS</w:t>
      </w:r>
      <w:r w:rsidRPr="00EF7A5A">
        <w:t xml:space="preserve"> and its binding attributes will be </w:t>
      </w:r>
      <w:r w:rsidR="00F360AB" w:rsidRPr="00EF7A5A">
        <w:t xml:space="preserve">converted </w:t>
      </w:r>
      <w:r w:rsidRPr="00EF7A5A">
        <w:t xml:space="preserve">automatically </w:t>
      </w:r>
      <w:r w:rsidR="00F360AB" w:rsidRPr="00EF7A5A">
        <w:t>to an instance of</w:t>
      </w:r>
      <w:r w:rsidRPr="00EF7A5A">
        <w:t xml:space="preserve"> the S-101 </w:t>
      </w:r>
      <w:r w:rsidR="00FF4036" w:rsidRPr="00EF7A5A">
        <w:t>Feature type</w:t>
      </w:r>
      <w:r w:rsidRPr="00EF7A5A">
        <w:t xml:space="preserve"> </w:t>
      </w:r>
      <w:r w:rsidRPr="00EF7A5A">
        <w:rPr>
          <w:b/>
        </w:rPr>
        <w:t xml:space="preserve">Archipelagic Sea Lane Axis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lang w:eastAsia="en-GB"/>
        </w:rPr>
      </w:pPr>
      <w:bookmarkStart w:id="1582" w:name="_Toc173416448"/>
      <w:r w:rsidRPr="00EF7A5A">
        <w:rPr>
          <w:bCs/>
          <w:lang w:eastAsia="en-GB"/>
        </w:rPr>
        <w:t>Archipelagic Sea Lane systems</w:t>
      </w:r>
      <w:bookmarkEnd w:id="1582"/>
    </w:p>
    <w:p w:rsidR="00D96021" w:rsidRPr="00EF7A5A" w:rsidRDefault="00D96021" w:rsidP="00D9602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Archipelagic Sea Lane</w:t>
      </w:r>
      <w:r w:rsidRPr="00EF7A5A">
        <w:rPr>
          <w:b/>
        </w:rPr>
        <w:tab/>
      </w:r>
      <w:r w:rsidRPr="00EF7A5A">
        <w:rPr>
          <w:b/>
        </w:rPr>
        <w:tab/>
      </w:r>
      <w:r w:rsidRPr="00EF7A5A">
        <w:t>(</w:t>
      </w:r>
      <w:r w:rsidR="0049072B" w:rsidRPr="00EF7A5A">
        <w:t>S,</w:t>
      </w:r>
      <w:r w:rsidRPr="00EF7A5A">
        <w:t xml:space="preserve">N)  </w:t>
      </w:r>
      <w:r w:rsidRPr="00EF7A5A">
        <w:tab/>
      </w:r>
      <w:r w:rsidRPr="00EF7A5A">
        <w:tab/>
      </w:r>
      <w:r w:rsidRPr="00EF7A5A">
        <w:tab/>
      </w:r>
      <w:r w:rsidRPr="00EF7A5A">
        <w:tab/>
        <w:t>(S-101 DCEG Clause 15.</w:t>
      </w:r>
      <w:r w:rsidR="00E37DD1" w:rsidRPr="00EF7A5A">
        <w:t>26</w:t>
      </w:r>
      <w:r w:rsidRPr="00EF7A5A">
        <w:t>)</w:t>
      </w:r>
    </w:p>
    <w:p w:rsidR="00F360AB" w:rsidRPr="00EF7A5A" w:rsidRDefault="00F360AB" w:rsidP="00F360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101 Association</w:t>
      </w:r>
      <w:r w:rsidRPr="00EF7A5A">
        <w:t>:</w:t>
      </w:r>
      <w:r w:rsidRPr="00EF7A5A">
        <w:tab/>
      </w:r>
      <w:r w:rsidRPr="00EF7A5A">
        <w:tab/>
      </w:r>
      <w:r w:rsidRPr="00EF7A5A">
        <w:rPr>
          <w:b/>
        </w:rPr>
        <w:t>ASL Aggregation</w:t>
      </w:r>
      <w:r w:rsidRPr="00EF7A5A">
        <w:rPr>
          <w:b/>
        </w:rPr>
        <w:tab/>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t>(S-101 DCEG Clause 25.3)</w:t>
      </w:r>
    </w:p>
    <w:p w:rsidR="00D96021" w:rsidRPr="00EF7A5A" w:rsidRDefault="00D96021" w:rsidP="00D96021">
      <w:pPr>
        <w:spacing w:after="120"/>
        <w:jc w:val="both"/>
      </w:pPr>
      <w:r w:rsidRPr="00EF7A5A">
        <w:rPr>
          <w:rFonts w:cs="Arial"/>
          <w:bCs/>
        </w:rPr>
        <w:t>Where the components of a</w:t>
      </w:r>
      <w:r w:rsidR="001F7C08" w:rsidRPr="00EF7A5A">
        <w:rPr>
          <w:rFonts w:cs="Arial"/>
          <w:bCs/>
        </w:rPr>
        <w:t>n</w:t>
      </w:r>
      <w:r w:rsidRPr="00EF7A5A">
        <w:rPr>
          <w:rFonts w:cs="Arial"/>
          <w:bCs/>
        </w:rPr>
        <w:t xml:space="preserve"> </w:t>
      </w:r>
      <w:r w:rsidRPr="00EF7A5A">
        <w:t>Archipelagic Sea Lane (ASL)</w:t>
      </w:r>
      <w:r w:rsidRPr="00EF7A5A">
        <w:rPr>
          <w:rFonts w:cs="Arial"/>
          <w:bCs/>
        </w:rPr>
        <w:t xml:space="preserve"> have been aggregated </w:t>
      </w:r>
      <w:r w:rsidRPr="00EF7A5A">
        <w:t xml:space="preserve">using the S-57 </w:t>
      </w:r>
      <w:r w:rsidR="00D6257F" w:rsidRPr="00EF7A5A">
        <w:t>Collection Object</w:t>
      </w:r>
      <w:r w:rsidRPr="00EF7A5A">
        <w:t xml:space="preserve"> </w:t>
      </w:r>
      <w:r w:rsidRPr="00EF7A5A">
        <w:rPr>
          <w:b/>
        </w:rPr>
        <w:t>C_AGGR</w:t>
      </w:r>
      <w:r w:rsidRPr="00EF7A5A">
        <w:t xml:space="preserve">, this will be converted during the automated conversion process to an instance of the S-101 </w:t>
      </w:r>
      <w:r w:rsidR="00FF4036" w:rsidRPr="00EF7A5A">
        <w:t>Feature type</w:t>
      </w:r>
      <w:r w:rsidRPr="00EF7A5A">
        <w:t xml:space="preserve"> </w:t>
      </w:r>
      <w:r w:rsidRPr="00EF7A5A">
        <w:rPr>
          <w:b/>
        </w:rPr>
        <w:t>Archipelagic Sea Lane</w:t>
      </w:r>
      <w:r w:rsidRPr="00EF7A5A">
        <w:t>.</w:t>
      </w:r>
      <w:r w:rsidR="005C6026" w:rsidRPr="00EF7A5A">
        <w:t xml:space="preserve"> </w:t>
      </w:r>
      <w:r w:rsidRPr="00EF7A5A">
        <w:t xml:space="preserve">The </w:t>
      </w:r>
      <w:r w:rsidRPr="00EF7A5A">
        <w:rPr>
          <w:b/>
        </w:rPr>
        <w:t>Archipelagic Sea Lane</w:t>
      </w:r>
      <w:r w:rsidRPr="00EF7A5A">
        <w:t xml:space="preserve"> and its individual components will be aggregated using the named association </w:t>
      </w:r>
      <w:r w:rsidRPr="00EF7A5A">
        <w:rPr>
          <w:b/>
        </w:rPr>
        <w:t>ASL Aggregation</w:t>
      </w:r>
      <w:r w:rsidRPr="00EF7A5A">
        <w:t>.</w:t>
      </w:r>
      <w:r w:rsidR="005C6026" w:rsidRPr="00EF7A5A">
        <w:t xml:space="preserve"> </w:t>
      </w:r>
      <w:r w:rsidRPr="00EF7A5A">
        <w:t>Data Producers are to note that where a</w:t>
      </w:r>
      <w:r w:rsidR="0015195A" w:rsidRPr="00EF7A5A">
        <w:t>n</w:t>
      </w:r>
      <w:r w:rsidRPr="00EF7A5A">
        <w:t xml:space="preserve"> </w:t>
      </w:r>
      <w:r w:rsidR="001F7C08" w:rsidRPr="00EF7A5A">
        <w:rPr>
          <w:b/>
        </w:rPr>
        <w:t>Archipelagic Sea Lane</w:t>
      </w:r>
      <w:r w:rsidRPr="00EF7A5A">
        <w:t xml:space="preserve"> has been created in the conversion process, it will be required to populate the attributes </w:t>
      </w:r>
      <w:r w:rsidRPr="00EF7A5A">
        <w:rPr>
          <w:b/>
        </w:rPr>
        <w:t>fixed date range</w:t>
      </w:r>
      <w:r w:rsidRPr="00EF7A5A">
        <w:t xml:space="preserve"> and </w:t>
      </w:r>
      <w:r w:rsidR="001F7C08" w:rsidRPr="00EF7A5A">
        <w:rPr>
          <w:b/>
        </w:rPr>
        <w:t>nationality</w:t>
      </w:r>
      <w:r w:rsidRPr="00EF7A5A">
        <w:t xml:space="preserve"> manually, if considered necessary.</w:t>
      </w:r>
    </w:p>
    <w:p w:rsidR="00D96021" w:rsidRPr="00EF7A5A" w:rsidRDefault="00D96021" w:rsidP="00D9602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encoding must be noted:</w:t>
      </w:r>
    </w:p>
    <w:p w:rsidR="00D96021" w:rsidRPr="00EF7A5A" w:rsidRDefault="00D9602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Where the name of the </w:t>
      </w:r>
      <w:r w:rsidR="001F7C08" w:rsidRPr="00EF7A5A">
        <w:rPr>
          <w:rFonts w:cs="Arial"/>
          <w:bCs/>
        </w:rPr>
        <w:t>ASL</w:t>
      </w:r>
      <w:r w:rsidRPr="00EF7A5A">
        <w:rPr>
          <w:rFonts w:cs="Arial"/>
          <w:bCs/>
        </w:rPr>
        <w:t xml:space="preserve"> has been encoded in the S-57 dataset using a</w:t>
      </w:r>
      <w:r w:rsidR="00D6257F" w:rsidRPr="00EF7A5A">
        <w:rPr>
          <w:rFonts w:cs="Arial"/>
          <w:bCs/>
        </w:rPr>
        <w:t>n instance of the S-57 Object class</w:t>
      </w:r>
      <w:r w:rsidRPr="00EF7A5A">
        <w:rPr>
          <w:rFonts w:cs="Arial"/>
          <w:bCs/>
        </w:rPr>
        <w:t xml:space="preserve"> </w:t>
      </w:r>
      <w:r w:rsidRPr="00EF7A5A">
        <w:rPr>
          <w:rFonts w:cs="Arial"/>
          <w:b/>
          <w:bCs/>
        </w:rPr>
        <w:t>SEAARE</w:t>
      </w:r>
      <w:r w:rsidRPr="00EF7A5A">
        <w:rPr>
          <w:rFonts w:cs="Arial"/>
          <w:bCs/>
        </w:rPr>
        <w:t xml:space="preserve"> or by </w:t>
      </w:r>
      <w:r w:rsidRPr="00EF7A5A">
        <w:t xml:space="preserve">populating OBJNAM for the most representative object in the </w:t>
      </w:r>
      <w:r w:rsidR="001F7C08" w:rsidRPr="00EF7A5A">
        <w:t>ASL</w:t>
      </w:r>
      <w:r w:rsidRPr="00EF7A5A">
        <w:t xml:space="preserve">, Data producers </w:t>
      </w:r>
      <w:r w:rsidR="001F7C08" w:rsidRPr="00EF7A5A">
        <w:t>are advised</w:t>
      </w:r>
      <w:r w:rsidRPr="00EF7A5A">
        <w:t xml:space="preserve"> to </w:t>
      </w:r>
      <w:r w:rsidR="001F7C08" w:rsidRPr="00EF7A5A">
        <w:t>also</w:t>
      </w:r>
      <w:r w:rsidRPr="00EF7A5A">
        <w:t xml:space="preserve"> populate the name </w:t>
      </w:r>
      <w:r w:rsidR="001F7C08" w:rsidRPr="00EF7A5A">
        <w:t xml:space="preserve">using OBJNAM on the </w:t>
      </w:r>
      <w:r w:rsidR="001F7C08" w:rsidRPr="00EF7A5A">
        <w:rPr>
          <w:b/>
        </w:rPr>
        <w:t>C_AGGR</w:t>
      </w:r>
      <w:r w:rsidR="001F7C08" w:rsidRPr="00EF7A5A">
        <w:t xml:space="preserve"> prior to conversion</w:t>
      </w:r>
      <w:r w:rsidRPr="00EF7A5A">
        <w:t>.</w:t>
      </w:r>
      <w:r w:rsidR="005C6026" w:rsidRPr="00EF7A5A">
        <w:t xml:space="preserve"> </w:t>
      </w:r>
      <w:r w:rsidR="0049072B" w:rsidRPr="00EF7A5A">
        <w:t xml:space="preserve">In order for this information to be converted across to an incidence of </w:t>
      </w:r>
      <w:r w:rsidR="009F6B9B" w:rsidRPr="00EF7A5A">
        <w:rPr>
          <w:b/>
        </w:rPr>
        <w:t>Archipelagic Sea Lane</w:t>
      </w:r>
      <w:r w:rsidR="0049072B" w:rsidRPr="00EF7A5A">
        <w:t xml:space="preserve">, the text string encoded in INFORM on the </w:t>
      </w:r>
      <w:r w:rsidR="0049072B" w:rsidRPr="00EF7A5A">
        <w:rPr>
          <w:b/>
        </w:rPr>
        <w:t>SEAARE</w:t>
      </w:r>
      <w:r w:rsidR="0049072B" w:rsidRPr="00EF7A5A">
        <w:t xml:space="preserve"> should be in a standardised format, such as </w:t>
      </w:r>
      <w:r w:rsidR="009F6B9B" w:rsidRPr="00EF7A5A">
        <w:rPr>
          <w:i/>
        </w:rPr>
        <w:t>Archipelagic sea lane</w:t>
      </w:r>
      <w:r w:rsidR="0049072B" w:rsidRPr="00EF7A5A">
        <w:t xml:space="preserve">, noting that this should be done at the source database level only so as to avoid unwanted additional clutter in ECDIS (see clause 2.3). In S-101, a named </w:t>
      </w:r>
      <w:r w:rsidR="009F6B9B" w:rsidRPr="00EF7A5A">
        <w:t>ASL</w:t>
      </w:r>
      <w:r w:rsidR="0049072B" w:rsidRPr="00EF7A5A">
        <w:t xml:space="preserve"> should be encoded as </w:t>
      </w:r>
      <w:r w:rsidR="009F6B9B" w:rsidRPr="00EF7A5A">
        <w:rPr>
          <w:b/>
        </w:rPr>
        <w:t>Archipelagic Sea Lane</w:t>
      </w:r>
      <w:r w:rsidR="0049072B" w:rsidRPr="00EF7A5A">
        <w:t xml:space="preserve"> of </w:t>
      </w:r>
      <w:r w:rsidR="000D446A">
        <w:t>geometric primitive</w:t>
      </w:r>
      <w:r w:rsidR="0049072B" w:rsidRPr="00EF7A5A">
        <w:t xml:space="preserve"> surface. Data Producers may be required to manually create this surface during the conversion process, however a suitably configured converter may create the surface using the geometry of the </w:t>
      </w:r>
      <w:r w:rsidR="0049072B" w:rsidRPr="00EF7A5A">
        <w:rPr>
          <w:b/>
        </w:rPr>
        <w:t>SEAARE</w:t>
      </w:r>
      <w:r w:rsidR="0049072B" w:rsidRPr="00EF7A5A">
        <w:t xml:space="preserve"> if of </w:t>
      </w:r>
      <w:r w:rsidR="000D446A">
        <w:t>geometric primitive</w:t>
      </w:r>
      <w:r w:rsidR="0049072B" w:rsidRPr="00EF7A5A">
        <w:t xml:space="preserve"> area. If required, any</w:t>
      </w:r>
      <w:r w:rsidRPr="00EF7A5A">
        <w:t xml:space="preserve"> </w:t>
      </w:r>
      <w:r w:rsidRPr="00EF7A5A">
        <w:rPr>
          <w:rFonts w:cs="Arial"/>
          <w:b/>
          <w:bCs/>
        </w:rPr>
        <w:t>Sea Area/Named Water Area</w:t>
      </w:r>
      <w:r w:rsidRPr="00EF7A5A">
        <w:rPr>
          <w:rFonts w:cs="Arial"/>
          <w:bCs/>
        </w:rPr>
        <w:t xml:space="preserve"> or </w:t>
      </w:r>
      <w:r w:rsidRPr="00EF7A5A">
        <w:rPr>
          <w:rFonts w:cs="Arial"/>
          <w:b/>
          <w:bCs/>
        </w:rPr>
        <w:t>feature name</w:t>
      </w:r>
      <w:r w:rsidRPr="00EF7A5A">
        <w:rPr>
          <w:rFonts w:cs="Arial"/>
          <w:bCs/>
        </w:rPr>
        <w:t xml:space="preserve"> </w:t>
      </w:r>
      <w:r w:rsidRPr="00EF7A5A">
        <w:t xml:space="preserve">for the most representative feature in the </w:t>
      </w:r>
      <w:r w:rsidR="001F7C08" w:rsidRPr="00EF7A5A">
        <w:t>ASL</w:t>
      </w:r>
      <w:r w:rsidRPr="00EF7A5A">
        <w:t xml:space="preserve"> should be removed from the converted S-101 dataset.</w:t>
      </w:r>
    </w:p>
    <w:p w:rsidR="006B2826" w:rsidRPr="00840D14"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583" w:name="_Toc422735799"/>
      <w:bookmarkStart w:id="1584" w:name="_Toc460900600"/>
      <w:r w:rsidRPr="00EF7A5A">
        <w:rPr>
          <w:bCs/>
        </w:rPr>
        <w:br w:type="page"/>
      </w:r>
      <w:bookmarkStart w:id="1585" w:name="_Toc173416449"/>
      <w:r w:rsidRPr="00840D14">
        <w:rPr>
          <w:bCs/>
        </w:rPr>
        <w:t>Regulated areas</w:t>
      </w:r>
      <w:bookmarkEnd w:id="1583"/>
      <w:bookmarkEnd w:id="1584"/>
      <w:bookmarkEnd w:id="1585"/>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586" w:name="_Toc422735801"/>
      <w:bookmarkStart w:id="1587" w:name="_Toc460900601"/>
      <w:bookmarkStart w:id="1588" w:name="_Toc173416450"/>
      <w:r w:rsidRPr="00EF7A5A">
        <w:rPr>
          <w:bCs/>
        </w:rPr>
        <w:t>Restricted areas in general</w:t>
      </w:r>
      <w:bookmarkEnd w:id="1586"/>
      <w:bookmarkEnd w:id="1587"/>
      <w:bookmarkEnd w:id="1588"/>
    </w:p>
    <w:p w:rsidR="00C34A8A" w:rsidRPr="00EF7A5A" w:rsidRDefault="00C34A8A" w:rsidP="00C34A8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Restricted area (</w:t>
      </w:r>
      <w:r w:rsidRPr="00EF7A5A">
        <w:rPr>
          <w:b/>
        </w:rPr>
        <w:t>RESARE</w:t>
      </w:r>
      <w:r w:rsidRPr="00EF7A5A">
        <w:t>)</w:t>
      </w:r>
      <w:r w:rsidRPr="00EF7A5A">
        <w:tab/>
      </w:r>
      <w:r w:rsidRPr="00EF7A5A">
        <w:tab/>
      </w:r>
      <w:r w:rsidR="00A76562" w:rsidRPr="00EF7A5A">
        <w:tab/>
      </w:r>
      <w:r w:rsidRPr="00EF7A5A">
        <w:t>(</w:t>
      </w:r>
      <w:r w:rsidR="00A76562" w:rsidRPr="00EF7A5A">
        <w:t>A</w:t>
      </w:r>
      <w:r w:rsidRPr="00EF7A5A">
        <w:t>)</w:t>
      </w:r>
    </w:p>
    <w:p w:rsidR="00C34A8A" w:rsidRPr="00EF7A5A" w:rsidRDefault="00C34A8A" w:rsidP="00C34A8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00A76562" w:rsidRPr="00EF7A5A">
        <w:rPr>
          <w:b/>
        </w:rPr>
        <w:t>Restricted Area</w:t>
      </w:r>
      <w:r w:rsidRPr="00EF7A5A">
        <w:rPr>
          <w:b/>
        </w:rPr>
        <w:tab/>
      </w:r>
      <w:r w:rsidRPr="00EF7A5A">
        <w:rPr>
          <w:b/>
        </w:rPr>
        <w:tab/>
      </w:r>
      <w:r w:rsidR="00840D14">
        <w:rPr>
          <w:b/>
        </w:rPr>
        <w:tab/>
      </w:r>
      <w:r w:rsidR="00840D14">
        <w:rPr>
          <w:b/>
        </w:rPr>
        <w:tab/>
      </w:r>
      <w:r w:rsidR="00840D14">
        <w:rPr>
          <w:b/>
        </w:rPr>
        <w:tab/>
      </w:r>
      <w:r w:rsidR="00840D14">
        <w:rPr>
          <w:b/>
        </w:rPr>
        <w:tab/>
      </w:r>
      <w:r w:rsidRPr="00EF7A5A">
        <w:t>(</w:t>
      </w:r>
      <w:r w:rsidR="00A76562" w:rsidRPr="00EF7A5A">
        <w:t>S</w:t>
      </w:r>
      <w:r w:rsidRPr="00EF7A5A">
        <w:t xml:space="preserve">)  </w:t>
      </w:r>
      <w:r w:rsidRPr="00EF7A5A">
        <w:tab/>
      </w:r>
      <w:r w:rsidR="00A76562" w:rsidRPr="00EF7A5A">
        <w:tab/>
      </w:r>
      <w:r w:rsidR="00A76562" w:rsidRPr="00EF7A5A">
        <w:tab/>
      </w:r>
      <w:r w:rsidRPr="00EF7A5A">
        <w:t xml:space="preserve">(S-101 DCEG Clause </w:t>
      </w:r>
      <w:r w:rsidR="00A76562" w:rsidRPr="00EF7A5A">
        <w:t>17.8</w:t>
      </w:r>
      <w:r w:rsidRPr="00EF7A5A">
        <w:t>)</w:t>
      </w:r>
    </w:p>
    <w:p w:rsidR="00166023" w:rsidDel="005E6327" w:rsidRDefault="00166023" w:rsidP="008E5B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1589" w:author="Jeff Wootton" w:date="2024-07-30T15:10:00Z"/>
        </w:rPr>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RESARE</w:t>
      </w:r>
      <w:r w:rsidRPr="00EF7A5A">
        <w:t xml:space="preserve"> and its binding attributes will be </w:t>
      </w:r>
      <w:r w:rsidR="000D10B5" w:rsidRPr="00EF7A5A">
        <w:t xml:space="preserve">converted </w:t>
      </w:r>
      <w:r w:rsidRPr="00EF7A5A">
        <w:t xml:space="preserve">automatically </w:t>
      </w:r>
      <w:r w:rsidR="000D10B5" w:rsidRPr="00EF7A5A">
        <w:t>to an instance of</w:t>
      </w:r>
      <w:r w:rsidRPr="00EF7A5A">
        <w:t xml:space="preserve"> the S-101 </w:t>
      </w:r>
      <w:r w:rsidR="00FF4036" w:rsidRPr="00EF7A5A">
        <w:t>Feature type</w:t>
      </w:r>
      <w:r w:rsidRPr="00EF7A5A">
        <w:t xml:space="preserve">s </w:t>
      </w:r>
      <w:r w:rsidRPr="00EF7A5A">
        <w:rPr>
          <w:b/>
        </w:rPr>
        <w:t xml:space="preserve">Restricted Area </w:t>
      </w:r>
      <w:r w:rsidRPr="00EF7A5A">
        <w:t>during the automated conversion process.</w:t>
      </w:r>
      <w:r w:rsidR="005C6026" w:rsidRPr="00EF7A5A">
        <w:t xml:space="preserve"> </w:t>
      </w:r>
      <w:del w:id="1590" w:author="Jeff Wootton" w:date="2024-07-30T15:10:00Z">
        <w:r w:rsidRPr="00EF7A5A" w:rsidDel="005E6327">
          <w:delText>The following requirements for S-57 encoding must be noted:</w:delText>
        </w:r>
      </w:del>
    </w:p>
    <w:p w:rsidR="005E6327" w:rsidRPr="00EF7A5A" w:rsidRDefault="005E6327" w:rsidP="008E5B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591" w:author="Jeff Wootton" w:date="2024-07-30T15:10:00Z"/>
        </w:rPr>
      </w:pPr>
    </w:p>
    <w:p w:rsidR="00E13AB9" w:rsidRPr="00EF7A5A" w:rsidRDefault="008E5BC9" w:rsidP="008E5B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ins w:id="1592" w:author="Jeff Wootton" w:date="2024-07-30T15:10:00Z">
        <w:r w:rsidRPr="00A71788">
          <w:t xml:space="preserve">For converting vessel speed limit information within a </w:t>
        </w:r>
        <w:r>
          <w:t>r</w:t>
        </w:r>
      </w:ins>
      <w:ins w:id="1593" w:author="Jeff Wootton" w:date="2024-07-30T15:11:00Z">
        <w:r>
          <w:t>estricted area</w:t>
        </w:r>
      </w:ins>
      <w:ins w:id="1594" w:author="Jeff Wootton" w:date="2024-07-31T09:14:00Z">
        <w:r w:rsidR="00532A3C">
          <w:t xml:space="preserve"> and other S-101 </w:t>
        </w:r>
      </w:ins>
      <w:ins w:id="1595" w:author="Jeff Wootton" w:date="2024-07-31T09:15:00Z">
        <w:r w:rsidR="00EA206E">
          <w:t>F</w:t>
        </w:r>
      </w:ins>
      <w:ins w:id="1596" w:author="Jeff Wootton" w:date="2024-07-31T09:14:00Z">
        <w:r w:rsidR="00532A3C">
          <w:t xml:space="preserve">eatures having </w:t>
        </w:r>
      </w:ins>
      <w:ins w:id="1597" w:author="Jeff Wootton" w:date="2024-07-31T09:15:00Z">
        <w:r w:rsidR="00532A3C">
          <w:t xml:space="preserve">complex </w:t>
        </w:r>
      </w:ins>
      <w:ins w:id="1598" w:author="Jeff Wootton" w:date="2024-07-31T09:14:00Z">
        <w:r w:rsidR="00532A3C">
          <w:t xml:space="preserve">attribute </w:t>
        </w:r>
        <w:r w:rsidR="00532A3C">
          <w:rPr>
            <w:b/>
            <w:bCs/>
          </w:rPr>
          <w:t>vessel speed limit</w:t>
        </w:r>
      </w:ins>
      <w:ins w:id="1599" w:author="Jeff Wootton" w:date="2024-07-30T15:10:00Z">
        <w:r w:rsidRPr="00A71788">
          <w:t>, see clause 9.1.2.</w:t>
        </w:r>
      </w:ins>
      <w:del w:id="1600" w:author="Jeff Wootton" w:date="2024-07-30T15:10:00Z">
        <w:r w:rsidR="00E13AB9" w:rsidDel="005E6327">
          <w:delText>For the conversion of vessel speed limits, see clause 9.1.2.</w:delText>
        </w:r>
      </w:del>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601" w:name="_Toc422735803"/>
      <w:bookmarkStart w:id="1602" w:name="_Toc460900602"/>
      <w:bookmarkStart w:id="1603" w:name="_Toc173416451"/>
      <w:r w:rsidRPr="00EF7A5A">
        <w:rPr>
          <w:bCs/>
        </w:rPr>
        <w:t>Maritime jurisdiction areas</w:t>
      </w:r>
      <w:bookmarkEnd w:id="1601"/>
      <w:bookmarkEnd w:id="1602"/>
      <w:bookmarkEnd w:id="1603"/>
    </w:p>
    <w:p w:rsidR="00FB5B3B" w:rsidRPr="00EF7A5A" w:rsidRDefault="00FB5B3B" w:rsidP="00FB5B3B">
      <w:pPr>
        <w:spacing w:after="120"/>
        <w:jc w:val="both"/>
        <w:rPr>
          <w:rFonts w:cs="Arial"/>
          <w:bCs/>
        </w:rPr>
      </w:pPr>
      <w:bookmarkStart w:id="1604" w:name="_Toc422735805"/>
      <w:bookmarkStart w:id="1605" w:name="_Toc460900603"/>
      <w:r w:rsidRPr="00EF7A5A">
        <w:rPr>
          <w:rFonts w:cs="Arial"/>
          <w:bCs/>
        </w:rPr>
        <w:t>The general guidance for the encoding of maritime jurisdiction areas remains unchanged in S-101.</w:t>
      </w:r>
      <w:r w:rsidR="005C6026" w:rsidRPr="00EF7A5A">
        <w:rPr>
          <w:rFonts w:cs="Arial"/>
          <w:bCs/>
        </w:rPr>
        <w:t xml:space="preserve"> </w:t>
      </w:r>
      <w:r w:rsidR="00326FD6">
        <w:rPr>
          <w:rFonts w:cs="Arial"/>
          <w:bCs/>
        </w:rPr>
        <w:t xml:space="preserve">However, in S-101 Curve has been introduced </w:t>
      </w:r>
      <w:r w:rsidR="00D31436">
        <w:rPr>
          <w:rFonts w:cs="Arial"/>
          <w:bCs/>
        </w:rPr>
        <w:t xml:space="preserve">as an allowable geometric primitive </w:t>
      </w:r>
      <w:r w:rsidR="00326FD6">
        <w:rPr>
          <w:rFonts w:cs="Arial"/>
          <w:bCs/>
        </w:rPr>
        <w:t>for several maritime jurisdiction area Feature types, thus removing the requirement to encode a “very narrow area” instance of these Features in order</w:t>
      </w:r>
      <w:r w:rsidR="00D31436">
        <w:rPr>
          <w:rFonts w:cs="Arial"/>
          <w:bCs/>
        </w:rPr>
        <w:t xml:space="preserve"> to</w:t>
      </w:r>
      <w:r w:rsidR="00326FD6">
        <w:rPr>
          <w:rFonts w:cs="Arial"/>
          <w:bCs/>
        </w:rPr>
        <w:t xml:space="preserve"> </w:t>
      </w:r>
      <w:r w:rsidR="00D31436">
        <w:rPr>
          <w:rFonts w:cs="Arial"/>
          <w:bCs/>
        </w:rPr>
        <w:t>indicate</w:t>
      </w:r>
      <w:r w:rsidR="00101F36">
        <w:rPr>
          <w:rFonts w:cs="Arial"/>
          <w:bCs/>
        </w:rPr>
        <w:t xml:space="preserve"> a linear feature. Where Curve has been introduced as an allowable geometric primitive in S-101, this is indicated in the following clauses</w:t>
      </w:r>
      <w:r w:rsidR="00D31436">
        <w:rPr>
          <w:rFonts w:cs="Arial"/>
          <w:bCs/>
        </w:rPr>
        <w:t>,</w:t>
      </w:r>
      <w:r w:rsidR="00101F36">
        <w:rPr>
          <w:rFonts w:cs="Arial"/>
          <w:bCs/>
        </w:rPr>
        <w:t xml:space="preserve"> along with any additional ENC conversion guidance. </w:t>
      </w:r>
      <w:r w:rsidRPr="00EF7A5A">
        <w:rPr>
          <w:rFonts w:cs="Arial"/>
          <w:bCs/>
        </w:rPr>
        <w:t xml:space="preserve">See </w:t>
      </w:r>
      <w:r w:rsidR="00101F36">
        <w:rPr>
          <w:rFonts w:cs="Arial"/>
          <w:bCs/>
        </w:rPr>
        <w:t xml:space="preserve">also </w:t>
      </w:r>
      <w:r w:rsidRPr="00EF7A5A">
        <w:rPr>
          <w:rFonts w:cs="Arial"/>
          <w:bCs/>
        </w:rPr>
        <w:t>S-101 DCEG clause 16.2.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06" w:name="_Toc173416452"/>
      <w:r w:rsidRPr="00EF7A5A">
        <w:rPr>
          <w:bCs/>
        </w:rPr>
        <w:t>National territories</w:t>
      </w:r>
      <w:bookmarkEnd w:id="1604"/>
      <w:bookmarkEnd w:id="1605"/>
      <w:bookmarkEnd w:id="1606"/>
    </w:p>
    <w:p w:rsidR="00FB5B3B" w:rsidRPr="00EF7A5A" w:rsidRDefault="00FB5B3B" w:rsidP="00FB5B3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Administration area (</w:t>
      </w:r>
      <w:r w:rsidRPr="00EF7A5A">
        <w:rPr>
          <w:b/>
        </w:rPr>
        <w:t>ADMARE</w:t>
      </w:r>
      <w:r w:rsidRPr="00EF7A5A">
        <w:t>)</w:t>
      </w:r>
      <w:r w:rsidRPr="00EF7A5A">
        <w:tab/>
      </w:r>
      <w:r w:rsidRPr="00EF7A5A">
        <w:tab/>
        <w:t>(A)</w:t>
      </w:r>
    </w:p>
    <w:p w:rsidR="00FB5B3B" w:rsidRPr="00EF7A5A" w:rsidRDefault="00FB5B3B" w:rsidP="00FB5B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002A0558" w:rsidRPr="00EF7A5A">
        <w:rPr>
          <w:b/>
        </w:rPr>
        <w:t>Administration Area</w:t>
      </w:r>
      <w:r w:rsidRPr="00EF7A5A">
        <w:rPr>
          <w:b/>
        </w:rPr>
        <w:tab/>
      </w:r>
      <w:r w:rsidRPr="00EF7A5A">
        <w:rPr>
          <w:b/>
        </w:rPr>
        <w:tab/>
      </w:r>
      <w:r w:rsidR="002A0558" w:rsidRPr="00EF7A5A">
        <w:rPr>
          <w:b/>
        </w:rPr>
        <w:tab/>
      </w:r>
      <w:r w:rsidR="002A0558" w:rsidRPr="00EF7A5A">
        <w:rPr>
          <w:b/>
        </w:rPr>
        <w:tab/>
      </w:r>
      <w:r w:rsidR="002A0558" w:rsidRPr="00EF7A5A">
        <w:rPr>
          <w:b/>
        </w:rPr>
        <w:tab/>
      </w:r>
      <w:r w:rsidRPr="00EF7A5A">
        <w:t>(</w:t>
      </w:r>
      <w:r w:rsidR="00683A44">
        <w:t>C,</w:t>
      </w:r>
      <w:r w:rsidRPr="00EF7A5A">
        <w:t xml:space="preserve">S)  </w:t>
      </w:r>
      <w:r w:rsidRPr="00EF7A5A">
        <w:tab/>
      </w:r>
      <w:r w:rsidRPr="00EF7A5A">
        <w:tab/>
        <w:t>(S-101 DCEG Clause 1</w:t>
      </w:r>
      <w:r w:rsidR="002A0558" w:rsidRPr="00EF7A5A">
        <w:t>6</w:t>
      </w:r>
      <w:r w:rsidRPr="00EF7A5A">
        <w:t>.</w:t>
      </w:r>
      <w:r w:rsidR="00493DA6">
        <w:t>9</w:t>
      </w:r>
      <w:r w:rsidRPr="00EF7A5A">
        <w:t>)</w:t>
      </w:r>
    </w:p>
    <w:p w:rsidR="002A0558" w:rsidRPr="00EF7A5A" w:rsidRDefault="002A0558" w:rsidP="00C97C5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ADMARE</w:t>
      </w:r>
      <w:r w:rsidRPr="00EF7A5A">
        <w:t xml:space="preserve"> and its binding attributes will be </w:t>
      </w:r>
      <w:r w:rsidR="000D10B5"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00E53334" w:rsidRPr="00EF7A5A">
        <w:rPr>
          <w:b/>
        </w:rPr>
        <w:t>Administration Area</w:t>
      </w:r>
      <w:r w:rsidRPr="00EF7A5A">
        <w:rPr>
          <w:b/>
        </w:rPr>
        <w:t xml:space="preserve"> </w:t>
      </w:r>
      <w:r w:rsidRPr="00EF7A5A">
        <w:t>during the automated conversion process</w:t>
      </w:r>
      <w:r w:rsidR="00C97C5B" w:rsidRPr="00EF7A5A">
        <w:t>, with the following exceptions:</w:t>
      </w:r>
    </w:p>
    <w:p w:rsidR="00AA25B2" w:rsidRPr="00EF7A5A" w:rsidRDefault="00C97C5B" w:rsidP="00C93144">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ADMARE</w:t>
      </w:r>
      <w:r w:rsidRPr="00EF7A5A">
        <w:t xml:space="preserve"> encoded </w:t>
      </w:r>
      <w:r w:rsidR="00AA25B2" w:rsidRPr="00EF7A5A">
        <w:t>to indicate a marine pollution regulations area (see clause 11.16)</w:t>
      </w:r>
      <w:r w:rsidR="002E5058" w:rsidRPr="00EF7A5A">
        <w:t>.</w:t>
      </w:r>
    </w:p>
    <w:p w:rsidR="002E5058" w:rsidRPr="00EF7A5A" w:rsidRDefault="002E5058" w:rsidP="00C93144">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ADMARE</w:t>
      </w:r>
      <w:r w:rsidRPr="00EF7A5A">
        <w:t xml:space="preserve"> encoded to indicate a vessel traffic service area (see clause 12.13).</w:t>
      </w:r>
    </w:p>
    <w:p w:rsidR="00C97C5B" w:rsidRPr="00EF7A5A" w:rsidRDefault="00AA25B2" w:rsidP="00C93144">
      <w:pPr>
        <w:pStyle w:val="ListParagraph"/>
        <w:numPr>
          <w:ilvl w:val="0"/>
          <w:numId w:val="20"/>
        </w:numPr>
        <w:tabs>
          <w:tab w:val="left" w:pos="0"/>
          <w:tab w:val="left" w:pos="283"/>
          <w:tab w:val="left" w:pos="566"/>
          <w:tab w:val="left" w:pos="709"/>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ADMARE</w:t>
      </w:r>
      <w:r w:rsidRPr="00EF7A5A">
        <w:t xml:space="preserve"> encoded to indicate a pilotage district (see clause 13.1.2)</w:t>
      </w:r>
      <w:r w:rsidR="002E5058" w:rsidRPr="00EF7A5A">
        <w:t>.</w:t>
      </w:r>
    </w:p>
    <w:p w:rsidR="00E53334" w:rsidRPr="00EF7A5A" w:rsidRDefault="00E53334" w:rsidP="00E533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requirements for S-57 attribution must be noted:</w:t>
      </w:r>
    </w:p>
    <w:p w:rsidR="00D31436" w:rsidRDefault="00D31436" w:rsidP="00D31436">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Curve has been introduced as an allowable geometric primitive for </w:t>
      </w:r>
      <w:r>
        <w:rPr>
          <w:rFonts w:cs="Arial"/>
          <w:b/>
          <w:bCs/>
        </w:rPr>
        <w:t>Administration Area</w:t>
      </w:r>
      <w:r>
        <w:rPr>
          <w:rFonts w:cs="Arial"/>
          <w:bCs/>
        </w:rPr>
        <w:t xml:space="preserve"> in S-101, thus removing the requirement to encode a “very narrow area” instance of </w:t>
      </w:r>
      <w:r w:rsidR="007B160E">
        <w:rPr>
          <w:rFonts w:cs="Arial"/>
          <w:b/>
          <w:bCs/>
        </w:rPr>
        <w:t>ADMARE</w:t>
      </w:r>
      <w:r w:rsidR="007B160E">
        <w:rPr>
          <w:rFonts w:cs="Arial"/>
          <w:bCs/>
        </w:rPr>
        <w:t xml:space="preserve"> in S-57</w:t>
      </w:r>
      <w:r>
        <w:rPr>
          <w:rFonts w:cs="Arial"/>
          <w:bCs/>
        </w:rPr>
        <w:t xml:space="preserve"> in order to indicate a linear feature.</w:t>
      </w:r>
      <w:r w:rsidR="007B160E">
        <w:rPr>
          <w:rFonts w:cs="Arial"/>
          <w:bCs/>
        </w:rPr>
        <w:t xml:space="preserve"> While a suitably configured converter may be capable of creating a Curve feature during the automated conversion process (for example</w:t>
      </w:r>
      <w:r w:rsidR="00C742D6">
        <w:rPr>
          <w:rFonts w:cs="Arial"/>
          <w:bCs/>
        </w:rPr>
        <w:t>,</w:t>
      </w:r>
      <w:r w:rsidR="007B160E">
        <w:rPr>
          <w:rFonts w:cs="Arial"/>
          <w:bCs/>
        </w:rPr>
        <w:t xml:space="preserve"> along one of the long edges or approximating the centreline of the “very narrow area”), Data Producers </w:t>
      </w:r>
      <w:r w:rsidR="00BE4A1A">
        <w:rPr>
          <w:rFonts w:cs="Arial"/>
          <w:bCs/>
        </w:rPr>
        <w:t>will be required to</w:t>
      </w:r>
      <w:r w:rsidR="007B160E">
        <w:rPr>
          <w:rFonts w:cs="Arial"/>
          <w:bCs/>
        </w:rPr>
        <w:t xml:space="preserve"> </w:t>
      </w:r>
      <w:r w:rsidR="00BE4A1A" w:rsidRPr="00EF7A5A">
        <w:t xml:space="preserve">evaluate their converted S-101 data and </w:t>
      </w:r>
      <w:r w:rsidR="00BE4A1A">
        <w:t>amend</w:t>
      </w:r>
      <w:r w:rsidR="00BE4A1A" w:rsidRPr="00EF7A5A">
        <w:t xml:space="preserve"> these </w:t>
      </w:r>
      <w:r w:rsidR="00BE4A1A">
        <w:t>F</w:t>
      </w:r>
      <w:r w:rsidR="00BE4A1A" w:rsidRPr="00EF7A5A">
        <w:t>eatures as required</w:t>
      </w:r>
      <w:r w:rsidR="00BE4A1A">
        <w:t>.</w:t>
      </w:r>
    </w:p>
    <w:p w:rsidR="00E53334" w:rsidRPr="00EF7A5A" w:rsidRDefault="00E53334"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an administration is in dispute.</w:t>
      </w:r>
      <w:r w:rsidR="005C6026" w:rsidRPr="00EF7A5A">
        <w:rPr>
          <w:rFonts w:cs="Arial"/>
          <w:bCs/>
        </w:rPr>
        <w:t xml:space="preserve"> </w:t>
      </w:r>
      <w:r w:rsidRPr="00EF7A5A">
        <w:rPr>
          <w:rFonts w:cs="Arial"/>
          <w:bCs/>
        </w:rPr>
        <w:t>This information may be encoded in S-57 using a</w:t>
      </w:r>
      <w:r w:rsidR="00D6257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w:t>
      </w:r>
      <w:r w:rsidR="009E4FB3" w:rsidRPr="00EF7A5A">
        <w:rPr>
          <w:rFonts w:cs="Arial"/>
          <w:bCs/>
        </w:rPr>
        <w:t>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9E4FB3" w:rsidRPr="00EF7A5A">
        <w:rPr>
          <w:rFonts w:cs="Arial"/>
          <w:b/>
          <w:bCs/>
        </w:rPr>
        <w:t>CTNARE</w:t>
      </w:r>
      <w:r w:rsidRPr="00EF7A5A">
        <w:rPr>
          <w:rFonts w:cs="Arial"/>
          <w:bCs/>
        </w:rPr>
        <w:t xml:space="preserve"> </w:t>
      </w:r>
      <w:r w:rsidR="00A54DCF" w:rsidRPr="00EF7A5A">
        <w:rPr>
          <w:rFonts w:cs="Arial"/>
          <w:bCs/>
        </w:rPr>
        <w:t xml:space="preserve">should </w:t>
      </w:r>
      <w:r w:rsidRPr="00EF7A5A">
        <w:rPr>
          <w:rFonts w:cs="Arial"/>
          <w:bCs/>
        </w:rPr>
        <w:t xml:space="preserve">be in </w:t>
      </w:r>
      <w:r w:rsidR="00A54DCF" w:rsidRPr="00EF7A5A">
        <w:rPr>
          <w:rFonts w:cs="Arial"/>
          <w:bCs/>
        </w:rPr>
        <w:t xml:space="preserve">a standardised </w:t>
      </w:r>
      <w:r w:rsidRPr="00EF7A5A">
        <w:rPr>
          <w:rFonts w:cs="Arial"/>
          <w:bCs/>
        </w:rPr>
        <w:t>format</w:t>
      </w:r>
      <w:r w:rsidR="00A54DCF" w:rsidRPr="00EF7A5A">
        <w:rPr>
          <w:rFonts w:cs="Arial"/>
          <w:bCs/>
        </w:rPr>
        <w:t>, such as</w:t>
      </w:r>
      <w:r w:rsidRPr="00EF7A5A">
        <w:rPr>
          <w:rFonts w:cs="Arial"/>
          <w:bCs/>
        </w:rPr>
        <w:t xml:space="preserve"> </w:t>
      </w:r>
      <w:r w:rsidR="009E4FB3" w:rsidRPr="00EF7A5A">
        <w:rPr>
          <w:rFonts w:cs="Arial"/>
          <w:bCs/>
          <w:i/>
        </w:rPr>
        <w:t>In dispute</w:t>
      </w:r>
      <w:r w:rsidRPr="00EF7A5A">
        <w:rPr>
          <w:rFonts w:cs="Arial"/>
          <w:bCs/>
        </w:rPr>
        <w:t>.</w:t>
      </w:r>
      <w:r w:rsidR="005C6026" w:rsidRPr="00EF7A5A">
        <w:rPr>
          <w:rFonts w:cs="Arial"/>
          <w:bCs/>
        </w:rPr>
        <w:t xml:space="preserve"> </w:t>
      </w:r>
      <w:r w:rsidR="00A54DCF" w:rsidRPr="00EF7A5A">
        <w:rPr>
          <w:rFonts w:cs="Arial"/>
          <w:bCs/>
        </w:rPr>
        <w:t xml:space="preserve">Where this occurs, the </w:t>
      </w:r>
      <w:r w:rsidR="00A54DCF" w:rsidRPr="00EF7A5A">
        <w:rPr>
          <w:rFonts w:cs="Arial"/>
          <w:b/>
          <w:bCs/>
        </w:rPr>
        <w:t>ADMARE</w:t>
      </w:r>
      <w:r w:rsidR="00A54DCF" w:rsidRPr="00EF7A5A">
        <w:rPr>
          <w:rFonts w:cs="Arial"/>
          <w:bCs/>
        </w:rPr>
        <w:t xml:space="preserve"> should be partitioned into two discrete </w:t>
      </w:r>
      <w:r w:rsidR="00A54DCF" w:rsidRPr="00EF7A5A">
        <w:rPr>
          <w:b/>
        </w:rPr>
        <w:t>Administration Area</w:t>
      </w:r>
      <w:r w:rsidR="00A54DCF" w:rsidRPr="00EF7A5A">
        <w:rPr>
          <w:rFonts w:cs="Arial"/>
          <w:bCs/>
        </w:rPr>
        <w:t xml:space="preserve"> features during the conversion process. One </w:t>
      </w:r>
      <w:r w:rsidR="00A54DCF" w:rsidRPr="00EF7A5A">
        <w:rPr>
          <w:b/>
        </w:rPr>
        <w:t>Administration Area</w:t>
      </w:r>
      <w:r w:rsidR="00A54DCF" w:rsidRPr="00EF7A5A">
        <w:rPr>
          <w:rFonts w:cs="Arial"/>
          <w:bCs/>
        </w:rPr>
        <w:t xml:space="preserve"> should be created coincident with the </w:t>
      </w:r>
      <w:r w:rsidR="00A54DCF" w:rsidRPr="00EF7A5A">
        <w:rPr>
          <w:rFonts w:cs="Arial"/>
          <w:b/>
          <w:bCs/>
        </w:rPr>
        <w:t>CTNARE</w:t>
      </w:r>
      <w:r w:rsidR="00A54DCF" w:rsidRPr="00EF7A5A">
        <w:rPr>
          <w:rFonts w:cs="Arial"/>
          <w:bCs/>
        </w:rPr>
        <w:t xml:space="preserve">, with </w:t>
      </w:r>
      <w:r w:rsidR="00A54DCF" w:rsidRPr="00EF7A5A">
        <w:rPr>
          <w:rFonts w:cs="Arial"/>
          <w:b/>
          <w:bCs/>
        </w:rPr>
        <w:t>in dispute</w:t>
      </w:r>
      <w:r w:rsidR="00A54DCF" w:rsidRPr="00EF7A5A">
        <w:rPr>
          <w:rFonts w:cs="Arial"/>
          <w:bCs/>
        </w:rPr>
        <w:t xml:space="preserve"> set to </w:t>
      </w:r>
      <w:r w:rsidR="00A54DCF" w:rsidRPr="00EF7A5A">
        <w:rPr>
          <w:rFonts w:cs="Arial"/>
          <w:bCs/>
          <w:i/>
          <w:iCs/>
        </w:rPr>
        <w:t>True</w:t>
      </w:r>
      <w:r w:rsidR="00A54DCF" w:rsidRPr="00EF7A5A">
        <w:rPr>
          <w:rFonts w:cs="Arial"/>
          <w:bCs/>
          <w:iCs/>
        </w:rPr>
        <w:t>;</w:t>
      </w:r>
      <w:r w:rsidR="00A54DCF" w:rsidRPr="00EF7A5A">
        <w:rPr>
          <w:rFonts w:cs="Arial"/>
          <w:bCs/>
        </w:rPr>
        <w:t xml:space="preserve"> and the other </w:t>
      </w:r>
      <w:r w:rsidR="00A54DCF" w:rsidRPr="00EF7A5A">
        <w:rPr>
          <w:b/>
        </w:rPr>
        <w:t>Administration Area</w:t>
      </w:r>
      <w:r w:rsidR="00A54DCF" w:rsidRPr="00EF7A5A">
        <w:rPr>
          <w:rFonts w:cs="Arial"/>
          <w:bCs/>
        </w:rPr>
        <w:t xml:space="preserve"> created to cover the remaining </w:t>
      </w:r>
      <w:r w:rsidR="00A54DCF" w:rsidRPr="00EF7A5A">
        <w:rPr>
          <w:rFonts w:cs="Arial"/>
          <w:b/>
          <w:bCs/>
        </w:rPr>
        <w:t>ADMARE</w:t>
      </w:r>
      <w:r w:rsidR="00A54DCF" w:rsidRPr="00EF7A5A">
        <w:rPr>
          <w:rFonts w:cs="Arial"/>
          <w:bCs/>
        </w:rPr>
        <w:t xml:space="preserve">, with </w:t>
      </w:r>
      <w:r w:rsidR="00A54DCF" w:rsidRPr="00EF7A5A">
        <w:rPr>
          <w:rFonts w:cs="Arial"/>
          <w:b/>
          <w:bCs/>
        </w:rPr>
        <w:t>in dispute</w:t>
      </w:r>
      <w:r w:rsidR="00A54DCF" w:rsidRPr="00EF7A5A">
        <w:rPr>
          <w:rFonts w:cs="Arial"/>
          <w:bCs/>
        </w:rPr>
        <w:t xml:space="preserve"> not populated or set to </w:t>
      </w:r>
      <w:r w:rsidR="00A54DCF" w:rsidRPr="00EF7A5A">
        <w:rPr>
          <w:rFonts w:cs="Arial"/>
          <w:bCs/>
          <w:i/>
          <w:iCs/>
        </w:rPr>
        <w:t>False</w:t>
      </w:r>
      <w:r w:rsidR="00A54DCF" w:rsidRPr="00EF7A5A">
        <w:rPr>
          <w:rFonts w:cs="Arial"/>
          <w:bCs/>
        </w:rPr>
        <w:t>.</w:t>
      </w:r>
      <w:r w:rsidR="005C6026" w:rsidRPr="00EF7A5A">
        <w:rPr>
          <w:rFonts w:cs="Arial"/>
          <w:bCs/>
        </w:rPr>
        <w:t xml:space="preserve"> </w:t>
      </w:r>
      <w:r w:rsidR="009E4FB3" w:rsidRPr="00EF7A5A">
        <w:t xml:space="preserve">The </w:t>
      </w:r>
      <w:r w:rsidR="00614875" w:rsidRPr="00EF7A5A">
        <w:t xml:space="preserve">S-101 </w:t>
      </w:r>
      <w:r w:rsidR="009E4FB3" w:rsidRPr="00EF7A5A">
        <w:rPr>
          <w:rFonts w:cs="Arial"/>
          <w:b/>
          <w:bCs/>
        </w:rPr>
        <w:t>Caution Area</w:t>
      </w:r>
      <w:r w:rsidR="009E4FB3" w:rsidRPr="00EF7A5A">
        <w:rPr>
          <w:rFonts w:cs="Arial"/>
          <w:bCs/>
        </w:rPr>
        <w:t xml:space="preserve"> </w:t>
      </w:r>
      <w:r w:rsidR="00614875" w:rsidRPr="00EF7A5A">
        <w:rPr>
          <w:rFonts w:cs="Arial"/>
          <w:bCs/>
        </w:rPr>
        <w:t xml:space="preserve">feature resulting from the conversion of the </w:t>
      </w:r>
      <w:r w:rsidR="00614875" w:rsidRPr="00EF7A5A">
        <w:rPr>
          <w:rFonts w:cs="Arial"/>
          <w:b/>
          <w:bCs/>
        </w:rPr>
        <w:t>CTNARE</w:t>
      </w:r>
      <w:r w:rsidR="00614875" w:rsidRPr="00EF7A5A">
        <w:rPr>
          <w:rFonts w:cs="Arial"/>
          <w:bCs/>
        </w:rPr>
        <w:t xml:space="preserve"> </w:t>
      </w:r>
      <w:r w:rsidR="009E4FB3" w:rsidRPr="00EF7A5A">
        <w:t>should be removed from the converted S-101 dataset in this case.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07" w:name="_Toc422735807"/>
      <w:bookmarkStart w:id="1608" w:name="_Toc460900604"/>
      <w:bookmarkStart w:id="1609" w:name="_Toc173416453"/>
      <w:r w:rsidRPr="00EF7A5A">
        <w:rPr>
          <w:bCs/>
        </w:rPr>
        <w:t>Custom zones</w:t>
      </w:r>
      <w:bookmarkEnd w:id="1607"/>
      <w:bookmarkEnd w:id="1608"/>
      <w:bookmarkEnd w:id="1609"/>
    </w:p>
    <w:p w:rsidR="00614875" w:rsidRPr="00EF7A5A" w:rsidRDefault="00614875" w:rsidP="0061487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Custom zone (</w:t>
      </w:r>
      <w:r w:rsidRPr="00EF7A5A">
        <w:rPr>
          <w:b/>
        </w:rPr>
        <w:t>CUSZNE</w:t>
      </w:r>
      <w:r w:rsidRPr="00EF7A5A">
        <w:t>)</w:t>
      </w:r>
      <w:r w:rsidRPr="00EF7A5A">
        <w:tab/>
      </w:r>
      <w:r w:rsidRPr="00EF7A5A">
        <w:tab/>
      </w:r>
      <w:r w:rsidRPr="00EF7A5A">
        <w:tab/>
        <w:t>(A)</w:t>
      </w:r>
    </w:p>
    <w:p w:rsidR="00614875" w:rsidRPr="00EF7A5A" w:rsidRDefault="00614875" w:rsidP="006148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Custom Zone</w:t>
      </w:r>
      <w:r w:rsidRPr="00EF7A5A">
        <w:rPr>
          <w:b/>
        </w:rPr>
        <w:tab/>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Pr="00EF7A5A">
        <w:tab/>
      </w:r>
      <w:r w:rsidRPr="00EF7A5A">
        <w:tab/>
        <w:t>(S-101 DCEG Clause 16.</w:t>
      </w:r>
      <w:r w:rsidR="0078643C" w:rsidRPr="00EF7A5A">
        <w:t>1</w:t>
      </w:r>
      <w:r w:rsidR="0078643C">
        <w:t>5</w:t>
      </w:r>
      <w:r w:rsidRPr="00EF7A5A">
        <w:t>)</w:t>
      </w:r>
    </w:p>
    <w:p w:rsidR="00AA2458" w:rsidRPr="00EF7A5A" w:rsidRDefault="00AA2458" w:rsidP="00F459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CUSZNE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Custom Zone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10" w:name="_Toc422735809"/>
      <w:bookmarkStart w:id="1611" w:name="_Toc460900605"/>
      <w:bookmarkStart w:id="1612" w:name="_Toc173416454"/>
      <w:r w:rsidRPr="00EF7A5A">
        <w:rPr>
          <w:bCs/>
        </w:rPr>
        <w:t>Free port area</w:t>
      </w:r>
      <w:bookmarkEnd w:id="1610"/>
      <w:bookmarkEnd w:id="1611"/>
      <w:r w:rsidRPr="00EF7A5A">
        <w:rPr>
          <w:bCs/>
        </w:rPr>
        <w:t>s</w:t>
      </w:r>
      <w:bookmarkEnd w:id="1612"/>
    </w:p>
    <w:p w:rsidR="00AA2458" w:rsidRPr="00EF7A5A" w:rsidRDefault="00AA2458" w:rsidP="00AA24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Free port area (</w:t>
      </w:r>
      <w:r w:rsidRPr="00EF7A5A">
        <w:rPr>
          <w:b/>
        </w:rPr>
        <w:t>FRPARE</w:t>
      </w:r>
      <w:r w:rsidRPr="00EF7A5A">
        <w:t>)</w:t>
      </w:r>
      <w:r w:rsidRPr="00EF7A5A">
        <w:tab/>
      </w:r>
      <w:r w:rsidRPr="00EF7A5A">
        <w:tab/>
        <w:t>(A)</w:t>
      </w:r>
    </w:p>
    <w:p w:rsidR="00AA2458" w:rsidRPr="00EF7A5A" w:rsidRDefault="00AA2458" w:rsidP="00AA24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Free Port Area</w:t>
      </w:r>
      <w:r w:rsidRPr="00EF7A5A">
        <w:rPr>
          <w:b/>
        </w:rPr>
        <w:tab/>
      </w:r>
      <w:r w:rsidRPr="00EF7A5A">
        <w:rPr>
          <w:b/>
        </w:rPr>
        <w:tab/>
      </w:r>
      <w:r w:rsidRPr="00EF7A5A">
        <w:rPr>
          <w:b/>
        </w:rPr>
        <w:tab/>
      </w:r>
      <w:r w:rsidRPr="00EF7A5A">
        <w:rPr>
          <w:b/>
        </w:rPr>
        <w:tab/>
      </w:r>
      <w:r w:rsidRPr="00EF7A5A">
        <w:rPr>
          <w:b/>
        </w:rPr>
        <w:tab/>
      </w:r>
      <w:r w:rsidRPr="00EF7A5A">
        <w:rPr>
          <w:b/>
        </w:rPr>
        <w:tab/>
      </w:r>
      <w:r w:rsidRPr="00EF7A5A">
        <w:t xml:space="preserve">(S)  </w:t>
      </w:r>
      <w:r w:rsidRPr="00EF7A5A">
        <w:tab/>
      </w:r>
      <w:r w:rsidRPr="00EF7A5A">
        <w:tab/>
      </w:r>
      <w:r w:rsidRPr="00EF7A5A">
        <w:tab/>
      </w:r>
      <w:r w:rsidRPr="00EF7A5A">
        <w:tab/>
        <w:t>(S-101 DCEG Clause 16.</w:t>
      </w:r>
      <w:r w:rsidR="0078643C" w:rsidRPr="00EF7A5A">
        <w:t>1</w:t>
      </w:r>
      <w:r w:rsidR="0078643C">
        <w:t>9</w:t>
      </w:r>
      <w:r w:rsidRPr="00EF7A5A">
        <w:t>)</w:t>
      </w:r>
    </w:p>
    <w:p w:rsidR="00AA2458" w:rsidRPr="00EF7A5A" w:rsidRDefault="00AA2458" w:rsidP="00AA24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FRPARE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Free Port Area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13" w:name="_Toc422735811"/>
      <w:bookmarkStart w:id="1614" w:name="_Toc460900606"/>
      <w:bookmarkStart w:id="1615" w:name="_Toc173416455"/>
      <w:r w:rsidRPr="00EF7A5A">
        <w:rPr>
          <w:bCs/>
        </w:rPr>
        <w:t>Territorial Sea</w:t>
      </w:r>
      <w:bookmarkEnd w:id="1613"/>
      <w:bookmarkEnd w:id="1614"/>
      <w:r w:rsidRPr="00EF7A5A">
        <w:rPr>
          <w:bCs/>
        </w:rPr>
        <w:t>s</w:t>
      </w:r>
      <w:bookmarkEnd w:id="1615"/>
    </w:p>
    <w:p w:rsidR="00515A3E" w:rsidRPr="00EF7A5A" w:rsidRDefault="00515A3E" w:rsidP="00515A3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Object</w:t>
      </w:r>
      <w:r w:rsidRPr="00EF7A5A">
        <w:rPr>
          <w:u w:val="single"/>
        </w:rPr>
        <w:t>:</w:t>
      </w:r>
      <w:r w:rsidRPr="00EF7A5A">
        <w:tab/>
      </w:r>
      <w:r w:rsidRPr="00EF7A5A">
        <w:tab/>
        <w:t>Straight Territorial Sea Baseline (</w:t>
      </w:r>
      <w:r w:rsidRPr="00EF7A5A">
        <w:rPr>
          <w:b/>
        </w:rPr>
        <w:t>STSLNE</w:t>
      </w:r>
      <w:r w:rsidRPr="00EF7A5A">
        <w:t>)</w:t>
      </w:r>
      <w:r w:rsidRPr="00EF7A5A">
        <w:tab/>
        <w:t>(L)</w:t>
      </w:r>
    </w:p>
    <w:p w:rsidR="00515A3E" w:rsidRPr="00EF7A5A" w:rsidRDefault="00515A3E" w:rsidP="00515A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Straight Territorial Sea Baseline</w:t>
      </w:r>
      <w:r w:rsidRPr="00EF7A5A">
        <w:rPr>
          <w:b/>
        </w:rPr>
        <w:tab/>
      </w:r>
      <w:r w:rsidRPr="00EF7A5A">
        <w:rPr>
          <w:b/>
        </w:rPr>
        <w:tab/>
      </w:r>
      <w:r w:rsidRPr="00EF7A5A">
        <w:rPr>
          <w:b/>
        </w:rPr>
        <w:tab/>
      </w:r>
      <w:r w:rsidRPr="00EF7A5A">
        <w:rPr>
          <w:b/>
        </w:rPr>
        <w:tab/>
      </w:r>
      <w:r w:rsidRPr="00EF7A5A">
        <w:t>(C)</w:t>
      </w:r>
      <w:r w:rsidRPr="00EF7A5A">
        <w:tab/>
      </w:r>
      <w:r w:rsidRPr="00EF7A5A">
        <w:tab/>
        <w:t>(S-101 DCEG Clause 16.</w:t>
      </w:r>
      <w:r w:rsidR="0078643C" w:rsidRPr="00EF7A5A">
        <w:t>2</w:t>
      </w:r>
      <w:r w:rsidR="0078643C">
        <w:t>3</w:t>
      </w:r>
      <w:r w:rsidRPr="00EF7A5A">
        <w:t>)</w:t>
      </w:r>
    </w:p>
    <w:p w:rsidR="00515A3E" w:rsidRPr="00EF7A5A" w:rsidRDefault="00515A3E" w:rsidP="00515A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STSLNE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Straight Territorial Sea Baseline </w:t>
      </w:r>
      <w:r w:rsidRPr="00EF7A5A">
        <w:t>during the automated conversion process.</w:t>
      </w:r>
    </w:p>
    <w:p w:rsidR="00515A3E" w:rsidRPr="00EF7A5A" w:rsidRDefault="00515A3E" w:rsidP="00515A3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FF4036" w:rsidRPr="00EF7A5A">
        <w:rPr>
          <w:u w:val="single"/>
        </w:rPr>
        <w:t>O</w:t>
      </w:r>
      <w:r w:rsidRPr="00EF7A5A">
        <w:rPr>
          <w:u w:val="single"/>
        </w:rPr>
        <w:t>bject:</w:t>
      </w:r>
      <w:r w:rsidRPr="00EF7A5A">
        <w:tab/>
      </w:r>
      <w:r w:rsidRPr="00EF7A5A">
        <w:tab/>
        <w:t>Territorial Sea area (</w:t>
      </w:r>
      <w:r w:rsidRPr="00EF7A5A">
        <w:rPr>
          <w:b/>
        </w:rPr>
        <w:t>TESARE</w:t>
      </w:r>
      <w:r w:rsidRPr="00EF7A5A">
        <w:t>)</w:t>
      </w:r>
      <w:r w:rsidRPr="00EF7A5A">
        <w:tab/>
      </w:r>
      <w:r w:rsidRPr="00EF7A5A">
        <w:tab/>
        <w:t>(A)</w:t>
      </w:r>
    </w:p>
    <w:p w:rsidR="00515A3E" w:rsidRPr="00EF7A5A" w:rsidRDefault="00515A3E" w:rsidP="00515A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Geo </w:t>
      </w:r>
      <w:r w:rsidR="00FF4036" w:rsidRPr="00EF7A5A">
        <w:rPr>
          <w:u w:val="single"/>
        </w:rPr>
        <w:t>Feature</w:t>
      </w:r>
      <w:r w:rsidRPr="00EF7A5A">
        <w:t>:</w:t>
      </w:r>
      <w:r w:rsidRPr="00EF7A5A">
        <w:tab/>
      </w:r>
      <w:r w:rsidRPr="00EF7A5A">
        <w:rPr>
          <w:b/>
        </w:rPr>
        <w:t>Territorial Sea Area</w:t>
      </w:r>
      <w:r w:rsidRPr="00EF7A5A">
        <w:rPr>
          <w:b/>
        </w:rPr>
        <w:tab/>
      </w:r>
      <w:r w:rsidRPr="00EF7A5A">
        <w:rPr>
          <w:b/>
        </w:rPr>
        <w:tab/>
      </w:r>
      <w:r w:rsidRPr="00EF7A5A">
        <w:rPr>
          <w:b/>
        </w:rPr>
        <w:tab/>
      </w:r>
      <w:r w:rsidRPr="00EF7A5A">
        <w:rPr>
          <w:b/>
        </w:rPr>
        <w:tab/>
      </w:r>
      <w:r w:rsidRPr="00EF7A5A">
        <w:rPr>
          <w:b/>
        </w:rPr>
        <w:tab/>
      </w:r>
      <w:r w:rsidRPr="00EF7A5A">
        <w:t>(</w:t>
      </w:r>
      <w:r w:rsidR="0078643C">
        <w:t>C,</w:t>
      </w:r>
      <w:r w:rsidRPr="00EF7A5A">
        <w:t>S)</w:t>
      </w:r>
      <w:r w:rsidRPr="00EF7A5A">
        <w:tab/>
      </w:r>
      <w:r w:rsidRPr="00EF7A5A">
        <w:tab/>
      </w:r>
      <w:r w:rsidRPr="00EF7A5A">
        <w:tab/>
        <w:t>(S-101 DCEG Clause 16.</w:t>
      </w:r>
      <w:r w:rsidR="00D45635" w:rsidRPr="00EF7A5A">
        <w:t>2</w:t>
      </w:r>
      <w:r w:rsidR="00D45635">
        <w:t>4</w:t>
      </w:r>
      <w:r w:rsidRPr="00EF7A5A">
        <w:t>)</w:t>
      </w:r>
    </w:p>
    <w:p w:rsidR="004F6DB3" w:rsidRPr="00EF7A5A" w:rsidRDefault="00366A14" w:rsidP="0018173B">
      <w:pPr>
        <w:spacing w:after="120"/>
        <w:jc w:val="both"/>
      </w:pPr>
      <w:r w:rsidRPr="00EF7A5A">
        <w:t xml:space="preserve">All instances of encoding of the S-57 </w:t>
      </w:r>
      <w:r w:rsidR="00FF4036" w:rsidRPr="00EF7A5A">
        <w:t>O</w:t>
      </w:r>
      <w:r w:rsidRPr="00EF7A5A">
        <w:t>bject</w:t>
      </w:r>
      <w:r w:rsidR="00FF4036" w:rsidRPr="00EF7A5A">
        <w:t xml:space="preserve"> class</w:t>
      </w:r>
      <w:r w:rsidRPr="00EF7A5A">
        <w:t xml:space="preserve"> </w:t>
      </w:r>
      <w:r w:rsidRPr="00EF7A5A">
        <w:rPr>
          <w:b/>
        </w:rPr>
        <w:t>TESARE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FF4036" w:rsidRPr="00EF7A5A">
        <w:t>Feature type</w:t>
      </w:r>
      <w:r w:rsidRPr="00EF7A5A">
        <w:t xml:space="preserve"> </w:t>
      </w:r>
      <w:r w:rsidRPr="00EF7A5A">
        <w:rPr>
          <w:b/>
        </w:rPr>
        <w:t xml:space="preserve">Territorial Sea Area </w:t>
      </w:r>
      <w:r w:rsidRPr="00EF7A5A">
        <w:t>during the automated conversion process.</w:t>
      </w:r>
      <w:r w:rsidR="005C6026" w:rsidRPr="00EF7A5A">
        <w:t xml:space="preserve"> </w:t>
      </w:r>
      <w:r w:rsidR="004F6DB3" w:rsidRPr="00EF7A5A">
        <w:t xml:space="preserve">However, Data Producers are advised that the following enumerate type attribute has restricted allowable enumerate values for </w:t>
      </w:r>
      <w:r w:rsidR="007F799E" w:rsidRPr="00EF7A5A">
        <w:rPr>
          <w:b/>
        </w:rPr>
        <w:t>Territorial Sea Area</w:t>
      </w:r>
      <w:r w:rsidR="004F6DB3" w:rsidRPr="00EF7A5A">
        <w:t xml:space="preserve"> in S-101:</w:t>
      </w:r>
    </w:p>
    <w:p w:rsidR="004F6DB3" w:rsidRPr="00EF7A5A" w:rsidRDefault="004F6DB3" w:rsidP="004F6DB3">
      <w:pPr>
        <w:spacing w:after="120"/>
        <w:jc w:val="both"/>
      </w:pPr>
      <w:r w:rsidRPr="00EF7A5A">
        <w:rPr>
          <w:b/>
        </w:rPr>
        <w:t>restriction</w:t>
      </w:r>
      <w:r w:rsidRPr="00EF7A5A">
        <w:tab/>
        <w:t>(RESTRN)</w:t>
      </w:r>
    </w:p>
    <w:p w:rsidR="00366A14" w:rsidRPr="00EF7A5A" w:rsidRDefault="004F6DB3" w:rsidP="004F6DB3">
      <w:pPr>
        <w:spacing w:after="120"/>
        <w:jc w:val="both"/>
        <w:rPr>
          <w:rFonts w:cs="Arial"/>
        </w:rPr>
      </w:pPr>
      <w:r w:rsidRPr="00EF7A5A">
        <w:rPr>
          <w:rFonts w:cs="Arial"/>
          <w:bCs/>
        </w:rPr>
        <w:t xml:space="preserve">See S-101 DCEG clause </w:t>
      </w:r>
      <w:r w:rsidR="007F799E" w:rsidRPr="00EF7A5A">
        <w:rPr>
          <w:rFonts w:cs="Arial"/>
          <w:bCs/>
        </w:rPr>
        <w:t>16.</w:t>
      </w:r>
      <w:r w:rsidR="009E7FD3" w:rsidRPr="00EF7A5A">
        <w:rPr>
          <w:rFonts w:cs="Arial"/>
          <w:bCs/>
        </w:rPr>
        <w:t>2</w:t>
      </w:r>
      <w:r w:rsidR="009E7FD3">
        <w:rPr>
          <w:rFonts w:cs="Arial"/>
          <w:bCs/>
        </w:rPr>
        <w:t>4</w:t>
      </w:r>
      <w:r w:rsidR="009E7FD3"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RESTRN on </w:t>
      </w:r>
      <w:r w:rsidR="007F799E" w:rsidRPr="00EF7A5A">
        <w:rPr>
          <w:b/>
        </w:rPr>
        <w:t>TESARE</w:t>
      </w:r>
      <w:r w:rsidRPr="00EF7A5A">
        <w:rPr>
          <w:rFonts w:cs="Arial"/>
          <w:bCs/>
        </w:rPr>
        <w:t xml:space="preserve"> and amend appropriately.</w:t>
      </w:r>
    </w:p>
    <w:p w:rsidR="00366A14" w:rsidRPr="00EF7A5A" w:rsidRDefault="00366A14" w:rsidP="00366A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following </w:t>
      </w:r>
      <w:r w:rsidR="004F6DB3" w:rsidRPr="00EF7A5A">
        <w:t xml:space="preserve">additional </w:t>
      </w:r>
      <w:r w:rsidRPr="00EF7A5A">
        <w:t>requirements for S-57 attribution must be noted:</w:t>
      </w:r>
    </w:p>
    <w:p w:rsidR="0078643C" w:rsidRDefault="0078643C" w:rsidP="0078643C">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Curve has been introduced as an allowable geometric primitive for </w:t>
      </w:r>
      <w:r w:rsidR="00D45635" w:rsidRPr="00EF7A5A">
        <w:rPr>
          <w:b/>
        </w:rPr>
        <w:t>Territorial Sea Area</w:t>
      </w:r>
      <w:r>
        <w:rPr>
          <w:rFonts w:cs="Arial"/>
          <w:bCs/>
        </w:rPr>
        <w:t xml:space="preserve"> in S-101, thus removing the requirement to encode a “very narrow area” instance of </w:t>
      </w:r>
      <w:r w:rsidR="00D45635">
        <w:rPr>
          <w:rFonts w:cs="Arial"/>
          <w:b/>
          <w:bCs/>
        </w:rPr>
        <w:t>TES</w:t>
      </w:r>
      <w:r>
        <w:rPr>
          <w:rFonts w:cs="Arial"/>
          <w:b/>
          <w:bCs/>
        </w:rPr>
        <w:t>ARE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rsidR="00366A14" w:rsidRPr="00A22099" w:rsidRDefault="00366A14"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616" w:author="Jeff Wootton" w:date="2024-07-31T09:22:00Z"/>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 </w:t>
      </w:r>
      <w:del w:id="1617" w:author="Jeff Wootton" w:date="2024-07-31T09:29:00Z">
        <w:r w:rsidRPr="00EF7A5A" w:rsidDel="00FC326D">
          <w:rPr>
            <w:rFonts w:cs="Arial"/>
            <w:bCs/>
          </w:rPr>
          <w:delText xml:space="preserve">territorial </w:delText>
        </w:r>
      </w:del>
      <w:ins w:id="1618" w:author="Jeff Wootton" w:date="2024-07-31T09:29:00Z">
        <w:r w:rsidR="00FC326D">
          <w:rPr>
            <w:rFonts w:cs="Arial"/>
            <w:bCs/>
          </w:rPr>
          <w:t>T</w:t>
        </w:r>
        <w:r w:rsidR="00FC326D" w:rsidRPr="00EF7A5A">
          <w:rPr>
            <w:rFonts w:cs="Arial"/>
            <w:bCs/>
          </w:rPr>
          <w:t xml:space="preserve">erritorial </w:t>
        </w:r>
      </w:ins>
      <w:del w:id="1619" w:author="Jeff Wootton" w:date="2024-07-31T09:29:00Z">
        <w:r w:rsidRPr="00EF7A5A" w:rsidDel="00FC326D">
          <w:rPr>
            <w:rFonts w:cs="Arial"/>
            <w:bCs/>
          </w:rPr>
          <w:delText xml:space="preserve">sea </w:delText>
        </w:r>
      </w:del>
      <w:ins w:id="1620" w:author="Jeff Wootton" w:date="2024-07-31T09:29:00Z">
        <w:r w:rsidR="00FC326D">
          <w:rPr>
            <w:rFonts w:cs="Arial"/>
            <w:bCs/>
          </w:rPr>
          <w:t>S</w:t>
        </w:r>
        <w:r w:rsidR="00FC326D" w:rsidRPr="00EF7A5A">
          <w:rPr>
            <w:rFonts w:cs="Arial"/>
            <w:bCs/>
          </w:rPr>
          <w:t xml:space="preserve">ea </w:t>
        </w:r>
      </w:ins>
      <w:r w:rsidRPr="00EF7A5A">
        <w:rPr>
          <w:rFonts w:cs="Arial"/>
          <w:bCs/>
        </w:rPr>
        <w:t>area is in dispute.</w:t>
      </w:r>
      <w:r w:rsidR="005C6026" w:rsidRPr="00EF7A5A">
        <w:rPr>
          <w:rFonts w:cs="Arial"/>
          <w:bCs/>
        </w:rPr>
        <w:t xml:space="preserve"> </w:t>
      </w:r>
      <w:r w:rsidRPr="00EF7A5A">
        <w:rPr>
          <w:rFonts w:cs="Arial"/>
          <w:bCs/>
        </w:rPr>
        <w:t>This information may be encoded in S-57 using a</w:t>
      </w:r>
      <w:r w:rsidR="00D6257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F2577F" w:rsidRPr="00EF7A5A">
        <w:rPr>
          <w:rFonts w:cs="Arial"/>
          <w:bCs/>
        </w:rPr>
        <w:t xml:space="preserve">should </w:t>
      </w:r>
      <w:r w:rsidRPr="00EF7A5A">
        <w:rPr>
          <w:rFonts w:cs="Arial"/>
          <w:bCs/>
        </w:rPr>
        <w:t xml:space="preserve">be in </w:t>
      </w:r>
      <w:r w:rsidR="00F2577F" w:rsidRPr="00EF7A5A">
        <w:rPr>
          <w:rFonts w:cs="Arial"/>
          <w:bCs/>
        </w:rPr>
        <w:t xml:space="preserve">a standardised </w:t>
      </w:r>
      <w:r w:rsidRPr="00EF7A5A">
        <w:rPr>
          <w:rFonts w:cs="Arial"/>
          <w:bCs/>
        </w:rPr>
        <w:t>format</w:t>
      </w:r>
      <w:r w:rsidR="00F2577F" w:rsidRPr="00EF7A5A">
        <w:rPr>
          <w:rFonts w:cs="Arial"/>
          <w:bCs/>
        </w:rPr>
        <w:t>, such as</w:t>
      </w:r>
      <w:r w:rsidRPr="00EF7A5A">
        <w:rPr>
          <w:rFonts w:cs="Arial"/>
          <w:bCs/>
        </w:rPr>
        <w:t xml:space="preserve"> </w:t>
      </w:r>
      <w:r w:rsidRPr="00EF7A5A">
        <w:rPr>
          <w:rFonts w:cs="Arial"/>
          <w:bCs/>
          <w:i/>
        </w:rPr>
        <w:t>In dispute</w:t>
      </w:r>
      <w:r w:rsidRPr="00EF7A5A">
        <w:rPr>
          <w:rFonts w:cs="Arial"/>
          <w:bCs/>
        </w:rPr>
        <w:t>.</w:t>
      </w:r>
      <w:r w:rsidR="005C6026" w:rsidRPr="00EF7A5A">
        <w:rPr>
          <w:rFonts w:cs="Arial"/>
          <w:bCs/>
        </w:rPr>
        <w:t xml:space="preserve"> </w:t>
      </w:r>
      <w:r w:rsidR="003B3B33" w:rsidRPr="00EF7A5A">
        <w:rPr>
          <w:rFonts w:cs="Arial"/>
          <w:bCs/>
        </w:rPr>
        <w:t xml:space="preserve">Where this occurs, the </w:t>
      </w:r>
      <w:r w:rsidR="00293F99" w:rsidRPr="00EF7A5A">
        <w:rPr>
          <w:rFonts w:cs="Arial"/>
          <w:b/>
          <w:bCs/>
        </w:rPr>
        <w:t>TESARE</w:t>
      </w:r>
      <w:r w:rsidR="003B3B33" w:rsidRPr="00EF7A5A">
        <w:rPr>
          <w:rFonts w:cs="Arial"/>
          <w:bCs/>
        </w:rPr>
        <w:t xml:space="preserve"> should be partitioned</w:t>
      </w:r>
      <w:r w:rsidR="00293F99" w:rsidRPr="00EF7A5A">
        <w:rPr>
          <w:rFonts w:cs="Arial"/>
          <w:bCs/>
        </w:rPr>
        <w:t xml:space="preserve"> into two discrete </w:t>
      </w:r>
      <w:r w:rsidR="00293F99" w:rsidRPr="00EF7A5A">
        <w:rPr>
          <w:rFonts w:cs="Arial"/>
          <w:b/>
          <w:bCs/>
        </w:rPr>
        <w:t>Territorial Sea Area</w:t>
      </w:r>
      <w:r w:rsidR="00293F99" w:rsidRPr="00EF7A5A">
        <w:rPr>
          <w:rFonts w:cs="Arial"/>
          <w:bCs/>
        </w:rPr>
        <w:t xml:space="preserve"> features during the conversion process</w:t>
      </w:r>
      <w:r w:rsidR="003B3B33" w:rsidRPr="00EF7A5A">
        <w:rPr>
          <w:rFonts w:cs="Arial"/>
          <w:bCs/>
        </w:rPr>
        <w:t xml:space="preserve">. One </w:t>
      </w:r>
      <w:r w:rsidR="003B3B33" w:rsidRPr="00EF7A5A">
        <w:rPr>
          <w:rFonts w:cs="Arial"/>
          <w:b/>
          <w:bCs/>
        </w:rPr>
        <w:t>Territorial Sea Area</w:t>
      </w:r>
      <w:r w:rsidR="003B3B33" w:rsidRPr="00EF7A5A">
        <w:rPr>
          <w:rFonts w:cs="Arial"/>
          <w:bCs/>
        </w:rPr>
        <w:t xml:space="preserve"> should be created coincident with the </w:t>
      </w:r>
      <w:r w:rsidR="003B3B33" w:rsidRPr="00EF7A5A">
        <w:rPr>
          <w:rFonts w:cs="Arial"/>
          <w:b/>
          <w:bCs/>
        </w:rPr>
        <w:t>CTNARE</w:t>
      </w:r>
      <w:r w:rsidR="003B3B33" w:rsidRPr="00EF7A5A">
        <w:rPr>
          <w:rFonts w:cs="Arial"/>
          <w:bCs/>
        </w:rPr>
        <w:t xml:space="preserve">, with </w:t>
      </w:r>
      <w:r w:rsidR="003B3B33" w:rsidRPr="00EF7A5A">
        <w:rPr>
          <w:rFonts w:cs="Arial"/>
          <w:b/>
          <w:bCs/>
        </w:rPr>
        <w:t>in dispute</w:t>
      </w:r>
      <w:r w:rsidR="003B3B33" w:rsidRPr="00EF7A5A">
        <w:rPr>
          <w:rFonts w:cs="Arial"/>
          <w:bCs/>
        </w:rPr>
        <w:t xml:space="preserve"> set to </w:t>
      </w:r>
      <w:r w:rsidR="00293F99" w:rsidRPr="00EF7A5A">
        <w:rPr>
          <w:rFonts w:cs="Arial"/>
          <w:bCs/>
          <w:i/>
          <w:iCs/>
        </w:rPr>
        <w:t>Tr</w:t>
      </w:r>
      <w:r w:rsidR="003B3B33" w:rsidRPr="00EF7A5A">
        <w:rPr>
          <w:rFonts w:cs="Arial"/>
          <w:bCs/>
          <w:i/>
          <w:iCs/>
        </w:rPr>
        <w:t>ue</w:t>
      </w:r>
      <w:r w:rsidR="00293F99" w:rsidRPr="00EF7A5A">
        <w:rPr>
          <w:rFonts w:cs="Arial"/>
          <w:bCs/>
          <w:iCs/>
        </w:rPr>
        <w:t>;</w:t>
      </w:r>
      <w:r w:rsidR="003B3B33" w:rsidRPr="00EF7A5A">
        <w:rPr>
          <w:rFonts w:cs="Arial"/>
          <w:bCs/>
        </w:rPr>
        <w:t xml:space="preserve"> and </w:t>
      </w:r>
      <w:r w:rsidR="00293F99" w:rsidRPr="00EF7A5A">
        <w:rPr>
          <w:rFonts w:cs="Arial"/>
          <w:bCs/>
        </w:rPr>
        <w:t xml:space="preserve">the </w:t>
      </w:r>
      <w:r w:rsidR="003B3B33" w:rsidRPr="00EF7A5A">
        <w:rPr>
          <w:rFonts w:cs="Arial"/>
          <w:bCs/>
        </w:rPr>
        <w:t xml:space="preserve">other </w:t>
      </w:r>
      <w:r w:rsidR="003B3B33" w:rsidRPr="00EF7A5A">
        <w:rPr>
          <w:rFonts w:cs="Arial"/>
          <w:b/>
          <w:bCs/>
        </w:rPr>
        <w:t>Territorial Sea Area</w:t>
      </w:r>
      <w:r w:rsidR="003B3B33" w:rsidRPr="00EF7A5A">
        <w:rPr>
          <w:rFonts w:cs="Arial"/>
          <w:bCs/>
        </w:rPr>
        <w:t xml:space="preserve"> created </w:t>
      </w:r>
      <w:r w:rsidR="00293F99" w:rsidRPr="00EF7A5A">
        <w:rPr>
          <w:rFonts w:cs="Arial"/>
          <w:bCs/>
        </w:rPr>
        <w:t>to cover</w:t>
      </w:r>
      <w:r w:rsidR="003B3B33" w:rsidRPr="00EF7A5A">
        <w:rPr>
          <w:rFonts w:cs="Arial"/>
          <w:bCs/>
        </w:rPr>
        <w:t xml:space="preserve"> the remaining </w:t>
      </w:r>
      <w:r w:rsidR="00293F99" w:rsidRPr="00EF7A5A">
        <w:rPr>
          <w:rFonts w:cs="Arial"/>
          <w:b/>
          <w:bCs/>
        </w:rPr>
        <w:t>TESARE</w:t>
      </w:r>
      <w:r w:rsidR="003B3B33" w:rsidRPr="00EF7A5A">
        <w:rPr>
          <w:rFonts w:cs="Arial"/>
          <w:bCs/>
        </w:rPr>
        <w:t xml:space="preserve">, with </w:t>
      </w:r>
      <w:r w:rsidR="003B3B33" w:rsidRPr="00EF7A5A">
        <w:rPr>
          <w:rFonts w:cs="Arial"/>
          <w:b/>
          <w:bCs/>
        </w:rPr>
        <w:t>in dispute</w:t>
      </w:r>
      <w:r w:rsidR="003B3B33" w:rsidRPr="00EF7A5A">
        <w:rPr>
          <w:rFonts w:cs="Arial"/>
          <w:bCs/>
        </w:rPr>
        <w:t xml:space="preserve"> </w:t>
      </w:r>
      <w:r w:rsidR="00151056" w:rsidRPr="00EF7A5A">
        <w:rPr>
          <w:rFonts w:cs="Arial"/>
          <w:bCs/>
        </w:rPr>
        <w:t xml:space="preserve">not populated or </w:t>
      </w:r>
      <w:r w:rsidR="003B3B33" w:rsidRPr="00EF7A5A">
        <w:rPr>
          <w:rFonts w:cs="Arial"/>
          <w:bCs/>
        </w:rPr>
        <w:t xml:space="preserve">set to </w:t>
      </w:r>
      <w:r w:rsidR="00293F99" w:rsidRPr="00EF7A5A">
        <w:rPr>
          <w:rFonts w:cs="Arial"/>
          <w:bCs/>
          <w:i/>
          <w:iCs/>
        </w:rPr>
        <w:t>F</w:t>
      </w:r>
      <w:r w:rsidR="003B3B33" w:rsidRPr="00EF7A5A">
        <w:rPr>
          <w:rFonts w:cs="Arial"/>
          <w:bCs/>
          <w:i/>
          <w:iCs/>
        </w:rPr>
        <w:t>alse</w:t>
      </w:r>
      <w:r w:rsidR="003B3B33" w:rsidRPr="00EF7A5A">
        <w:rPr>
          <w:rFonts w:cs="Arial"/>
          <w:bCs/>
        </w:rPr>
        <w:t>.</w:t>
      </w:r>
      <w:r w:rsidR="005C6026" w:rsidRPr="00EF7A5A">
        <w:rPr>
          <w:rFonts w:cs="Arial"/>
          <w:bCs/>
        </w:rPr>
        <w:t xml:space="preserve"> </w:t>
      </w:r>
      <w:r w:rsidRPr="00EF7A5A">
        <w:t xml:space="preserve">The S-101 </w:t>
      </w:r>
      <w:r w:rsidRPr="00EF7A5A">
        <w:rPr>
          <w:rFonts w:cs="Arial"/>
          <w:b/>
          <w:bCs/>
        </w:rPr>
        <w:t>Caution Area</w:t>
      </w:r>
      <w:r w:rsidRPr="00EF7A5A">
        <w:rPr>
          <w:rFonts w:cs="Arial"/>
          <w:bCs/>
        </w:rPr>
        <w:t xml:space="preserve"> feature resulting from the conversion of the </w:t>
      </w:r>
      <w:r w:rsidRPr="00EF7A5A">
        <w:rPr>
          <w:rFonts w:cs="Arial"/>
          <w:b/>
          <w:bCs/>
        </w:rPr>
        <w:t>CTNARE</w:t>
      </w:r>
      <w:r w:rsidRPr="00EF7A5A">
        <w:rPr>
          <w:rFonts w:cs="Arial"/>
          <w:bCs/>
        </w:rPr>
        <w:t xml:space="preserve"> </w:t>
      </w:r>
      <w:r w:rsidRPr="00EF7A5A">
        <w:t>should be removed from the converted S-101 dataset in this case.</w:t>
      </w:r>
    </w:p>
    <w:p w:rsidR="00A22099" w:rsidRPr="00A22099" w:rsidRDefault="00A22099" w:rsidP="00567299">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ins w:id="1621" w:author="Jeff Wootton" w:date="2024-07-31T09:22:00Z">
        <w:r w:rsidRPr="00A22099">
          <w:rPr>
            <w:rFonts w:cs="Arial"/>
            <w:bCs/>
          </w:rPr>
          <w:t xml:space="preserve">For converting vessel speed limit information within a </w:t>
        </w:r>
      </w:ins>
      <w:ins w:id="1622" w:author="Jeff Wootton" w:date="2024-07-31T09:25:00Z">
        <w:r w:rsidR="00447AC4">
          <w:rPr>
            <w:rFonts w:cs="Arial"/>
            <w:bCs/>
          </w:rPr>
          <w:t>Territorial Sea</w:t>
        </w:r>
      </w:ins>
      <w:ins w:id="1623" w:author="Jeff Wootton" w:date="2024-07-31T09:22:00Z">
        <w:r w:rsidRPr="00A22099">
          <w:rPr>
            <w:rFonts w:cs="Arial"/>
            <w:bCs/>
          </w:rPr>
          <w:t xml:space="preserve"> area,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24" w:name="_Toc422735813"/>
      <w:bookmarkStart w:id="1625" w:name="_Toc460900607"/>
      <w:bookmarkStart w:id="1626" w:name="_Toc173416456"/>
      <w:r w:rsidRPr="00EF7A5A">
        <w:rPr>
          <w:bCs/>
        </w:rPr>
        <w:t>Contiguous Zone</w:t>
      </w:r>
      <w:bookmarkEnd w:id="1624"/>
      <w:bookmarkEnd w:id="1625"/>
      <w:r w:rsidRPr="00EF7A5A">
        <w:rPr>
          <w:bCs/>
        </w:rPr>
        <w:t>s</w:t>
      </w:r>
      <w:bookmarkEnd w:id="1626"/>
    </w:p>
    <w:p w:rsidR="007F799E" w:rsidRPr="00EF7A5A" w:rsidRDefault="007F799E" w:rsidP="007F799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Contiguous Zone (</w:t>
      </w:r>
      <w:r w:rsidRPr="00EF7A5A">
        <w:rPr>
          <w:b/>
        </w:rPr>
        <w:t>CONZNE</w:t>
      </w:r>
      <w:r w:rsidRPr="00EF7A5A">
        <w:t>)</w:t>
      </w:r>
      <w:r w:rsidRPr="00EF7A5A">
        <w:tab/>
      </w:r>
      <w:r w:rsidRPr="00EF7A5A">
        <w:tab/>
        <w:t>(A)</w:t>
      </w:r>
    </w:p>
    <w:p w:rsidR="007F799E" w:rsidRPr="00EF7A5A" w:rsidRDefault="007F799E" w:rsidP="007F799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002409D6" w:rsidRPr="00EF7A5A">
        <w:rPr>
          <w:b/>
        </w:rPr>
        <w:t>Contiguous Zone</w:t>
      </w:r>
      <w:r w:rsidRPr="00EF7A5A">
        <w:rPr>
          <w:b/>
        </w:rPr>
        <w:tab/>
      </w:r>
      <w:r w:rsidRPr="00EF7A5A">
        <w:rPr>
          <w:b/>
        </w:rPr>
        <w:tab/>
      </w:r>
      <w:r w:rsidRPr="00EF7A5A">
        <w:rPr>
          <w:b/>
        </w:rPr>
        <w:tab/>
      </w:r>
      <w:r w:rsidRPr="00EF7A5A">
        <w:rPr>
          <w:b/>
        </w:rPr>
        <w:tab/>
      </w:r>
      <w:r w:rsidRPr="00EF7A5A">
        <w:rPr>
          <w:b/>
        </w:rPr>
        <w:tab/>
      </w:r>
      <w:r w:rsidR="002409D6" w:rsidRPr="00EF7A5A">
        <w:rPr>
          <w:b/>
        </w:rPr>
        <w:tab/>
      </w:r>
      <w:r w:rsidRPr="00EF7A5A">
        <w:t>(</w:t>
      </w:r>
      <w:r w:rsidR="009E7FD3">
        <w:t>C,</w:t>
      </w:r>
      <w:r w:rsidRPr="00EF7A5A">
        <w:t>S)</w:t>
      </w:r>
      <w:r w:rsidRPr="00EF7A5A">
        <w:tab/>
      </w:r>
      <w:r w:rsidRPr="00EF7A5A">
        <w:tab/>
      </w:r>
      <w:r w:rsidRPr="00EF7A5A">
        <w:tab/>
      </w:r>
      <w:r w:rsidRPr="00EF7A5A">
        <w:tab/>
        <w:t>(S-101 DCEG Clause 16.</w:t>
      </w:r>
      <w:r w:rsidR="009E7FD3" w:rsidRPr="00EF7A5A">
        <w:t>1</w:t>
      </w:r>
      <w:r w:rsidR="009E7FD3">
        <w:t>3</w:t>
      </w:r>
      <w:r w:rsidRPr="00EF7A5A">
        <w:t>)</w:t>
      </w:r>
    </w:p>
    <w:p w:rsidR="002409D6" w:rsidRPr="00EF7A5A" w:rsidRDefault="002409D6" w:rsidP="002409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CONZNE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6B089E" w:rsidRPr="00EF7A5A">
        <w:t>Feature type</w:t>
      </w:r>
      <w:r w:rsidRPr="00EF7A5A">
        <w:t xml:space="preserve"> </w:t>
      </w:r>
      <w:r w:rsidRPr="00EF7A5A">
        <w:rPr>
          <w:b/>
        </w:rPr>
        <w:t xml:space="preserve">Contiguous Zone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2409D6" w:rsidRPr="00EF7A5A" w:rsidRDefault="002409D6"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STATUS for </w:t>
      </w:r>
      <w:r w:rsidRPr="00EF7A5A">
        <w:rPr>
          <w:b/>
        </w:rPr>
        <w:t>CONZNE</w:t>
      </w:r>
      <w:r w:rsidRPr="00EF7A5A">
        <w:t xml:space="preserve"> will not be converted.</w:t>
      </w:r>
      <w:r w:rsidR="005C6026" w:rsidRPr="00EF7A5A">
        <w:t xml:space="preserve"> </w:t>
      </w:r>
      <w:r w:rsidRPr="00EF7A5A">
        <w:t>It is considered that th</w:t>
      </w:r>
      <w:r w:rsidR="00C8191D" w:rsidRPr="00EF7A5A">
        <w:t>is attribute</w:t>
      </w:r>
      <w:r w:rsidRPr="00EF7A5A">
        <w:t xml:space="preserve"> </w:t>
      </w:r>
      <w:r w:rsidR="00C8191D" w:rsidRPr="00EF7A5A">
        <w:t>is</w:t>
      </w:r>
      <w:r w:rsidRPr="00EF7A5A">
        <w:t xml:space="preserve"> not relevant for </w:t>
      </w:r>
      <w:r w:rsidRPr="00EF7A5A">
        <w:rPr>
          <w:b/>
        </w:rPr>
        <w:t>Contiguous Zone</w:t>
      </w:r>
      <w:r w:rsidRPr="00EF7A5A">
        <w:t xml:space="preserve"> in S-101.</w:t>
      </w:r>
    </w:p>
    <w:p w:rsidR="002409D6" w:rsidRPr="00EF7A5A" w:rsidRDefault="002409D6" w:rsidP="002409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9E7FD3" w:rsidRDefault="009E7FD3" w:rsidP="003444B3">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Pr>
          <w:rFonts w:cs="Arial"/>
          <w:bCs/>
        </w:rPr>
        <w:t xml:space="preserve">Curve has been introduced as an allowable geometric primitive for </w:t>
      </w:r>
      <w:r>
        <w:rPr>
          <w:b/>
        </w:rPr>
        <w:t>Contiguous Zone</w:t>
      </w:r>
      <w:r>
        <w:rPr>
          <w:rFonts w:cs="Arial"/>
          <w:bCs/>
        </w:rPr>
        <w:t xml:space="preserve"> in S-101, thus removing the requirement to encode a “very narrow area” instance of </w:t>
      </w:r>
      <w:r>
        <w:rPr>
          <w:rFonts w:cs="Arial"/>
          <w:b/>
          <w:bCs/>
        </w:rPr>
        <w:t>CONZNE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rsidR="002409D6" w:rsidRPr="00EF7A5A" w:rsidRDefault="002409D6" w:rsidP="00151056">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 </w:t>
      </w:r>
      <w:r w:rsidR="00C8191D" w:rsidRPr="00EF7A5A">
        <w:rPr>
          <w:rFonts w:cs="Arial"/>
          <w:bCs/>
        </w:rPr>
        <w:t>contiguous zone</w:t>
      </w:r>
      <w:r w:rsidRPr="00EF7A5A">
        <w:rPr>
          <w:rFonts w:cs="Arial"/>
          <w:bCs/>
        </w:rPr>
        <w:t xml:space="preserve"> is in dispute.</w:t>
      </w:r>
      <w:r w:rsidR="005C6026" w:rsidRPr="00EF7A5A">
        <w:rPr>
          <w:rFonts w:cs="Arial"/>
          <w:bCs/>
        </w:rPr>
        <w:t xml:space="preserve"> </w:t>
      </w:r>
      <w:r w:rsidRPr="00EF7A5A">
        <w:rPr>
          <w:rFonts w:cs="Arial"/>
          <w:bCs/>
        </w:rPr>
        <w:t>This information may be encoded in S-57 using a</w:t>
      </w:r>
      <w:r w:rsidR="003D2DB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151056" w:rsidRPr="00EF7A5A">
        <w:rPr>
          <w:rFonts w:cs="Arial"/>
          <w:bCs/>
        </w:rPr>
        <w:t xml:space="preserve">should </w:t>
      </w:r>
      <w:r w:rsidRPr="00EF7A5A">
        <w:rPr>
          <w:rFonts w:cs="Arial"/>
          <w:bCs/>
        </w:rPr>
        <w:t xml:space="preserve">be in </w:t>
      </w:r>
      <w:r w:rsidR="00151056" w:rsidRPr="00EF7A5A">
        <w:rPr>
          <w:rFonts w:cs="Arial"/>
          <w:bCs/>
        </w:rPr>
        <w:t xml:space="preserve">a standardised </w:t>
      </w:r>
      <w:r w:rsidRPr="00EF7A5A">
        <w:rPr>
          <w:rFonts w:cs="Arial"/>
          <w:bCs/>
        </w:rPr>
        <w:t>format</w:t>
      </w:r>
      <w:r w:rsidR="00151056" w:rsidRPr="00EF7A5A">
        <w:rPr>
          <w:rFonts w:cs="Arial"/>
          <w:bCs/>
        </w:rPr>
        <w:t>, such as</w:t>
      </w:r>
      <w:r w:rsidRPr="00EF7A5A">
        <w:rPr>
          <w:rFonts w:cs="Arial"/>
          <w:bCs/>
        </w:rPr>
        <w:t xml:space="preserve"> </w:t>
      </w:r>
      <w:r w:rsidRPr="00EF7A5A">
        <w:rPr>
          <w:rFonts w:cs="Arial"/>
          <w:bCs/>
          <w:i/>
        </w:rPr>
        <w:t>In dispute</w:t>
      </w:r>
      <w:r w:rsidRPr="00EF7A5A">
        <w:rPr>
          <w:rFonts w:cs="Arial"/>
          <w:bCs/>
        </w:rPr>
        <w:t>.</w:t>
      </w:r>
      <w:r w:rsidR="005C6026" w:rsidRPr="00EF7A5A">
        <w:rPr>
          <w:rFonts w:cs="Arial"/>
          <w:bCs/>
        </w:rPr>
        <w:t xml:space="preserve"> </w:t>
      </w:r>
      <w:r w:rsidR="00151056" w:rsidRPr="00EF7A5A">
        <w:rPr>
          <w:rFonts w:cs="Arial"/>
          <w:bCs/>
        </w:rPr>
        <w:t xml:space="preserve">Where this occurs, the </w:t>
      </w:r>
      <w:r w:rsidR="00151056" w:rsidRPr="00EF7A5A">
        <w:rPr>
          <w:rFonts w:cs="Arial"/>
          <w:b/>
          <w:bCs/>
        </w:rPr>
        <w:t>CONZNE</w:t>
      </w:r>
      <w:r w:rsidR="00151056" w:rsidRPr="00EF7A5A">
        <w:rPr>
          <w:rFonts w:cs="Arial"/>
          <w:bCs/>
        </w:rPr>
        <w:t xml:space="preserve"> should be partitioned into two discrete </w:t>
      </w:r>
      <w:r w:rsidR="00151056" w:rsidRPr="00EF7A5A">
        <w:rPr>
          <w:rFonts w:cs="Arial"/>
          <w:b/>
          <w:bCs/>
        </w:rPr>
        <w:t>Contiguous Zone</w:t>
      </w:r>
      <w:r w:rsidR="00151056" w:rsidRPr="00EF7A5A">
        <w:rPr>
          <w:rFonts w:cs="Arial"/>
          <w:bCs/>
        </w:rPr>
        <w:t xml:space="preserve"> features during the conversion process. One </w:t>
      </w:r>
      <w:r w:rsidR="00151056" w:rsidRPr="00EF7A5A">
        <w:rPr>
          <w:rFonts w:cs="Arial"/>
          <w:b/>
          <w:bCs/>
        </w:rPr>
        <w:t>Contiguous Zone</w:t>
      </w:r>
      <w:r w:rsidR="00151056" w:rsidRPr="00EF7A5A">
        <w:rPr>
          <w:rFonts w:cs="Arial"/>
          <w:bCs/>
        </w:rPr>
        <w:t xml:space="preserve"> should be created coincident with the </w:t>
      </w:r>
      <w:r w:rsidR="00151056" w:rsidRPr="00EF7A5A">
        <w:rPr>
          <w:rFonts w:cs="Arial"/>
          <w:b/>
          <w:bCs/>
        </w:rPr>
        <w:t>CTNARE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set to </w:t>
      </w:r>
      <w:r w:rsidR="00151056" w:rsidRPr="00EF7A5A">
        <w:rPr>
          <w:rFonts w:cs="Arial"/>
          <w:bCs/>
          <w:i/>
          <w:iCs/>
        </w:rPr>
        <w:t>True</w:t>
      </w:r>
      <w:r w:rsidR="00151056" w:rsidRPr="00EF7A5A">
        <w:rPr>
          <w:rFonts w:cs="Arial"/>
          <w:bCs/>
          <w:iCs/>
        </w:rPr>
        <w:t>;</w:t>
      </w:r>
      <w:r w:rsidR="00151056" w:rsidRPr="00EF7A5A">
        <w:rPr>
          <w:rFonts w:cs="Arial"/>
          <w:bCs/>
        </w:rPr>
        <w:t xml:space="preserve"> and the other </w:t>
      </w:r>
      <w:r w:rsidR="00151056" w:rsidRPr="00EF7A5A">
        <w:rPr>
          <w:rFonts w:cs="Arial"/>
          <w:b/>
          <w:bCs/>
        </w:rPr>
        <w:t>Contiguous Zone</w:t>
      </w:r>
      <w:r w:rsidR="00151056" w:rsidRPr="00EF7A5A">
        <w:rPr>
          <w:rFonts w:cs="Arial"/>
          <w:bCs/>
        </w:rPr>
        <w:t xml:space="preserve"> created to cover the remaining </w:t>
      </w:r>
      <w:r w:rsidR="00151056" w:rsidRPr="00EF7A5A">
        <w:rPr>
          <w:rFonts w:cs="Arial"/>
          <w:b/>
          <w:bCs/>
        </w:rPr>
        <w:t>CONZNE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not populated or set to </w:t>
      </w:r>
      <w:r w:rsidR="00151056" w:rsidRPr="00EF7A5A">
        <w:rPr>
          <w:rFonts w:cs="Arial"/>
          <w:bCs/>
          <w:i/>
          <w:iCs/>
        </w:rPr>
        <w:t>False</w:t>
      </w:r>
      <w:r w:rsidR="00151056" w:rsidRPr="00EF7A5A">
        <w:rPr>
          <w:rFonts w:cs="Arial"/>
          <w:bCs/>
        </w:rPr>
        <w:t>.</w:t>
      </w:r>
      <w:r w:rsidR="005C6026" w:rsidRPr="00EF7A5A">
        <w:rPr>
          <w:rFonts w:cs="Arial"/>
          <w:bCs/>
        </w:rPr>
        <w:t xml:space="preserve"> </w:t>
      </w:r>
      <w:r w:rsidR="00151056" w:rsidRPr="00EF7A5A" w:rsidDel="00151056">
        <w:rPr>
          <w:rStyle w:val="CommentReference"/>
          <w:rFonts w:ascii="Garamond" w:hAnsi="Garamond"/>
          <w:lang w:eastAsia="en-US"/>
        </w:rPr>
        <w:t xml:space="preserve"> </w:t>
      </w:r>
      <w:r w:rsidRPr="00EF7A5A">
        <w:t xml:space="preserve">The S-101 </w:t>
      </w:r>
      <w:r w:rsidRPr="00EF7A5A">
        <w:rPr>
          <w:rFonts w:cs="Arial"/>
          <w:b/>
          <w:bCs/>
        </w:rPr>
        <w:t>Caution Area</w:t>
      </w:r>
      <w:r w:rsidRPr="00EF7A5A">
        <w:rPr>
          <w:rFonts w:cs="Arial"/>
          <w:bCs/>
        </w:rPr>
        <w:t xml:space="preserve"> feature resulting from the conversion of the </w:t>
      </w:r>
      <w:r w:rsidRPr="00EF7A5A">
        <w:rPr>
          <w:rFonts w:cs="Arial"/>
          <w:b/>
          <w:bCs/>
        </w:rPr>
        <w:t>CTNARE</w:t>
      </w:r>
      <w:r w:rsidRPr="00EF7A5A">
        <w:rPr>
          <w:rFonts w:cs="Arial"/>
          <w:bCs/>
        </w:rPr>
        <w:t xml:space="preserve"> </w:t>
      </w:r>
      <w:r w:rsidRPr="00EF7A5A">
        <w:t>should be removed from the converted S-101 dataset in this case.</w:t>
      </w:r>
    </w:p>
    <w:p w:rsidR="006B2826" w:rsidRPr="009C0751" w:rsidRDefault="006B2826" w:rsidP="00151056">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27" w:name="_Toc422735815"/>
      <w:bookmarkStart w:id="1628" w:name="_Toc460900608"/>
      <w:bookmarkStart w:id="1629" w:name="_Toc173416457"/>
      <w:r w:rsidRPr="009C0751">
        <w:rPr>
          <w:bCs/>
        </w:rPr>
        <w:t>Fishery zones</w:t>
      </w:r>
      <w:bookmarkEnd w:id="1627"/>
      <w:bookmarkEnd w:id="1628"/>
      <w:bookmarkEnd w:id="1629"/>
    </w:p>
    <w:p w:rsidR="00C8191D" w:rsidRPr="00EF7A5A" w:rsidRDefault="00C8191D" w:rsidP="0015105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Fishery zone (</w:t>
      </w:r>
      <w:r w:rsidRPr="00EF7A5A">
        <w:rPr>
          <w:b/>
        </w:rPr>
        <w:t>FSHZNE</w:t>
      </w:r>
      <w:r w:rsidRPr="00EF7A5A">
        <w:t>)</w:t>
      </w:r>
      <w:r w:rsidRPr="00EF7A5A">
        <w:tab/>
      </w:r>
      <w:r w:rsidRPr="00EF7A5A">
        <w:tab/>
      </w:r>
      <w:r w:rsidRPr="00EF7A5A">
        <w:tab/>
        <w:t>(A)</w:t>
      </w:r>
    </w:p>
    <w:p w:rsidR="00C8191D" w:rsidRPr="00EF7A5A" w:rsidRDefault="00C8191D" w:rsidP="0015105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00B376E7" w:rsidRPr="00EF7A5A">
        <w:rPr>
          <w:b/>
        </w:rPr>
        <w:t>Fishery Zone</w:t>
      </w:r>
      <w:r w:rsidRPr="00EF7A5A">
        <w:rPr>
          <w:b/>
        </w:rPr>
        <w:tab/>
      </w:r>
      <w:r w:rsidRPr="00EF7A5A">
        <w:rPr>
          <w:b/>
        </w:rPr>
        <w:tab/>
      </w:r>
      <w:r w:rsidRPr="00EF7A5A">
        <w:rPr>
          <w:b/>
        </w:rPr>
        <w:tab/>
      </w:r>
      <w:r w:rsidRPr="00EF7A5A">
        <w:rPr>
          <w:b/>
        </w:rPr>
        <w:tab/>
      </w:r>
      <w:r w:rsidRPr="00EF7A5A">
        <w:rPr>
          <w:b/>
        </w:rPr>
        <w:tab/>
      </w:r>
      <w:r w:rsidR="00B376E7" w:rsidRPr="00EF7A5A">
        <w:rPr>
          <w:b/>
        </w:rPr>
        <w:tab/>
      </w:r>
      <w:r w:rsidRPr="00EF7A5A">
        <w:t>(S)</w:t>
      </w:r>
      <w:r w:rsidRPr="00EF7A5A">
        <w:tab/>
      </w:r>
      <w:r w:rsidRPr="00EF7A5A">
        <w:tab/>
      </w:r>
      <w:r w:rsidRPr="00EF7A5A">
        <w:tab/>
      </w:r>
      <w:r w:rsidRPr="00EF7A5A">
        <w:tab/>
      </w:r>
      <w:r w:rsidRPr="00EF7A5A">
        <w:tab/>
        <w:t>(S-101 DCEG Clause 16.</w:t>
      </w:r>
      <w:r w:rsidR="00D66425" w:rsidRPr="00EF7A5A">
        <w:t>1</w:t>
      </w:r>
      <w:r w:rsidR="00D66425">
        <w:t>7</w:t>
      </w:r>
      <w:r w:rsidRPr="00EF7A5A">
        <w:t>)</w:t>
      </w:r>
    </w:p>
    <w:p w:rsidR="00B376E7" w:rsidRPr="00EF7A5A" w:rsidRDefault="00B376E7" w:rsidP="0015105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FSHZNE</w:t>
      </w:r>
      <w:r w:rsidRPr="00EF7A5A">
        <w:t xml:space="preserve"> and its binding attributes will be </w:t>
      </w:r>
      <w:r w:rsidR="00787988" w:rsidRPr="00EF7A5A">
        <w:t xml:space="preserve">converted </w:t>
      </w:r>
      <w:r w:rsidRPr="00EF7A5A">
        <w:t xml:space="preserve">automatically </w:t>
      </w:r>
      <w:r w:rsidR="00787988" w:rsidRPr="00EF7A5A">
        <w:t>to an instance of</w:t>
      </w:r>
      <w:r w:rsidRPr="00EF7A5A">
        <w:t xml:space="preserve"> the S-101 </w:t>
      </w:r>
      <w:r w:rsidR="006B089E" w:rsidRPr="00EF7A5A">
        <w:t>Feature type</w:t>
      </w:r>
      <w:r w:rsidRPr="00EF7A5A">
        <w:t xml:space="preserve"> </w:t>
      </w:r>
      <w:r w:rsidRPr="00EF7A5A">
        <w:rPr>
          <w:b/>
        </w:rPr>
        <w:t xml:space="preserve">Fishery Zone </w:t>
      </w:r>
      <w:r w:rsidRPr="00EF7A5A">
        <w:t>during the automated conversion process.</w:t>
      </w:r>
    </w:p>
    <w:p w:rsidR="00365BE1" w:rsidRPr="00EF7A5A" w:rsidRDefault="00365BE1" w:rsidP="00365BE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requirements for S-57 attribution must be noted:</w:t>
      </w:r>
    </w:p>
    <w:p w:rsidR="00365BE1" w:rsidRPr="00EF7A5A" w:rsidRDefault="00365BE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For S-57 ENC it is recommended that the seaward extent of the limit of a fishery zone (</w:t>
      </w:r>
      <w:r w:rsidRPr="00DD2515">
        <w:rPr>
          <w:rFonts w:cs="Arial"/>
          <w:bCs/>
          <w:i/>
          <w:iCs/>
        </w:rPr>
        <w:t>6</w:t>
      </w:r>
      <w:r w:rsidR="00C742D6">
        <w:rPr>
          <w:rFonts w:cs="Arial"/>
          <w:bCs/>
          <w:i/>
          <w:iCs/>
        </w:rPr>
        <w:t xml:space="preserve"> M</w:t>
      </w:r>
      <w:r w:rsidRPr="00EF7A5A">
        <w:rPr>
          <w:rFonts w:cs="Arial"/>
          <w:bCs/>
        </w:rPr>
        <w:t xml:space="preserve"> or </w:t>
      </w:r>
      <w:r w:rsidRPr="00DD2515">
        <w:rPr>
          <w:rFonts w:cs="Arial"/>
          <w:bCs/>
          <w:i/>
          <w:iCs/>
        </w:rPr>
        <w:t>12</w:t>
      </w:r>
      <w:r w:rsidR="00C742D6">
        <w:rPr>
          <w:rFonts w:cs="Arial"/>
          <w:bCs/>
          <w:i/>
          <w:iCs/>
        </w:rPr>
        <w:t xml:space="preserve"> M</w:t>
      </w:r>
      <w:r w:rsidRPr="00EF7A5A">
        <w:rPr>
          <w:rFonts w:cs="Arial"/>
          <w:bCs/>
        </w:rPr>
        <w:t>) is encoded using the attribute INFORM.</w:t>
      </w:r>
      <w:r w:rsidR="005C6026" w:rsidRPr="00EF7A5A">
        <w:rPr>
          <w:rFonts w:cs="Arial"/>
          <w:bCs/>
        </w:rPr>
        <w:t xml:space="preserve"> </w:t>
      </w:r>
      <w:r w:rsidRPr="00EF7A5A">
        <w:rPr>
          <w:rFonts w:cs="Arial"/>
          <w:bCs/>
        </w:rPr>
        <w:t xml:space="preserve">For S-101 this has been amended to recommend the encoding of this information using the complex attribute </w:t>
      </w:r>
      <w:r w:rsidRPr="00EF7A5A">
        <w:rPr>
          <w:rFonts w:cs="Arial"/>
          <w:b/>
          <w:bCs/>
        </w:rPr>
        <w:t>feature name</w:t>
      </w:r>
      <w:commentRangeStart w:id="1630"/>
      <w:ins w:id="1631" w:author="Jeff Wootton" w:date="2024-10-09T10:16:00Z">
        <w:r w:rsidR="0084028E">
          <w:rPr>
            <w:rFonts w:cs="Arial"/>
          </w:rPr>
          <w:t xml:space="preserve">, with sub-attribute </w:t>
        </w:r>
        <w:r w:rsidR="0084028E">
          <w:rPr>
            <w:rFonts w:cs="Arial"/>
            <w:b/>
            <w:bCs/>
          </w:rPr>
          <w:t>name</w:t>
        </w:r>
        <w:r w:rsidR="0084028E">
          <w:rPr>
            <w:rFonts w:cs="Arial"/>
          </w:rPr>
          <w:t xml:space="preserve"> populated as </w:t>
        </w:r>
      </w:ins>
      <w:ins w:id="1632" w:author="Jeff Wootton" w:date="2024-10-09T10:17:00Z">
        <w:r w:rsidR="000607D1">
          <w:rPr>
            <w:rFonts w:cs="Arial"/>
            <w:i/>
            <w:iCs/>
          </w:rPr>
          <w:t>6 miles</w:t>
        </w:r>
        <w:r w:rsidR="000607D1">
          <w:rPr>
            <w:rFonts w:cs="Arial"/>
          </w:rPr>
          <w:t xml:space="preserve"> or </w:t>
        </w:r>
        <w:r w:rsidR="000607D1">
          <w:rPr>
            <w:rFonts w:cs="Arial"/>
            <w:i/>
            <w:iCs/>
          </w:rPr>
          <w:t>12 miles</w:t>
        </w:r>
        <w:r w:rsidR="000607D1">
          <w:rPr>
            <w:rFonts w:cs="Arial"/>
          </w:rPr>
          <w:t xml:space="preserve"> as appropriate</w:t>
        </w:r>
      </w:ins>
      <w:r w:rsidRPr="00EF7A5A">
        <w:rPr>
          <w:rFonts w:cs="Arial"/>
          <w:bCs/>
        </w:rPr>
        <w:t>.</w:t>
      </w:r>
      <w:r w:rsidR="005C6026" w:rsidRPr="00EF7A5A">
        <w:rPr>
          <w:rFonts w:cs="Arial"/>
          <w:bCs/>
        </w:rPr>
        <w:t xml:space="preserve"> </w:t>
      </w:r>
      <w:del w:id="1633" w:author="Jeff Wootton" w:date="2024-10-09T10:17:00Z">
        <w:r w:rsidR="000E59E3" w:rsidRPr="00EF7A5A" w:rsidDel="000607D1">
          <w:rPr>
            <w:rFonts w:cs="Arial"/>
            <w:bCs/>
          </w:rPr>
          <w:delText xml:space="preserve">Data Producers are advised to evaluate their S-57 data holdings and </w:delText>
        </w:r>
        <w:r w:rsidR="008E7D17" w:rsidRPr="00EF7A5A" w:rsidDel="000607D1">
          <w:rPr>
            <w:rFonts w:cs="Arial"/>
            <w:bCs/>
          </w:rPr>
          <w:delText xml:space="preserve">amend </w:delText>
        </w:r>
        <w:r w:rsidR="000E59E3" w:rsidRPr="00EF7A5A" w:rsidDel="000607D1">
          <w:rPr>
            <w:rFonts w:cs="Arial"/>
            <w:bCs/>
          </w:rPr>
          <w:delText>the encoding of this information as required</w:delText>
        </w:r>
      </w:del>
      <w:ins w:id="1634" w:author="Jeff Wootton" w:date="2024-10-09T10:17:00Z">
        <w:r w:rsidR="000607D1">
          <w:rPr>
            <w:rFonts w:cs="Arial"/>
            <w:bCs/>
          </w:rPr>
          <w:t>During the automated conversion process,</w:t>
        </w:r>
      </w:ins>
      <w:ins w:id="1635" w:author="Jeff Wootton" w:date="2024-10-09T10:18:00Z">
        <w:r w:rsidR="009F2617">
          <w:rPr>
            <w:rFonts w:cs="Arial"/>
            <w:bCs/>
          </w:rPr>
          <w:t xml:space="preserve"> INFORM containing</w:t>
        </w:r>
      </w:ins>
      <w:ins w:id="1636" w:author="Jeff Wootton" w:date="2024-10-09T10:17:00Z">
        <w:r w:rsidR="000607D1">
          <w:rPr>
            <w:rFonts w:cs="Arial"/>
            <w:bCs/>
          </w:rPr>
          <w:t xml:space="preserve"> </w:t>
        </w:r>
      </w:ins>
      <w:ins w:id="1637" w:author="Jeff Wootton" w:date="2024-10-09T10:18:00Z">
        <w:r w:rsidR="001E6D5E" w:rsidRPr="00DD2515">
          <w:rPr>
            <w:rFonts w:cs="Arial"/>
            <w:bCs/>
            <w:i/>
            <w:iCs/>
          </w:rPr>
          <w:t>6</w:t>
        </w:r>
        <w:r w:rsidR="001E6D5E">
          <w:rPr>
            <w:rFonts w:cs="Arial"/>
            <w:bCs/>
            <w:i/>
            <w:iCs/>
          </w:rPr>
          <w:t xml:space="preserve"> M</w:t>
        </w:r>
        <w:r w:rsidR="001E6D5E" w:rsidRPr="00EF7A5A">
          <w:rPr>
            <w:rFonts w:cs="Arial"/>
            <w:bCs/>
          </w:rPr>
          <w:t xml:space="preserve"> or </w:t>
        </w:r>
        <w:r w:rsidR="001E6D5E" w:rsidRPr="00DD2515">
          <w:rPr>
            <w:rFonts w:cs="Arial"/>
            <w:bCs/>
            <w:i/>
            <w:iCs/>
          </w:rPr>
          <w:t>12</w:t>
        </w:r>
        <w:r w:rsidR="001E6D5E">
          <w:rPr>
            <w:rFonts w:cs="Arial"/>
            <w:bCs/>
            <w:i/>
            <w:iCs/>
          </w:rPr>
          <w:t xml:space="preserve"> M</w:t>
        </w:r>
        <w:r w:rsidR="009F2617">
          <w:rPr>
            <w:rFonts w:cs="Arial"/>
            <w:bCs/>
          </w:rPr>
          <w:t xml:space="preserve"> will be converted to the corresponding </w:t>
        </w:r>
      </w:ins>
      <w:ins w:id="1638" w:author="Jeff Wootton" w:date="2024-10-09T10:19:00Z">
        <w:r w:rsidR="00AC54D8">
          <w:rPr>
            <w:rFonts w:cs="Arial"/>
            <w:b/>
          </w:rPr>
          <w:t>feature name</w:t>
        </w:r>
        <w:r w:rsidR="00AC54D8">
          <w:rPr>
            <w:rFonts w:cs="Arial"/>
            <w:bCs/>
          </w:rPr>
          <w:t>/</w:t>
        </w:r>
        <w:r w:rsidR="00AC54D8">
          <w:rPr>
            <w:rFonts w:cs="Arial"/>
            <w:b/>
          </w:rPr>
          <w:t>name</w:t>
        </w:r>
        <w:r w:rsidR="00AC54D8">
          <w:rPr>
            <w:rFonts w:cs="Arial"/>
            <w:bCs/>
          </w:rPr>
          <w:t xml:space="preserve"> instance</w:t>
        </w:r>
      </w:ins>
      <w:r w:rsidRPr="00EF7A5A">
        <w:rPr>
          <w:rFonts w:cs="Arial"/>
          <w:bCs/>
        </w:rPr>
        <w:t>.</w:t>
      </w:r>
      <w:commentRangeEnd w:id="1630"/>
      <w:r w:rsidR="000B7E08">
        <w:rPr>
          <w:rStyle w:val="CommentReference"/>
          <w:rFonts w:ascii="Garamond" w:hAnsi="Garamond"/>
          <w:lang w:eastAsia="en-US"/>
        </w:rPr>
        <w:commentReference w:id="1630"/>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39" w:name="_Toc422735817"/>
      <w:bookmarkStart w:id="1640" w:name="_Toc460900609"/>
      <w:bookmarkStart w:id="1641" w:name="_Toc173416458"/>
      <w:r w:rsidRPr="00EF7A5A">
        <w:rPr>
          <w:bCs/>
        </w:rPr>
        <w:t>Continental Shelves</w:t>
      </w:r>
      <w:bookmarkEnd w:id="1639"/>
      <w:bookmarkEnd w:id="1640"/>
      <w:bookmarkEnd w:id="1641"/>
    </w:p>
    <w:p w:rsidR="000E59E3" w:rsidRPr="00EF7A5A" w:rsidRDefault="000E59E3" w:rsidP="000E59E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Continental Shelf area (</w:t>
      </w:r>
      <w:r w:rsidRPr="00EF7A5A">
        <w:rPr>
          <w:b/>
        </w:rPr>
        <w:t>COSARE</w:t>
      </w:r>
      <w:r w:rsidRPr="00EF7A5A">
        <w:t>)</w:t>
      </w:r>
      <w:r w:rsidRPr="00EF7A5A">
        <w:tab/>
      </w:r>
      <w:r w:rsidRPr="00EF7A5A">
        <w:tab/>
        <w:t>(A)</w:t>
      </w:r>
    </w:p>
    <w:p w:rsidR="000E59E3" w:rsidRPr="00EF7A5A" w:rsidRDefault="000E59E3" w:rsidP="000E59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Continental Shelf Area</w:t>
      </w:r>
      <w:r w:rsidRPr="00EF7A5A">
        <w:rPr>
          <w:b/>
        </w:rPr>
        <w:tab/>
      </w:r>
      <w:r w:rsidRPr="00EF7A5A">
        <w:rPr>
          <w:b/>
        </w:rPr>
        <w:tab/>
      </w:r>
      <w:r w:rsidRPr="00EF7A5A">
        <w:rPr>
          <w:b/>
        </w:rPr>
        <w:tab/>
      </w:r>
      <w:r w:rsidRPr="00EF7A5A">
        <w:rPr>
          <w:b/>
        </w:rPr>
        <w:tab/>
      </w:r>
      <w:r w:rsidRPr="00EF7A5A">
        <w:rPr>
          <w:b/>
        </w:rPr>
        <w:tab/>
      </w:r>
      <w:r w:rsidRPr="00EF7A5A">
        <w:t>(</w:t>
      </w:r>
      <w:r w:rsidR="00D66425">
        <w:t>C,</w:t>
      </w:r>
      <w:r w:rsidRPr="00EF7A5A">
        <w:t>S)</w:t>
      </w:r>
      <w:r w:rsidRPr="00EF7A5A">
        <w:tab/>
      </w:r>
      <w:r w:rsidRPr="00EF7A5A">
        <w:tab/>
        <w:t>(S-101 DCEG Clause 16.</w:t>
      </w:r>
      <w:r w:rsidR="00D66425" w:rsidRPr="00EF7A5A">
        <w:t>1</w:t>
      </w:r>
      <w:r w:rsidR="00D66425">
        <w:t>4</w:t>
      </w:r>
      <w:r w:rsidRPr="00EF7A5A">
        <w:t>)</w:t>
      </w:r>
    </w:p>
    <w:p w:rsidR="009A45CE" w:rsidRDefault="009A45CE" w:rsidP="009A4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COSARE</w:t>
      </w:r>
      <w:r w:rsidRPr="00EF7A5A">
        <w:t xml:space="preserve"> and its binding attributes will be </w:t>
      </w:r>
      <w:r w:rsidR="0054659C" w:rsidRPr="00EF7A5A">
        <w:t xml:space="preserve">converted </w:t>
      </w:r>
      <w:r w:rsidRPr="00EF7A5A">
        <w:t xml:space="preserve">automatically </w:t>
      </w:r>
      <w:r w:rsidR="0054659C" w:rsidRPr="00EF7A5A">
        <w:t>to an instance of</w:t>
      </w:r>
      <w:r w:rsidRPr="00EF7A5A">
        <w:t xml:space="preserve"> the S-101 </w:t>
      </w:r>
      <w:r w:rsidR="006B089E" w:rsidRPr="00EF7A5A">
        <w:t>Feature type</w:t>
      </w:r>
      <w:r w:rsidRPr="00EF7A5A">
        <w:t xml:space="preserve"> </w:t>
      </w:r>
      <w:r w:rsidRPr="00EF7A5A">
        <w:rPr>
          <w:b/>
        </w:rPr>
        <w:t xml:space="preserve">Continental Shelf Area </w:t>
      </w:r>
      <w:r w:rsidRPr="00EF7A5A">
        <w:t>during the automated conversion process.</w:t>
      </w:r>
    </w:p>
    <w:p w:rsidR="00B47F14" w:rsidRPr="00EF7A5A" w:rsidRDefault="00B47F14" w:rsidP="00B47F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B47F14" w:rsidRPr="00B47F14" w:rsidRDefault="00B47F14" w:rsidP="00B47F1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Curve has been introduced as an allowable geometric primitive for </w:t>
      </w:r>
      <w:r w:rsidRPr="00EF7A5A">
        <w:rPr>
          <w:b/>
        </w:rPr>
        <w:t>Continental Shelf Area</w:t>
      </w:r>
      <w:r>
        <w:rPr>
          <w:rFonts w:cs="Arial"/>
          <w:bCs/>
        </w:rPr>
        <w:t xml:space="preserve"> in S-101, thus removing the requirement to encode a “very narrow area” instance of </w:t>
      </w:r>
      <w:r>
        <w:rPr>
          <w:rFonts w:cs="Arial"/>
          <w:b/>
          <w:bCs/>
        </w:rPr>
        <w:t>COSARE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42" w:name="_Toc422735819"/>
      <w:bookmarkStart w:id="1643" w:name="_Toc460900610"/>
      <w:bookmarkStart w:id="1644" w:name="_Toc173416459"/>
      <w:r w:rsidRPr="00EF7A5A">
        <w:rPr>
          <w:bCs/>
        </w:rPr>
        <w:t>Exclusive Economic Zone</w:t>
      </w:r>
      <w:bookmarkEnd w:id="1642"/>
      <w:bookmarkEnd w:id="1643"/>
      <w:r w:rsidRPr="00EF7A5A">
        <w:rPr>
          <w:bCs/>
        </w:rPr>
        <w:t>s</w:t>
      </w:r>
      <w:bookmarkEnd w:id="1644"/>
    </w:p>
    <w:p w:rsidR="009A45CE" w:rsidRPr="00EF7A5A" w:rsidRDefault="009A45CE" w:rsidP="009A45C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Exclusive Economic Zone (</w:t>
      </w:r>
      <w:r w:rsidRPr="00EF7A5A">
        <w:rPr>
          <w:b/>
        </w:rPr>
        <w:t>EXEZNE</w:t>
      </w:r>
      <w:r w:rsidRPr="00EF7A5A">
        <w:t>)</w:t>
      </w:r>
      <w:r w:rsidRPr="00EF7A5A">
        <w:tab/>
      </w:r>
      <w:r w:rsidRPr="00EF7A5A">
        <w:tab/>
        <w:t>(A)</w:t>
      </w:r>
    </w:p>
    <w:p w:rsidR="009A45CE" w:rsidRPr="00EF7A5A" w:rsidRDefault="009A45CE" w:rsidP="009A4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Exclusive Economic Zone</w:t>
      </w:r>
      <w:r w:rsidRPr="00EF7A5A">
        <w:rPr>
          <w:b/>
        </w:rPr>
        <w:tab/>
      </w:r>
      <w:r w:rsidRPr="00EF7A5A">
        <w:rPr>
          <w:b/>
        </w:rPr>
        <w:tab/>
      </w:r>
      <w:r w:rsidRPr="00EF7A5A">
        <w:rPr>
          <w:b/>
        </w:rPr>
        <w:tab/>
      </w:r>
      <w:r w:rsidRPr="00EF7A5A">
        <w:rPr>
          <w:b/>
        </w:rPr>
        <w:tab/>
      </w:r>
      <w:r w:rsidRPr="00EF7A5A">
        <w:rPr>
          <w:b/>
        </w:rPr>
        <w:tab/>
      </w:r>
      <w:r w:rsidRPr="00EF7A5A">
        <w:t>(</w:t>
      </w:r>
      <w:r w:rsidR="00C25F14">
        <w:t>C,</w:t>
      </w:r>
      <w:r w:rsidRPr="00EF7A5A">
        <w:t>S)</w:t>
      </w:r>
      <w:r w:rsidRPr="00EF7A5A">
        <w:tab/>
        <w:t>(S-101 DCEG Clause 16.</w:t>
      </w:r>
      <w:r w:rsidR="00553060" w:rsidRPr="00EF7A5A">
        <w:t>1</w:t>
      </w:r>
      <w:r w:rsidR="00553060">
        <w:t>6</w:t>
      </w:r>
      <w:r w:rsidRPr="00EF7A5A">
        <w:t>)</w:t>
      </w:r>
    </w:p>
    <w:p w:rsidR="009A45CE" w:rsidRPr="00EF7A5A" w:rsidRDefault="009A45CE" w:rsidP="009A4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00915FD4" w:rsidRPr="00EF7A5A">
        <w:rPr>
          <w:b/>
        </w:rPr>
        <w:t>EXEZNE</w:t>
      </w:r>
      <w:r w:rsidRPr="00EF7A5A">
        <w:t xml:space="preserve"> and its binding attributes will be </w:t>
      </w:r>
      <w:r w:rsidR="0054659C" w:rsidRPr="00EF7A5A">
        <w:t xml:space="preserve">converted </w:t>
      </w:r>
      <w:r w:rsidRPr="00EF7A5A">
        <w:t xml:space="preserve">automatically </w:t>
      </w:r>
      <w:r w:rsidR="0054659C" w:rsidRPr="00EF7A5A">
        <w:t>to an instance of</w:t>
      </w:r>
      <w:r w:rsidRPr="00EF7A5A">
        <w:t xml:space="preserve"> the S-101 </w:t>
      </w:r>
      <w:r w:rsidR="006B089E" w:rsidRPr="00EF7A5A">
        <w:t>Feature type</w:t>
      </w:r>
      <w:r w:rsidRPr="00EF7A5A">
        <w:t xml:space="preserve"> </w:t>
      </w:r>
      <w:r w:rsidR="00915FD4" w:rsidRPr="00EF7A5A">
        <w:rPr>
          <w:b/>
        </w:rPr>
        <w:t>Exclusive Economic Zone</w:t>
      </w:r>
      <w:r w:rsidRPr="00EF7A5A">
        <w:rPr>
          <w:b/>
        </w:rPr>
        <w:t xml:space="preserve"> </w:t>
      </w:r>
      <w:r w:rsidRPr="00EF7A5A">
        <w:t>during the automated conversion process.</w:t>
      </w:r>
    </w:p>
    <w:p w:rsidR="00915FD4" w:rsidRPr="00EF7A5A" w:rsidRDefault="00915FD4" w:rsidP="00915F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553060" w:rsidRDefault="00553060"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Pr>
          <w:rFonts w:cs="Arial"/>
          <w:bCs/>
        </w:rPr>
        <w:t xml:space="preserve">Curve has been introduced as an allowable geometric primitive for </w:t>
      </w:r>
      <w:r w:rsidRPr="00EF7A5A">
        <w:rPr>
          <w:b/>
        </w:rPr>
        <w:t>Exclusive Economic Zone</w:t>
      </w:r>
      <w:r>
        <w:rPr>
          <w:rFonts w:cs="Arial"/>
          <w:bCs/>
        </w:rPr>
        <w:t xml:space="preserve"> in S-101, thus removing the requirement to encode a “very narrow area” instance of </w:t>
      </w:r>
      <w:r>
        <w:rPr>
          <w:rFonts w:cs="Arial"/>
          <w:b/>
          <w:bCs/>
        </w:rPr>
        <w:t>EXEZNE</w:t>
      </w:r>
      <w:r>
        <w:rPr>
          <w:rFonts w:cs="Arial"/>
          <w:bCs/>
        </w:rPr>
        <w:t xml:space="preserve"> in S-57 in order to indicate a linear feature. While a suitably configured converter may be capable of creating a Curve feature during the automated conversion process (for example</w:t>
      </w:r>
      <w:r w:rsidR="00C742D6">
        <w:rPr>
          <w:rFonts w:cs="Arial"/>
          <w:bCs/>
        </w:rPr>
        <w:t>,</w:t>
      </w:r>
      <w:r>
        <w:rPr>
          <w:rFonts w:cs="Arial"/>
          <w:bCs/>
        </w:rPr>
        <w:t xml:space="preserve"> along one of the long edges or approximating the centreline of the “very narrow area”), Data Producers will be required to </w:t>
      </w:r>
      <w:r w:rsidRPr="00EF7A5A">
        <w:t xml:space="preserve">evaluate their converted S-101 data and </w:t>
      </w:r>
      <w:r>
        <w:t>amend</w:t>
      </w:r>
      <w:r w:rsidRPr="00EF7A5A">
        <w:t xml:space="preserve"> these </w:t>
      </w:r>
      <w:r>
        <w:t>F</w:t>
      </w:r>
      <w:r w:rsidRPr="00EF7A5A">
        <w:t>eatures as required</w:t>
      </w:r>
      <w:r>
        <w:t>.</w:t>
      </w:r>
    </w:p>
    <w:p w:rsidR="00915FD4" w:rsidRPr="00EF7A5A" w:rsidRDefault="00915FD4" w:rsidP="00553060">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attribute </w:t>
      </w:r>
      <w:r w:rsidRPr="00EF7A5A">
        <w:rPr>
          <w:rFonts w:cs="Arial"/>
          <w:b/>
          <w:bCs/>
        </w:rPr>
        <w:t>in dispute</w:t>
      </w:r>
      <w:r w:rsidRPr="00EF7A5A">
        <w:rPr>
          <w:rFonts w:cs="Arial"/>
          <w:bCs/>
        </w:rPr>
        <w:t xml:space="preserve"> has been introduced to provide an indication to the mariner that an Exclusive Economic Zone is in dispute.</w:t>
      </w:r>
      <w:r w:rsidR="005C6026" w:rsidRPr="00EF7A5A">
        <w:rPr>
          <w:rFonts w:cs="Arial"/>
          <w:bCs/>
        </w:rPr>
        <w:t xml:space="preserve"> </w:t>
      </w:r>
      <w:r w:rsidRPr="00EF7A5A">
        <w:rPr>
          <w:rFonts w:cs="Arial"/>
          <w:bCs/>
        </w:rPr>
        <w:t>This information may be encoded in S-57 using a</w:t>
      </w:r>
      <w:r w:rsidR="003D2DBF" w:rsidRPr="00EF7A5A">
        <w:rPr>
          <w:rFonts w:cs="Arial"/>
          <w:bCs/>
        </w:rPr>
        <w:t>n instance of the S-57 Object class</w:t>
      </w:r>
      <w:r w:rsidRPr="00EF7A5A">
        <w:rPr>
          <w:rFonts w:cs="Arial"/>
          <w:bCs/>
        </w:rPr>
        <w:t xml:space="preserve"> </w:t>
      </w:r>
      <w:r w:rsidRPr="00EF7A5A">
        <w:rPr>
          <w:rFonts w:cs="Arial"/>
          <w:b/>
          <w:bCs/>
        </w:rPr>
        <w:t>CTNARE</w:t>
      </w:r>
      <w:r w:rsidRPr="00EF7A5A">
        <w:rPr>
          <w:rFonts w:cs="Arial"/>
          <w:bCs/>
        </w:rPr>
        <w:t xml:space="preserve"> covering the area that is in dispute.</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A54DCF" w:rsidRPr="00EF7A5A">
        <w:rPr>
          <w:rFonts w:cs="Arial"/>
          <w:bCs/>
        </w:rPr>
        <w:t>should</w:t>
      </w:r>
      <w:r w:rsidR="00151056" w:rsidRPr="00EF7A5A">
        <w:rPr>
          <w:rFonts w:cs="Arial"/>
          <w:bCs/>
        </w:rPr>
        <w:t xml:space="preserve"> </w:t>
      </w:r>
      <w:r w:rsidRPr="00EF7A5A">
        <w:rPr>
          <w:rFonts w:cs="Arial"/>
          <w:bCs/>
        </w:rPr>
        <w:t xml:space="preserve">be in </w:t>
      </w:r>
      <w:r w:rsidR="00151056" w:rsidRPr="00EF7A5A">
        <w:rPr>
          <w:rFonts w:cs="Arial"/>
          <w:bCs/>
        </w:rPr>
        <w:t xml:space="preserve">a standardised </w:t>
      </w:r>
      <w:r w:rsidRPr="00EF7A5A">
        <w:rPr>
          <w:rFonts w:cs="Arial"/>
          <w:bCs/>
        </w:rPr>
        <w:t>format</w:t>
      </w:r>
      <w:r w:rsidR="00151056" w:rsidRPr="00EF7A5A">
        <w:rPr>
          <w:rFonts w:cs="Arial"/>
          <w:bCs/>
        </w:rPr>
        <w:t>, such as</w:t>
      </w:r>
      <w:r w:rsidRPr="00EF7A5A">
        <w:rPr>
          <w:rFonts w:cs="Arial"/>
          <w:bCs/>
        </w:rPr>
        <w:t xml:space="preserve"> </w:t>
      </w:r>
      <w:r w:rsidRPr="00EF7A5A">
        <w:rPr>
          <w:rFonts w:cs="Arial"/>
          <w:bCs/>
          <w:i/>
        </w:rPr>
        <w:t>In dispute</w:t>
      </w:r>
      <w:r w:rsidRPr="00EF7A5A">
        <w:rPr>
          <w:rFonts w:cs="Arial"/>
          <w:bCs/>
        </w:rPr>
        <w:t>.</w:t>
      </w:r>
      <w:r w:rsidR="005C6026" w:rsidRPr="00EF7A5A">
        <w:rPr>
          <w:rFonts w:cs="Arial"/>
          <w:bCs/>
        </w:rPr>
        <w:t xml:space="preserve"> </w:t>
      </w:r>
      <w:r w:rsidR="00151056" w:rsidRPr="00EF7A5A">
        <w:rPr>
          <w:rFonts w:cs="Arial"/>
          <w:bCs/>
        </w:rPr>
        <w:t xml:space="preserve"> Where this occurs, the </w:t>
      </w:r>
      <w:r w:rsidR="00151056" w:rsidRPr="00EF7A5A">
        <w:rPr>
          <w:rFonts w:cs="Arial"/>
          <w:b/>
          <w:bCs/>
        </w:rPr>
        <w:t>EXEZNE</w:t>
      </w:r>
      <w:r w:rsidR="00151056" w:rsidRPr="00EF7A5A">
        <w:rPr>
          <w:rFonts w:cs="Arial"/>
          <w:bCs/>
        </w:rPr>
        <w:t xml:space="preserve"> should be partitioned into two discrete </w:t>
      </w:r>
      <w:r w:rsidR="00151056" w:rsidRPr="00EF7A5A">
        <w:rPr>
          <w:b/>
        </w:rPr>
        <w:t>Exclusive Economic Zone</w:t>
      </w:r>
      <w:r w:rsidR="00151056" w:rsidRPr="00EF7A5A">
        <w:rPr>
          <w:rFonts w:cs="Arial"/>
          <w:bCs/>
        </w:rPr>
        <w:t xml:space="preserve"> features during the conversion process. One </w:t>
      </w:r>
      <w:r w:rsidR="00151056" w:rsidRPr="00EF7A5A">
        <w:rPr>
          <w:b/>
        </w:rPr>
        <w:t>Exclusive Economic Zone</w:t>
      </w:r>
      <w:r w:rsidR="00151056" w:rsidRPr="00EF7A5A">
        <w:rPr>
          <w:rFonts w:cs="Arial"/>
          <w:bCs/>
        </w:rPr>
        <w:t xml:space="preserve"> should be created coincident with the </w:t>
      </w:r>
      <w:r w:rsidR="00151056" w:rsidRPr="00EF7A5A">
        <w:rPr>
          <w:rFonts w:cs="Arial"/>
          <w:b/>
          <w:bCs/>
        </w:rPr>
        <w:t>CTNARE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set to </w:t>
      </w:r>
      <w:r w:rsidR="00151056" w:rsidRPr="00EF7A5A">
        <w:rPr>
          <w:rFonts w:cs="Arial"/>
          <w:bCs/>
          <w:i/>
          <w:iCs/>
        </w:rPr>
        <w:t>True</w:t>
      </w:r>
      <w:r w:rsidR="00151056" w:rsidRPr="00EF7A5A">
        <w:rPr>
          <w:rFonts w:cs="Arial"/>
          <w:bCs/>
          <w:iCs/>
        </w:rPr>
        <w:t>;</w:t>
      </w:r>
      <w:r w:rsidR="00151056" w:rsidRPr="00EF7A5A">
        <w:rPr>
          <w:rFonts w:cs="Arial"/>
          <w:bCs/>
        </w:rPr>
        <w:t xml:space="preserve"> and the other </w:t>
      </w:r>
      <w:r w:rsidR="00151056" w:rsidRPr="00EF7A5A">
        <w:rPr>
          <w:b/>
        </w:rPr>
        <w:t>Exclusive Economic Zone</w:t>
      </w:r>
      <w:r w:rsidR="00151056" w:rsidRPr="00EF7A5A">
        <w:rPr>
          <w:rFonts w:cs="Arial"/>
          <w:bCs/>
        </w:rPr>
        <w:t xml:space="preserve"> created to cover the remaining </w:t>
      </w:r>
      <w:r w:rsidR="00151056" w:rsidRPr="00EF7A5A">
        <w:rPr>
          <w:rFonts w:cs="Arial"/>
          <w:b/>
          <w:bCs/>
        </w:rPr>
        <w:t>EXEZNE</w:t>
      </w:r>
      <w:r w:rsidR="00151056" w:rsidRPr="00EF7A5A">
        <w:rPr>
          <w:rFonts w:cs="Arial"/>
          <w:bCs/>
        </w:rPr>
        <w:t xml:space="preserve">, with </w:t>
      </w:r>
      <w:r w:rsidR="00151056" w:rsidRPr="00EF7A5A">
        <w:rPr>
          <w:rFonts w:cs="Arial"/>
          <w:b/>
          <w:bCs/>
        </w:rPr>
        <w:t>in dispute</w:t>
      </w:r>
      <w:r w:rsidR="00151056" w:rsidRPr="00EF7A5A">
        <w:rPr>
          <w:rFonts w:cs="Arial"/>
          <w:bCs/>
        </w:rPr>
        <w:t xml:space="preserve"> not populated or set to </w:t>
      </w:r>
      <w:r w:rsidR="00151056" w:rsidRPr="00EF7A5A">
        <w:rPr>
          <w:rFonts w:cs="Arial"/>
          <w:bCs/>
          <w:i/>
          <w:iCs/>
        </w:rPr>
        <w:t>False</w:t>
      </w:r>
      <w:r w:rsidR="00151056" w:rsidRPr="00EF7A5A">
        <w:rPr>
          <w:rFonts w:cs="Arial"/>
          <w:bCs/>
        </w:rPr>
        <w:t>.</w:t>
      </w:r>
      <w:r w:rsidR="005C6026" w:rsidRPr="00EF7A5A">
        <w:rPr>
          <w:rFonts w:cs="Arial"/>
          <w:bCs/>
        </w:rPr>
        <w:t xml:space="preserve"> </w:t>
      </w:r>
      <w:r w:rsidR="00151056" w:rsidRPr="00EF7A5A" w:rsidDel="00151056">
        <w:rPr>
          <w:rStyle w:val="CommentReference"/>
          <w:rFonts w:ascii="Garamond" w:hAnsi="Garamond"/>
          <w:lang w:eastAsia="en-US"/>
        </w:rPr>
        <w:t xml:space="preserve"> </w:t>
      </w:r>
      <w:r w:rsidRPr="00EF7A5A">
        <w:t xml:space="preserve">The S-101 </w:t>
      </w:r>
      <w:r w:rsidRPr="00EF7A5A">
        <w:rPr>
          <w:rFonts w:cs="Arial"/>
          <w:b/>
          <w:bCs/>
        </w:rPr>
        <w:t>Caution Area</w:t>
      </w:r>
      <w:r w:rsidRPr="00EF7A5A">
        <w:rPr>
          <w:rFonts w:cs="Arial"/>
          <w:bCs/>
        </w:rPr>
        <w:t xml:space="preserve"> feature resulting from the conversion of the </w:t>
      </w:r>
      <w:r w:rsidRPr="00EF7A5A">
        <w:rPr>
          <w:rFonts w:cs="Arial"/>
          <w:b/>
          <w:bCs/>
        </w:rPr>
        <w:t>CTNARE</w:t>
      </w:r>
      <w:r w:rsidRPr="00EF7A5A">
        <w:rPr>
          <w:rFonts w:cs="Arial"/>
          <w:bCs/>
        </w:rPr>
        <w:t xml:space="preserve"> </w:t>
      </w:r>
      <w:r w:rsidRPr="00EF7A5A">
        <w:t>should be removed from the converted S-101 dataset in this case.</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645" w:name="_Toc422735821"/>
      <w:bookmarkStart w:id="1646" w:name="_Toc460900611"/>
      <w:bookmarkStart w:id="1647" w:name="_Toc173416460"/>
      <w:r w:rsidRPr="00EF7A5A">
        <w:rPr>
          <w:bCs/>
        </w:rPr>
        <w:t>Military practice areas; submarine transit lanes; minefields</w:t>
      </w:r>
      <w:bookmarkEnd w:id="1645"/>
      <w:bookmarkEnd w:id="1646"/>
      <w:bookmarkEnd w:id="1647"/>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48" w:name="_Toc422735823"/>
      <w:bookmarkStart w:id="1649" w:name="_Toc460900612"/>
      <w:bookmarkStart w:id="1650" w:name="_Toc173416461"/>
      <w:r w:rsidRPr="00EF7A5A">
        <w:rPr>
          <w:bCs/>
        </w:rPr>
        <w:t>Military practice areas</w:t>
      </w:r>
      <w:bookmarkEnd w:id="1648"/>
      <w:bookmarkEnd w:id="1649"/>
      <w:bookmarkEnd w:id="1650"/>
    </w:p>
    <w:p w:rsidR="00627C85" w:rsidRPr="00EF7A5A" w:rsidRDefault="00627C85" w:rsidP="00627C8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w:t>
      </w:r>
      <w:r w:rsidRPr="00EF7A5A">
        <w:rPr>
          <w:u w:val="single"/>
        </w:rPr>
        <w:t>bject:</w:t>
      </w:r>
      <w:r w:rsidRPr="00EF7A5A">
        <w:tab/>
      </w:r>
      <w:r w:rsidRPr="00EF7A5A">
        <w:tab/>
        <w:t>Military practice area (</w:t>
      </w:r>
      <w:r w:rsidRPr="00EF7A5A">
        <w:rPr>
          <w:b/>
        </w:rPr>
        <w:t>MIPARE</w:t>
      </w:r>
      <w:r w:rsidRPr="00EF7A5A">
        <w:t>)</w:t>
      </w:r>
      <w:r w:rsidRPr="00EF7A5A">
        <w:tab/>
      </w:r>
      <w:r w:rsidRPr="00EF7A5A">
        <w:tab/>
        <w:t>(P,A)</w:t>
      </w:r>
    </w:p>
    <w:p w:rsidR="00627C85" w:rsidRPr="00EF7A5A" w:rsidRDefault="00627C85" w:rsidP="00627C8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Military Practice Area</w:t>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16.</w:t>
      </w:r>
      <w:r w:rsidR="00D31C2F">
        <w:t>8</w:t>
      </w:r>
      <w:r w:rsidRPr="00EF7A5A">
        <w:t>)</w:t>
      </w:r>
    </w:p>
    <w:p w:rsidR="004C456F" w:rsidRDefault="004C456F" w:rsidP="004C456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651" w:author="Jeff Wootton" w:date="2024-07-31T09:36:00Z"/>
        </w:rPr>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MIPARE</w:t>
      </w:r>
      <w:r w:rsidRPr="00EF7A5A">
        <w:t xml:space="preserve"> and its binding attributes will be </w:t>
      </w:r>
      <w:r w:rsidR="0054659C" w:rsidRPr="00EF7A5A">
        <w:t xml:space="preserve">converted </w:t>
      </w:r>
      <w:r w:rsidRPr="00EF7A5A">
        <w:t xml:space="preserve">automatically </w:t>
      </w:r>
      <w:r w:rsidR="0054659C" w:rsidRPr="00EF7A5A">
        <w:t>to an instance of</w:t>
      </w:r>
      <w:r w:rsidRPr="00EF7A5A">
        <w:t xml:space="preserve"> the S-101 </w:t>
      </w:r>
      <w:r w:rsidR="006B089E" w:rsidRPr="00EF7A5A">
        <w:t>Feature type</w:t>
      </w:r>
      <w:r w:rsidRPr="00EF7A5A">
        <w:t xml:space="preserve"> </w:t>
      </w:r>
      <w:r w:rsidRPr="00EF7A5A">
        <w:rPr>
          <w:b/>
        </w:rPr>
        <w:t xml:space="preserve">Military Practice Area </w:t>
      </w:r>
      <w:r w:rsidRPr="00EF7A5A">
        <w:t>during the automated conversion process.</w:t>
      </w:r>
    </w:p>
    <w:p w:rsidR="00567299" w:rsidRPr="00EF7A5A" w:rsidRDefault="00567299" w:rsidP="004C456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652" w:author="Jeff Wootton" w:date="2024-07-31T09:36:00Z">
        <w:r w:rsidRPr="00567299">
          <w:t xml:space="preserve">For converting vessel speed limit information within a </w:t>
        </w:r>
        <w:r>
          <w:t>military practice</w:t>
        </w:r>
        <w:r w:rsidRPr="00567299">
          <w:t xml:space="preserve"> area,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53" w:name="_Toc422735825"/>
      <w:bookmarkStart w:id="1654" w:name="_Toc460900613"/>
      <w:bookmarkStart w:id="1655" w:name="_Toc173416462"/>
      <w:r w:rsidRPr="00EF7A5A">
        <w:rPr>
          <w:bCs/>
        </w:rPr>
        <w:t>Submarine transit lanes</w:t>
      </w:r>
      <w:bookmarkEnd w:id="1653"/>
      <w:bookmarkEnd w:id="1654"/>
      <w:bookmarkEnd w:id="1655"/>
    </w:p>
    <w:p w:rsidR="004C456F" w:rsidRPr="00EF7A5A" w:rsidRDefault="004C456F" w:rsidP="004C456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Submarine transit lane (</w:t>
      </w:r>
      <w:r w:rsidRPr="00EF7A5A">
        <w:rPr>
          <w:b/>
        </w:rPr>
        <w:t>SUBTLN</w:t>
      </w:r>
      <w:r w:rsidRPr="00EF7A5A">
        <w:t>)</w:t>
      </w:r>
      <w:r w:rsidRPr="00EF7A5A">
        <w:tab/>
      </w:r>
      <w:r w:rsidRPr="00EF7A5A">
        <w:tab/>
        <w:t>(A)</w:t>
      </w:r>
    </w:p>
    <w:p w:rsidR="004C456F" w:rsidRPr="00EF7A5A" w:rsidRDefault="004C456F" w:rsidP="004C456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Submarine Transit Lane</w:t>
      </w:r>
      <w:r w:rsidRPr="00EF7A5A">
        <w:rPr>
          <w:b/>
        </w:rPr>
        <w:tab/>
      </w:r>
      <w:r w:rsidRPr="00EF7A5A">
        <w:rPr>
          <w:b/>
        </w:rPr>
        <w:tab/>
      </w:r>
      <w:r w:rsidRPr="00EF7A5A">
        <w:rPr>
          <w:b/>
        </w:rPr>
        <w:tab/>
      </w:r>
      <w:r w:rsidRPr="00EF7A5A">
        <w:rPr>
          <w:b/>
        </w:rPr>
        <w:tab/>
      </w:r>
      <w:r w:rsidRPr="00EF7A5A">
        <w:t>(S)</w:t>
      </w:r>
      <w:r w:rsidRPr="00EF7A5A">
        <w:tab/>
      </w:r>
      <w:r w:rsidRPr="00EF7A5A">
        <w:tab/>
      </w:r>
      <w:r w:rsidRPr="00EF7A5A">
        <w:tab/>
        <w:t>(S-101 DCEG Clause 16.</w:t>
      </w:r>
      <w:r w:rsidR="00D31C2F" w:rsidRPr="00EF7A5A">
        <w:t>2</w:t>
      </w:r>
      <w:r w:rsidR="00D31C2F">
        <w:t>5</w:t>
      </w:r>
      <w:r w:rsidRPr="00EF7A5A">
        <w:t>)</w:t>
      </w:r>
    </w:p>
    <w:p w:rsidR="00B40F11" w:rsidRDefault="00B40F11" w:rsidP="00B40F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656" w:author="Jeff Wootton" w:date="2024-07-31T09:43:00Z"/>
        </w:rPr>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SUBTLN</w:t>
      </w:r>
      <w:r w:rsidRPr="00EF7A5A">
        <w:t xml:space="preserve"> and its binding attributes will be </w:t>
      </w:r>
      <w:r w:rsidR="00D73919" w:rsidRPr="00EF7A5A">
        <w:t xml:space="preserve">converted </w:t>
      </w:r>
      <w:r w:rsidRPr="00EF7A5A">
        <w:t xml:space="preserve">automatically </w:t>
      </w:r>
      <w:r w:rsidR="00D73919" w:rsidRPr="00EF7A5A">
        <w:t>to an instance of</w:t>
      </w:r>
      <w:r w:rsidRPr="00EF7A5A">
        <w:t xml:space="preserve"> the S-101 </w:t>
      </w:r>
      <w:r w:rsidR="006B089E" w:rsidRPr="00EF7A5A">
        <w:t>Feature type</w:t>
      </w:r>
      <w:r w:rsidRPr="00EF7A5A">
        <w:t xml:space="preserve"> </w:t>
      </w:r>
      <w:r w:rsidRPr="00EF7A5A">
        <w:rPr>
          <w:b/>
        </w:rPr>
        <w:t xml:space="preserve">Submarine Transit Lane </w:t>
      </w:r>
      <w:r w:rsidRPr="00EF7A5A">
        <w:t>during the automated conversion process.</w:t>
      </w:r>
    </w:p>
    <w:p w:rsidR="00EA6554" w:rsidRPr="00EF7A5A" w:rsidRDefault="006F5F4F" w:rsidP="00B40F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657" w:author="Jeff Wootton" w:date="2024-07-31T09:43:00Z">
        <w:r w:rsidRPr="006F5F4F">
          <w:t xml:space="preserve">For converting vessel speed limit information within a </w:t>
        </w:r>
        <w:r>
          <w:t>submarine transit lane</w:t>
        </w:r>
        <w:r w:rsidRPr="006F5F4F">
          <w:t>,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58" w:name="_Toc422735827"/>
      <w:bookmarkStart w:id="1659" w:name="_Toc460900614"/>
      <w:bookmarkStart w:id="1660" w:name="_Toc173416463"/>
      <w:r w:rsidRPr="00EF7A5A">
        <w:rPr>
          <w:bCs/>
        </w:rPr>
        <w:t>Minefields</w:t>
      </w:r>
      <w:bookmarkEnd w:id="1658"/>
      <w:bookmarkEnd w:id="1659"/>
      <w:bookmarkEnd w:id="1660"/>
    </w:p>
    <w:p w:rsidR="00656C69" w:rsidRPr="00EF7A5A" w:rsidRDefault="00656C69" w:rsidP="00656C69">
      <w:pPr>
        <w:spacing w:after="120"/>
        <w:jc w:val="both"/>
        <w:rPr>
          <w:rFonts w:cs="Arial"/>
          <w:bCs/>
        </w:rPr>
      </w:pPr>
      <w:r w:rsidRPr="00EF7A5A">
        <w:rPr>
          <w:rFonts w:cs="Arial"/>
          <w:bCs/>
        </w:rPr>
        <w:t>The guidance for the encoding of minefields remains unchanged in S-101.</w:t>
      </w:r>
      <w:r w:rsidR="005C6026" w:rsidRPr="00EF7A5A">
        <w:rPr>
          <w:rFonts w:cs="Arial"/>
          <w:bCs/>
        </w:rPr>
        <w:t xml:space="preserve"> </w:t>
      </w:r>
      <w:r w:rsidRPr="00EF7A5A">
        <w:rPr>
          <w:rFonts w:cs="Arial"/>
          <w:bCs/>
        </w:rPr>
        <w:t>See S-101 DCEG clause 17.1.</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661" w:name="_Toc422735829"/>
      <w:bookmarkStart w:id="1662" w:name="_Toc460900615"/>
      <w:bookmarkStart w:id="1663" w:name="_Toc173416464"/>
      <w:r w:rsidRPr="00EF7A5A">
        <w:rPr>
          <w:bCs/>
        </w:rPr>
        <w:t>Dumping grounds</w:t>
      </w:r>
      <w:bookmarkEnd w:id="1661"/>
      <w:bookmarkEnd w:id="1662"/>
      <w:bookmarkEnd w:id="1663"/>
    </w:p>
    <w:p w:rsidR="00656C69" w:rsidRPr="00EF7A5A" w:rsidRDefault="00656C69" w:rsidP="00656C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w:t>
      </w:r>
      <w:r w:rsidRPr="00EF7A5A">
        <w:rPr>
          <w:u w:val="single"/>
        </w:rPr>
        <w:t>bject:</w:t>
      </w:r>
      <w:r w:rsidRPr="00EF7A5A">
        <w:tab/>
      </w:r>
      <w:r w:rsidRPr="00EF7A5A">
        <w:tab/>
        <w:t>Dumping ground (</w:t>
      </w:r>
      <w:r w:rsidRPr="00EF7A5A">
        <w:rPr>
          <w:b/>
        </w:rPr>
        <w:t>DMPGRD</w:t>
      </w:r>
      <w:r w:rsidRPr="00EF7A5A">
        <w:t>)</w:t>
      </w:r>
      <w:r w:rsidRPr="00EF7A5A">
        <w:tab/>
      </w:r>
      <w:r w:rsidRPr="00EF7A5A">
        <w:tab/>
        <w:t>(P,A)</w:t>
      </w:r>
    </w:p>
    <w:p w:rsidR="00656C69" w:rsidRPr="00EF7A5A" w:rsidRDefault="00656C69" w:rsidP="00656C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Dumping Ground</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16.</w:t>
      </w:r>
      <w:r w:rsidR="00D31C2F">
        <w:t>7</w:t>
      </w:r>
      <w:r w:rsidRPr="00EF7A5A">
        <w:t>)</w:t>
      </w:r>
    </w:p>
    <w:p w:rsidR="00765149" w:rsidRPr="00EF7A5A" w:rsidRDefault="00765149" w:rsidP="0018173B">
      <w:pPr>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DMPGRD</w:t>
      </w:r>
      <w:r w:rsidRPr="00EF7A5A">
        <w:t xml:space="preserve"> and its binding attributes will be </w:t>
      </w:r>
      <w:r w:rsidR="00D73919" w:rsidRPr="00EF7A5A">
        <w:t xml:space="preserve">converted </w:t>
      </w:r>
      <w:r w:rsidRPr="00EF7A5A">
        <w:t xml:space="preserve">automatically </w:t>
      </w:r>
      <w:r w:rsidR="00D73919" w:rsidRPr="00EF7A5A">
        <w:t>to an instance of</w:t>
      </w:r>
      <w:r w:rsidRPr="00EF7A5A">
        <w:t xml:space="preserve"> the S-101 </w:t>
      </w:r>
      <w:r w:rsidR="006B089E" w:rsidRPr="00EF7A5A">
        <w:t>Feature type</w:t>
      </w:r>
      <w:r w:rsidRPr="00EF7A5A">
        <w:t xml:space="preserve"> </w:t>
      </w:r>
      <w:r w:rsidRPr="00EF7A5A">
        <w:rPr>
          <w:b/>
        </w:rPr>
        <w:t xml:space="preserve">Dumping Ground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Dumping Ground</w:t>
      </w:r>
      <w:r w:rsidRPr="00EF7A5A">
        <w:t xml:space="preserve"> in S-101:</w:t>
      </w:r>
    </w:p>
    <w:p w:rsidR="00765149" w:rsidRPr="00EF7A5A" w:rsidRDefault="00765149" w:rsidP="00765149">
      <w:pPr>
        <w:spacing w:after="120"/>
        <w:jc w:val="both"/>
      </w:pPr>
      <w:r w:rsidRPr="00EF7A5A">
        <w:rPr>
          <w:b/>
        </w:rPr>
        <w:t>restriction</w:t>
      </w:r>
      <w:r w:rsidRPr="00EF7A5A">
        <w:tab/>
        <w:t>(RESTRN)</w:t>
      </w:r>
    </w:p>
    <w:p w:rsidR="00765149" w:rsidRDefault="00765149" w:rsidP="00765149">
      <w:pPr>
        <w:spacing w:after="120"/>
        <w:jc w:val="both"/>
        <w:rPr>
          <w:ins w:id="1664" w:author="Jeff Wootton" w:date="2024-07-31T09:45:00Z"/>
          <w:rFonts w:cs="Arial"/>
          <w:bCs/>
        </w:rPr>
      </w:pPr>
      <w:r w:rsidRPr="00EF7A5A">
        <w:rPr>
          <w:rFonts w:cs="Arial"/>
          <w:bCs/>
        </w:rPr>
        <w:t>See S-101 DCEG clause 16.</w:t>
      </w:r>
      <w:r w:rsidR="00D31C2F">
        <w:rPr>
          <w:rFonts w:cs="Arial"/>
          <w:bCs/>
        </w:rPr>
        <w:t>7</w:t>
      </w:r>
      <w:r w:rsidR="00D31C2F"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C27236" w:rsidRPr="00EF7A5A">
        <w:rPr>
          <w:rFonts w:cs="Arial"/>
          <w:bCs/>
        </w:rPr>
        <w:t>RESTRN</w:t>
      </w:r>
      <w:r w:rsidRPr="00EF7A5A">
        <w:rPr>
          <w:rFonts w:cs="Arial"/>
          <w:bCs/>
        </w:rPr>
        <w:t xml:space="preserve"> on </w:t>
      </w:r>
      <w:r w:rsidRPr="00EF7A5A">
        <w:rPr>
          <w:b/>
        </w:rPr>
        <w:t>DMPGRD</w:t>
      </w:r>
      <w:r w:rsidRPr="00EF7A5A">
        <w:rPr>
          <w:rFonts w:cs="Arial"/>
          <w:bCs/>
        </w:rPr>
        <w:t xml:space="preserve"> and amend appropriately.</w:t>
      </w:r>
    </w:p>
    <w:p w:rsidR="004778A5" w:rsidRPr="00EF7A5A" w:rsidRDefault="004778A5" w:rsidP="00765149">
      <w:pPr>
        <w:spacing w:after="120"/>
        <w:jc w:val="both"/>
        <w:rPr>
          <w:rFonts w:cs="Arial"/>
          <w:bCs/>
        </w:rPr>
      </w:pPr>
      <w:ins w:id="1665" w:author="Jeff Wootton" w:date="2024-07-31T09:45:00Z">
        <w:r w:rsidRPr="006F5F4F">
          <w:t xml:space="preserve">For converting vessel speed limit information within a </w:t>
        </w:r>
        <w:r>
          <w:t>dumping ground</w:t>
        </w:r>
        <w:r w:rsidRPr="006F5F4F">
          <w:t>,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666" w:name="_Toc422735831"/>
      <w:bookmarkStart w:id="1667" w:name="_Toc460900616"/>
      <w:bookmarkStart w:id="1668" w:name="_Toc173416465"/>
      <w:r w:rsidRPr="00EF7A5A">
        <w:rPr>
          <w:bCs/>
        </w:rPr>
        <w:t>Cables and cable areas</w:t>
      </w:r>
      <w:bookmarkEnd w:id="1666"/>
      <w:bookmarkEnd w:id="1667"/>
      <w:bookmarkEnd w:id="1668"/>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69" w:name="_Toc422735833"/>
      <w:bookmarkStart w:id="1670" w:name="_Toc460900617"/>
      <w:bookmarkStart w:id="1671" w:name="_Toc173416466"/>
      <w:r w:rsidRPr="00EF7A5A">
        <w:rPr>
          <w:bCs/>
        </w:rPr>
        <w:t>Submarine cables</w:t>
      </w:r>
      <w:bookmarkEnd w:id="1669"/>
      <w:bookmarkEnd w:id="1670"/>
      <w:bookmarkEnd w:id="1671"/>
    </w:p>
    <w:p w:rsidR="00232A32" w:rsidRPr="00EF7A5A" w:rsidRDefault="00232A32" w:rsidP="00232A3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Cable, submarine (</w:t>
      </w:r>
      <w:r w:rsidRPr="00EF7A5A">
        <w:rPr>
          <w:b/>
        </w:rPr>
        <w:t>CBLSUB</w:t>
      </w:r>
      <w:r w:rsidRPr="00EF7A5A">
        <w:t>)</w:t>
      </w:r>
      <w:r w:rsidRPr="00EF7A5A">
        <w:tab/>
      </w:r>
      <w:r w:rsidRPr="00EF7A5A">
        <w:tab/>
        <w:t>(L)</w:t>
      </w:r>
    </w:p>
    <w:p w:rsidR="00232A32" w:rsidRPr="00EF7A5A" w:rsidRDefault="00232A32" w:rsidP="00232A3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Cable Submarine</w:t>
      </w:r>
      <w:r w:rsidRPr="00EF7A5A">
        <w:rPr>
          <w:b/>
        </w:rPr>
        <w:tab/>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t>(S-101 DCEG Clause 14.2)</w:t>
      </w:r>
    </w:p>
    <w:p w:rsidR="002E1FE8" w:rsidRPr="00EF7A5A" w:rsidRDefault="002E1FE8" w:rsidP="002E1F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CBLSUB</w:t>
      </w:r>
      <w:r w:rsidRPr="00EF7A5A">
        <w:t xml:space="preserve"> and its binding attributes will be </w:t>
      </w:r>
      <w:r w:rsidR="00D73919" w:rsidRPr="00EF7A5A">
        <w:t xml:space="preserve">converted </w:t>
      </w:r>
      <w:r w:rsidRPr="00EF7A5A">
        <w:t xml:space="preserve">automatically </w:t>
      </w:r>
      <w:r w:rsidR="00D73919" w:rsidRPr="00EF7A5A">
        <w:t>to an instance of</w:t>
      </w:r>
      <w:r w:rsidRPr="00EF7A5A">
        <w:t xml:space="preserve"> the S-101 </w:t>
      </w:r>
      <w:r w:rsidR="006B089E" w:rsidRPr="00EF7A5A">
        <w:t>Feature type</w:t>
      </w:r>
      <w:r w:rsidRPr="00EF7A5A">
        <w:t xml:space="preserve"> </w:t>
      </w:r>
      <w:r w:rsidRPr="00EF7A5A">
        <w:rPr>
          <w:b/>
        </w:rPr>
        <w:t xml:space="preserve">Cable Submarine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2E1FE8" w:rsidRPr="00EF7A5A" w:rsidRDefault="002E1FE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attributes DRVAL1 and DRVAL2 for </w:t>
      </w:r>
      <w:r w:rsidRPr="00EF7A5A">
        <w:rPr>
          <w:b/>
        </w:rPr>
        <w:t>CBLSUB</w:t>
      </w:r>
      <w:r w:rsidRPr="00EF7A5A">
        <w:t xml:space="preserve"> will not be converted.</w:t>
      </w:r>
      <w:r w:rsidR="005C6026" w:rsidRPr="00EF7A5A">
        <w:t xml:space="preserve"> </w:t>
      </w:r>
      <w:r w:rsidRPr="00EF7A5A">
        <w:t xml:space="preserve">It is considered that these attributes are not relevant for </w:t>
      </w:r>
      <w:r w:rsidRPr="00EF7A5A">
        <w:rPr>
          <w:b/>
        </w:rPr>
        <w:t>Cable Submarine</w:t>
      </w:r>
      <w:r w:rsidRPr="00EF7A5A">
        <w:t xml:space="preserve"> in S-101.</w:t>
      </w:r>
    </w:p>
    <w:p w:rsidR="002B5016" w:rsidRPr="00EF7A5A" w:rsidRDefault="002B5016" w:rsidP="002B50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Data Producers are advised that the following enumerate type attribute has restricted allowable enumerate values for </w:t>
      </w:r>
      <w:r w:rsidRPr="00EF7A5A">
        <w:rPr>
          <w:b/>
        </w:rPr>
        <w:t>Cable Submarine</w:t>
      </w:r>
      <w:r w:rsidRPr="00EF7A5A">
        <w:t xml:space="preserve"> in S-101:</w:t>
      </w:r>
    </w:p>
    <w:p w:rsidR="002B5016" w:rsidRPr="00EF7A5A" w:rsidRDefault="002B5016" w:rsidP="002B501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b/>
        </w:rPr>
        <w:t>category of cable</w:t>
      </w:r>
      <w:r w:rsidRPr="00EF7A5A">
        <w:tab/>
      </w:r>
      <w:r w:rsidRPr="00EF7A5A">
        <w:tab/>
        <w:t>(CATCBL)</w:t>
      </w:r>
      <w:r w:rsidR="00C82644" w:rsidRPr="00EF7A5A">
        <w:t xml:space="preserve"> *</w:t>
      </w:r>
    </w:p>
    <w:p w:rsidR="002B5016" w:rsidRPr="00EF7A5A" w:rsidRDefault="002B5016" w:rsidP="009E6F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See S-101 DCEG clause 14.2 for the listing of allowable values.</w:t>
      </w:r>
      <w:r w:rsidR="005C6026" w:rsidRPr="00EF7A5A">
        <w:t xml:space="preserve"> </w:t>
      </w:r>
      <w:r w:rsidRPr="00EF7A5A">
        <w:t>Values populated in S-57 for this attribute other than the allowable values will not be converted across to S-101.</w:t>
      </w:r>
      <w:r w:rsidR="005C6026" w:rsidRPr="00EF7A5A">
        <w:t xml:space="preserve"> </w:t>
      </w:r>
      <w:r w:rsidRPr="00EF7A5A">
        <w:t xml:space="preserve">Data Producers are advised to check any populated values for CATCBL on </w:t>
      </w:r>
      <w:r w:rsidRPr="00EF7A5A">
        <w:rPr>
          <w:b/>
        </w:rPr>
        <w:t>CBL</w:t>
      </w:r>
      <w:r w:rsidR="00CC2755" w:rsidRPr="00EF7A5A">
        <w:rPr>
          <w:b/>
        </w:rPr>
        <w:t>SUB</w:t>
      </w:r>
      <w:r w:rsidRPr="00EF7A5A">
        <w:t xml:space="preserve"> and amend appropriately.</w:t>
      </w:r>
    </w:p>
    <w:p w:rsidR="00C82644" w:rsidRPr="00EF7A5A" w:rsidRDefault="00C82644" w:rsidP="009E6F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w:t>
      </w:r>
      <w:r w:rsidR="005C6026" w:rsidRPr="00EF7A5A">
        <w:t xml:space="preserve"> </w:t>
      </w:r>
      <w:r w:rsidRPr="00EF7A5A">
        <w:t xml:space="preserve">CATCBL value </w:t>
      </w:r>
      <w:r w:rsidRPr="00EF7A5A">
        <w:rPr>
          <w:i/>
        </w:rPr>
        <w:t>4</w:t>
      </w:r>
      <w:r w:rsidRPr="00EF7A5A">
        <w:t xml:space="preserve"> (telephone) will convert to </w:t>
      </w:r>
      <w:r w:rsidRPr="00EF7A5A">
        <w:rPr>
          <w:b/>
        </w:rPr>
        <w:t>category of cable</w:t>
      </w:r>
      <w:r w:rsidRPr="00EF7A5A">
        <w:t xml:space="preserve"> value</w:t>
      </w:r>
      <w:r w:rsidR="003A2C5F" w:rsidRPr="00EF7A5A">
        <w:t xml:space="preserve"> </w:t>
      </w:r>
      <w:r w:rsidR="00D31C2F">
        <w:rPr>
          <w:i/>
        </w:rPr>
        <w:t>10</w:t>
      </w:r>
      <w:r w:rsidR="00D31C2F" w:rsidRPr="00EF7A5A">
        <w:t xml:space="preserve"> </w:t>
      </w:r>
      <w:r w:rsidR="003A2C5F" w:rsidRPr="00EF7A5A">
        <w:t>(</w:t>
      </w:r>
      <w:r w:rsidR="00D31C2F">
        <w:t>telecommunications</w:t>
      </w:r>
      <w:r w:rsidR="003A2C5F" w:rsidRPr="00EF7A5A">
        <w:t xml:space="preserve"> cable).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72" w:name="_Toc422735835"/>
      <w:bookmarkStart w:id="1673" w:name="_Toc460900618"/>
      <w:bookmarkStart w:id="1674" w:name="_Toc173416467"/>
      <w:r w:rsidRPr="00EF7A5A">
        <w:rPr>
          <w:bCs/>
        </w:rPr>
        <w:t>Overhead cables</w:t>
      </w:r>
      <w:bookmarkEnd w:id="1672"/>
      <w:bookmarkEnd w:id="1673"/>
      <w:bookmarkEnd w:id="1674"/>
    </w:p>
    <w:p w:rsidR="00501301" w:rsidRPr="00EF7A5A" w:rsidRDefault="00501301" w:rsidP="0050130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w:t>
      </w:r>
      <w:r w:rsidRPr="00EF7A5A">
        <w:rPr>
          <w:u w:val="single"/>
        </w:rPr>
        <w:t>bject:</w:t>
      </w:r>
      <w:r w:rsidRPr="00EF7A5A">
        <w:tab/>
      </w:r>
      <w:r w:rsidRPr="00EF7A5A">
        <w:tab/>
        <w:t>Cable, overhead (</w:t>
      </w:r>
      <w:r w:rsidRPr="00EF7A5A">
        <w:rPr>
          <w:b/>
        </w:rPr>
        <w:t>CBLOHD</w:t>
      </w:r>
      <w:r w:rsidRPr="00EF7A5A">
        <w:t>)</w:t>
      </w:r>
      <w:r w:rsidRPr="00EF7A5A">
        <w:tab/>
      </w:r>
      <w:r w:rsidRPr="00EF7A5A">
        <w:tab/>
      </w:r>
      <w:r w:rsidRPr="00EF7A5A">
        <w:tab/>
        <w:t>(L)</w:t>
      </w:r>
    </w:p>
    <w:p w:rsidR="00501301" w:rsidRPr="00EF7A5A" w:rsidRDefault="00501301" w:rsidP="0050130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 xml:space="preserve">Cable </w:t>
      </w:r>
      <w:r w:rsidR="00907D76" w:rsidRPr="00EF7A5A">
        <w:rPr>
          <w:b/>
        </w:rPr>
        <w:t>Overhead</w:t>
      </w:r>
      <w:r w:rsidRPr="00EF7A5A">
        <w:rPr>
          <w:b/>
        </w:rPr>
        <w:tab/>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t>(S-101 DCEG Clause 6.</w:t>
      </w:r>
      <w:r w:rsidR="0018252D">
        <w:t>10</w:t>
      </w:r>
      <w:r w:rsidRPr="00EF7A5A">
        <w:t>)</w:t>
      </w:r>
    </w:p>
    <w:p w:rsidR="00907D76" w:rsidRDefault="00907D76" w:rsidP="00907D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675" w:author="Jeff Wootton" w:date="2024-07-31T09:53:00Z"/>
        </w:rPr>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CBLOHD</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Pr="00EF7A5A">
        <w:rPr>
          <w:b/>
        </w:rPr>
        <w:t xml:space="preserve">Cable Overhead </w:t>
      </w:r>
      <w:r w:rsidRPr="00EF7A5A">
        <w:t>during the automated conversion process.</w:t>
      </w:r>
    </w:p>
    <w:p w:rsidR="003823CB" w:rsidRPr="00EF7A5A" w:rsidRDefault="003823CB" w:rsidP="00907D7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ins w:id="1676" w:author="Jeff Wootton" w:date="2024-07-31T09:53:00Z">
        <w:r>
          <w:t xml:space="preserve">S-57 attribute </w:t>
        </w:r>
        <w:r w:rsidRPr="00EF7A5A">
          <w:t>CATCBL value</w:t>
        </w:r>
        <w:r>
          <w:t>s</w:t>
        </w:r>
        <w:r w:rsidRPr="00EF7A5A">
          <w:t xml:space="preserve"> </w:t>
        </w:r>
        <w:r w:rsidRPr="00EF7A5A">
          <w:rPr>
            <w:i/>
          </w:rPr>
          <w:t>4</w:t>
        </w:r>
        <w:r w:rsidRPr="00EF7A5A">
          <w:t xml:space="preserve"> (telephone)</w:t>
        </w:r>
        <w:r>
          <w:t xml:space="preserve"> and </w:t>
        </w:r>
        <w:r>
          <w:rPr>
            <w:i/>
            <w:iCs/>
          </w:rPr>
          <w:t>5</w:t>
        </w:r>
        <w:r>
          <w:t xml:space="preserve"> (telegraph)</w:t>
        </w:r>
        <w:r w:rsidRPr="00EF7A5A">
          <w:t xml:space="preserve"> will convert to</w:t>
        </w:r>
      </w:ins>
      <w:ins w:id="1677" w:author="Jeff Wootton" w:date="2024-07-31T10:13:00Z">
        <w:r w:rsidR="003154F4">
          <w:t xml:space="preserve"> S-101 attribute</w:t>
        </w:r>
      </w:ins>
      <w:ins w:id="1678" w:author="Jeff Wootton" w:date="2024-07-31T09:53:00Z">
        <w:r w:rsidRPr="00EF7A5A">
          <w:t xml:space="preserve"> </w:t>
        </w:r>
        <w:r w:rsidRPr="00EF7A5A">
          <w:rPr>
            <w:b/>
          </w:rPr>
          <w:t>category of cable</w:t>
        </w:r>
        <w:r w:rsidRPr="00EF7A5A">
          <w:t xml:space="preserve"> value </w:t>
        </w:r>
        <w:r>
          <w:rPr>
            <w:i/>
          </w:rPr>
          <w:t>10</w:t>
        </w:r>
        <w:r w:rsidRPr="00EF7A5A">
          <w:t xml:space="preserve"> (</w:t>
        </w:r>
        <w:r>
          <w:t>telecommunications</w:t>
        </w:r>
      </w:ins>
      <w:ins w:id="1679" w:author="Jeff Wootton" w:date="2024-07-31T09:56:00Z">
        <w:r w:rsidR="008977C5">
          <w:t xml:space="preserve"> cable</w:t>
        </w:r>
      </w:ins>
      <w:ins w:id="1680" w:author="Jeff Wootton" w:date="2024-07-31T09:53:00Z">
        <w:r w:rsidRPr="00EF7A5A">
          <w:t>).</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81" w:name="_Toc422735837"/>
      <w:bookmarkStart w:id="1682" w:name="_Toc460900619"/>
      <w:bookmarkStart w:id="1683" w:name="_Toc173416468"/>
      <w:r w:rsidRPr="00EF7A5A">
        <w:rPr>
          <w:bCs/>
        </w:rPr>
        <w:t>Submarine cable areas</w:t>
      </w:r>
      <w:bookmarkEnd w:id="1681"/>
      <w:bookmarkEnd w:id="1682"/>
      <w:bookmarkEnd w:id="1683"/>
    </w:p>
    <w:p w:rsidR="002F7F0E" w:rsidRPr="00EF7A5A" w:rsidRDefault="002F7F0E" w:rsidP="002F7F0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Cable area (</w:t>
      </w:r>
      <w:r w:rsidRPr="00EF7A5A">
        <w:rPr>
          <w:b/>
        </w:rPr>
        <w:t>CBLARE</w:t>
      </w:r>
      <w:r w:rsidRPr="00EF7A5A">
        <w:t>)</w:t>
      </w:r>
      <w:r w:rsidRPr="00EF7A5A">
        <w:tab/>
      </w:r>
      <w:r w:rsidRPr="00EF7A5A">
        <w:tab/>
      </w:r>
      <w:r w:rsidRPr="00EF7A5A">
        <w:tab/>
        <w:t>(A)</w:t>
      </w:r>
    </w:p>
    <w:p w:rsidR="002F7F0E" w:rsidRPr="00EF7A5A" w:rsidRDefault="002F7F0E" w:rsidP="002F7F0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Cable Area</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14.3)</w:t>
      </w:r>
    </w:p>
    <w:p w:rsidR="00B04DAC" w:rsidRPr="00EF7A5A" w:rsidRDefault="00B04DAC" w:rsidP="0018173B">
      <w:pPr>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007239C7" w:rsidRPr="00EF7A5A">
        <w:rPr>
          <w:b/>
        </w:rPr>
        <w:t>CBLARE</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007239C7" w:rsidRPr="00EF7A5A">
        <w:rPr>
          <w:b/>
        </w:rPr>
        <w:t>Cable Area</w:t>
      </w:r>
      <w:r w:rsidRPr="00EF7A5A">
        <w:rPr>
          <w:b/>
        </w:rPr>
        <w:t xml:space="preserve"> </w:t>
      </w:r>
      <w:r w:rsidRPr="00EF7A5A">
        <w:t>during the automated conversion process.</w:t>
      </w:r>
      <w:r w:rsidR="005C6026" w:rsidRPr="00EF7A5A">
        <w:t xml:space="preserve"> </w:t>
      </w:r>
      <w:r w:rsidRPr="00EF7A5A">
        <w:t>However, Data Producers are advised that the following enumerate type attribute</w:t>
      </w:r>
      <w:r w:rsidR="00B24A59" w:rsidRPr="00EF7A5A">
        <w:t>s</w:t>
      </w:r>
      <w:r w:rsidRPr="00EF7A5A">
        <w:t xml:space="preserve"> </w:t>
      </w:r>
      <w:r w:rsidR="00B24A59" w:rsidRPr="00EF7A5A">
        <w:t xml:space="preserve">have </w:t>
      </w:r>
      <w:r w:rsidRPr="00EF7A5A">
        <w:t xml:space="preserve">restricted allowable enumerate values for </w:t>
      </w:r>
      <w:r w:rsidR="007239C7" w:rsidRPr="00EF7A5A">
        <w:rPr>
          <w:b/>
        </w:rPr>
        <w:t>Cable Area</w:t>
      </w:r>
      <w:r w:rsidRPr="00EF7A5A">
        <w:t xml:space="preserve"> in S-101:</w:t>
      </w:r>
    </w:p>
    <w:p w:rsidR="00B24A59" w:rsidRPr="00EF7A5A" w:rsidRDefault="00B24A59" w:rsidP="003159F7">
      <w:pPr>
        <w:jc w:val="both"/>
      </w:pPr>
      <w:r w:rsidRPr="00EF7A5A">
        <w:rPr>
          <w:b/>
        </w:rPr>
        <w:t>category of cable</w:t>
      </w:r>
      <w:r w:rsidRPr="00EF7A5A">
        <w:tab/>
        <w:t>(CATCBL)</w:t>
      </w:r>
      <w:r w:rsidR="003A2C5F" w:rsidRPr="00EF7A5A">
        <w:t xml:space="preserve"> *</w:t>
      </w:r>
    </w:p>
    <w:p w:rsidR="00B04DAC" w:rsidRPr="00EF7A5A" w:rsidRDefault="007239C7" w:rsidP="00B04DAC">
      <w:pPr>
        <w:spacing w:after="120"/>
        <w:jc w:val="both"/>
      </w:pPr>
      <w:r w:rsidRPr="00EF7A5A">
        <w:rPr>
          <w:b/>
        </w:rPr>
        <w:t>restriction</w:t>
      </w:r>
      <w:r w:rsidRPr="00EF7A5A">
        <w:tab/>
      </w:r>
      <w:r w:rsidR="00B24A59" w:rsidRPr="00EF7A5A">
        <w:tab/>
      </w:r>
      <w:r w:rsidR="00B04DAC" w:rsidRPr="00EF7A5A">
        <w:t>(</w:t>
      </w:r>
      <w:r w:rsidRPr="00EF7A5A">
        <w:t>RESTRN</w:t>
      </w:r>
      <w:r w:rsidR="00B04DAC" w:rsidRPr="00EF7A5A">
        <w:t>)</w:t>
      </w:r>
    </w:p>
    <w:p w:rsidR="00B04DAC" w:rsidRPr="00EF7A5A" w:rsidRDefault="00B04DAC" w:rsidP="00B04DAC">
      <w:pPr>
        <w:spacing w:after="120"/>
        <w:jc w:val="both"/>
        <w:rPr>
          <w:rFonts w:cs="Arial"/>
          <w:bCs/>
        </w:rPr>
      </w:pPr>
      <w:r w:rsidRPr="00EF7A5A">
        <w:rPr>
          <w:rFonts w:cs="Arial"/>
          <w:bCs/>
        </w:rPr>
        <w:t xml:space="preserve">See S-101 DCEG clause </w:t>
      </w:r>
      <w:r w:rsidR="007239C7" w:rsidRPr="00EF7A5A">
        <w:rPr>
          <w:rFonts w:cs="Arial"/>
          <w:bCs/>
        </w:rPr>
        <w:t>14.3</w:t>
      </w:r>
      <w:r w:rsidRPr="00EF7A5A">
        <w:rPr>
          <w:rFonts w:cs="Arial"/>
          <w:bCs/>
        </w:rPr>
        <w:t xml:space="preserve"> for the listing of allowable values.</w:t>
      </w:r>
      <w:r w:rsidR="005C6026" w:rsidRPr="00EF7A5A">
        <w:rPr>
          <w:rFonts w:cs="Arial"/>
          <w:bCs/>
        </w:rPr>
        <w:t xml:space="preserve"> </w:t>
      </w:r>
      <w:r w:rsidRPr="00EF7A5A">
        <w:rPr>
          <w:rFonts w:cs="Arial"/>
          <w:bCs/>
        </w:rPr>
        <w:t xml:space="preserve">Values populated in S-57 for </w:t>
      </w:r>
      <w:r w:rsidR="00B24A59" w:rsidRPr="00EF7A5A">
        <w:rPr>
          <w:rFonts w:cs="Arial"/>
          <w:bCs/>
        </w:rPr>
        <w:t xml:space="preserve">these </w:t>
      </w:r>
      <w:r w:rsidR="007C1039" w:rsidRPr="00EF7A5A">
        <w:rPr>
          <w:rFonts w:cs="Arial"/>
          <w:bCs/>
        </w:rPr>
        <w:t>attribute</w:t>
      </w:r>
      <w:r w:rsidR="00B24A59" w:rsidRPr="00EF7A5A">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B24A59" w:rsidRPr="00EF7A5A">
        <w:rPr>
          <w:rFonts w:cs="Arial"/>
          <w:bCs/>
        </w:rPr>
        <w:t xml:space="preserve">CATCBL and </w:t>
      </w:r>
      <w:r w:rsidR="007239C7" w:rsidRPr="00EF7A5A">
        <w:rPr>
          <w:rFonts w:cs="Arial"/>
          <w:bCs/>
        </w:rPr>
        <w:t>RESTRN</w:t>
      </w:r>
      <w:r w:rsidRPr="00EF7A5A">
        <w:rPr>
          <w:rFonts w:cs="Arial"/>
          <w:bCs/>
        </w:rPr>
        <w:t xml:space="preserve"> on </w:t>
      </w:r>
      <w:r w:rsidR="007239C7" w:rsidRPr="00EF7A5A">
        <w:rPr>
          <w:b/>
        </w:rPr>
        <w:t>CBLARE</w:t>
      </w:r>
      <w:r w:rsidRPr="00EF7A5A">
        <w:rPr>
          <w:rFonts w:cs="Arial"/>
          <w:bCs/>
        </w:rPr>
        <w:t xml:space="preserve"> and amend appropriately.</w:t>
      </w:r>
    </w:p>
    <w:p w:rsidR="003A2C5F" w:rsidRDefault="003A2C5F" w:rsidP="00B04DAC">
      <w:pPr>
        <w:spacing w:after="120"/>
        <w:jc w:val="both"/>
        <w:rPr>
          <w:ins w:id="1684" w:author="Jeff Wootton" w:date="2024-07-31T11:10:00Z"/>
        </w:rPr>
      </w:pPr>
      <w:r w:rsidRPr="00EF7A5A">
        <w:t>*</w:t>
      </w:r>
      <w:r w:rsidR="005C6026" w:rsidRPr="00EF7A5A">
        <w:t xml:space="preserve"> </w:t>
      </w:r>
      <w:r w:rsidRPr="00EF7A5A">
        <w:t xml:space="preserve">CATCBL value </w:t>
      </w:r>
      <w:r w:rsidRPr="00EF7A5A">
        <w:rPr>
          <w:i/>
        </w:rPr>
        <w:t>4</w:t>
      </w:r>
      <w:r w:rsidRPr="00EF7A5A">
        <w:t xml:space="preserve"> (telephone) will convert to </w:t>
      </w:r>
      <w:r w:rsidRPr="00EF7A5A">
        <w:rPr>
          <w:b/>
        </w:rPr>
        <w:t>category of cable</w:t>
      </w:r>
      <w:r w:rsidRPr="00EF7A5A">
        <w:t xml:space="preserve"> value </w:t>
      </w:r>
      <w:r w:rsidR="0018252D">
        <w:rPr>
          <w:i/>
        </w:rPr>
        <w:t>10</w:t>
      </w:r>
      <w:r w:rsidR="0018252D" w:rsidRPr="00EF7A5A">
        <w:t xml:space="preserve"> </w:t>
      </w:r>
      <w:r w:rsidRPr="00EF7A5A">
        <w:t>(</w:t>
      </w:r>
      <w:r w:rsidR="0018252D">
        <w:t>telecommunications</w:t>
      </w:r>
      <w:r w:rsidRPr="00EF7A5A">
        <w:t xml:space="preserve"> cable).</w:t>
      </w:r>
    </w:p>
    <w:p w:rsidR="005C1CFB" w:rsidRPr="00EF7A5A" w:rsidRDefault="005C1CFB" w:rsidP="00B04DAC">
      <w:pPr>
        <w:spacing w:after="120"/>
        <w:jc w:val="both"/>
        <w:rPr>
          <w:rFonts w:cs="Arial"/>
        </w:rPr>
      </w:pPr>
      <w:ins w:id="1685" w:author="Jeff Wootton" w:date="2024-07-31T11:10:00Z">
        <w:r w:rsidRPr="006F5F4F">
          <w:t xml:space="preserve">For converting vessel speed limit information within a </w:t>
        </w:r>
        <w:r>
          <w:t>submarine cable area</w:t>
        </w:r>
        <w:r w:rsidRPr="006F5F4F">
          <w:t>,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686" w:name="_Toc422735839"/>
      <w:bookmarkStart w:id="1687" w:name="_Toc460900620"/>
      <w:bookmarkStart w:id="1688" w:name="_Toc173416469"/>
      <w:r w:rsidRPr="00EF7A5A">
        <w:rPr>
          <w:bCs/>
        </w:rPr>
        <w:t>Pipelines and pipeline areas</w:t>
      </w:r>
      <w:bookmarkEnd w:id="1686"/>
      <w:bookmarkEnd w:id="1687"/>
      <w:bookmarkEnd w:id="1688"/>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89" w:name="_Toc422735841"/>
      <w:bookmarkStart w:id="1690" w:name="_Toc460900621"/>
      <w:bookmarkStart w:id="1691" w:name="_Toc173416470"/>
      <w:r w:rsidRPr="00EF7A5A">
        <w:rPr>
          <w:bCs/>
        </w:rPr>
        <w:t>Pipelines, submarine or on land</w:t>
      </w:r>
      <w:bookmarkEnd w:id="1689"/>
      <w:bookmarkEnd w:id="1690"/>
      <w:bookmarkEnd w:id="1691"/>
    </w:p>
    <w:p w:rsidR="00662C00" w:rsidRPr="00EF7A5A" w:rsidRDefault="00662C00" w:rsidP="00662C0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Pipeline, submarine / on land (</w:t>
      </w:r>
      <w:r w:rsidRPr="00EF7A5A">
        <w:rPr>
          <w:b/>
        </w:rPr>
        <w:t>PIPSOL</w:t>
      </w:r>
      <w:r w:rsidRPr="00EF7A5A">
        <w:t>)</w:t>
      </w:r>
      <w:r w:rsidRPr="00EF7A5A">
        <w:tab/>
        <w:t>(P,L)</w:t>
      </w:r>
    </w:p>
    <w:p w:rsidR="00662C00" w:rsidRPr="00EF7A5A" w:rsidRDefault="00662C00" w:rsidP="00662C0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Pipeline Submarine/On Land</w:t>
      </w:r>
      <w:r w:rsidRPr="00EF7A5A">
        <w:rPr>
          <w:b/>
        </w:rPr>
        <w:tab/>
      </w:r>
      <w:r w:rsidRPr="00EF7A5A">
        <w:rPr>
          <w:b/>
        </w:rPr>
        <w:tab/>
      </w:r>
      <w:r w:rsidRPr="00EF7A5A">
        <w:rPr>
          <w:b/>
        </w:rPr>
        <w:tab/>
      </w:r>
      <w:r w:rsidRPr="00EF7A5A">
        <w:rPr>
          <w:b/>
        </w:rPr>
        <w:tab/>
      </w:r>
      <w:r w:rsidRPr="00EF7A5A">
        <w:t>(C)</w:t>
      </w:r>
      <w:r w:rsidRPr="00EF7A5A">
        <w:tab/>
      </w:r>
      <w:r w:rsidRPr="00EF7A5A">
        <w:tab/>
        <w:t>(S-101 DCEG Clause 14.4)</w:t>
      </w:r>
    </w:p>
    <w:p w:rsidR="00955653" w:rsidRPr="00EF7A5A" w:rsidRDefault="00955653" w:rsidP="003444B3">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PIPSOL</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Pr="00EF7A5A">
        <w:rPr>
          <w:b/>
        </w:rPr>
        <w:t xml:space="preserve">Pipeline Submarine/On Land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955653" w:rsidRPr="00EF7A5A" w:rsidRDefault="0095565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589"/>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b/>
        </w:rPr>
        <w:t>PIPSOL</w:t>
      </w:r>
      <w:r w:rsidRPr="00EF7A5A">
        <w:t xml:space="preserve"> of </w:t>
      </w:r>
      <w:r w:rsidR="000D446A">
        <w:t>geometric primitive</w:t>
      </w:r>
      <w:r w:rsidRPr="00EF7A5A">
        <w:t xml:space="preserve"> point will </w:t>
      </w:r>
      <w:r w:rsidR="00D07244" w:rsidRPr="00EF7A5A">
        <w:t xml:space="preserve">convert to an instance of the S-101 </w:t>
      </w:r>
      <w:r w:rsidR="006B089E" w:rsidRPr="00EF7A5A">
        <w:t>Feature type</w:t>
      </w:r>
      <w:r w:rsidR="00D07244" w:rsidRPr="00EF7A5A">
        <w:t xml:space="preserve"> </w:t>
      </w:r>
      <w:r w:rsidR="00D07244" w:rsidRPr="00EF7A5A">
        <w:rPr>
          <w:b/>
        </w:rPr>
        <w:t>Obstruction</w:t>
      </w:r>
      <w:r w:rsidR="00D07244" w:rsidRPr="00EF7A5A">
        <w:t xml:space="preserve"> if extending from the seabed; or to an instance of the S-101 </w:t>
      </w:r>
      <w:r w:rsidR="006B089E" w:rsidRPr="00EF7A5A">
        <w:t>Feature type</w:t>
      </w:r>
      <w:r w:rsidR="00D07244" w:rsidRPr="00EF7A5A">
        <w:t xml:space="preserve"> </w:t>
      </w:r>
      <w:r w:rsidR="00D07244" w:rsidRPr="00EF7A5A">
        <w:rPr>
          <w:b/>
        </w:rPr>
        <w:t>Landmark</w:t>
      </w:r>
      <w:r w:rsidR="00D07244" w:rsidRPr="00EF7A5A">
        <w:t xml:space="preserve"> if located on land</w:t>
      </w:r>
      <w:r w:rsidRPr="00EF7A5A">
        <w:t>.</w:t>
      </w:r>
      <w:r w:rsidR="005C6026" w:rsidRPr="00EF7A5A">
        <w:t xml:space="preserve"> </w:t>
      </w:r>
      <w:r w:rsidRPr="00EF7A5A">
        <w:t xml:space="preserve">Data Producers will be required to </w:t>
      </w:r>
      <w:r w:rsidR="00D07244" w:rsidRPr="00EF7A5A">
        <w:t xml:space="preserve">evaluate their converted S-101 data </w:t>
      </w:r>
      <w:r w:rsidRPr="00EF7A5A">
        <w:t xml:space="preserve">and </w:t>
      </w:r>
      <w:r w:rsidR="00D07244" w:rsidRPr="00EF7A5A">
        <w:t xml:space="preserve">review </w:t>
      </w:r>
      <w:r w:rsidR="00C17E5B" w:rsidRPr="00EF7A5A">
        <w:t xml:space="preserve">the </w:t>
      </w:r>
      <w:r w:rsidR="00D07244" w:rsidRPr="00EF7A5A">
        <w:t xml:space="preserve">attribution </w:t>
      </w:r>
      <w:r w:rsidR="0011525D" w:rsidRPr="00EF7A5A">
        <w:t xml:space="preserve">of these features </w:t>
      </w:r>
      <w:r w:rsidRPr="00EF7A5A">
        <w:t xml:space="preserve">as </w:t>
      </w:r>
      <w:r w:rsidR="00D07244" w:rsidRPr="00EF7A5A">
        <w:t>required</w:t>
      </w:r>
      <w:r w:rsidRPr="00EF7A5A">
        <w:t>.</w:t>
      </w:r>
    </w:p>
    <w:p w:rsidR="002B03DA" w:rsidRPr="00EF7A5A" w:rsidRDefault="002B03DA" w:rsidP="0018173B">
      <w:pPr>
        <w:spacing w:after="120"/>
        <w:jc w:val="both"/>
      </w:pPr>
      <w:r w:rsidRPr="00EF7A5A">
        <w:t xml:space="preserve">Data Producers are advised that the following enumerate type attribute </w:t>
      </w:r>
      <w:r w:rsidR="009B4184" w:rsidRPr="00EF7A5A">
        <w:t xml:space="preserve">has </w:t>
      </w:r>
      <w:r w:rsidRPr="00EF7A5A">
        <w:t xml:space="preserve">restricted allowable enumerate values for </w:t>
      </w:r>
      <w:r w:rsidRPr="00EF7A5A">
        <w:rPr>
          <w:b/>
        </w:rPr>
        <w:t>Pipeline Submarine/On Land</w:t>
      </w:r>
      <w:r w:rsidRPr="00EF7A5A">
        <w:t xml:space="preserve"> in S-101:</w:t>
      </w:r>
    </w:p>
    <w:p w:rsidR="002B03DA" w:rsidRPr="00EF7A5A" w:rsidRDefault="002B03DA" w:rsidP="002B03DA">
      <w:pPr>
        <w:spacing w:after="120"/>
        <w:jc w:val="both"/>
      </w:pPr>
      <w:r w:rsidRPr="00EF7A5A">
        <w:rPr>
          <w:b/>
        </w:rPr>
        <w:t>product</w:t>
      </w:r>
      <w:r w:rsidRPr="00EF7A5A">
        <w:tab/>
        <w:t>(PRODCT)</w:t>
      </w:r>
    </w:p>
    <w:p w:rsidR="00985D21" w:rsidRPr="00EF7A5A" w:rsidRDefault="002B03DA" w:rsidP="002B03D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14.4 for the listing of allowable values.</w:t>
      </w:r>
      <w:r w:rsidR="005C6026" w:rsidRPr="00EF7A5A">
        <w:rPr>
          <w:rFonts w:cs="Arial"/>
          <w:bCs/>
        </w:rPr>
        <w:t xml:space="preserve"> </w:t>
      </w:r>
      <w:r w:rsidRPr="00EF7A5A">
        <w:rPr>
          <w:rFonts w:cs="Arial"/>
          <w:bCs/>
        </w:rPr>
        <w:t xml:space="preserve">Values populated in S-57 for </w:t>
      </w:r>
      <w:r w:rsidR="009B4184" w:rsidRPr="00EF7A5A">
        <w:rPr>
          <w:rFonts w:cs="Arial"/>
          <w:bCs/>
        </w:rPr>
        <w:t xml:space="preserve">this </w:t>
      </w:r>
      <w:r w:rsidRPr="00EF7A5A">
        <w:rPr>
          <w:rFonts w:cs="Arial"/>
          <w:bCs/>
        </w:rPr>
        <w:t>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PRODCT on </w:t>
      </w:r>
      <w:r w:rsidRPr="00EF7A5A">
        <w:rPr>
          <w:rFonts w:cs="Arial"/>
          <w:b/>
          <w:bCs/>
        </w:rPr>
        <w:t>PIPSOL</w:t>
      </w:r>
      <w:r w:rsidRPr="00EF7A5A">
        <w:rPr>
          <w:rFonts w:cs="Arial"/>
          <w:bCs/>
        </w:rPr>
        <w:t xml:space="preserve"> and amend appropriately.</w:t>
      </w:r>
    </w:p>
    <w:p w:rsidR="00151852" w:rsidRPr="00EF7A5A" w:rsidRDefault="00151852" w:rsidP="001518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8F064D" w:rsidRPr="00B70EAD" w:rsidRDefault="00151852" w:rsidP="00B70EA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category of pipeline/pipe</w:t>
      </w:r>
      <w:r w:rsidRPr="00EF7A5A">
        <w:rPr>
          <w:rFonts w:cs="Arial"/>
          <w:bCs/>
        </w:rPr>
        <w:t xml:space="preserve"> includes the new enumerate value </w:t>
      </w:r>
      <w:r w:rsidRPr="00EF7A5A">
        <w:rPr>
          <w:rFonts w:cs="Arial"/>
          <w:bCs/>
          <w:i/>
        </w:rPr>
        <w:t>7</w:t>
      </w:r>
      <w:r w:rsidRPr="00EF7A5A">
        <w:rPr>
          <w:rFonts w:cs="Arial"/>
          <w:bCs/>
        </w:rPr>
        <w:t xml:space="preserve"> (bubble curtain).</w:t>
      </w:r>
      <w:r w:rsidR="005C6026" w:rsidRPr="00EF7A5A">
        <w:rPr>
          <w:rFonts w:cs="Arial"/>
          <w:bCs/>
        </w:rPr>
        <w:t xml:space="preserve"> </w:t>
      </w:r>
      <w:r w:rsidRPr="00EF7A5A">
        <w:rPr>
          <w:rFonts w:cs="Arial"/>
          <w:bCs/>
        </w:rPr>
        <w:t xml:space="preserve">This information is encoded in S-57 on </w:t>
      </w:r>
      <w:r w:rsidRPr="00EF7A5A">
        <w:rPr>
          <w:rFonts w:cs="Arial"/>
          <w:b/>
          <w:bCs/>
        </w:rPr>
        <w:t>PIPSOL</w:t>
      </w:r>
      <w:r w:rsidRPr="00EF7A5A">
        <w:rPr>
          <w:rFonts w:cs="Arial"/>
          <w:bCs/>
        </w:rPr>
        <w:t xml:space="preserve"> using the attribute CATPIP value </w:t>
      </w:r>
      <w:r w:rsidRPr="00EF7A5A">
        <w:rPr>
          <w:rFonts w:cs="Arial"/>
          <w:bCs/>
          <w:i/>
        </w:rPr>
        <w:t>5</w:t>
      </w:r>
      <w:r w:rsidRPr="00EF7A5A">
        <w:rPr>
          <w:rFonts w:cs="Arial"/>
          <w:bCs/>
        </w:rPr>
        <w:t xml:space="preserve"> (bubbler system).</w:t>
      </w:r>
      <w:r w:rsidR="005C6026" w:rsidRPr="00EF7A5A">
        <w:rPr>
          <w:rFonts w:cs="Arial"/>
          <w:bCs/>
        </w:rPr>
        <w:t xml:space="preserve"> </w:t>
      </w:r>
      <w:r w:rsidRPr="00EF7A5A">
        <w:t xml:space="preserve">Data Producers will be required to evaluate their converted S-101 data and amend this attribution </w:t>
      </w:r>
      <w:r w:rsidR="007B461E" w:rsidRPr="00EF7A5A">
        <w:t>if considered necessary</w:t>
      </w:r>
      <w:r w:rsidR="00B70EAD">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92" w:name="_Toc422735843"/>
      <w:bookmarkStart w:id="1693" w:name="_Toc460900622"/>
      <w:bookmarkStart w:id="1694" w:name="_Toc173416471"/>
      <w:r w:rsidRPr="00EF7A5A">
        <w:rPr>
          <w:bCs/>
        </w:rPr>
        <w:t>Diffusers, cribs</w:t>
      </w:r>
      <w:bookmarkEnd w:id="1692"/>
      <w:bookmarkEnd w:id="1693"/>
      <w:bookmarkEnd w:id="1694"/>
    </w:p>
    <w:p w:rsidR="007B461E" w:rsidRPr="00EF7A5A" w:rsidRDefault="007B461E" w:rsidP="007B461E">
      <w:pPr>
        <w:spacing w:after="120"/>
        <w:jc w:val="both"/>
        <w:rPr>
          <w:rFonts w:cs="Arial"/>
          <w:bCs/>
        </w:rPr>
      </w:pPr>
      <w:r w:rsidRPr="00EF7A5A">
        <w:rPr>
          <w:rFonts w:cs="Arial"/>
          <w:bCs/>
        </w:rPr>
        <w:t>The guidance for the encoding of diffusers and cribs remains unchanged in S-101.</w:t>
      </w:r>
      <w:r w:rsidR="005C6026" w:rsidRPr="00EF7A5A">
        <w:rPr>
          <w:rFonts w:cs="Arial"/>
          <w:bCs/>
        </w:rPr>
        <w:t xml:space="preserve"> </w:t>
      </w:r>
      <w:r w:rsidRPr="00EF7A5A">
        <w:rPr>
          <w:rFonts w:cs="Arial"/>
          <w:bCs/>
        </w:rPr>
        <w:t xml:space="preserve">See S-101 DCEG clause </w:t>
      </w:r>
      <w:r w:rsidR="007B1614" w:rsidRPr="00EF7A5A">
        <w:rPr>
          <w:rFonts w:cs="Arial"/>
          <w:bCs/>
        </w:rPr>
        <w:t>14.4.2</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95" w:name="_Toc422735845"/>
      <w:bookmarkStart w:id="1696" w:name="_Toc460900623"/>
      <w:bookmarkStart w:id="1697" w:name="_Toc173416472"/>
      <w:r w:rsidRPr="00EF7A5A">
        <w:rPr>
          <w:bCs/>
        </w:rPr>
        <w:t>Overhead pipelines</w:t>
      </w:r>
      <w:bookmarkEnd w:id="1695"/>
      <w:bookmarkEnd w:id="1696"/>
      <w:bookmarkEnd w:id="1697"/>
    </w:p>
    <w:p w:rsidR="007B1614" w:rsidRPr="00EF7A5A" w:rsidRDefault="007B1614" w:rsidP="007B161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Pipeline overhead (</w:t>
      </w:r>
      <w:r w:rsidRPr="00EF7A5A">
        <w:rPr>
          <w:b/>
        </w:rPr>
        <w:t>PIPOHD</w:t>
      </w:r>
      <w:r w:rsidRPr="00EF7A5A">
        <w:t>)</w:t>
      </w:r>
      <w:r w:rsidRPr="00EF7A5A">
        <w:tab/>
      </w:r>
      <w:r w:rsidRPr="00EF7A5A">
        <w:tab/>
        <w:t>(L)</w:t>
      </w:r>
    </w:p>
    <w:p w:rsidR="007B1614" w:rsidRPr="00EF7A5A" w:rsidRDefault="007B1614" w:rsidP="007B16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Pr="00EF7A5A">
        <w:rPr>
          <w:b/>
        </w:rPr>
        <w:t>Pipeline Overhead</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t>(S-101 DCEG Clause 6.</w:t>
      </w:r>
      <w:r w:rsidR="00D52730" w:rsidRPr="00EF7A5A">
        <w:t>1</w:t>
      </w:r>
      <w:r w:rsidR="00D52730">
        <w:t>1</w:t>
      </w:r>
      <w:r w:rsidRPr="00EF7A5A">
        <w:t>)</w:t>
      </w:r>
    </w:p>
    <w:p w:rsidR="00202CB4" w:rsidRPr="00EF7A5A" w:rsidRDefault="00202CB4" w:rsidP="00202C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6B089E" w:rsidRPr="00EF7A5A">
        <w:t>O</w:t>
      </w:r>
      <w:r w:rsidRPr="00EF7A5A">
        <w:t>bject</w:t>
      </w:r>
      <w:r w:rsidR="006B089E" w:rsidRPr="00EF7A5A">
        <w:t xml:space="preserve"> class</w:t>
      </w:r>
      <w:r w:rsidRPr="00EF7A5A">
        <w:t xml:space="preserve"> </w:t>
      </w:r>
      <w:r w:rsidRPr="00EF7A5A">
        <w:rPr>
          <w:b/>
        </w:rPr>
        <w:t>PIPOHD</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6B089E" w:rsidRPr="00EF7A5A">
        <w:t>Feature type</w:t>
      </w:r>
      <w:r w:rsidRPr="00EF7A5A">
        <w:t xml:space="preserve"> </w:t>
      </w:r>
      <w:r w:rsidRPr="00EF7A5A">
        <w:rPr>
          <w:b/>
        </w:rPr>
        <w:t xml:space="preserve">Pipeline Overhead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698" w:name="_Toc422735847"/>
      <w:bookmarkStart w:id="1699" w:name="_Toc460900624"/>
      <w:bookmarkStart w:id="1700" w:name="_Toc173416473"/>
      <w:r w:rsidRPr="00EF7A5A">
        <w:rPr>
          <w:bCs/>
        </w:rPr>
        <w:t>Pipeline areas</w:t>
      </w:r>
      <w:bookmarkEnd w:id="1698"/>
      <w:bookmarkEnd w:id="1699"/>
      <w:bookmarkEnd w:id="1700"/>
    </w:p>
    <w:p w:rsidR="00942413" w:rsidRPr="00EF7A5A" w:rsidRDefault="00942413" w:rsidP="0094241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B089E" w:rsidRPr="00EF7A5A">
        <w:rPr>
          <w:u w:val="single"/>
        </w:rPr>
        <w:t>Object</w:t>
      </w:r>
      <w:r w:rsidRPr="00EF7A5A">
        <w:rPr>
          <w:u w:val="single"/>
        </w:rPr>
        <w:t>:</w:t>
      </w:r>
      <w:r w:rsidRPr="00EF7A5A">
        <w:tab/>
      </w:r>
      <w:r w:rsidRPr="00EF7A5A">
        <w:tab/>
        <w:t>Pipeline area (</w:t>
      </w:r>
      <w:r w:rsidRPr="00EF7A5A">
        <w:rPr>
          <w:b/>
        </w:rPr>
        <w:t>PIPARE</w:t>
      </w:r>
      <w:r w:rsidRPr="00EF7A5A">
        <w:t>)</w:t>
      </w:r>
      <w:r w:rsidRPr="00EF7A5A">
        <w:tab/>
      </w:r>
      <w:r w:rsidRPr="00EF7A5A">
        <w:tab/>
      </w:r>
      <w:r w:rsidR="00EA3706" w:rsidRPr="00EF7A5A">
        <w:tab/>
      </w:r>
      <w:r w:rsidRPr="00EF7A5A">
        <w:t>(P,A)</w:t>
      </w:r>
    </w:p>
    <w:p w:rsidR="00942413" w:rsidRPr="00EF7A5A" w:rsidRDefault="00942413" w:rsidP="0094241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6B089E" w:rsidRPr="00EF7A5A">
        <w:rPr>
          <w:u w:val="single"/>
        </w:rPr>
        <w:t>Feature</w:t>
      </w:r>
      <w:r w:rsidRPr="00EF7A5A">
        <w:t>:</w:t>
      </w:r>
      <w:r w:rsidRPr="00EF7A5A">
        <w:tab/>
      </w:r>
      <w:r w:rsidR="003C0006" w:rsidRPr="00EF7A5A">
        <w:rPr>
          <w:b/>
        </w:rPr>
        <w:t xml:space="preserve">Submarine </w:t>
      </w:r>
      <w:r w:rsidRPr="00EF7A5A">
        <w:rPr>
          <w:b/>
        </w:rPr>
        <w:t>Pipeline Area</w:t>
      </w:r>
      <w:r w:rsidRPr="00EF7A5A">
        <w:rPr>
          <w:b/>
        </w:rPr>
        <w:tab/>
      </w:r>
      <w:r w:rsidRPr="00EF7A5A">
        <w:rPr>
          <w:b/>
        </w:rPr>
        <w:tab/>
      </w:r>
      <w:r w:rsidRPr="00EF7A5A">
        <w:t>(P,S)</w:t>
      </w:r>
      <w:r w:rsidRPr="00EF7A5A">
        <w:tab/>
      </w:r>
      <w:r w:rsidRPr="00EF7A5A">
        <w:tab/>
      </w:r>
      <w:r w:rsidRPr="00EF7A5A">
        <w:tab/>
      </w:r>
      <w:r w:rsidRPr="00EF7A5A">
        <w:tab/>
        <w:t>(S-101 DCEG Clause 14.5)</w:t>
      </w:r>
    </w:p>
    <w:p w:rsidR="003C0006" w:rsidRPr="00EF7A5A" w:rsidRDefault="003C0006" w:rsidP="0018173B">
      <w:pPr>
        <w:spacing w:after="120"/>
        <w:jc w:val="both"/>
      </w:pPr>
      <w:r w:rsidRPr="00EF7A5A">
        <w:t xml:space="preserve">All instances of encoding of the S-57 </w:t>
      </w:r>
      <w:r w:rsidR="006B089E" w:rsidRPr="00EF7A5A">
        <w:t>O</w:t>
      </w:r>
      <w:r w:rsidRPr="00EF7A5A">
        <w:t>bject</w:t>
      </w:r>
      <w:r w:rsidR="00B33C89" w:rsidRPr="00EF7A5A">
        <w:t xml:space="preserve"> class</w:t>
      </w:r>
      <w:r w:rsidRPr="00EF7A5A">
        <w:t xml:space="preserve"> </w:t>
      </w:r>
      <w:r w:rsidRPr="00EF7A5A">
        <w:rPr>
          <w:b/>
        </w:rPr>
        <w:t>PIPARE</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B33C89" w:rsidRPr="00EF7A5A">
        <w:t>Feature type</w:t>
      </w:r>
      <w:r w:rsidRPr="00EF7A5A">
        <w:t xml:space="preserve"> </w:t>
      </w:r>
      <w:r w:rsidR="00764A77" w:rsidRPr="00EF7A5A">
        <w:rPr>
          <w:b/>
        </w:rPr>
        <w:t xml:space="preserve">Submarine </w:t>
      </w:r>
      <w:r w:rsidRPr="00EF7A5A">
        <w:rPr>
          <w:b/>
        </w:rPr>
        <w:t xml:space="preserve">Pipeline Area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00764A77" w:rsidRPr="00EF7A5A">
        <w:rPr>
          <w:b/>
        </w:rPr>
        <w:t xml:space="preserve">Submarine </w:t>
      </w:r>
      <w:r w:rsidRPr="00EF7A5A">
        <w:rPr>
          <w:b/>
        </w:rPr>
        <w:t>Pipeline Area</w:t>
      </w:r>
      <w:r w:rsidRPr="00EF7A5A">
        <w:t xml:space="preserve"> in S-101:</w:t>
      </w:r>
    </w:p>
    <w:p w:rsidR="003C0006" w:rsidRPr="00EF7A5A" w:rsidRDefault="003C0006" w:rsidP="003C0006">
      <w:pPr>
        <w:spacing w:after="120"/>
        <w:jc w:val="both"/>
      </w:pPr>
      <w:r w:rsidRPr="00EF7A5A">
        <w:rPr>
          <w:b/>
        </w:rPr>
        <w:t>product</w:t>
      </w:r>
      <w:r w:rsidRPr="00EF7A5A">
        <w:tab/>
        <w:t>(PRODCT)</w:t>
      </w:r>
    </w:p>
    <w:p w:rsidR="003C0006" w:rsidRPr="00EF7A5A" w:rsidRDefault="003C0006" w:rsidP="003C0006">
      <w:pPr>
        <w:spacing w:after="120"/>
        <w:jc w:val="both"/>
      </w:pPr>
      <w:r w:rsidRPr="00EF7A5A">
        <w:rPr>
          <w:b/>
        </w:rPr>
        <w:t>restriction</w:t>
      </w:r>
      <w:r w:rsidRPr="00EF7A5A">
        <w:tab/>
        <w:t>(RESTRN)</w:t>
      </w:r>
    </w:p>
    <w:p w:rsidR="003C0006" w:rsidRDefault="003C0006" w:rsidP="003C00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701" w:author="Jeff Wootton" w:date="2024-07-31T11:39:00Z"/>
          <w:rFonts w:cs="Arial"/>
          <w:bCs/>
        </w:rPr>
      </w:pPr>
      <w:r w:rsidRPr="00EF7A5A">
        <w:rPr>
          <w:rFonts w:cs="Arial"/>
          <w:bCs/>
        </w:rPr>
        <w:t>See S-101 DCEG clause 14.5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PRODCT and RESTRN on </w:t>
      </w:r>
      <w:r w:rsidRPr="00EF7A5A">
        <w:rPr>
          <w:b/>
        </w:rPr>
        <w:t>PIPARE</w:t>
      </w:r>
      <w:r w:rsidRPr="00EF7A5A">
        <w:rPr>
          <w:rFonts w:cs="Arial"/>
          <w:bCs/>
        </w:rPr>
        <w:t xml:space="preserve"> and amend appropriately.</w:t>
      </w:r>
    </w:p>
    <w:p w:rsidR="00710497" w:rsidRPr="00EF7A5A" w:rsidRDefault="00710497" w:rsidP="003C00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ins w:id="1702" w:author="Jeff Wootton" w:date="2024-07-31T11:40:00Z">
        <w:r w:rsidRPr="006F5F4F">
          <w:t xml:space="preserve">For converting vessel speed limit information within a </w:t>
        </w:r>
        <w:r>
          <w:t>submarine pipeline area</w:t>
        </w:r>
        <w:r w:rsidRPr="006F5F4F">
          <w:t>,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703" w:name="_Toc422735849"/>
      <w:bookmarkStart w:id="1704" w:name="_Toc460900625"/>
      <w:bookmarkStart w:id="1705" w:name="_Toc173416474"/>
      <w:r w:rsidRPr="00EF7A5A">
        <w:rPr>
          <w:bCs/>
        </w:rPr>
        <w:t>Oil and Gas fields</w:t>
      </w:r>
      <w:bookmarkEnd w:id="1703"/>
      <w:bookmarkEnd w:id="1704"/>
      <w:bookmarkEnd w:id="1705"/>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06" w:name="_Toc422735851"/>
      <w:bookmarkStart w:id="1707" w:name="_Toc460900626"/>
      <w:bookmarkStart w:id="1708" w:name="_Toc173416475"/>
      <w:r w:rsidRPr="00EF7A5A">
        <w:rPr>
          <w:bCs/>
        </w:rPr>
        <w:t>Wellheads</w:t>
      </w:r>
      <w:bookmarkEnd w:id="1706"/>
      <w:bookmarkEnd w:id="1707"/>
      <w:bookmarkEnd w:id="1708"/>
    </w:p>
    <w:p w:rsidR="00256A6A" w:rsidRPr="00EF7A5A" w:rsidRDefault="00256A6A" w:rsidP="00256A6A">
      <w:pPr>
        <w:spacing w:after="120"/>
        <w:jc w:val="both"/>
        <w:rPr>
          <w:rFonts w:cs="Arial"/>
          <w:bCs/>
        </w:rPr>
      </w:pPr>
      <w:r w:rsidRPr="00EF7A5A">
        <w:rPr>
          <w:rFonts w:cs="Arial"/>
          <w:bCs/>
        </w:rPr>
        <w:t>The guidance for the encoding of wellheads remains unchanged in S-101.</w:t>
      </w:r>
      <w:r w:rsidR="005C6026" w:rsidRPr="00EF7A5A">
        <w:rPr>
          <w:rFonts w:cs="Arial"/>
          <w:bCs/>
        </w:rPr>
        <w:t xml:space="preserve"> </w:t>
      </w:r>
      <w:r w:rsidRPr="00EF7A5A">
        <w:rPr>
          <w:rFonts w:cs="Arial"/>
          <w:bCs/>
        </w:rPr>
        <w:t>See S-101 DCEG clause 14.1.2.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09" w:name="_Toc422735853"/>
      <w:bookmarkStart w:id="1710" w:name="_Toc460900627"/>
      <w:bookmarkStart w:id="1711" w:name="_Toc173416476"/>
      <w:r w:rsidRPr="00EF7A5A">
        <w:rPr>
          <w:bCs/>
        </w:rPr>
        <w:t>Offshore platforms</w:t>
      </w:r>
      <w:bookmarkEnd w:id="1709"/>
      <w:bookmarkEnd w:id="1710"/>
      <w:bookmarkEnd w:id="1711"/>
    </w:p>
    <w:p w:rsidR="001C1C78" w:rsidRPr="00EF7A5A" w:rsidRDefault="001C1C78" w:rsidP="001C1C7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Offshore platform (</w:t>
      </w:r>
      <w:r w:rsidRPr="00EF7A5A">
        <w:rPr>
          <w:b/>
        </w:rPr>
        <w:t>OFSPLF</w:t>
      </w:r>
      <w:r w:rsidRPr="00EF7A5A">
        <w:t>)</w:t>
      </w:r>
      <w:r w:rsidRPr="00EF7A5A">
        <w:tab/>
      </w:r>
      <w:r w:rsidRPr="00EF7A5A">
        <w:tab/>
      </w:r>
      <w:r w:rsidRPr="00EF7A5A">
        <w:tab/>
        <w:t>(P,A)</w:t>
      </w:r>
    </w:p>
    <w:p w:rsidR="001C1C78" w:rsidRPr="00EF7A5A" w:rsidRDefault="001C1C78" w:rsidP="001C1C7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Offshore Platform</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14.1)</w:t>
      </w:r>
    </w:p>
    <w:p w:rsidR="00317EB3" w:rsidRPr="00EF7A5A" w:rsidRDefault="00317EB3" w:rsidP="00317E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OFSPLF</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B33C89" w:rsidRPr="00EF7A5A">
        <w:t>Feature type</w:t>
      </w:r>
      <w:r w:rsidRPr="00EF7A5A">
        <w:t xml:space="preserve"> </w:t>
      </w:r>
      <w:r w:rsidRPr="00EF7A5A">
        <w:rPr>
          <w:b/>
        </w:rPr>
        <w:t xml:space="preserve">Offshore Platform </w:t>
      </w:r>
      <w:r w:rsidRPr="00EF7A5A">
        <w:t>during the automated conversion process.</w:t>
      </w:r>
      <w:r w:rsidR="005C6026" w:rsidRPr="00EF7A5A">
        <w:t xml:space="preserve"> </w:t>
      </w:r>
      <w:r w:rsidRPr="00EF7A5A">
        <w:t>However</w:t>
      </w:r>
      <w:r w:rsidR="000755BA">
        <w:t>,</w:t>
      </w:r>
      <w:r w:rsidRPr="00EF7A5A">
        <w:t xml:space="preserve"> the following exceptions apply:</w:t>
      </w:r>
    </w:p>
    <w:p w:rsidR="00317EB3" w:rsidRPr="00EF7A5A" w:rsidRDefault="00317EB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NATCON for </w:t>
      </w:r>
      <w:r w:rsidRPr="00EF7A5A">
        <w:rPr>
          <w:b/>
        </w:rPr>
        <w:t>OFSPLF</w:t>
      </w:r>
      <w:r w:rsidRPr="00EF7A5A">
        <w:t xml:space="preserve"> will not be converted.</w:t>
      </w:r>
      <w:r w:rsidR="005C6026" w:rsidRPr="00EF7A5A">
        <w:t xml:space="preserve"> </w:t>
      </w:r>
      <w:r w:rsidRPr="00EF7A5A">
        <w:t xml:space="preserve">It is considered that this attribute is not relevant for </w:t>
      </w:r>
      <w:r w:rsidRPr="00EF7A5A">
        <w:rPr>
          <w:b/>
        </w:rPr>
        <w:t>Offshore Platform</w:t>
      </w:r>
      <w:r w:rsidRPr="00EF7A5A">
        <w:t xml:space="preserve"> in S-101.</w:t>
      </w:r>
    </w:p>
    <w:p w:rsidR="00317EB3" w:rsidRPr="00EF7A5A" w:rsidRDefault="00317EB3" w:rsidP="0018173B">
      <w:pPr>
        <w:spacing w:after="120"/>
        <w:jc w:val="both"/>
      </w:pPr>
      <w:r w:rsidRPr="00EF7A5A">
        <w:t xml:space="preserve">Data Producers are advised that the following enumerate type attribute has restricted allowable enumerate values for </w:t>
      </w:r>
      <w:r w:rsidRPr="00EF7A5A">
        <w:rPr>
          <w:b/>
        </w:rPr>
        <w:t>Offshore Platform</w:t>
      </w:r>
      <w:r w:rsidRPr="00EF7A5A">
        <w:t xml:space="preserve"> in S-101:</w:t>
      </w:r>
    </w:p>
    <w:p w:rsidR="00317EB3" w:rsidRPr="00EF7A5A" w:rsidRDefault="00317EB3" w:rsidP="00317EB3">
      <w:pPr>
        <w:spacing w:after="120"/>
        <w:jc w:val="both"/>
      </w:pPr>
      <w:r w:rsidRPr="00EF7A5A">
        <w:rPr>
          <w:b/>
        </w:rPr>
        <w:t>status</w:t>
      </w:r>
      <w:r w:rsidRPr="00EF7A5A">
        <w:tab/>
      </w:r>
      <w:r w:rsidRPr="00EF7A5A">
        <w:tab/>
        <w:t>(STATUS)</w:t>
      </w:r>
    </w:p>
    <w:p w:rsidR="00317EB3" w:rsidRPr="00EF7A5A" w:rsidRDefault="00317EB3" w:rsidP="00317E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14.1 for the listing of allowable values.</w:t>
      </w:r>
      <w:r w:rsidR="005C6026" w:rsidRPr="00EF7A5A">
        <w:rPr>
          <w:rFonts w:cs="Arial"/>
          <w:bCs/>
        </w:rPr>
        <w:t xml:space="preserve"> </w:t>
      </w:r>
      <w:r w:rsidRPr="00EF7A5A">
        <w:rPr>
          <w:rFonts w:cs="Arial"/>
          <w:bCs/>
        </w:rPr>
        <w:t>Values populated in S-57 for this</w:t>
      </w:r>
      <w:r w:rsidR="00E7402D" w:rsidRPr="00EF7A5A">
        <w:rPr>
          <w:rFonts w:cs="Arial"/>
          <w:bCs/>
        </w:rPr>
        <w:t xml:space="preserve"> attribute</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rFonts w:cs="Arial"/>
          <w:b/>
          <w:bCs/>
        </w:rPr>
        <w:t>OFSPLF</w:t>
      </w:r>
      <w:r w:rsidRPr="00EF7A5A">
        <w:rPr>
          <w:rFonts w:cs="Arial"/>
          <w:bCs/>
        </w:rPr>
        <w:t xml:space="preserve"> and amend appropriately.</w:t>
      </w:r>
    </w:p>
    <w:p w:rsidR="00317EB3" w:rsidRPr="00EF7A5A" w:rsidRDefault="00317EB3" w:rsidP="00317E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following additional requirements for S-57 </w:t>
      </w:r>
      <w:r w:rsidR="00F672B1" w:rsidRPr="00EF7A5A">
        <w:t>dataset conversion</w:t>
      </w:r>
      <w:r w:rsidRPr="00EF7A5A">
        <w:t xml:space="preserve"> must be noted:</w:t>
      </w:r>
    </w:p>
    <w:p w:rsidR="00317EB3" w:rsidRPr="00EF7A5A" w:rsidRDefault="00317EB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Boolean type attribute </w:t>
      </w:r>
      <w:r w:rsidRPr="00EF7A5A">
        <w:rPr>
          <w:rFonts w:cs="Arial"/>
          <w:b/>
          <w:bCs/>
        </w:rPr>
        <w:t>flare stack</w:t>
      </w:r>
      <w:r w:rsidRPr="00EF7A5A">
        <w:rPr>
          <w:rFonts w:cs="Arial"/>
          <w:bCs/>
        </w:rPr>
        <w:t xml:space="preserve"> has been introduced in S-101 to encode the existence of a flare stack on the offshore platform.</w:t>
      </w:r>
      <w:r w:rsidR="005C6026" w:rsidRPr="00EF7A5A">
        <w:rPr>
          <w:rFonts w:cs="Arial"/>
          <w:bCs/>
        </w:rPr>
        <w:t xml:space="preserve"> </w:t>
      </w:r>
      <w:r w:rsidRPr="00EF7A5A">
        <w:rPr>
          <w:rFonts w:cs="Arial"/>
          <w:bCs/>
        </w:rPr>
        <w:t>This information is encoded in S-57 as a</w:t>
      </w:r>
      <w:r w:rsidR="003D2DBF" w:rsidRPr="00EF7A5A">
        <w:rPr>
          <w:rFonts w:cs="Arial"/>
          <w:bCs/>
        </w:rPr>
        <w:t>n instance of the S-57 Object class</w:t>
      </w:r>
      <w:r w:rsidRPr="00EF7A5A">
        <w:rPr>
          <w:rFonts w:cs="Arial"/>
          <w:bCs/>
        </w:rPr>
        <w:t xml:space="preserve"> </w:t>
      </w:r>
      <w:r w:rsidRPr="00EF7A5A">
        <w:rPr>
          <w:rFonts w:cs="Arial"/>
          <w:b/>
          <w:bCs/>
        </w:rPr>
        <w:t>LNDMRK</w:t>
      </w:r>
      <w:r w:rsidRPr="00EF7A5A">
        <w:rPr>
          <w:rFonts w:cs="Arial"/>
          <w:bCs/>
        </w:rPr>
        <w:t xml:space="preserve"> </w:t>
      </w:r>
      <w:r w:rsidR="00B00697" w:rsidRPr="00EF7A5A">
        <w:rPr>
          <w:rFonts w:cs="Arial"/>
          <w:bCs/>
        </w:rPr>
        <w:t xml:space="preserve">with attribute CATLMK = </w:t>
      </w:r>
      <w:r w:rsidR="00B00697" w:rsidRPr="00EF7A5A">
        <w:rPr>
          <w:rFonts w:cs="Arial"/>
          <w:bCs/>
          <w:i/>
        </w:rPr>
        <w:t>6</w:t>
      </w:r>
      <w:r w:rsidR="00B00697" w:rsidRPr="00EF7A5A">
        <w:rPr>
          <w:rFonts w:cs="Arial"/>
          <w:bCs/>
        </w:rPr>
        <w:t xml:space="preserve"> (flare stack)</w:t>
      </w:r>
      <w:r w:rsidRPr="00EF7A5A">
        <w:rPr>
          <w:rFonts w:cs="Arial"/>
          <w:bCs/>
        </w:rPr>
        <w:t>.</w:t>
      </w:r>
      <w:r w:rsidR="005C6026" w:rsidRPr="00EF7A5A">
        <w:rPr>
          <w:rFonts w:cs="Arial"/>
          <w:bCs/>
        </w:rPr>
        <w:t xml:space="preserve"> </w:t>
      </w:r>
      <w:r w:rsidR="00F672B1" w:rsidRPr="00EF7A5A">
        <w:rPr>
          <w:rFonts w:cs="Arial"/>
          <w:bCs/>
        </w:rPr>
        <w:t xml:space="preserve">Data producers will be required to manually amend this encoding by populating </w:t>
      </w:r>
      <w:r w:rsidR="00F672B1" w:rsidRPr="00EF7A5A">
        <w:rPr>
          <w:rFonts w:cs="Arial"/>
          <w:b/>
          <w:bCs/>
        </w:rPr>
        <w:t>flare stack</w:t>
      </w:r>
      <w:r w:rsidR="00F672B1" w:rsidRPr="00EF7A5A">
        <w:rPr>
          <w:rFonts w:cs="Arial"/>
          <w:bCs/>
        </w:rPr>
        <w:t xml:space="preserve"> = </w:t>
      </w:r>
      <w:r w:rsidR="00F672B1" w:rsidRPr="00EF7A5A">
        <w:rPr>
          <w:rFonts w:cs="Arial"/>
          <w:bCs/>
          <w:i/>
        </w:rPr>
        <w:t>True</w:t>
      </w:r>
      <w:r w:rsidR="00F672B1" w:rsidRPr="00EF7A5A">
        <w:rPr>
          <w:rFonts w:cs="Arial"/>
          <w:bCs/>
        </w:rPr>
        <w:t xml:space="preserve"> and removing the </w:t>
      </w:r>
      <w:r w:rsidR="00F672B1" w:rsidRPr="00EF7A5A">
        <w:rPr>
          <w:rFonts w:cs="Arial"/>
          <w:b/>
          <w:bCs/>
        </w:rPr>
        <w:t>Landmark</w:t>
      </w:r>
      <w:r w:rsidR="00F672B1" w:rsidRPr="00EF7A5A">
        <w:rPr>
          <w:rFonts w:cs="Arial"/>
          <w:bCs/>
        </w:rPr>
        <w:t xml:space="preserve"> feature in the converted S-101 dataset</w:t>
      </w:r>
      <w:r w:rsidRPr="00EF7A5A">
        <w:rPr>
          <w:rFonts w:cs="Arial"/>
          <w:bCs/>
        </w:rPr>
        <w:t>.</w:t>
      </w:r>
    </w:p>
    <w:p w:rsidR="006B2826" w:rsidRPr="00EF7A5A" w:rsidRDefault="006B2826" w:rsidP="00C93144">
      <w:pPr>
        <w:pStyle w:val="Heading3"/>
        <w:keepLines/>
        <w:numPr>
          <w:ilvl w:val="2"/>
          <w:numId w:val="13"/>
        </w:numPr>
        <w:tabs>
          <w:tab w:val="clear" w:pos="566"/>
          <w:tab w:val="clear" w:pos="720"/>
          <w:tab w:val="clear" w:pos="850"/>
          <w:tab w:val="clear" w:pos="915"/>
          <w:tab w:val="clear" w:pos="2911"/>
          <w:tab w:val="left" w:pos="851"/>
        </w:tabs>
        <w:spacing w:before="240" w:after="120"/>
        <w:ind w:left="851" w:hanging="851"/>
        <w:rPr>
          <w:bCs/>
        </w:rPr>
      </w:pPr>
      <w:bookmarkStart w:id="1712" w:name="_Toc422735855"/>
      <w:bookmarkStart w:id="1713" w:name="_Toc460900628"/>
      <w:bookmarkStart w:id="1714" w:name="_Toc173416477"/>
      <w:r w:rsidRPr="00EF7A5A">
        <w:rPr>
          <w:bCs/>
        </w:rPr>
        <w:t>Offshore safety zones</w:t>
      </w:r>
      <w:bookmarkEnd w:id="1712"/>
      <w:bookmarkEnd w:id="1713"/>
      <w:bookmarkEnd w:id="1714"/>
    </w:p>
    <w:p w:rsidR="007C1039" w:rsidRPr="00EF7A5A" w:rsidRDefault="007C1039" w:rsidP="007C1039">
      <w:pPr>
        <w:spacing w:after="120"/>
        <w:jc w:val="both"/>
        <w:rPr>
          <w:rFonts w:cs="Arial"/>
          <w:bCs/>
        </w:rPr>
      </w:pPr>
      <w:r w:rsidRPr="00EF7A5A">
        <w:rPr>
          <w:rFonts w:cs="Arial"/>
          <w:bCs/>
        </w:rPr>
        <w:t>The guidance for the encoding of offshore safety zones remains unchanged in S-101.</w:t>
      </w:r>
      <w:r w:rsidR="005C6026" w:rsidRPr="00EF7A5A">
        <w:rPr>
          <w:rFonts w:cs="Arial"/>
          <w:bCs/>
        </w:rPr>
        <w:t xml:space="preserve"> </w:t>
      </w:r>
      <w:r w:rsidRPr="00EF7A5A">
        <w:rPr>
          <w:rFonts w:cs="Arial"/>
          <w:bCs/>
        </w:rPr>
        <w:t>See S-101 DCEG clause 14.1.3.</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15" w:name="_Toc422735857"/>
      <w:bookmarkStart w:id="1716" w:name="_Toc460900629"/>
      <w:bookmarkStart w:id="1717" w:name="_Toc173416478"/>
      <w:r w:rsidRPr="00EF7A5A">
        <w:rPr>
          <w:bCs/>
        </w:rPr>
        <w:t>Offshore production areas</w:t>
      </w:r>
      <w:bookmarkEnd w:id="1715"/>
      <w:bookmarkEnd w:id="1716"/>
      <w:bookmarkEnd w:id="1717"/>
    </w:p>
    <w:p w:rsidR="007C1039" w:rsidRPr="00EF7A5A" w:rsidRDefault="007C1039" w:rsidP="007C103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Offshore production area (</w:t>
      </w:r>
      <w:r w:rsidRPr="00EF7A5A">
        <w:rPr>
          <w:b/>
        </w:rPr>
        <w:t>OSPARE</w:t>
      </w:r>
      <w:r w:rsidRPr="00EF7A5A">
        <w:t>)</w:t>
      </w:r>
      <w:r w:rsidRPr="00EF7A5A">
        <w:tab/>
      </w:r>
      <w:r w:rsidRPr="00EF7A5A">
        <w:tab/>
        <w:t>(A)</w:t>
      </w:r>
    </w:p>
    <w:p w:rsidR="007C1039" w:rsidRPr="00EF7A5A" w:rsidRDefault="007C1039" w:rsidP="007C103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Offshore P</w:t>
      </w:r>
      <w:r w:rsidR="007F0DB3" w:rsidRPr="00EF7A5A">
        <w:rPr>
          <w:b/>
        </w:rPr>
        <w:t>roduction Area</w:t>
      </w:r>
      <w:r w:rsidRPr="00EF7A5A">
        <w:rPr>
          <w:b/>
        </w:rPr>
        <w:tab/>
      </w:r>
      <w:r w:rsidRPr="00EF7A5A">
        <w:rPr>
          <w:b/>
        </w:rPr>
        <w:tab/>
      </w:r>
      <w:r w:rsidRPr="00EF7A5A">
        <w:rPr>
          <w:b/>
        </w:rPr>
        <w:tab/>
      </w:r>
      <w:r w:rsidRPr="00EF7A5A">
        <w:rPr>
          <w:b/>
        </w:rPr>
        <w:tab/>
      </w:r>
      <w:r w:rsidRPr="00EF7A5A">
        <w:rPr>
          <w:b/>
        </w:rPr>
        <w:tab/>
      </w:r>
      <w:r w:rsidRPr="00EF7A5A">
        <w:t>(S</w:t>
      </w:r>
      <w:r w:rsidR="007F0DB3" w:rsidRPr="00EF7A5A">
        <w:t>)</w:t>
      </w:r>
      <w:r w:rsidR="007F0DB3" w:rsidRPr="00EF7A5A">
        <w:tab/>
      </w:r>
      <w:r w:rsidR="007F0DB3" w:rsidRPr="00EF7A5A">
        <w:tab/>
      </w:r>
      <w:r w:rsidRPr="00EF7A5A">
        <w:t>(S-101 DCEG Clause 14.</w:t>
      </w:r>
      <w:r w:rsidR="007F0DB3" w:rsidRPr="00EF7A5A">
        <w:t>6</w:t>
      </w:r>
      <w:r w:rsidRPr="00EF7A5A">
        <w:t>)</w:t>
      </w:r>
    </w:p>
    <w:p w:rsidR="00B228F8" w:rsidRPr="00EF7A5A" w:rsidRDefault="00B228F8"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OSPARE</w:t>
      </w:r>
      <w:r w:rsidRPr="00EF7A5A">
        <w:t xml:space="preserve"> and its binding attributes will be </w:t>
      </w:r>
      <w:r w:rsidR="00DC541B" w:rsidRPr="00EF7A5A">
        <w:t xml:space="preserve">converted </w:t>
      </w:r>
      <w:r w:rsidRPr="00EF7A5A">
        <w:t xml:space="preserve">automatically </w:t>
      </w:r>
      <w:r w:rsidR="00DC541B" w:rsidRPr="00EF7A5A">
        <w:t>to an instance of</w:t>
      </w:r>
      <w:r w:rsidRPr="00EF7A5A">
        <w:t xml:space="preserve"> the S-101 </w:t>
      </w:r>
      <w:r w:rsidR="00B33C89" w:rsidRPr="00EF7A5A">
        <w:t>Feature type</w:t>
      </w:r>
      <w:r w:rsidRPr="00EF7A5A">
        <w:t xml:space="preserve"> </w:t>
      </w:r>
      <w:r w:rsidRPr="00EF7A5A">
        <w:rPr>
          <w:b/>
        </w:rPr>
        <w:t xml:space="preserve">Offshore Production Area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Offshore Production Area</w:t>
      </w:r>
      <w:r w:rsidRPr="00EF7A5A">
        <w:t xml:space="preserve"> in S-101:</w:t>
      </w:r>
    </w:p>
    <w:p w:rsidR="00B228F8" w:rsidRPr="00EF7A5A" w:rsidRDefault="00B228F8" w:rsidP="00B228F8">
      <w:pPr>
        <w:spacing w:after="120"/>
        <w:jc w:val="both"/>
      </w:pPr>
      <w:r w:rsidRPr="00EF7A5A">
        <w:rPr>
          <w:b/>
        </w:rPr>
        <w:t>condition</w:t>
      </w:r>
      <w:r w:rsidRPr="00EF7A5A">
        <w:tab/>
        <w:t>(CONDTN)</w:t>
      </w:r>
    </w:p>
    <w:p w:rsidR="00B228F8" w:rsidRPr="00EF7A5A" w:rsidRDefault="00B228F8" w:rsidP="00B228F8">
      <w:pPr>
        <w:spacing w:after="120"/>
        <w:jc w:val="both"/>
        <w:rPr>
          <w:rFonts w:cs="Arial"/>
        </w:rPr>
      </w:pPr>
      <w:r w:rsidRPr="00EF7A5A">
        <w:rPr>
          <w:rFonts w:cs="Arial"/>
          <w:bCs/>
        </w:rPr>
        <w:t>See S-101 DCEG clause 14.6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OSPARE</w:t>
      </w:r>
      <w:r w:rsidRPr="00EF7A5A">
        <w:rPr>
          <w:rFonts w:cs="Arial"/>
          <w:bCs/>
        </w:rPr>
        <w:t xml:space="preserve"> and amend appropriately.</w:t>
      </w:r>
    </w:p>
    <w:p w:rsidR="00B228F8" w:rsidRPr="00EF7A5A" w:rsidRDefault="00B228F8" w:rsidP="00B228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B228F8" w:rsidRPr="00EF7A5A" w:rsidRDefault="00B228F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S-57 attribute CATPRA (category of production area) should </w:t>
      </w:r>
      <w:r w:rsidR="00E5403B" w:rsidRPr="00EF7A5A">
        <w:rPr>
          <w:rFonts w:cs="Arial"/>
          <w:bCs/>
        </w:rPr>
        <w:t xml:space="preserve">be converted to the </w:t>
      </w:r>
      <w:r w:rsidRPr="00EF7A5A">
        <w:rPr>
          <w:rFonts w:cs="Arial"/>
          <w:bCs/>
        </w:rPr>
        <w:t xml:space="preserve">S-101 attribute </w:t>
      </w:r>
      <w:r w:rsidRPr="00EF7A5A">
        <w:rPr>
          <w:rFonts w:cs="Arial"/>
          <w:b/>
          <w:bCs/>
        </w:rPr>
        <w:t xml:space="preserve">category of </w:t>
      </w:r>
      <w:r w:rsidR="00E5403B" w:rsidRPr="00EF7A5A">
        <w:rPr>
          <w:rFonts w:cs="Arial"/>
          <w:b/>
          <w:bCs/>
        </w:rPr>
        <w:t>offshore production area</w:t>
      </w:r>
      <w:r w:rsidR="00E5403B" w:rsidRPr="00EF7A5A">
        <w:rPr>
          <w:rFonts w:cs="Arial"/>
          <w:bCs/>
        </w:rPr>
        <w:t xml:space="preserve">, which does not </w:t>
      </w:r>
      <w:r w:rsidR="005872CD">
        <w:rPr>
          <w:rFonts w:cs="Arial"/>
          <w:bCs/>
        </w:rPr>
        <w:t>have a corresponding attribute</w:t>
      </w:r>
      <w:r w:rsidR="005872CD" w:rsidRPr="00EF7A5A">
        <w:rPr>
          <w:rFonts w:cs="Arial"/>
          <w:bCs/>
        </w:rPr>
        <w:t xml:space="preserve"> </w:t>
      </w:r>
      <w:r w:rsidR="00E5403B" w:rsidRPr="00EF7A5A">
        <w:rPr>
          <w:rFonts w:cs="Arial"/>
          <w:bCs/>
        </w:rPr>
        <w:t>in S-57</w:t>
      </w:r>
      <w:r w:rsidRPr="00EF7A5A">
        <w:rPr>
          <w:rFonts w:cs="Arial"/>
          <w:bCs/>
        </w:rPr>
        <w:t>.</w:t>
      </w:r>
      <w:r w:rsidR="005C6026" w:rsidRPr="00EF7A5A">
        <w:rPr>
          <w:rFonts w:cs="Arial"/>
          <w:bCs/>
        </w:rPr>
        <w:t xml:space="preserve"> </w:t>
      </w:r>
      <w:r w:rsidR="00E5403B" w:rsidRPr="00EF7A5A">
        <w:rPr>
          <w:rFonts w:cs="Arial"/>
          <w:bCs/>
        </w:rPr>
        <w:t xml:space="preserve">Data Producers must note that there is only a direct correlation to S-101 with CATPRA values </w:t>
      </w:r>
      <w:r w:rsidR="001D1B72" w:rsidRPr="00EF7A5A">
        <w:rPr>
          <w:rFonts w:cs="Arial"/>
          <w:bCs/>
          <w:i/>
        </w:rPr>
        <w:t>8</w:t>
      </w:r>
      <w:r w:rsidR="001D1B72" w:rsidRPr="00EF7A5A">
        <w:rPr>
          <w:rFonts w:cs="Arial"/>
          <w:bCs/>
        </w:rPr>
        <w:t xml:space="preserve"> (tank farm) and </w:t>
      </w:r>
      <w:r w:rsidR="001D1B72" w:rsidRPr="00EF7A5A">
        <w:rPr>
          <w:rFonts w:cs="Arial"/>
          <w:bCs/>
          <w:i/>
        </w:rPr>
        <w:t>9</w:t>
      </w:r>
      <w:r w:rsidR="001D1B72" w:rsidRPr="00EF7A5A">
        <w:rPr>
          <w:rFonts w:cs="Arial"/>
          <w:bCs/>
        </w:rPr>
        <w:t xml:space="preserve"> (wind farm), and should therefore evaluate their S-101 converted datasets to ensure that an appropriate value for </w:t>
      </w:r>
      <w:r w:rsidR="001D1B72" w:rsidRPr="00EF7A5A">
        <w:rPr>
          <w:rFonts w:cs="Arial"/>
          <w:b/>
          <w:bCs/>
        </w:rPr>
        <w:t>category of offshore production area</w:t>
      </w:r>
      <w:r w:rsidR="001D1B72" w:rsidRPr="00EF7A5A">
        <w:rPr>
          <w:rFonts w:cs="Arial"/>
          <w:bCs/>
        </w:rPr>
        <w:t xml:space="preserve"> is </w:t>
      </w:r>
      <w:r w:rsidR="00230CA6" w:rsidRPr="00EF7A5A">
        <w:rPr>
          <w:rFonts w:cs="Arial"/>
          <w:bCs/>
        </w:rPr>
        <w:t>populated</w:t>
      </w:r>
      <w:r w:rsidRPr="00EF7A5A">
        <w:rPr>
          <w:rFonts w:cs="Arial"/>
          <w:bCs/>
        </w:rPr>
        <w:t>.</w:t>
      </w:r>
    </w:p>
    <w:p w:rsidR="00961C04" w:rsidRPr="00EF7A5A" w:rsidRDefault="00E836A5"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Individual wind turbines within offshore wind farms encoded in S-57 as</w:t>
      </w:r>
      <w:r w:rsidR="003D2DBF" w:rsidRPr="00EF7A5A">
        <w:rPr>
          <w:rFonts w:cs="Arial"/>
          <w:bCs/>
        </w:rPr>
        <w:t xml:space="preserve"> an instance of the S-57 Object class</w:t>
      </w:r>
      <w:r w:rsidRPr="00EF7A5A">
        <w:rPr>
          <w:rFonts w:cs="Arial"/>
          <w:bCs/>
        </w:rPr>
        <w:t xml:space="preserve"> </w:t>
      </w:r>
      <w:r w:rsidRPr="00EF7A5A">
        <w:rPr>
          <w:rFonts w:cs="Arial"/>
          <w:b/>
          <w:bCs/>
        </w:rPr>
        <w:t>LNDMRK</w:t>
      </w:r>
      <w:r w:rsidRPr="00EF7A5A">
        <w:rPr>
          <w:rFonts w:cs="Arial"/>
          <w:bCs/>
        </w:rPr>
        <w:t xml:space="preserve"> will be converted to </w:t>
      </w:r>
      <w:r w:rsidR="00B33C89" w:rsidRPr="00EF7A5A">
        <w:rPr>
          <w:rFonts w:cs="Arial"/>
          <w:bCs/>
        </w:rPr>
        <w:t xml:space="preserve">an instance of </w:t>
      </w:r>
      <w:r w:rsidRPr="00EF7A5A">
        <w:rPr>
          <w:rFonts w:cs="Arial"/>
          <w:bCs/>
        </w:rPr>
        <w:t xml:space="preserve">the S-101 </w:t>
      </w:r>
      <w:r w:rsidR="00B33C89" w:rsidRPr="00EF7A5A">
        <w:t>Feature type</w:t>
      </w:r>
      <w:r w:rsidRPr="00EF7A5A">
        <w:rPr>
          <w:rFonts w:cs="Arial"/>
          <w:bCs/>
        </w:rPr>
        <w:t xml:space="preserve"> </w:t>
      </w:r>
      <w:r w:rsidRPr="00EF7A5A">
        <w:rPr>
          <w:rFonts w:cs="Arial"/>
          <w:b/>
          <w:bCs/>
        </w:rPr>
        <w:t>Wind Turbine</w:t>
      </w:r>
      <w:r w:rsidRPr="00EF7A5A">
        <w:rPr>
          <w:rFonts w:cs="Arial"/>
          <w:bCs/>
        </w:rPr>
        <w:t xml:space="preserve"> (see clause 4.8.15).</w:t>
      </w:r>
    </w:p>
    <w:p w:rsidR="001D1B72" w:rsidRDefault="009A3E6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718" w:author="Jeff Wootton" w:date="2024-07-31T12:17:00Z"/>
          <w:rFonts w:cs="Arial"/>
          <w:bCs/>
        </w:rPr>
      </w:pPr>
      <w:r w:rsidRPr="00EF7A5A">
        <w:rPr>
          <w:rFonts w:cs="Arial"/>
          <w:bCs/>
        </w:rPr>
        <w:t xml:space="preserve">The S-101 attribute </w:t>
      </w:r>
      <w:r w:rsidRPr="00EF7A5A">
        <w:rPr>
          <w:rFonts w:cs="Arial"/>
          <w:b/>
          <w:bCs/>
        </w:rPr>
        <w:t>category of offshore production area</w:t>
      </w:r>
      <w:r w:rsidRPr="00EF7A5A">
        <w:rPr>
          <w:rFonts w:cs="Arial"/>
          <w:bCs/>
        </w:rPr>
        <w:t xml:space="preserve"> values </w:t>
      </w:r>
      <w:r w:rsidRPr="00EF7A5A">
        <w:rPr>
          <w:rFonts w:cs="Arial"/>
          <w:bCs/>
          <w:i/>
        </w:rPr>
        <w:t>2</w:t>
      </w:r>
      <w:r w:rsidRPr="00EF7A5A">
        <w:rPr>
          <w:rFonts w:cs="Arial"/>
          <w:bCs/>
        </w:rPr>
        <w:t xml:space="preserve"> (wave farm) and </w:t>
      </w:r>
      <w:r w:rsidRPr="00EF7A5A">
        <w:rPr>
          <w:rFonts w:cs="Arial"/>
          <w:bCs/>
          <w:i/>
        </w:rPr>
        <w:t>3</w:t>
      </w:r>
      <w:r w:rsidRPr="00EF7A5A">
        <w:rPr>
          <w:rFonts w:cs="Arial"/>
          <w:bCs/>
        </w:rPr>
        <w:t xml:space="preserve"> (current farm) have been introduced to encode wave and current farms.</w:t>
      </w:r>
      <w:r w:rsidR="005C6026" w:rsidRPr="00EF7A5A">
        <w:rPr>
          <w:rFonts w:cs="Arial"/>
          <w:bCs/>
        </w:rPr>
        <w:t xml:space="preserve"> </w:t>
      </w:r>
      <w:r w:rsidRPr="00EF7A5A">
        <w:rPr>
          <w:rFonts w:cs="Arial"/>
          <w:bCs/>
        </w:rPr>
        <w:t xml:space="preserve">This information is encoded in S-57 on </w:t>
      </w:r>
      <w:r w:rsidRPr="00EF7A5A">
        <w:rPr>
          <w:rFonts w:cs="Arial"/>
          <w:b/>
          <w:bCs/>
        </w:rPr>
        <w:t>OSPARE</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OSPARE</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Wave farm</w:t>
      </w:r>
      <w:r w:rsidRPr="00EF7A5A">
        <w:rPr>
          <w:rFonts w:cs="Arial"/>
          <w:bCs/>
        </w:rPr>
        <w:t xml:space="preserve"> or </w:t>
      </w:r>
      <w:r w:rsidRPr="00EF7A5A">
        <w:rPr>
          <w:rFonts w:cs="Arial"/>
          <w:bCs/>
          <w:i/>
        </w:rPr>
        <w:t>Current farm</w:t>
      </w:r>
      <w:r w:rsidRPr="00EF7A5A">
        <w:rPr>
          <w:rFonts w:cs="Arial"/>
          <w:bCs/>
        </w:rPr>
        <w:t>.</w:t>
      </w:r>
    </w:p>
    <w:p w:rsidR="00292CCA" w:rsidRPr="00292CCA" w:rsidRDefault="00222BAA">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Change w:id="1719" w:author="Jeff Wootton" w:date="2024-07-31T12:17:00Z">
          <w:pPr>
            <w:pStyle w:val="ListParagraph"/>
            <w:numPr>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pPrChange>
      </w:pPr>
      <w:ins w:id="1720" w:author="Jeff Wootton" w:date="2024-07-31T12:17:00Z">
        <w:r w:rsidRPr="00222BAA">
          <w:rPr>
            <w:rFonts w:cs="Arial"/>
            <w:bCs/>
          </w:rPr>
          <w:t xml:space="preserve">For converting vessel speed limit information within an </w:t>
        </w:r>
      </w:ins>
      <w:ins w:id="1721" w:author="Jeff Wootton" w:date="2024-07-31T12:18:00Z">
        <w:r>
          <w:rPr>
            <w:rFonts w:cs="Arial"/>
            <w:bCs/>
          </w:rPr>
          <w:t>offshore production</w:t>
        </w:r>
      </w:ins>
      <w:ins w:id="1722" w:author="Jeff Wootton" w:date="2024-07-31T12:17:00Z">
        <w:r w:rsidRPr="00222BAA">
          <w:rPr>
            <w:rFonts w:cs="Arial"/>
            <w:bCs/>
          </w:rPr>
          <w:t xml:space="preserve"> area,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23" w:name="_Toc422735859"/>
      <w:bookmarkStart w:id="1724" w:name="_Toc460900630"/>
      <w:bookmarkStart w:id="1725" w:name="_Toc173416479"/>
      <w:r w:rsidRPr="00EF7A5A">
        <w:rPr>
          <w:bCs/>
        </w:rPr>
        <w:t>Offshore tanker loading systems</w:t>
      </w:r>
      <w:bookmarkEnd w:id="1723"/>
      <w:bookmarkEnd w:id="1724"/>
      <w:bookmarkEnd w:id="1725"/>
    </w:p>
    <w:p w:rsidR="00E836A5" w:rsidRPr="00EF7A5A" w:rsidRDefault="00E836A5" w:rsidP="00E836A5">
      <w:pPr>
        <w:spacing w:after="120"/>
        <w:jc w:val="both"/>
        <w:rPr>
          <w:rFonts w:cs="Arial"/>
          <w:bCs/>
        </w:rPr>
      </w:pPr>
      <w:r w:rsidRPr="00EF7A5A">
        <w:rPr>
          <w:rFonts w:cs="Arial"/>
          <w:bCs/>
        </w:rPr>
        <w:t>The guidance for the encoding of offshore tanker loading systems remains unchanged in S-101.</w:t>
      </w:r>
      <w:r w:rsidR="005C6026" w:rsidRPr="00EF7A5A">
        <w:rPr>
          <w:rFonts w:cs="Arial"/>
          <w:bCs/>
        </w:rPr>
        <w:t xml:space="preserve"> </w:t>
      </w:r>
      <w:r w:rsidRPr="00EF7A5A">
        <w:rPr>
          <w:rFonts w:cs="Arial"/>
          <w:bCs/>
        </w:rPr>
        <w:t>See S-101 DCEG clause 14.6.2.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26" w:name="_Toc422735861"/>
      <w:bookmarkStart w:id="1727" w:name="_Toc460900631"/>
      <w:bookmarkStart w:id="1728" w:name="_Toc173416480"/>
      <w:r w:rsidRPr="00EF7A5A">
        <w:rPr>
          <w:bCs/>
        </w:rPr>
        <w:t>Flare stacks</w:t>
      </w:r>
      <w:bookmarkEnd w:id="1726"/>
      <w:bookmarkEnd w:id="1727"/>
      <w:bookmarkEnd w:id="1728"/>
    </w:p>
    <w:p w:rsidR="00067195" w:rsidRPr="00EF7A5A" w:rsidRDefault="00067195" w:rsidP="00067195">
      <w:pPr>
        <w:spacing w:after="120"/>
        <w:jc w:val="both"/>
        <w:rPr>
          <w:rFonts w:cs="Arial"/>
          <w:bCs/>
        </w:rPr>
      </w:pPr>
      <w:r w:rsidRPr="00EF7A5A">
        <w:rPr>
          <w:rFonts w:cs="Arial"/>
          <w:bCs/>
        </w:rPr>
        <w:t>The guidance for the encoding of flare stacks on land remains unchanged in S-101.</w:t>
      </w:r>
      <w:r w:rsidR="005C6026" w:rsidRPr="00EF7A5A">
        <w:rPr>
          <w:rFonts w:cs="Arial"/>
          <w:bCs/>
        </w:rPr>
        <w:t xml:space="preserve"> </w:t>
      </w:r>
      <w:r w:rsidRPr="00EF7A5A">
        <w:rPr>
          <w:rFonts w:cs="Arial"/>
          <w:bCs/>
        </w:rPr>
        <w:t>See S-101 DCEG clause 7.2.</w:t>
      </w:r>
      <w:r w:rsidR="005C6026" w:rsidRPr="00EF7A5A">
        <w:rPr>
          <w:rFonts w:cs="Arial"/>
          <w:bCs/>
        </w:rPr>
        <w:t xml:space="preserve"> </w:t>
      </w:r>
      <w:r w:rsidRPr="00EF7A5A">
        <w:rPr>
          <w:rFonts w:cs="Arial"/>
          <w:bCs/>
        </w:rPr>
        <w:t>For the conversion of flare stacks located on offshore platforms, see clause 11.7.2</w:t>
      </w:r>
      <w:r w:rsidR="00897E6E" w:rsidRPr="00EF7A5A">
        <w:rPr>
          <w:rFonts w:cs="Arial"/>
          <w:bCs/>
        </w:rPr>
        <w:t xml:space="preserve"> above</w:t>
      </w:r>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729" w:name="_Toc422735863"/>
      <w:bookmarkStart w:id="1730" w:name="_Toc460900632"/>
      <w:bookmarkStart w:id="1731" w:name="_Toc173416481"/>
      <w:r w:rsidRPr="00EF7A5A">
        <w:rPr>
          <w:bCs/>
        </w:rPr>
        <w:t>Spoil grounds, dredging areas</w:t>
      </w:r>
      <w:bookmarkEnd w:id="1729"/>
      <w:bookmarkEnd w:id="1730"/>
      <w:bookmarkEnd w:id="1731"/>
    </w:p>
    <w:p w:rsidR="00897E6E" w:rsidRPr="00EF7A5A" w:rsidRDefault="00897E6E" w:rsidP="00897E6E">
      <w:pPr>
        <w:spacing w:after="120"/>
        <w:jc w:val="both"/>
        <w:rPr>
          <w:rFonts w:cs="Arial"/>
          <w:bCs/>
        </w:rPr>
      </w:pPr>
      <w:r w:rsidRPr="00EF7A5A">
        <w:rPr>
          <w:rFonts w:cs="Arial"/>
          <w:bCs/>
        </w:rPr>
        <w:t>The guidance for the encoding of spoil grounds and dredging areas remains unchanged in S-101.</w:t>
      </w:r>
      <w:r w:rsidR="005C6026" w:rsidRPr="00EF7A5A">
        <w:rPr>
          <w:rFonts w:cs="Arial"/>
          <w:bCs/>
        </w:rPr>
        <w:t xml:space="preserve"> </w:t>
      </w:r>
      <w:r w:rsidRPr="00EF7A5A">
        <w:rPr>
          <w:rFonts w:cs="Arial"/>
          <w:bCs/>
        </w:rPr>
        <w:t>See S-101 DCEG clause 16.</w:t>
      </w:r>
      <w:r w:rsidR="005872CD">
        <w:rPr>
          <w:rFonts w:cs="Arial"/>
          <w:bCs/>
        </w:rPr>
        <w:t>7</w:t>
      </w:r>
      <w:r w:rsidRPr="00EF7A5A">
        <w:rPr>
          <w:rFonts w:cs="Arial"/>
          <w:bCs/>
        </w:rPr>
        <w:t>.2.</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732" w:name="_Toc422735865"/>
      <w:bookmarkStart w:id="1733" w:name="_Toc460900633"/>
      <w:bookmarkStart w:id="1734" w:name="_Toc173416482"/>
      <w:r w:rsidRPr="00EF7A5A">
        <w:rPr>
          <w:bCs/>
        </w:rPr>
        <w:t>Fishing equipment and aquaculture areas</w:t>
      </w:r>
      <w:bookmarkEnd w:id="1732"/>
      <w:bookmarkEnd w:id="1733"/>
      <w:bookmarkEnd w:id="1734"/>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35" w:name="_Toc422735867"/>
      <w:bookmarkStart w:id="1736" w:name="_Toc460900634"/>
      <w:bookmarkStart w:id="1737" w:name="_Toc173416483"/>
      <w:r w:rsidRPr="00EF7A5A">
        <w:rPr>
          <w:bCs/>
        </w:rPr>
        <w:t>Fishing facilities</w:t>
      </w:r>
      <w:bookmarkEnd w:id="1735"/>
      <w:bookmarkEnd w:id="1736"/>
      <w:bookmarkEnd w:id="1737"/>
    </w:p>
    <w:p w:rsidR="00897E6E" w:rsidRPr="00EF7A5A" w:rsidRDefault="00897E6E" w:rsidP="00897E6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Fishing facility (</w:t>
      </w:r>
      <w:r w:rsidRPr="00EF7A5A">
        <w:rPr>
          <w:b/>
        </w:rPr>
        <w:t>FSHFAC</w:t>
      </w:r>
      <w:r w:rsidRPr="00EF7A5A">
        <w:t>)</w:t>
      </w:r>
      <w:r w:rsidRPr="00EF7A5A">
        <w:tab/>
      </w:r>
      <w:r w:rsidRPr="00EF7A5A">
        <w:tab/>
        <w:t>(P,L,A)</w:t>
      </w:r>
    </w:p>
    <w:p w:rsidR="00897E6E" w:rsidRPr="00EF7A5A" w:rsidRDefault="00897E6E" w:rsidP="00897E6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Fishing Facility</w:t>
      </w:r>
      <w:r w:rsidRPr="00EF7A5A">
        <w:rPr>
          <w:b/>
        </w:rPr>
        <w:tab/>
      </w:r>
      <w:r w:rsidRPr="00EF7A5A">
        <w:rPr>
          <w:b/>
        </w:rPr>
        <w:tab/>
      </w:r>
      <w:r w:rsidRPr="00EF7A5A">
        <w:rPr>
          <w:b/>
        </w:rPr>
        <w:tab/>
      </w:r>
      <w:r w:rsidRPr="00EF7A5A">
        <w:rPr>
          <w:b/>
        </w:rPr>
        <w:tab/>
      </w:r>
      <w:r w:rsidRPr="00EF7A5A">
        <w:t>(</w:t>
      </w:r>
      <w:r w:rsidR="000632D5" w:rsidRPr="00EF7A5A">
        <w:t>P,C,</w:t>
      </w:r>
      <w:r w:rsidRPr="00EF7A5A">
        <w:t>S)</w:t>
      </w:r>
      <w:r w:rsidRPr="00EF7A5A">
        <w:tab/>
      </w:r>
      <w:r w:rsidRPr="00EF7A5A">
        <w:tab/>
      </w:r>
      <w:r w:rsidR="000632D5" w:rsidRPr="00EF7A5A">
        <w:tab/>
      </w:r>
      <w:r w:rsidR="000632D5" w:rsidRPr="00EF7A5A">
        <w:tab/>
      </w:r>
      <w:r w:rsidRPr="00EF7A5A">
        <w:t xml:space="preserve">(S-101 DCEG Clause </w:t>
      </w:r>
      <w:r w:rsidR="000632D5" w:rsidRPr="00EF7A5A">
        <w:t>13.9</w:t>
      </w:r>
      <w:r w:rsidRPr="00EF7A5A">
        <w:t>)</w:t>
      </w:r>
    </w:p>
    <w:p w:rsidR="00BB4F3B" w:rsidRPr="00EF7A5A" w:rsidRDefault="00BB4F3B"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FSHFAC</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Fishing Facility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Fishing Facility</w:t>
      </w:r>
      <w:r w:rsidRPr="00EF7A5A">
        <w:t xml:space="preserve"> in S-101:</w:t>
      </w:r>
    </w:p>
    <w:p w:rsidR="00BB4F3B" w:rsidRPr="00EF7A5A" w:rsidRDefault="00BB4F3B" w:rsidP="00BB4F3B">
      <w:pPr>
        <w:spacing w:after="120"/>
        <w:jc w:val="both"/>
      </w:pPr>
      <w:r w:rsidRPr="00EF7A5A">
        <w:rPr>
          <w:b/>
        </w:rPr>
        <w:t>status</w:t>
      </w:r>
      <w:r w:rsidRPr="00EF7A5A">
        <w:tab/>
      </w:r>
      <w:r w:rsidRPr="00EF7A5A">
        <w:tab/>
        <w:t>(STATUS)</w:t>
      </w:r>
    </w:p>
    <w:p w:rsidR="00BB4F3B" w:rsidRPr="00EF7A5A" w:rsidRDefault="00BB4F3B" w:rsidP="00BB4F3B">
      <w:pPr>
        <w:spacing w:after="120"/>
        <w:jc w:val="both"/>
        <w:rPr>
          <w:rFonts w:cs="Arial"/>
          <w:bCs/>
        </w:rPr>
      </w:pPr>
      <w:r w:rsidRPr="00EF7A5A">
        <w:rPr>
          <w:rFonts w:cs="Arial"/>
          <w:bCs/>
        </w:rPr>
        <w:t>See S-101 DCEG clause 13.9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FSHFAC</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566"/>
          <w:tab w:val="clear" w:pos="720"/>
          <w:tab w:val="clear" w:pos="850"/>
          <w:tab w:val="clear" w:pos="915"/>
          <w:tab w:val="clear" w:pos="2911"/>
          <w:tab w:val="left" w:pos="851"/>
        </w:tabs>
        <w:spacing w:before="240" w:after="120"/>
        <w:ind w:left="851" w:hanging="851"/>
        <w:rPr>
          <w:bCs/>
        </w:rPr>
      </w:pPr>
      <w:bookmarkStart w:id="1738" w:name="_Toc422735869"/>
      <w:bookmarkStart w:id="1739" w:name="_Toc460900635"/>
      <w:bookmarkStart w:id="1740" w:name="_Toc173416484"/>
      <w:r w:rsidRPr="00EF7A5A">
        <w:rPr>
          <w:bCs/>
        </w:rPr>
        <w:t>Marine farms</w:t>
      </w:r>
      <w:bookmarkEnd w:id="1738"/>
      <w:bookmarkEnd w:id="1739"/>
      <w:bookmarkEnd w:id="1740"/>
    </w:p>
    <w:p w:rsidR="00E938FA" w:rsidRPr="00EF7A5A" w:rsidRDefault="00E938FA" w:rsidP="00E938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Marine farm / culture (</w:t>
      </w:r>
      <w:r w:rsidRPr="00EF7A5A">
        <w:rPr>
          <w:b/>
        </w:rPr>
        <w:t>MARCUL</w:t>
      </w:r>
      <w:r w:rsidRPr="00EF7A5A">
        <w:t>)</w:t>
      </w:r>
      <w:r w:rsidRPr="00EF7A5A">
        <w:tab/>
      </w:r>
      <w:r w:rsidRPr="00EF7A5A">
        <w:tab/>
        <w:t>(P,L,A)</w:t>
      </w:r>
    </w:p>
    <w:p w:rsidR="00E938FA" w:rsidRPr="00EF7A5A" w:rsidRDefault="00E938FA" w:rsidP="00E938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Marine Farm/Culture</w:t>
      </w:r>
      <w:r w:rsidRPr="00EF7A5A">
        <w:rPr>
          <w:b/>
        </w:rPr>
        <w:tab/>
      </w:r>
      <w:r w:rsidRPr="00EF7A5A">
        <w:rPr>
          <w:b/>
        </w:rPr>
        <w:tab/>
      </w:r>
      <w:r w:rsidRPr="00EF7A5A">
        <w:rPr>
          <w:b/>
        </w:rPr>
        <w:tab/>
      </w:r>
      <w:r w:rsidRPr="00EF7A5A">
        <w:rPr>
          <w:b/>
        </w:rPr>
        <w:tab/>
      </w:r>
      <w:r w:rsidRPr="00EF7A5A">
        <w:rPr>
          <w:b/>
        </w:rPr>
        <w:tab/>
      </w:r>
      <w:r w:rsidRPr="00EF7A5A">
        <w:rPr>
          <w:b/>
        </w:rPr>
        <w:tab/>
      </w:r>
      <w:r w:rsidRPr="00EF7A5A">
        <w:t>(P,C,S)</w:t>
      </w:r>
      <w:r w:rsidRPr="00EF7A5A">
        <w:tab/>
      </w:r>
      <w:r w:rsidRPr="00EF7A5A">
        <w:tab/>
        <w:t>(S-101 DCEG Clause 13.10)</w:t>
      </w:r>
    </w:p>
    <w:p w:rsidR="00A83B34" w:rsidRPr="00EF7A5A" w:rsidRDefault="00A83B34"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MARCUL</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Marine Farm/Culture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Marine Farm/Culture</w:t>
      </w:r>
      <w:r w:rsidRPr="00EF7A5A">
        <w:t xml:space="preserve"> in S-101:</w:t>
      </w:r>
    </w:p>
    <w:p w:rsidR="00A83B34" w:rsidRPr="00EF7A5A" w:rsidRDefault="00A83B34" w:rsidP="00A83B34">
      <w:pPr>
        <w:spacing w:after="120"/>
        <w:jc w:val="both"/>
      </w:pPr>
      <w:r w:rsidRPr="00EF7A5A">
        <w:rPr>
          <w:b/>
        </w:rPr>
        <w:t>exposition of sounding</w:t>
      </w:r>
      <w:r w:rsidRPr="00EF7A5A">
        <w:tab/>
        <w:t>(EXPSOU)</w:t>
      </w:r>
    </w:p>
    <w:p w:rsidR="00A83B34" w:rsidRDefault="00A83B34" w:rsidP="00A83B34">
      <w:pPr>
        <w:spacing w:after="120"/>
        <w:jc w:val="both"/>
        <w:rPr>
          <w:ins w:id="1741" w:author="Jeff Wootton" w:date="2024-07-31T14:11:00Z"/>
          <w:rFonts w:cs="Arial"/>
          <w:bCs/>
        </w:rPr>
      </w:pPr>
      <w:r w:rsidRPr="00EF7A5A">
        <w:rPr>
          <w:rFonts w:cs="Arial"/>
          <w:bCs/>
        </w:rPr>
        <w:t>See S-101 DCEG clause 13.10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456369" w:rsidRPr="00EF7A5A">
        <w:rPr>
          <w:rFonts w:cs="Arial"/>
          <w:bCs/>
        </w:rPr>
        <w:t xml:space="preserve">EXPSOU </w:t>
      </w:r>
      <w:r w:rsidRPr="00EF7A5A">
        <w:rPr>
          <w:rFonts w:cs="Arial"/>
          <w:bCs/>
        </w:rPr>
        <w:t xml:space="preserve">on </w:t>
      </w:r>
      <w:r w:rsidRPr="00EF7A5A">
        <w:rPr>
          <w:b/>
        </w:rPr>
        <w:t>MARCUL</w:t>
      </w:r>
      <w:r w:rsidRPr="00EF7A5A">
        <w:rPr>
          <w:rFonts w:cs="Arial"/>
          <w:bCs/>
        </w:rPr>
        <w:t xml:space="preserve"> and amend appropriately.</w:t>
      </w:r>
    </w:p>
    <w:p w:rsidR="008F30E7" w:rsidRPr="00EF7A5A" w:rsidRDefault="00840AD3" w:rsidP="00A83B34">
      <w:pPr>
        <w:spacing w:after="120"/>
        <w:jc w:val="both"/>
        <w:rPr>
          <w:rFonts w:cs="Arial"/>
        </w:rPr>
      </w:pPr>
      <w:ins w:id="1742" w:author="Jeff Wootton" w:date="2024-07-31T14:11:00Z">
        <w:r w:rsidRPr="00840AD3">
          <w:rPr>
            <w:rFonts w:cs="Arial"/>
          </w:rPr>
          <w:t xml:space="preserve">For converting vessel speed limit information within a </w:t>
        </w:r>
      </w:ins>
      <w:ins w:id="1743" w:author="Jeff Wootton" w:date="2024-07-31T14:12:00Z">
        <w:r>
          <w:rPr>
            <w:rFonts w:cs="Arial"/>
          </w:rPr>
          <w:t>marine farm</w:t>
        </w:r>
      </w:ins>
      <w:ins w:id="1744" w:author="Jeff Wootton" w:date="2024-07-31T14:11:00Z">
        <w:r w:rsidRPr="00840AD3">
          <w:rPr>
            <w:rFonts w:cs="Arial"/>
          </w:rPr>
          <w:t>,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45" w:name="_Toc422735871"/>
      <w:bookmarkStart w:id="1746" w:name="_Toc460900636"/>
      <w:bookmarkStart w:id="1747" w:name="_Toc173416485"/>
      <w:r w:rsidRPr="00EF7A5A">
        <w:rPr>
          <w:bCs/>
        </w:rPr>
        <w:t>Fish havens</w:t>
      </w:r>
      <w:bookmarkEnd w:id="1745"/>
      <w:bookmarkEnd w:id="1746"/>
      <w:bookmarkEnd w:id="1747"/>
    </w:p>
    <w:p w:rsidR="00FD3A3B" w:rsidRPr="00EF7A5A" w:rsidRDefault="00FD3A3B" w:rsidP="00FD3A3B">
      <w:pPr>
        <w:spacing w:after="120"/>
        <w:jc w:val="both"/>
        <w:rPr>
          <w:rFonts w:cs="Arial"/>
          <w:bCs/>
        </w:rPr>
      </w:pPr>
      <w:r w:rsidRPr="00EF7A5A">
        <w:rPr>
          <w:rFonts w:cs="Arial"/>
          <w:bCs/>
        </w:rPr>
        <w:t>The guidance for the encoding of fish havens remains unchanged in S-101.</w:t>
      </w:r>
      <w:r w:rsidR="005C6026" w:rsidRPr="00EF7A5A">
        <w:rPr>
          <w:rFonts w:cs="Arial"/>
          <w:bCs/>
        </w:rPr>
        <w:t xml:space="preserve"> </w:t>
      </w:r>
      <w:r w:rsidRPr="00EF7A5A">
        <w:rPr>
          <w:rFonts w:cs="Arial"/>
          <w:bCs/>
        </w:rPr>
        <w:t>See S-101 DCEG clause 13.10.2.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48" w:name="_Toc422735873"/>
      <w:bookmarkStart w:id="1749" w:name="_Toc460900637"/>
      <w:bookmarkStart w:id="1750" w:name="_Toc173416486"/>
      <w:r w:rsidRPr="00EF7A5A">
        <w:rPr>
          <w:bCs/>
        </w:rPr>
        <w:t>Fishing ground</w:t>
      </w:r>
      <w:bookmarkEnd w:id="1748"/>
      <w:bookmarkEnd w:id="1749"/>
      <w:r w:rsidRPr="00EF7A5A">
        <w:rPr>
          <w:bCs/>
        </w:rPr>
        <w:t>s</w:t>
      </w:r>
      <w:bookmarkEnd w:id="1750"/>
    </w:p>
    <w:p w:rsidR="00FD3A3B" w:rsidRPr="00EF7A5A" w:rsidRDefault="00FD3A3B" w:rsidP="00FD3A3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Fishing ground (</w:t>
      </w:r>
      <w:r w:rsidRPr="00EF7A5A">
        <w:rPr>
          <w:b/>
        </w:rPr>
        <w:t>FSHGRD</w:t>
      </w:r>
      <w:r w:rsidRPr="00EF7A5A">
        <w:t>)</w:t>
      </w:r>
      <w:r w:rsidRPr="00EF7A5A">
        <w:tab/>
      </w:r>
      <w:r w:rsidRPr="00EF7A5A">
        <w:tab/>
        <w:t>(A)</w:t>
      </w:r>
    </w:p>
    <w:p w:rsidR="00FD3A3B" w:rsidRPr="00EF7A5A" w:rsidRDefault="00FD3A3B" w:rsidP="00FD3A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Fishing Ground</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t>(S-101 DCEG Clause 16.</w:t>
      </w:r>
      <w:r w:rsidR="001952CA" w:rsidRPr="00EF7A5A">
        <w:t>1</w:t>
      </w:r>
      <w:r w:rsidR="001952CA">
        <w:t>8</w:t>
      </w:r>
      <w:r w:rsidRPr="00EF7A5A">
        <w:t>)</w:t>
      </w:r>
    </w:p>
    <w:p w:rsidR="00A830CE" w:rsidRDefault="00A830CE" w:rsidP="00E4435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rPr>
          <w:ins w:id="1751" w:author="Jeff Wootton" w:date="2024-07-31T14:16:00Z"/>
        </w:rPr>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FSHGRD</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Fishing Ground </w:t>
      </w:r>
      <w:r w:rsidRPr="00EF7A5A">
        <w:t>during the automated conversion process.</w:t>
      </w:r>
    </w:p>
    <w:p w:rsidR="006D33F0" w:rsidRPr="00EF7A5A" w:rsidRDefault="006D33F0" w:rsidP="00E4435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pPr>
      <w:ins w:id="1752" w:author="Jeff Wootton" w:date="2024-07-31T14:16:00Z">
        <w:r w:rsidRPr="00840AD3">
          <w:rPr>
            <w:rFonts w:cs="Arial"/>
          </w:rPr>
          <w:t xml:space="preserve">For converting vessel speed limit information within a </w:t>
        </w:r>
        <w:r>
          <w:rPr>
            <w:rFonts w:cs="Arial"/>
          </w:rPr>
          <w:t>fishing ground</w:t>
        </w:r>
        <w:r w:rsidRPr="00840AD3">
          <w:rPr>
            <w:rFonts w:cs="Arial"/>
          </w:rPr>
          <w:t>,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753" w:name="_Toc422735875"/>
      <w:bookmarkStart w:id="1754" w:name="_Toc460900638"/>
      <w:bookmarkStart w:id="1755" w:name="_Toc173416487"/>
      <w:r w:rsidRPr="00EF7A5A">
        <w:rPr>
          <w:bCs/>
        </w:rPr>
        <w:t>Degaussing ranges</w:t>
      </w:r>
      <w:bookmarkEnd w:id="1753"/>
      <w:bookmarkEnd w:id="1754"/>
      <w:bookmarkEnd w:id="1755"/>
    </w:p>
    <w:p w:rsidR="0057507F" w:rsidRPr="00EF7A5A" w:rsidRDefault="0057507F" w:rsidP="0057507F">
      <w:pPr>
        <w:spacing w:after="120"/>
        <w:jc w:val="both"/>
        <w:rPr>
          <w:rFonts w:cs="Arial"/>
          <w:bCs/>
        </w:rPr>
      </w:pPr>
      <w:r w:rsidRPr="00EF7A5A">
        <w:rPr>
          <w:rFonts w:cs="Arial"/>
          <w:bCs/>
        </w:rPr>
        <w:t xml:space="preserve">The guidance for the encoding of </w:t>
      </w:r>
      <w:r w:rsidR="00BE6686" w:rsidRPr="00EF7A5A">
        <w:rPr>
          <w:rFonts w:cs="Arial"/>
          <w:bCs/>
        </w:rPr>
        <w:t>degaussing ranges</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BE6686" w:rsidRPr="00EF7A5A">
        <w:rPr>
          <w:rFonts w:cs="Arial"/>
          <w:bCs/>
        </w:rPr>
        <w:t>17</w:t>
      </w:r>
      <w:r w:rsidRPr="00EF7A5A">
        <w:rPr>
          <w:rFonts w:cs="Arial"/>
          <w:bCs/>
        </w:rPr>
        <w:t>.2.</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756" w:name="_Toc422735877"/>
      <w:bookmarkStart w:id="1757" w:name="_Toc460900639"/>
      <w:bookmarkStart w:id="1758" w:name="_Toc173416488"/>
      <w:r w:rsidRPr="00EF7A5A">
        <w:rPr>
          <w:bCs/>
        </w:rPr>
        <w:t>Historic wrecks</w:t>
      </w:r>
      <w:bookmarkEnd w:id="1756"/>
      <w:bookmarkEnd w:id="1757"/>
      <w:bookmarkEnd w:id="1758"/>
    </w:p>
    <w:p w:rsidR="00BE6686" w:rsidRPr="00EF7A5A" w:rsidRDefault="00BE6686" w:rsidP="00BE6686">
      <w:pPr>
        <w:spacing w:after="120"/>
        <w:jc w:val="both"/>
        <w:rPr>
          <w:rFonts w:cs="Arial"/>
          <w:bCs/>
        </w:rPr>
      </w:pPr>
      <w:r w:rsidRPr="00EF7A5A">
        <w:rPr>
          <w:rFonts w:cs="Arial"/>
          <w:bCs/>
        </w:rPr>
        <w:t>The guidance for the encoding of historic wrecks remains unchanged in S-101.</w:t>
      </w:r>
      <w:r w:rsidR="005C6026" w:rsidRPr="00EF7A5A">
        <w:rPr>
          <w:rFonts w:cs="Arial"/>
          <w:bCs/>
        </w:rPr>
        <w:t xml:space="preserve"> </w:t>
      </w:r>
      <w:r w:rsidRPr="00EF7A5A">
        <w:rPr>
          <w:rFonts w:cs="Arial"/>
          <w:bCs/>
        </w:rPr>
        <w:t>See S-101 DCEG clause 13.5.2.</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759" w:name="_Toc422735879"/>
      <w:bookmarkStart w:id="1760" w:name="_Toc460900640"/>
      <w:bookmarkStart w:id="1761" w:name="_Toc173416489"/>
      <w:r w:rsidRPr="00EF7A5A">
        <w:rPr>
          <w:bCs/>
        </w:rPr>
        <w:t>Seaplane landing areas</w:t>
      </w:r>
      <w:bookmarkEnd w:id="1759"/>
      <w:bookmarkEnd w:id="1760"/>
      <w:bookmarkEnd w:id="1761"/>
    </w:p>
    <w:p w:rsidR="00BE6686" w:rsidRPr="00EF7A5A" w:rsidRDefault="00BE6686" w:rsidP="00BE668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Seaplane landing area (</w:t>
      </w:r>
      <w:r w:rsidRPr="00EF7A5A">
        <w:rPr>
          <w:b/>
        </w:rPr>
        <w:t>SPLARE</w:t>
      </w:r>
      <w:r w:rsidRPr="00EF7A5A">
        <w:t>)</w:t>
      </w:r>
      <w:r w:rsidRPr="00EF7A5A">
        <w:tab/>
      </w:r>
      <w:r w:rsidRPr="00EF7A5A">
        <w:tab/>
        <w:t>(P,A)</w:t>
      </w:r>
    </w:p>
    <w:p w:rsidR="00BE6686" w:rsidRPr="00EF7A5A" w:rsidRDefault="00BE6686" w:rsidP="00BE668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6F1C0D"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Seaplane Landing Area</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16.</w:t>
      </w:r>
      <w:r w:rsidR="001952CA">
        <w:t>6</w:t>
      </w:r>
      <w:r w:rsidRPr="00EF7A5A">
        <w:t>)</w:t>
      </w:r>
    </w:p>
    <w:p w:rsidR="006D5B41" w:rsidRDefault="006D5B41" w:rsidP="006D5B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rPr>
          <w:ins w:id="1762" w:author="Jeff Wootton" w:date="2024-07-31T14:20:00Z"/>
        </w:rPr>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SPLARE</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Seaplane Landing Area </w:t>
      </w:r>
      <w:r w:rsidRPr="00EF7A5A">
        <w:t>during the automated conversion process.</w:t>
      </w:r>
    </w:p>
    <w:p w:rsidR="00BF4BD8" w:rsidRPr="00EF7A5A" w:rsidRDefault="00BF4BD8" w:rsidP="006D5B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outlineLvl w:val="0"/>
      </w:pPr>
      <w:ins w:id="1763" w:author="Jeff Wootton" w:date="2024-07-31T14:20:00Z">
        <w:r w:rsidRPr="00840AD3">
          <w:rPr>
            <w:rFonts w:cs="Arial"/>
          </w:rPr>
          <w:t xml:space="preserve">For converting vessel speed limit information within a </w:t>
        </w:r>
      </w:ins>
      <w:ins w:id="1764" w:author="Jeff Wootton" w:date="2024-07-31T14:21:00Z">
        <w:r>
          <w:rPr>
            <w:rFonts w:cs="Arial"/>
          </w:rPr>
          <w:t>seaplane landing area</w:t>
        </w:r>
      </w:ins>
      <w:ins w:id="1765" w:author="Jeff Wootton" w:date="2024-07-31T14:20:00Z">
        <w:r w:rsidRPr="00840AD3">
          <w:rPr>
            <w:rFonts w:cs="Arial"/>
          </w:rPr>
          <w:t>, see clause 9.1.2.</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766" w:name="_Toc422735881"/>
      <w:bookmarkStart w:id="1767" w:name="_Toc460900641"/>
      <w:bookmarkStart w:id="1768" w:name="_Toc173416490"/>
      <w:r w:rsidRPr="00EF7A5A">
        <w:rPr>
          <w:bCs/>
        </w:rPr>
        <w:t>Various maritime areas</w:t>
      </w:r>
      <w:bookmarkEnd w:id="1766"/>
      <w:bookmarkEnd w:id="1767"/>
      <w:bookmarkEnd w:id="1768"/>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69" w:name="_Toc422735883"/>
      <w:bookmarkStart w:id="1770" w:name="_Toc460900642"/>
      <w:bookmarkStart w:id="1771" w:name="_Toc173416491"/>
      <w:r w:rsidRPr="00EF7A5A">
        <w:rPr>
          <w:bCs/>
        </w:rPr>
        <w:t>Ice areas</w:t>
      </w:r>
      <w:bookmarkEnd w:id="1769"/>
      <w:bookmarkEnd w:id="1770"/>
      <w:bookmarkEnd w:id="1771"/>
    </w:p>
    <w:p w:rsidR="006D5B41" w:rsidRPr="00EF7A5A" w:rsidRDefault="006D5B41" w:rsidP="006D5B4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Ice area (</w:t>
      </w:r>
      <w:r w:rsidR="00316AD5">
        <w:rPr>
          <w:b/>
        </w:rPr>
        <w:t>ICEARE</w:t>
      </w:r>
      <w:r w:rsidRPr="00EF7A5A">
        <w:t>)</w:t>
      </w:r>
      <w:r w:rsidRPr="00EF7A5A">
        <w:tab/>
      </w:r>
      <w:r w:rsidRPr="00EF7A5A">
        <w:tab/>
      </w:r>
      <w:r w:rsidRPr="00EF7A5A">
        <w:tab/>
        <w:t>(A)</w:t>
      </w:r>
    </w:p>
    <w:p w:rsidR="006D5B41" w:rsidRPr="00EF7A5A" w:rsidRDefault="006D5B41" w:rsidP="006D5B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Ice Area</w:t>
      </w:r>
      <w:r w:rsidRPr="00EF7A5A">
        <w:rPr>
          <w:b/>
        </w:rPr>
        <w:tab/>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r>
      <w:r w:rsidRPr="00EF7A5A">
        <w:tab/>
        <w:t>(S-101 DCEG Clause 5.13)</w:t>
      </w:r>
    </w:p>
    <w:p w:rsidR="00FD268E" w:rsidRPr="00EF7A5A" w:rsidRDefault="00FD268E" w:rsidP="00FD268E">
      <w:pPr>
        <w:tabs>
          <w:tab w:val="decimal" w:pos="5402"/>
          <w:tab w:val="left" w:pos="5589"/>
        </w:tabs>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ICEARE</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Ice Area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Ice Area</w:t>
      </w:r>
      <w:r w:rsidRPr="00EF7A5A">
        <w:t xml:space="preserve"> in S-101:</w:t>
      </w:r>
    </w:p>
    <w:p w:rsidR="00FD268E" w:rsidRPr="00EF7A5A" w:rsidRDefault="00FD268E" w:rsidP="00FD268E">
      <w:pPr>
        <w:spacing w:after="120"/>
        <w:jc w:val="both"/>
      </w:pPr>
      <w:r w:rsidRPr="00EF7A5A">
        <w:rPr>
          <w:b/>
        </w:rPr>
        <w:t>status</w:t>
      </w:r>
      <w:r w:rsidRPr="00EF7A5A">
        <w:tab/>
      </w:r>
      <w:r w:rsidRPr="00EF7A5A">
        <w:tab/>
        <w:t>(STATUS)</w:t>
      </w:r>
    </w:p>
    <w:p w:rsidR="00FD268E" w:rsidRPr="00EF7A5A" w:rsidRDefault="00FD268E" w:rsidP="00FD268E">
      <w:pPr>
        <w:spacing w:after="120"/>
        <w:jc w:val="both"/>
        <w:rPr>
          <w:rFonts w:cs="Arial"/>
        </w:rPr>
      </w:pPr>
      <w:r w:rsidRPr="00EF7A5A">
        <w:rPr>
          <w:rFonts w:cs="Arial"/>
          <w:bCs/>
        </w:rPr>
        <w:t>See S-101 DCEG clause 5.13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00251557" w:rsidRPr="00EF7A5A">
        <w:rPr>
          <w:b/>
        </w:rPr>
        <w:t>ICEARE</w:t>
      </w:r>
      <w:r w:rsidRPr="00EF7A5A">
        <w:rPr>
          <w:rFonts w:cs="Arial"/>
          <w:bCs/>
        </w:rPr>
        <w:t xml:space="preserve"> and amend appropriately.</w:t>
      </w:r>
    </w:p>
    <w:p w:rsidR="006B2826" w:rsidRPr="00EF7A5A" w:rsidRDefault="006B2826" w:rsidP="009E6F5C">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72" w:name="_Toc422735885"/>
      <w:bookmarkStart w:id="1773" w:name="_Toc460900643"/>
      <w:bookmarkStart w:id="1774" w:name="_Toc173416492"/>
      <w:r w:rsidRPr="00EF7A5A">
        <w:rPr>
          <w:bCs/>
        </w:rPr>
        <w:t>Log ponds</w:t>
      </w:r>
      <w:bookmarkEnd w:id="1772"/>
      <w:bookmarkEnd w:id="1773"/>
      <w:bookmarkEnd w:id="1774"/>
    </w:p>
    <w:p w:rsidR="00A66B4E" w:rsidRPr="00EF7A5A" w:rsidRDefault="00A66B4E" w:rsidP="00A66B4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Log pond (</w:t>
      </w:r>
      <w:r w:rsidRPr="00EF7A5A">
        <w:rPr>
          <w:b/>
        </w:rPr>
        <w:t>LOGPON</w:t>
      </w:r>
      <w:r w:rsidRPr="00EF7A5A">
        <w:t>)</w:t>
      </w:r>
      <w:r w:rsidRPr="00EF7A5A">
        <w:tab/>
      </w:r>
      <w:r w:rsidRPr="00EF7A5A">
        <w:tab/>
      </w:r>
      <w:r w:rsidRPr="00EF7A5A">
        <w:tab/>
        <w:t>(P,A)</w:t>
      </w:r>
    </w:p>
    <w:p w:rsidR="00A66B4E" w:rsidRPr="00EF7A5A" w:rsidRDefault="00A66B4E" w:rsidP="00A66B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Log Pond</w:t>
      </w:r>
      <w:r w:rsidRPr="00EF7A5A">
        <w:rPr>
          <w:b/>
        </w:rPr>
        <w:tab/>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r>
      <w:r w:rsidRPr="00EF7A5A">
        <w:tab/>
        <w:t>(S-101 DCEG Clause 16.</w:t>
      </w:r>
      <w:r w:rsidR="00316AD5" w:rsidRPr="00EF7A5A">
        <w:t>2</w:t>
      </w:r>
      <w:r w:rsidR="00316AD5">
        <w:t>1</w:t>
      </w:r>
      <w:r w:rsidRPr="00EF7A5A">
        <w:t>)</w:t>
      </w:r>
    </w:p>
    <w:p w:rsidR="00251557" w:rsidRPr="00EF7A5A" w:rsidRDefault="00251557" w:rsidP="0018173B">
      <w:pPr>
        <w:spacing w:after="120"/>
        <w:jc w:val="both"/>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LOGPON</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Log Pond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Pr="00EF7A5A">
        <w:rPr>
          <w:b/>
        </w:rPr>
        <w:t>Log Pond</w:t>
      </w:r>
      <w:r w:rsidRPr="00EF7A5A">
        <w:t xml:space="preserve"> in S-101:</w:t>
      </w:r>
    </w:p>
    <w:p w:rsidR="00251557" w:rsidRPr="00EF7A5A" w:rsidRDefault="00251557" w:rsidP="00251557">
      <w:pPr>
        <w:spacing w:after="120"/>
        <w:jc w:val="both"/>
      </w:pPr>
      <w:r w:rsidRPr="00EF7A5A">
        <w:rPr>
          <w:b/>
        </w:rPr>
        <w:t>status</w:t>
      </w:r>
      <w:r w:rsidRPr="00EF7A5A">
        <w:tab/>
      </w:r>
      <w:r w:rsidRPr="00EF7A5A">
        <w:tab/>
        <w:t>(STATUS)</w:t>
      </w:r>
    </w:p>
    <w:p w:rsidR="00251557" w:rsidRPr="00EF7A5A" w:rsidRDefault="00251557" w:rsidP="00251557">
      <w:pPr>
        <w:spacing w:after="120"/>
        <w:jc w:val="both"/>
        <w:rPr>
          <w:rFonts w:cs="Arial"/>
        </w:rPr>
      </w:pPr>
      <w:r w:rsidRPr="00EF7A5A">
        <w:rPr>
          <w:rFonts w:cs="Arial"/>
          <w:bCs/>
        </w:rPr>
        <w:t xml:space="preserve">See S-101 DCEG clause </w:t>
      </w:r>
      <w:r w:rsidR="00276835" w:rsidRPr="00EF7A5A">
        <w:rPr>
          <w:rFonts w:cs="Arial"/>
          <w:bCs/>
        </w:rPr>
        <w:t>16.</w:t>
      </w:r>
      <w:r w:rsidR="00316AD5" w:rsidRPr="00EF7A5A">
        <w:rPr>
          <w:rFonts w:cs="Arial"/>
          <w:bCs/>
        </w:rPr>
        <w:t>2</w:t>
      </w:r>
      <w:r w:rsidR="00316AD5">
        <w:rPr>
          <w:rFonts w:cs="Arial"/>
          <w:bCs/>
        </w:rPr>
        <w:t>1</w:t>
      </w:r>
      <w:r w:rsidR="00316AD5"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STATUS on </w:t>
      </w:r>
      <w:r w:rsidRPr="00EF7A5A">
        <w:rPr>
          <w:b/>
        </w:rPr>
        <w:t>LOGPON</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75" w:name="_Toc422735887"/>
      <w:bookmarkStart w:id="1776" w:name="_Toc460900644"/>
      <w:bookmarkStart w:id="1777" w:name="_Toc173416493"/>
      <w:r w:rsidRPr="00EF7A5A">
        <w:rPr>
          <w:bCs/>
        </w:rPr>
        <w:t>Incineration areas</w:t>
      </w:r>
      <w:bookmarkEnd w:id="1775"/>
      <w:bookmarkEnd w:id="1776"/>
      <w:bookmarkEnd w:id="1777"/>
    </w:p>
    <w:p w:rsidR="00276835" w:rsidRPr="00EF7A5A" w:rsidRDefault="00276835" w:rsidP="0027683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Incineration area (</w:t>
      </w:r>
      <w:r w:rsidRPr="00EF7A5A">
        <w:rPr>
          <w:b/>
        </w:rPr>
        <w:t>ICNARE</w:t>
      </w:r>
      <w:r w:rsidRPr="00EF7A5A">
        <w:t>)</w:t>
      </w:r>
      <w:r w:rsidRPr="00EF7A5A">
        <w:tab/>
      </w:r>
      <w:r w:rsidRPr="00EF7A5A">
        <w:tab/>
        <w:t>(P,A)</w:t>
      </w:r>
    </w:p>
    <w:p w:rsidR="00276835" w:rsidRPr="00EF7A5A" w:rsidRDefault="00276835" w:rsidP="002768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t>None</w:t>
      </w:r>
    </w:p>
    <w:p w:rsidR="00276835" w:rsidRPr="00EF7A5A" w:rsidRDefault="00276835" w:rsidP="00E4435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The S-57 </w:t>
      </w:r>
      <w:r w:rsidR="00B33C89" w:rsidRPr="00EF7A5A">
        <w:t xml:space="preserve">Object class </w:t>
      </w:r>
      <w:r w:rsidR="00267A1E" w:rsidRPr="00EF7A5A">
        <w:rPr>
          <w:b/>
        </w:rPr>
        <w:t>ICNARE</w:t>
      </w:r>
      <w:r w:rsidR="00267A1E" w:rsidRPr="00EF7A5A">
        <w:t xml:space="preserve"> will not be converted.</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78" w:name="_Toc422735889"/>
      <w:bookmarkStart w:id="1779" w:name="_Toc460900645"/>
      <w:bookmarkStart w:id="1780" w:name="_Toc173416494"/>
      <w:r w:rsidRPr="00EF7A5A">
        <w:rPr>
          <w:bCs/>
        </w:rPr>
        <w:t>Cargo transhipment areas</w:t>
      </w:r>
      <w:bookmarkEnd w:id="1778"/>
      <w:bookmarkEnd w:id="1779"/>
      <w:bookmarkEnd w:id="1780"/>
    </w:p>
    <w:p w:rsidR="00267A1E" w:rsidRPr="00EF7A5A" w:rsidRDefault="00267A1E" w:rsidP="00267A1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B33C89" w:rsidRPr="00EF7A5A">
        <w:rPr>
          <w:u w:val="single"/>
        </w:rPr>
        <w:t>Object</w:t>
      </w:r>
      <w:r w:rsidRPr="00EF7A5A">
        <w:rPr>
          <w:u w:val="single"/>
        </w:rPr>
        <w:t>:</w:t>
      </w:r>
      <w:r w:rsidRPr="00EF7A5A">
        <w:tab/>
      </w:r>
      <w:r w:rsidRPr="00EF7A5A">
        <w:tab/>
        <w:t>Cargo transhipment area (</w:t>
      </w:r>
      <w:r w:rsidRPr="00EF7A5A">
        <w:rPr>
          <w:b/>
        </w:rPr>
        <w:t>CTSARE</w:t>
      </w:r>
      <w:r w:rsidRPr="00EF7A5A">
        <w:t>)</w:t>
      </w:r>
      <w:r w:rsidRPr="00EF7A5A">
        <w:tab/>
      </w:r>
      <w:r w:rsidRPr="00EF7A5A">
        <w:tab/>
        <w:t>(P,A)</w:t>
      </w:r>
    </w:p>
    <w:p w:rsidR="00267A1E" w:rsidRPr="00EF7A5A" w:rsidRDefault="00267A1E" w:rsidP="00267A1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Cargo Transhipment Area</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t>(S-101 DCEG Clause 16.</w:t>
      </w:r>
      <w:r w:rsidR="00316AD5">
        <w:t>10</w:t>
      </w:r>
      <w:r w:rsidRPr="00EF7A5A">
        <w:t>)</w:t>
      </w:r>
    </w:p>
    <w:p w:rsidR="00267A1E" w:rsidRDefault="00267A1E" w:rsidP="007C3386">
      <w:pPr>
        <w:pStyle w:val="ListParagraph"/>
        <w:spacing w:after="120"/>
        <w:ind w:left="0"/>
        <w:contextualSpacing w:val="0"/>
        <w:jc w:val="both"/>
        <w:rPr>
          <w:ins w:id="1781" w:author="Jeff Wootton" w:date="2024-07-31T14:25:00Z"/>
        </w:rPr>
      </w:pPr>
      <w:r w:rsidRPr="00EF7A5A">
        <w:t xml:space="preserve">All instances of encoding of the S-57 </w:t>
      </w:r>
      <w:r w:rsidR="00B33C89" w:rsidRPr="00EF7A5A">
        <w:t>O</w:t>
      </w:r>
      <w:r w:rsidRPr="00EF7A5A">
        <w:t>bject</w:t>
      </w:r>
      <w:r w:rsidR="00B33C89" w:rsidRPr="00EF7A5A">
        <w:t xml:space="preserve"> class</w:t>
      </w:r>
      <w:r w:rsidRPr="00EF7A5A">
        <w:t xml:space="preserve"> </w:t>
      </w:r>
      <w:r w:rsidRPr="00EF7A5A">
        <w:rPr>
          <w:b/>
        </w:rPr>
        <w:t>CTSARE</w:t>
      </w:r>
      <w:r w:rsidRPr="00EF7A5A">
        <w:t xml:space="preserve"> and its binding attributes will be </w:t>
      </w:r>
      <w:r w:rsidR="00230CA6" w:rsidRPr="00EF7A5A">
        <w:t xml:space="preserve">converted </w:t>
      </w:r>
      <w:r w:rsidRPr="00EF7A5A">
        <w:t xml:space="preserve">automatically </w:t>
      </w:r>
      <w:r w:rsidR="00230CA6" w:rsidRPr="00EF7A5A">
        <w:t>to an instance of</w:t>
      </w:r>
      <w:r w:rsidRPr="00EF7A5A">
        <w:t xml:space="preserve"> the S-101 </w:t>
      </w:r>
      <w:r w:rsidR="00B33C89" w:rsidRPr="00EF7A5A">
        <w:t>Feature type</w:t>
      </w:r>
      <w:r w:rsidRPr="00EF7A5A">
        <w:t xml:space="preserve"> </w:t>
      </w:r>
      <w:r w:rsidRPr="00EF7A5A">
        <w:rPr>
          <w:b/>
        </w:rPr>
        <w:t xml:space="preserve">Cargo Transhipment Area </w:t>
      </w:r>
      <w:r w:rsidRPr="00EF7A5A">
        <w:t>during the automated conversion process.</w:t>
      </w:r>
    </w:p>
    <w:p w:rsidR="00572C6D" w:rsidRPr="00EF7A5A" w:rsidRDefault="007C3386" w:rsidP="007C3386">
      <w:pPr>
        <w:pStyle w:val="ListParagraph"/>
        <w:spacing w:after="120"/>
        <w:ind w:left="0"/>
        <w:contextualSpacing w:val="0"/>
        <w:jc w:val="both"/>
      </w:pPr>
      <w:ins w:id="1782" w:author="Jeff Wootton" w:date="2024-07-31T14:25:00Z">
        <w:r w:rsidRPr="007C3386">
          <w:t xml:space="preserve">For converting vessel speed limit information within a </w:t>
        </w:r>
        <w:r>
          <w:t>cargo transhipment</w:t>
        </w:r>
        <w:r w:rsidRPr="007C3386">
          <w:t xml:space="preserve"> area, see clause 9.1.2.</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83" w:name="_Toc173416495"/>
      <w:bookmarkStart w:id="1784" w:name="_Toc422735891"/>
      <w:bookmarkStart w:id="1785" w:name="_Toc460900646"/>
      <w:r w:rsidRPr="00EF7A5A">
        <w:rPr>
          <w:bCs/>
        </w:rPr>
        <w:t>Collision regulations</w:t>
      </w:r>
      <w:bookmarkEnd w:id="1783"/>
    </w:p>
    <w:p w:rsidR="00521707" w:rsidRPr="00EF7A5A" w:rsidRDefault="00521707" w:rsidP="0052170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S-57 Geo Object:</w:t>
      </w:r>
      <w:r w:rsidRPr="00EF7A5A">
        <w:tab/>
      </w:r>
      <w:r w:rsidRPr="00EF7A5A">
        <w:tab/>
        <w:t>Caution area (</w:t>
      </w:r>
      <w:r w:rsidRPr="00EF7A5A">
        <w:rPr>
          <w:b/>
        </w:rPr>
        <w:t>CTNARE</w:t>
      </w:r>
      <w:r w:rsidRPr="00EF7A5A">
        <w:t>)</w:t>
      </w:r>
      <w:r w:rsidRPr="00EF7A5A">
        <w:tab/>
      </w:r>
      <w:r w:rsidRPr="00EF7A5A">
        <w:tab/>
      </w:r>
      <w:r w:rsidRPr="00EF7A5A">
        <w:tab/>
      </w:r>
      <w:r w:rsidRPr="00EF7A5A">
        <w:tab/>
        <w:t>(A)</w:t>
      </w:r>
    </w:p>
    <w:p w:rsidR="00764C72" w:rsidRPr="00EF7A5A" w:rsidRDefault="00764C72" w:rsidP="00764C7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B33C89" w:rsidRPr="00EF7A5A">
        <w:rPr>
          <w:u w:val="single"/>
        </w:rPr>
        <w:t>Feature</w:t>
      </w:r>
      <w:r w:rsidRPr="00EF7A5A">
        <w:t>:</w:t>
      </w:r>
      <w:r w:rsidRPr="00EF7A5A">
        <w:tab/>
      </w:r>
      <w:r w:rsidRPr="00EF7A5A">
        <w:rPr>
          <w:b/>
        </w:rPr>
        <w:t>Collision Regulations Limit</w:t>
      </w:r>
      <w:r w:rsidRPr="00EF7A5A">
        <w:rPr>
          <w:b/>
        </w:rPr>
        <w:tab/>
      </w:r>
      <w:r w:rsidRPr="00EF7A5A">
        <w:rPr>
          <w:b/>
        </w:rPr>
        <w:tab/>
      </w:r>
      <w:r w:rsidRPr="00EF7A5A">
        <w:t>(C)</w:t>
      </w:r>
      <w:r w:rsidRPr="00EF7A5A">
        <w:tab/>
      </w:r>
      <w:r w:rsidRPr="00EF7A5A">
        <w:tab/>
      </w:r>
      <w:r w:rsidRPr="00EF7A5A">
        <w:tab/>
      </w:r>
      <w:r w:rsidRPr="00EF7A5A">
        <w:tab/>
        <w:t>(S-101 DCEG Clause 16.</w:t>
      </w:r>
      <w:r w:rsidR="00316AD5" w:rsidRPr="00EF7A5A">
        <w:t>2</w:t>
      </w:r>
      <w:r w:rsidR="00316AD5">
        <w:t>7</w:t>
      </w:r>
      <w:r w:rsidRPr="00EF7A5A">
        <w:t>)</w:t>
      </w:r>
    </w:p>
    <w:p w:rsidR="00764C72" w:rsidRPr="00EF7A5A" w:rsidRDefault="000243C9" w:rsidP="00F06660">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6C7A0D" w:rsidRPr="00EF7A5A">
        <w:t>Feature type</w:t>
      </w:r>
      <w:r w:rsidRPr="00EF7A5A">
        <w:rPr>
          <w:rFonts w:cs="Arial"/>
          <w:bCs/>
        </w:rPr>
        <w:t xml:space="preserve"> </w:t>
      </w:r>
      <w:r w:rsidRPr="00EF7A5A">
        <w:rPr>
          <w:b/>
        </w:rPr>
        <w:t>Collision Regulations Limit</w:t>
      </w:r>
      <w:r w:rsidRPr="00EF7A5A">
        <w:rPr>
          <w:rFonts w:cs="Arial"/>
          <w:bCs/>
        </w:rPr>
        <w:t xml:space="preserve"> has been introduced in S-101 to encode collision regulations (COLREGS) demarcation lines.</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CTNARE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CTNARE</w:t>
      </w:r>
      <w:r w:rsidRPr="00EF7A5A">
        <w:rPr>
          <w:rFonts w:cs="Arial"/>
          <w:bCs/>
        </w:rPr>
        <w:t xml:space="preserve"> </w:t>
      </w:r>
      <w:r w:rsidR="00566606" w:rsidRPr="00EF7A5A">
        <w:rPr>
          <w:rFonts w:cs="Arial"/>
          <w:bCs/>
        </w:rPr>
        <w:t xml:space="preserve">should </w:t>
      </w:r>
      <w:r w:rsidR="00065E69" w:rsidRPr="00EF7A5A">
        <w:rPr>
          <w:rFonts w:cs="Arial"/>
          <w:bCs/>
        </w:rPr>
        <w:t xml:space="preserve">be in </w:t>
      </w:r>
      <w:r w:rsidR="00566606" w:rsidRPr="00EF7A5A">
        <w:rPr>
          <w:rFonts w:cs="Arial"/>
          <w:bCs/>
        </w:rPr>
        <w:t xml:space="preserve">a standardised </w:t>
      </w:r>
      <w:r w:rsidR="00065E69" w:rsidRPr="00EF7A5A">
        <w:rPr>
          <w:rFonts w:cs="Arial"/>
          <w:bCs/>
        </w:rPr>
        <w:t>format, such as</w:t>
      </w:r>
      <w:r w:rsidRPr="00EF7A5A">
        <w:rPr>
          <w:rFonts w:cs="Arial"/>
          <w:bCs/>
        </w:rPr>
        <w:t xml:space="preserve"> </w:t>
      </w:r>
      <w:r w:rsidR="004313C6" w:rsidRPr="00EF7A5A">
        <w:rPr>
          <w:rFonts w:cs="Arial"/>
          <w:bCs/>
          <w:i/>
        </w:rPr>
        <w:t>Collision</w:t>
      </w:r>
      <w:r w:rsidRPr="00EF7A5A">
        <w:rPr>
          <w:rFonts w:cs="Arial"/>
          <w:bCs/>
          <w:i/>
        </w:rPr>
        <w:t xml:space="preserve"> regulations limit</w:t>
      </w:r>
      <w:r w:rsidRPr="00EF7A5A">
        <w:rPr>
          <w:rFonts w:cs="Arial"/>
          <w:bCs/>
        </w:rPr>
        <w:t>.</w:t>
      </w:r>
      <w:r w:rsidR="005C6026" w:rsidRPr="00EF7A5A">
        <w:rPr>
          <w:rFonts w:cs="Arial"/>
          <w:bCs/>
        </w:rPr>
        <w:t xml:space="preserve"> </w:t>
      </w:r>
      <w:r w:rsidR="004313C6" w:rsidRPr="00EF7A5A">
        <w:rPr>
          <w:rFonts w:cs="Arial"/>
          <w:bCs/>
        </w:rPr>
        <w:t xml:space="preserve">Data Producers are advised to examine any </w:t>
      </w:r>
      <w:r w:rsidR="004313C6" w:rsidRPr="00EF7A5A">
        <w:rPr>
          <w:b/>
        </w:rPr>
        <w:t>Collision Regulations Limit</w:t>
      </w:r>
      <w:r w:rsidR="004313C6" w:rsidRPr="00EF7A5A">
        <w:t xml:space="preserve"> features created during the automated conversion process and confirm the attribution for these features as required</w:t>
      </w:r>
      <w:r w:rsidR="00AC63AF" w:rsidRPr="00EF7A5A">
        <w:t xml:space="preserve">, including any </w:t>
      </w:r>
      <w:r w:rsidR="00AA06DF" w:rsidRPr="00EF7A5A">
        <w:t>values populated for</w:t>
      </w:r>
      <w:r w:rsidR="00AC63AF" w:rsidRPr="00EF7A5A">
        <w:t xml:space="preserve"> the </w:t>
      </w:r>
      <w:r w:rsidR="003F39D3" w:rsidRPr="00EF7A5A">
        <w:t>complex attribute</w:t>
      </w:r>
      <w:r w:rsidR="00AC63AF" w:rsidRPr="00EF7A5A">
        <w:t xml:space="preserve"> </w:t>
      </w:r>
      <w:r w:rsidR="003F39D3" w:rsidRPr="00EF7A5A">
        <w:rPr>
          <w:b/>
        </w:rPr>
        <w:t>i</w:t>
      </w:r>
      <w:r w:rsidR="00AC63AF" w:rsidRPr="00EF7A5A">
        <w:rPr>
          <w:b/>
        </w:rPr>
        <w:t>nformation</w:t>
      </w:r>
      <w:r w:rsidR="004313C6" w:rsidRPr="00EF7A5A">
        <w:t>.</w:t>
      </w:r>
    </w:p>
    <w:p w:rsidR="00205E9C" w:rsidRPr="00EF7A5A" w:rsidRDefault="00205E9C" w:rsidP="00205E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205E9C" w:rsidRPr="00EF7A5A" w:rsidRDefault="00205E9C" w:rsidP="00205E9C">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Feature </w:t>
      </w:r>
      <w:r w:rsidRPr="00EF7A5A">
        <w:rPr>
          <w:rFonts w:cs="Arial"/>
          <w:b/>
          <w:bCs/>
        </w:rPr>
        <w:t>Collision Regulations Limit</w:t>
      </w:r>
      <w:r w:rsidRPr="00EF7A5A">
        <w:rPr>
          <w:rFonts w:cs="Arial"/>
          <w:bCs/>
        </w:rPr>
        <w:t xml:space="preserve"> can only be encoded using geometric primitive curve. During the automated conversion process, the </w:t>
      </w:r>
      <w:r w:rsidR="005C2578" w:rsidRPr="00EF7A5A">
        <w:rPr>
          <w:rFonts w:cs="Arial"/>
          <w:bCs/>
        </w:rPr>
        <w:t xml:space="preserve">boundary of the </w:t>
      </w:r>
      <w:r w:rsidR="005C2578" w:rsidRPr="00EF7A5A">
        <w:rPr>
          <w:rFonts w:cs="Arial"/>
          <w:b/>
          <w:bCs/>
        </w:rPr>
        <w:t>CTNARE</w:t>
      </w:r>
      <w:r w:rsidR="005C2578" w:rsidRPr="00EF7A5A">
        <w:rPr>
          <w:rFonts w:cs="Arial"/>
          <w:bCs/>
        </w:rPr>
        <w:t xml:space="preserve"> of </w:t>
      </w:r>
      <w:r w:rsidR="000D446A">
        <w:t>geometric primitive</w:t>
      </w:r>
      <w:r w:rsidR="005C2578" w:rsidRPr="00EF7A5A">
        <w:rPr>
          <w:rFonts w:cs="Arial"/>
          <w:bCs/>
        </w:rPr>
        <w:t xml:space="preserve"> area will be used to construct the curve </w:t>
      </w:r>
      <w:r w:rsidR="00263EA8" w:rsidRPr="00EF7A5A">
        <w:rPr>
          <w:rFonts w:cs="Arial"/>
          <w:bCs/>
        </w:rPr>
        <w:t>geometry of the</w:t>
      </w:r>
      <w:r w:rsidR="005C2578" w:rsidRPr="00EF7A5A">
        <w:rPr>
          <w:rFonts w:cs="Arial"/>
          <w:bCs/>
        </w:rPr>
        <w:t xml:space="preserve"> </w:t>
      </w:r>
      <w:r w:rsidR="005C2578" w:rsidRPr="00EF7A5A">
        <w:rPr>
          <w:rFonts w:cs="Arial"/>
          <w:b/>
          <w:bCs/>
        </w:rPr>
        <w:t>Collision Regulations Limit</w:t>
      </w:r>
      <w:r w:rsidR="005C2578" w:rsidRPr="00EF7A5A">
        <w:rPr>
          <w:rFonts w:cs="Arial"/>
          <w:bCs/>
        </w:rPr>
        <w:t>. While a suitably configured converter may be capable of approximating a “</w:t>
      </w:r>
      <w:r w:rsidR="00521707" w:rsidRPr="00EF7A5A">
        <w:rPr>
          <w:rFonts w:cs="Arial"/>
          <w:bCs/>
        </w:rPr>
        <w:t>median</w:t>
      </w:r>
      <w:r w:rsidR="005C2578" w:rsidRPr="00EF7A5A">
        <w:rPr>
          <w:rFonts w:cs="Arial"/>
          <w:bCs/>
        </w:rPr>
        <w:t xml:space="preserve">” of the area to determine the geometry of the converted curve in S-101, Data Producers will be required to check all converted instances of </w:t>
      </w:r>
      <w:r w:rsidR="005C2578" w:rsidRPr="00EF7A5A">
        <w:rPr>
          <w:rFonts w:cs="Arial"/>
          <w:b/>
          <w:bCs/>
        </w:rPr>
        <w:t>Collision Regulations Limit</w:t>
      </w:r>
      <w:r w:rsidR="005C2578" w:rsidRPr="00EF7A5A">
        <w:rPr>
          <w:rFonts w:cs="Arial"/>
          <w:bCs/>
        </w:rPr>
        <w:t xml:space="preserve"> and amend the geometry as required</w:t>
      </w:r>
      <w:r w:rsidR="00263EA8"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1786" w:name="_Toc173416496"/>
      <w:r w:rsidRPr="00EF7A5A">
        <w:rPr>
          <w:bCs/>
        </w:rPr>
        <w:t>Nature reserves</w:t>
      </w:r>
      <w:bookmarkEnd w:id="1784"/>
      <w:bookmarkEnd w:id="1785"/>
      <w:bookmarkEnd w:id="1786"/>
    </w:p>
    <w:p w:rsidR="00900566" w:rsidRPr="00EF7A5A" w:rsidRDefault="00900566" w:rsidP="00900566">
      <w:pPr>
        <w:spacing w:after="120"/>
        <w:jc w:val="both"/>
        <w:rPr>
          <w:rFonts w:cs="Arial"/>
          <w:bCs/>
        </w:rPr>
      </w:pPr>
      <w:r w:rsidRPr="00EF7A5A">
        <w:rPr>
          <w:rFonts w:cs="Arial"/>
          <w:bCs/>
        </w:rPr>
        <w:t>The guidance for the encoding of nature reserves remains unchanged in S-101.</w:t>
      </w:r>
      <w:r w:rsidR="005C6026" w:rsidRPr="00EF7A5A">
        <w:rPr>
          <w:rFonts w:cs="Arial"/>
          <w:bCs/>
        </w:rPr>
        <w:t xml:space="preserve"> </w:t>
      </w:r>
      <w:r w:rsidRPr="00EF7A5A">
        <w:rPr>
          <w:rFonts w:cs="Arial"/>
          <w:bCs/>
        </w:rPr>
        <w:t>See S-101 DCEG clause 17.3.</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lang w:eastAsia="en-GB"/>
        </w:rPr>
      </w:pPr>
      <w:bookmarkStart w:id="1787" w:name="_Toc173416497"/>
      <w:r w:rsidRPr="00EF7A5A">
        <w:rPr>
          <w:bCs/>
          <w:szCs w:val="24"/>
          <w:lang w:eastAsia="en-GB"/>
        </w:rPr>
        <w:t>Environmentally Sensitive Sea Areas</w:t>
      </w:r>
      <w:bookmarkEnd w:id="1787"/>
    </w:p>
    <w:p w:rsidR="00900566" w:rsidRPr="00EF7A5A" w:rsidRDefault="00900566" w:rsidP="00900566">
      <w:pPr>
        <w:spacing w:after="120"/>
        <w:jc w:val="both"/>
        <w:rPr>
          <w:rFonts w:cs="Arial"/>
          <w:bCs/>
        </w:rPr>
      </w:pPr>
      <w:r w:rsidRPr="00EF7A5A">
        <w:rPr>
          <w:rFonts w:cs="Arial"/>
          <w:bCs/>
        </w:rPr>
        <w:t xml:space="preserve">The guidance for the encoding of </w:t>
      </w:r>
      <w:r w:rsidR="00A87B84" w:rsidRPr="00EF7A5A">
        <w:t>Environmentally Sensitive Sea Areas</w:t>
      </w:r>
      <w:r w:rsidRPr="00EF7A5A">
        <w:rPr>
          <w:rFonts w:cs="Arial"/>
          <w:bCs/>
        </w:rPr>
        <w:t xml:space="preserve"> remains unchanged in S-101.</w:t>
      </w:r>
      <w:r w:rsidR="005C6026" w:rsidRPr="00EF7A5A">
        <w:rPr>
          <w:rFonts w:cs="Arial"/>
          <w:bCs/>
        </w:rPr>
        <w:t xml:space="preserve"> </w:t>
      </w:r>
      <w:r w:rsidRPr="00EF7A5A">
        <w:rPr>
          <w:rFonts w:cs="Arial"/>
          <w:bCs/>
        </w:rPr>
        <w:t>See S-101 DCEG clause 17.</w:t>
      </w:r>
      <w:r w:rsidR="00A87B84" w:rsidRPr="00EF7A5A">
        <w:rPr>
          <w:rFonts w:cs="Arial"/>
          <w:bCs/>
        </w:rPr>
        <w:t>7</w:t>
      </w:r>
      <w:r w:rsidRPr="00EF7A5A">
        <w:rPr>
          <w:rFonts w:cs="Arial"/>
          <w:bCs/>
        </w:rPr>
        <w:t>.</w:t>
      </w:r>
    </w:p>
    <w:p w:rsidR="007745CE" w:rsidRPr="00EF7A5A" w:rsidRDefault="007745CE"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Cs w:val="24"/>
          <w:lang w:eastAsia="en-GB"/>
        </w:rPr>
      </w:pPr>
      <w:bookmarkStart w:id="1788" w:name="_Toc173416498"/>
      <w:r w:rsidRPr="00EF7A5A">
        <w:rPr>
          <w:bCs/>
          <w:szCs w:val="24"/>
          <w:lang w:eastAsia="en-GB"/>
        </w:rPr>
        <w:t>Marine pollution regulations</w:t>
      </w:r>
      <w:bookmarkEnd w:id="1788"/>
    </w:p>
    <w:p w:rsidR="00A87B84" w:rsidRPr="00EF7A5A" w:rsidRDefault="00A87B84" w:rsidP="00A87B8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Marine Pollution Regulations Area</w:t>
      </w:r>
      <w:r w:rsidRPr="00EF7A5A">
        <w:rPr>
          <w:b/>
        </w:rPr>
        <w:tab/>
      </w:r>
      <w:r w:rsidR="00AC63AF" w:rsidRPr="00EF7A5A">
        <w:rPr>
          <w:b/>
        </w:rPr>
        <w:tab/>
      </w:r>
      <w:r w:rsidRPr="00EF7A5A">
        <w:t>(S)</w:t>
      </w:r>
      <w:r w:rsidRPr="00EF7A5A">
        <w:tab/>
      </w:r>
      <w:r w:rsidRPr="00EF7A5A">
        <w:tab/>
      </w:r>
      <w:r w:rsidRPr="00EF7A5A">
        <w:tab/>
        <w:t>(S-101 DCEG Clause 16.</w:t>
      </w:r>
      <w:r w:rsidR="00361FD8" w:rsidRPr="00EF7A5A">
        <w:t>2</w:t>
      </w:r>
      <w:r w:rsidR="00361FD8">
        <w:t>8</w:t>
      </w:r>
      <w:r w:rsidRPr="00EF7A5A">
        <w:t>)</w:t>
      </w:r>
    </w:p>
    <w:p w:rsidR="00A87B84" w:rsidRPr="00EF7A5A" w:rsidRDefault="00A87B84" w:rsidP="00A87B84">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6C7A0D" w:rsidRPr="00EF7A5A">
        <w:t>Feature type</w:t>
      </w:r>
      <w:r w:rsidRPr="00EF7A5A">
        <w:rPr>
          <w:rFonts w:cs="Arial"/>
          <w:bCs/>
        </w:rPr>
        <w:t xml:space="preserve"> </w:t>
      </w:r>
      <w:r w:rsidRPr="00EF7A5A">
        <w:rPr>
          <w:b/>
        </w:rPr>
        <w:t>Marine Pollution Regulations Area</w:t>
      </w:r>
      <w:r w:rsidRPr="00EF7A5A">
        <w:rPr>
          <w:rFonts w:cs="Arial"/>
          <w:bCs/>
        </w:rPr>
        <w:t xml:space="preserve"> has been introduced in S-101 to encode areas subject to marine pollution regulations.</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ADMARE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5831E5" w:rsidRPr="00EF7A5A">
        <w:rPr>
          <w:rFonts w:cs="Arial"/>
          <w:b/>
          <w:bCs/>
        </w:rPr>
        <w:t>ADMARE</w:t>
      </w:r>
      <w:r w:rsidRPr="00EF7A5A">
        <w:rPr>
          <w:rFonts w:cs="Arial"/>
          <w:bCs/>
        </w:rPr>
        <w:t xml:space="preserve"> </w:t>
      </w:r>
      <w:r w:rsidR="00065E69" w:rsidRPr="00EF7A5A">
        <w:rPr>
          <w:rFonts w:cs="Arial"/>
          <w:bCs/>
        </w:rPr>
        <w:t xml:space="preserve">should be in a standardised format, such as </w:t>
      </w:r>
      <w:r w:rsidRPr="00EF7A5A">
        <w:rPr>
          <w:rFonts w:cs="Arial"/>
          <w:bCs/>
          <w:i/>
        </w:rPr>
        <w:t>Marine pollution regulations area</w:t>
      </w:r>
      <w:r w:rsidRPr="00EF7A5A">
        <w:rPr>
          <w:rFonts w:cs="Arial"/>
          <w:bCs/>
        </w:rPr>
        <w:t>.</w:t>
      </w:r>
      <w:r w:rsidR="005C6026" w:rsidRPr="00EF7A5A">
        <w:rPr>
          <w:rFonts w:cs="Arial"/>
          <w:bCs/>
        </w:rPr>
        <w:t xml:space="preserve"> </w:t>
      </w:r>
      <w:r w:rsidRPr="00EF7A5A">
        <w:rPr>
          <w:rFonts w:cs="Arial"/>
          <w:bCs/>
        </w:rPr>
        <w:t xml:space="preserve">Data Producers are advised to examine any </w:t>
      </w:r>
      <w:r w:rsidRPr="00EF7A5A">
        <w:rPr>
          <w:b/>
        </w:rPr>
        <w:t>Marine Pollution Regulations Area</w:t>
      </w:r>
      <w:r w:rsidRPr="00EF7A5A">
        <w:t xml:space="preserve"> features created during the automated conversion process and confirm the attribution for these features as required, including any </w:t>
      </w:r>
      <w:r w:rsidR="00AA06DF" w:rsidRPr="00EF7A5A">
        <w:t>values populated for</w:t>
      </w:r>
      <w:r w:rsidR="00AC63AF" w:rsidRPr="00EF7A5A">
        <w:t xml:space="preserve"> the </w:t>
      </w:r>
      <w:r w:rsidR="003F39D3" w:rsidRPr="00EF7A5A">
        <w:t>complex attribute</w:t>
      </w:r>
      <w:r w:rsidR="00AC63AF" w:rsidRPr="00EF7A5A">
        <w:t xml:space="preserve"> </w:t>
      </w:r>
      <w:r w:rsidR="003F39D3" w:rsidRPr="00EF7A5A">
        <w:rPr>
          <w:b/>
        </w:rPr>
        <w:t>i</w:t>
      </w:r>
      <w:r w:rsidR="00AC63AF" w:rsidRPr="00EF7A5A">
        <w:rPr>
          <w:b/>
        </w:rPr>
        <w:t>nformation</w:t>
      </w:r>
      <w:r w:rsidRPr="00EF7A5A">
        <w:t>.</w:t>
      </w:r>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1789" w:name="_Toc422735892"/>
      <w:bookmarkStart w:id="1790" w:name="_Toc460900647"/>
      <w:r w:rsidRPr="00EF7A5A">
        <w:br w:type="page"/>
      </w:r>
      <w:bookmarkStart w:id="1791" w:name="_Toc173416499"/>
      <w:r w:rsidRPr="00EF7A5A">
        <w:rPr>
          <w:bCs/>
        </w:rPr>
        <w:t>Aids to navigation</w:t>
      </w:r>
      <w:bookmarkEnd w:id="1789"/>
      <w:bookmarkEnd w:id="1790"/>
      <w:bookmarkEnd w:id="1791"/>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num" w:pos="851"/>
        </w:tabs>
        <w:spacing w:before="240" w:after="120"/>
        <w:ind w:left="851" w:hanging="851"/>
        <w:rPr>
          <w:bCs/>
          <w:sz w:val="20"/>
        </w:rPr>
      </w:pPr>
      <w:bookmarkStart w:id="1792" w:name="_Toc422735894"/>
      <w:bookmarkStart w:id="1793" w:name="_Toc460900648"/>
      <w:bookmarkStart w:id="1794" w:name="_Toc173416500"/>
      <w:r w:rsidRPr="00EF7A5A">
        <w:rPr>
          <w:bCs/>
        </w:rPr>
        <w:t>Lighthouses, navigational marks - relationship</w:t>
      </w:r>
      <w:bookmarkEnd w:id="1792"/>
      <w:bookmarkEnd w:id="1793"/>
      <w:r w:rsidRPr="00EF7A5A">
        <w:rPr>
          <w:bCs/>
        </w:rPr>
        <w:t>s</w:t>
      </w:r>
      <w:bookmarkEnd w:id="1794"/>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95" w:name="_Toc422735896"/>
      <w:bookmarkStart w:id="1796" w:name="_Toc460900649"/>
      <w:bookmarkStart w:id="1797" w:name="_Toc173416501"/>
      <w:r w:rsidRPr="00EF7A5A">
        <w:rPr>
          <w:bCs/>
        </w:rPr>
        <w:t>Geo objects forming parts of navigational aids</w:t>
      </w:r>
      <w:bookmarkEnd w:id="1795"/>
      <w:bookmarkEnd w:id="1796"/>
      <w:bookmarkEnd w:id="1797"/>
    </w:p>
    <w:p w:rsidR="00652DAA" w:rsidRPr="00EF7A5A" w:rsidRDefault="00652DAA" w:rsidP="00652DAA">
      <w:pPr>
        <w:spacing w:after="120"/>
        <w:jc w:val="both"/>
        <w:rPr>
          <w:rFonts w:cs="Arial"/>
          <w:bCs/>
        </w:rPr>
      </w:pPr>
      <w:r w:rsidRPr="00EF7A5A">
        <w:rPr>
          <w:rFonts w:cs="Arial"/>
          <w:bCs/>
        </w:rPr>
        <w:t xml:space="preserve">The guidance </w:t>
      </w:r>
      <w:r w:rsidR="00E42331" w:rsidRPr="00EF7A5A">
        <w:rPr>
          <w:rFonts w:cs="Arial"/>
          <w:bCs/>
        </w:rPr>
        <w:t xml:space="preserve">regarding </w:t>
      </w:r>
      <w:r w:rsidR="003D2DBF" w:rsidRPr="00EF7A5A">
        <w:rPr>
          <w:rFonts w:cs="Arial"/>
          <w:bCs/>
        </w:rPr>
        <w:t xml:space="preserve">Geo </w:t>
      </w:r>
      <w:r w:rsidR="003D2DBF" w:rsidRPr="00EF7A5A">
        <w:t>Object</w:t>
      </w:r>
      <w:r w:rsidR="00E42331" w:rsidRPr="00EF7A5A">
        <w:rPr>
          <w:rFonts w:cs="Arial"/>
          <w:bCs/>
        </w:rPr>
        <w:t>s forming parts of navigational aids</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E42331" w:rsidRPr="00EF7A5A">
        <w:rPr>
          <w:rFonts w:cs="Arial"/>
          <w:bCs/>
        </w:rPr>
        <w:t>18.1</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798" w:name="_Toc422735898"/>
      <w:bookmarkStart w:id="1799" w:name="_Toc460900650"/>
      <w:bookmarkStart w:id="1800" w:name="_Toc173416502"/>
      <w:r w:rsidRPr="00EF7A5A">
        <w:rPr>
          <w:bCs/>
        </w:rPr>
        <w:t>Relationships</w:t>
      </w:r>
      <w:bookmarkEnd w:id="1798"/>
      <w:bookmarkEnd w:id="1799"/>
      <w:bookmarkEnd w:id="1800"/>
    </w:p>
    <w:p w:rsidR="004D7737" w:rsidRPr="00EF7A5A" w:rsidRDefault="004D7737" w:rsidP="004D7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101 Association</w:t>
      </w:r>
      <w:r w:rsidRPr="00EF7A5A">
        <w:t>:</w:t>
      </w:r>
      <w:r w:rsidRPr="00EF7A5A">
        <w:tab/>
      </w:r>
      <w:r w:rsidRPr="00EF7A5A">
        <w:tab/>
      </w:r>
      <w:r w:rsidRPr="00EF7A5A">
        <w:rPr>
          <w:b/>
        </w:rPr>
        <w:t>Structure/Equipment</w:t>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t>(S-101 DCEG Clause 25.</w:t>
      </w:r>
      <w:del w:id="1801" w:author="Jeff Wootton" w:date="2024-08-01T12:42:00Z">
        <w:r w:rsidR="007061C2" w:rsidRPr="00EF7A5A" w:rsidDel="000837DC">
          <w:delText>15</w:delText>
        </w:r>
      </w:del>
      <w:ins w:id="1802" w:author="Jeff Wootton" w:date="2024-08-01T12:42:00Z">
        <w:r w:rsidR="000837DC" w:rsidRPr="00EF7A5A">
          <w:t>1</w:t>
        </w:r>
        <w:r w:rsidR="000837DC">
          <w:t>6</w:t>
        </w:r>
      </w:ins>
      <w:r w:rsidRPr="00EF7A5A">
        <w:t>)</w:t>
      </w:r>
    </w:p>
    <w:p w:rsidR="00E42331" w:rsidRPr="00EF7A5A" w:rsidRDefault="00E42331" w:rsidP="00E42331">
      <w:pPr>
        <w:spacing w:after="120"/>
        <w:jc w:val="both"/>
        <w:rPr>
          <w:rFonts w:cs="Arial"/>
          <w:bCs/>
        </w:rPr>
      </w:pPr>
      <w:r w:rsidRPr="00EF7A5A">
        <w:rPr>
          <w:rFonts w:cs="Arial"/>
          <w:bCs/>
        </w:rPr>
        <w:t>The guidance regarding relationships</w:t>
      </w:r>
      <w:r w:rsidR="00D9749B" w:rsidRPr="00EF7A5A">
        <w:rPr>
          <w:rFonts w:cs="Arial"/>
          <w:bCs/>
        </w:rPr>
        <w:t xml:space="preserve"> for components of</w:t>
      </w:r>
      <w:r w:rsidRPr="00EF7A5A">
        <w:rPr>
          <w:rFonts w:cs="Arial"/>
          <w:bCs/>
        </w:rPr>
        <w:t xml:space="preserve"> navigational aids remains unchanged in S-101.</w:t>
      </w:r>
      <w:r w:rsidR="005C6026" w:rsidRPr="00EF7A5A">
        <w:rPr>
          <w:rFonts w:cs="Arial"/>
          <w:bCs/>
        </w:rPr>
        <w:t xml:space="preserve"> </w:t>
      </w:r>
      <w:r w:rsidRPr="00EF7A5A">
        <w:rPr>
          <w:rFonts w:cs="Arial"/>
          <w:bCs/>
        </w:rPr>
        <w:t>See S-101 DCEG clause</w:t>
      </w:r>
      <w:r w:rsidR="00D9749B" w:rsidRPr="00EF7A5A">
        <w:rPr>
          <w:rFonts w:cs="Arial"/>
          <w:bCs/>
        </w:rPr>
        <w:t>s</w:t>
      </w:r>
      <w:r w:rsidRPr="00EF7A5A">
        <w:rPr>
          <w:rFonts w:cs="Arial"/>
          <w:bCs/>
        </w:rPr>
        <w:t xml:space="preserve"> 18.</w:t>
      </w:r>
      <w:r w:rsidR="00D9749B" w:rsidRPr="00EF7A5A">
        <w:rPr>
          <w:rFonts w:cs="Arial"/>
          <w:bCs/>
        </w:rPr>
        <w:t>2 and 19.1.8</w:t>
      </w:r>
      <w:r w:rsidRPr="00EF7A5A">
        <w:rPr>
          <w:rFonts w:cs="Arial"/>
          <w:bCs/>
        </w:rPr>
        <w:t>.</w:t>
      </w:r>
    </w:p>
    <w:p w:rsidR="006B2826" w:rsidRPr="00191300"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03" w:name="_Toc422735900"/>
      <w:bookmarkStart w:id="1804" w:name="_Toc460900651"/>
      <w:bookmarkStart w:id="1805" w:name="_Toc173416503"/>
      <w:r w:rsidRPr="00191300">
        <w:rPr>
          <w:bCs/>
        </w:rPr>
        <w:t>Buoyage systems and direction of buoyage</w:t>
      </w:r>
      <w:bookmarkEnd w:id="1803"/>
      <w:bookmarkEnd w:id="1804"/>
      <w:bookmarkEnd w:id="1805"/>
    </w:p>
    <w:p w:rsidR="00D9749B" w:rsidRPr="00EF7A5A" w:rsidRDefault="00D9749B" w:rsidP="00D9749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w:t>
      </w:r>
      <w:r w:rsidR="006C7A0D" w:rsidRPr="00EF7A5A">
        <w:rPr>
          <w:u w:val="single"/>
        </w:rPr>
        <w:t>Meta Object</w:t>
      </w:r>
      <w:r w:rsidRPr="00EF7A5A">
        <w:rPr>
          <w:u w:val="single"/>
        </w:rPr>
        <w:t>:</w:t>
      </w:r>
      <w:r w:rsidRPr="00EF7A5A">
        <w:tab/>
      </w:r>
      <w:r w:rsidRPr="00EF7A5A">
        <w:tab/>
      </w:r>
      <w:r w:rsidR="007D1AEF" w:rsidRPr="00EF7A5A">
        <w:t>Navigational system of marks (</w:t>
      </w:r>
      <w:r w:rsidR="007D1AEF" w:rsidRPr="00EF7A5A">
        <w:rPr>
          <w:b/>
        </w:rPr>
        <w:t>M_NSYS</w:t>
      </w:r>
      <w:r w:rsidR="007D1AEF" w:rsidRPr="00EF7A5A">
        <w:t>)</w:t>
      </w:r>
      <w:r w:rsidRPr="00EF7A5A">
        <w:tab/>
      </w:r>
      <w:r w:rsidRPr="00EF7A5A">
        <w:tab/>
        <w:t>(A)</w:t>
      </w:r>
    </w:p>
    <w:p w:rsidR="00D9749B" w:rsidRPr="00EF7A5A" w:rsidRDefault="00D9749B" w:rsidP="00D974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w:t>
      </w:r>
      <w:r w:rsidR="006C7A0D" w:rsidRPr="00EF7A5A">
        <w:rPr>
          <w:u w:val="single"/>
        </w:rPr>
        <w:t>Meta Feature</w:t>
      </w:r>
      <w:r w:rsidRPr="00EF7A5A">
        <w:t>:</w:t>
      </w:r>
      <w:r w:rsidRPr="00EF7A5A">
        <w:tab/>
      </w:r>
      <w:r w:rsidR="005E5A9F" w:rsidRPr="00EF7A5A">
        <w:rPr>
          <w:b/>
        </w:rPr>
        <w:t>Navigational System of Marks</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t xml:space="preserve">(S-101 DCEG Clause </w:t>
      </w:r>
      <w:r w:rsidR="005E5A9F" w:rsidRPr="00EF7A5A">
        <w:t>3.</w:t>
      </w:r>
      <w:r w:rsidR="00931CF6">
        <w:t>6</w:t>
      </w:r>
      <w:r w:rsidRPr="00EF7A5A">
        <w:t>)</w:t>
      </w:r>
    </w:p>
    <w:p w:rsidR="005E5A9F" w:rsidRPr="00EF7A5A" w:rsidRDefault="005E5A9F" w:rsidP="005E5A9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w:t>
      </w:r>
      <w:r w:rsidR="006C7A0D" w:rsidRPr="00EF7A5A">
        <w:rPr>
          <w:u w:val="single"/>
        </w:rPr>
        <w:t>Meta Feature</w:t>
      </w:r>
      <w:r w:rsidRPr="00EF7A5A">
        <w:t>:</w:t>
      </w:r>
      <w:r w:rsidRPr="00EF7A5A">
        <w:tab/>
      </w:r>
      <w:r w:rsidRPr="00EF7A5A">
        <w:rPr>
          <w:b/>
        </w:rPr>
        <w:t>Local Direction of Buoyage</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t>(S-101 DCEG Clause 3.</w:t>
      </w:r>
      <w:r w:rsidR="00931CF6">
        <w:t>7</w:t>
      </w:r>
      <w:r w:rsidRPr="00EF7A5A">
        <w:t>)</w:t>
      </w:r>
    </w:p>
    <w:p w:rsidR="005E5A9F" w:rsidRPr="00EF7A5A" w:rsidRDefault="005E5A9F" w:rsidP="0018173B">
      <w:pPr>
        <w:spacing w:after="120"/>
        <w:jc w:val="both"/>
      </w:pPr>
      <w:r w:rsidRPr="00EF7A5A">
        <w:t xml:space="preserve">All instances of encoding of the S-57 </w:t>
      </w:r>
      <w:r w:rsidR="006C7A0D" w:rsidRPr="00EF7A5A">
        <w:t>Meta O</w:t>
      </w:r>
      <w:r w:rsidRPr="00EF7A5A">
        <w:t xml:space="preserve">bject </w:t>
      </w:r>
      <w:r w:rsidRPr="00EF7A5A">
        <w:rPr>
          <w:b/>
        </w:rPr>
        <w:t>M_NSYS</w:t>
      </w:r>
      <w:r w:rsidRPr="00EF7A5A">
        <w:t xml:space="preserve"> and its binding attributes will be </w:t>
      </w:r>
      <w:r w:rsidR="004D7737" w:rsidRPr="00EF7A5A">
        <w:t xml:space="preserve">converted </w:t>
      </w:r>
      <w:r w:rsidRPr="00EF7A5A">
        <w:t xml:space="preserve">automatically </w:t>
      </w:r>
      <w:r w:rsidR="004D7737" w:rsidRPr="00EF7A5A">
        <w:t>to an instance of</w:t>
      </w:r>
      <w:r w:rsidRPr="00EF7A5A">
        <w:t xml:space="preserve"> the S-101 </w:t>
      </w:r>
      <w:r w:rsidR="006C7A0D" w:rsidRPr="00EF7A5A">
        <w:t xml:space="preserve">Meta Features </w:t>
      </w:r>
      <w:r w:rsidR="001455DC" w:rsidRPr="00EF7A5A">
        <w:rPr>
          <w:b/>
        </w:rPr>
        <w:t>Navigational System of Marks</w:t>
      </w:r>
      <w:r w:rsidRPr="00EF7A5A">
        <w:rPr>
          <w:b/>
        </w:rPr>
        <w:t xml:space="preserve"> </w:t>
      </w:r>
      <w:r w:rsidR="001455DC" w:rsidRPr="00EF7A5A">
        <w:t xml:space="preserve">or </w:t>
      </w:r>
      <w:r w:rsidR="001455DC" w:rsidRPr="00EF7A5A">
        <w:rPr>
          <w:b/>
        </w:rPr>
        <w:t>Local Direction of Buoyage</w:t>
      </w:r>
      <w:r w:rsidR="001455DC" w:rsidRPr="00EF7A5A">
        <w:t xml:space="preserve"> </w:t>
      </w:r>
      <w:r w:rsidRPr="00EF7A5A">
        <w:t>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001455DC" w:rsidRPr="00EF7A5A">
        <w:rPr>
          <w:b/>
        </w:rPr>
        <w:t>Navigational System of Marks</w:t>
      </w:r>
      <w:r w:rsidR="001455DC" w:rsidRPr="00EF7A5A">
        <w:t xml:space="preserve"> </w:t>
      </w:r>
      <w:r w:rsidR="004D7737" w:rsidRPr="00EF7A5A">
        <w:t xml:space="preserve">and </w:t>
      </w:r>
      <w:r w:rsidR="001455DC" w:rsidRPr="00EF7A5A">
        <w:rPr>
          <w:b/>
        </w:rPr>
        <w:t>Local Direction of Buoyage</w:t>
      </w:r>
      <w:r w:rsidRPr="00EF7A5A">
        <w:t xml:space="preserve"> in S-101:</w:t>
      </w:r>
    </w:p>
    <w:p w:rsidR="005E5A9F" w:rsidRPr="00EF7A5A" w:rsidRDefault="001455DC" w:rsidP="005E5A9F">
      <w:pPr>
        <w:spacing w:after="120"/>
        <w:jc w:val="both"/>
      </w:pPr>
      <w:r w:rsidRPr="00EF7A5A">
        <w:rPr>
          <w:b/>
        </w:rPr>
        <w:t>marks navigational – system of</w:t>
      </w:r>
      <w:r w:rsidRPr="00EF7A5A">
        <w:tab/>
      </w:r>
      <w:r w:rsidR="005E5A9F" w:rsidRPr="00EF7A5A">
        <w:t>(</w:t>
      </w:r>
      <w:r w:rsidRPr="00EF7A5A">
        <w:t>MARSYS</w:t>
      </w:r>
      <w:r w:rsidR="005E5A9F" w:rsidRPr="00EF7A5A">
        <w:t>)</w:t>
      </w:r>
    </w:p>
    <w:p w:rsidR="005E5A9F" w:rsidRPr="00EF7A5A" w:rsidRDefault="005E5A9F" w:rsidP="005E5A9F">
      <w:pPr>
        <w:spacing w:after="120"/>
        <w:jc w:val="both"/>
        <w:rPr>
          <w:rFonts w:cs="Arial"/>
        </w:rPr>
      </w:pPr>
      <w:r w:rsidRPr="00EF7A5A">
        <w:rPr>
          <w:rFonts w:cs="Arial"/>
          <w:bCs/>
        </w:rPr>
        <w:t xml:space="preserve">See S-101 DCEG clause </w:t>
      </w:r>
      <w:r w:rsidR="009104A2" w:rsidRPr="00EF7A5A">
        <w:rPr>
          <w:rFonts w:cs="Arial"/>
          <w:bCs/>
        </w:rPr>
        <w:t>3.</w:t>
      </w:r>
      <w:r w:rsidR="00931CF6">
        <w:rPr>
          <w:rFonts w:cs="Arial"/>
          <w:bCs/>
        </w:rPr>
        <w:t>6</w:t>
      </w:r>
      <w:r w:rsidR="00931CF6"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be converted </w:t>
      </w:r>
      <w:r w:rsidR="003736E7" w:rsidRPr="00EF7A5A">
        <w:t>to an empty (null) value</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9104A2" w:rsidRPr="00EF7A5A">
        <w:rPr>
          <w:rFonts w:cs="Arial"/>
          <w:bCs/>
        </w:rPr>
        <w:t>MARSYS</w:t>
      </w:r>
      <w:r w:rsidRPr="00EF7A5A">
        <w:rPr>
          <w:rFonts w:cs="Arial"/>
          <w:bCs/>
        </w:rPr>
        <w:t xml:space="preserve"> on </w:t>
      </w:r>
      <w:r w:rsidR="001455DC" w:rsidRPr="00EF7A5A">
        <w:rPr>
          <w:b/>
        </w:rPr>
        <w:t>M_NSYS</w:t>
      </w:r>
      <w:r w:rsidRPr="00EF7A5A">
        <w:rPr>
          <w:rFonts w:cs="Arial"/>
          <w:bCs/>
        </w:rPr>
        <w:t xml:space="preserve"> and amend appropriately.</w:t>
      </w:r>
    </w:p>
    <w:p w:rsidR="001455DC" w:rsidRPr="00EF7A5A" w:rsidRDefault="001455DC" w:rsidP="001455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1455DC" w:rsidRPr="00EF7A5A" w:rsidRDefault="001455DC"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Instances of </w:t>
      </w:r>
      <w:r w:rsidRPr="00EF7A5A">
        <w:rPr>
          <w:rFonts w:cs="Arial"/>
          <w:b/>
          <w:bCs/>
        </w:rPr>
        <w:t>M_NSYS</w:t>
      </w:r>
      <w:r w:rsidRPr="00EF7A5A">
        <w:rPr>
          <w:rFonts w:cs="Arial"/>
          <w:bCs/>
        </w:rPr>
        <w:t xml:space="preserve"> and having a value encoded in the attribute ORIENT will </w:t>
      </w:r>
      <w:r w:rsidR="004D7737" w:rsidRPr="00EF7A5A">
        <w:rPr>
          <w:rFonts w:cs="Arial"/>
          <w:bCs/>
        </w:rPr>
        <w:t xml:space="preserve">be </w:t>
      </w:r>
      <w:r w:rsidRPr="00EF7A5A">
        <w:rPr>
          <w:rFonts w:cs="Arial"/>
          <w:bCs/>
        </w:rPr>
        <w:t>convert</w:t>
      </w:r>
      <w:r w:rsidR="004D7737" w:rsidRPr="00EF7A5A">
        <w:rPr>
          <w:rFonts w:cs="Arial"/>
          <w:bCs/>
        </w:rPr>
        <w:t>ed</w:t>
      </w:r>
      <w:r w:rsidRPr="00EF7A5A">
        <w:rPr>
          <w:rFonts w:cs="Arial"/>
          <w:bCs/>
        </w:rPr>
        <w:t xml:space="preserve"> to a</w:t>
      </w:r>
      <w:r w:rsidR="006C7A0D" w:rsidRPr="00EF7A5A">
        <w:rPr>
          <w:rFonts w:cs="Arial"/>
          <w:bCs/>
        </w:rPr>
        <w:t xml:space="preserve">n instance of the S-101 </w:t>
      </w:r>
      <w:r w:rsidR="006C7A0D" w:rsidRPr="00EF7A5A">
        <w:t>Feature type</w:t>
      </w:r>
      <w:r w:rsidRPr="00EF7A5A">
        <w:rPr>
          <w:rFonts w:cs="Arial"/>
          <w:bCs/>
        </w:rPr>
        <w:t xml:space="preserve"> </w:t>
      </w:r>
      <w:r w:rsidRPr="00EF7A5A">
        <w:rPr>
          <w:b/>
        </w:rPr>
        <w:t>Local Direction of Buoyage</w:t>
      </w:r>
      <w:r w:rsidRPr="00EF7A5A">
        <w:t xml:space="preserve"> during the automated conversion process</w:t>
      </w:r>
      <w:r w:rsidRPr="00EF7A5A">
        <w:rPr>
          <w:rFonts w:cs="Arial"/>
          <w:bCs/>
        </w:rPr>
        <w:t>.</w:t>
      </w:r>
    </w:p>
    <w:p w:rsidR="009104A2" w:rsidRPr="00EF7A5A" w:rsidRDefault="00885377" w:rsidP="009104A2">
      <w:pPr>
        <w:spacing w:after="120"/>
        <w:jc w:val="both"/>
        <w:rPr>
          <w:rFonts w:cs="Arial"/>
          <w:bCs/>
        </w:rPr>
      </w:pPr>
      <w:r w:rsidRPr="00EF7A5A">
        <w:rPr>
          <w:rFonts w:cs="Arial"/>
          <w:bCs/>
        </w:rPr>
        <w:t xml:space="preserve">The </w:t>
      </w:r>
      <w:r w:rsidR="009104A2" w:rsidRPr="00EF7A5A">
        <w:rPr>
          <w:rFonts w:cs="Arial"/>
          <w:bCs/>
        </w:rPr>
        <w:t xml:space="preserve">general </w:t>
      </w:r>
      <w:r w:rsidRPr="00EF7A5A">
        <w:rPr>
          <w:rFonts w:cs="Arial"/>
          <w:bCs/>
        </w:rPr>
        <w:t xml:space="preserve">guidance regarding </w:t>
      </w:r>
      <w:r w:rsidR="009104A2" w:rsidRPr="00EF7A5A">
        <w:rPr>
          <w:rFonts w:cs="Arial"/>
          <w:bCs/>
        </w:rPr>
        <w:t>buoyage systems and direction of buoyage</w:t>
      </w:r>
      <w:r w:rsidRPr="00EF7A5A">
        <w:rPr>
          <w:rFonts w:cs="Arial"/>
          <w:bCs/>
        </w:rPr>
        <w:t xml:space="preserve"> remains unchanged in S-101.</w:t>
      </w:r>
      <w:r w:rsidR="005C6026" w:rsidRPr="00EF7A5A">
        <w:rPr>
          <w:rFonts w:cs="Arial"/>
          <w:bCs/>
        </w:rPr>
        <w:t xml:space="preserve"> </w:t>
      </w:r>
      <w:r w:rsidRPr="00EF7A5A">
        <w:rPr>
          <w:rFonts w:cs="Arial"/>
          <w:bCs/>
        </w:rPr>
        <w:t>See S-101 DCEG clause 18.</w:t>
      </w:r>
      <w:r w:rsidR="009104A2" w:rsidRPr="00EF7A5A">
        <w:rPr>
          <w:rFonts w:cs="Arial"/>
          <w:bCs/>
        </w:rPr>
        <w:t>3</w:t>
      </w:r>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06" w:name="_Toc422735902"/>
      <w:bookmarkStart w:id="1807" w:name="_Toc460900652"/>
      <w:bookmarkStart w:id="1808" w:name="_Toc173416504"/>
      <w:r w:rsidRPr="00EF7A5A">
        <w:rPr>
          <w:bCs/>
        </w:rPr>
        <w:t>Fixed structures</w:t>
      </w:r>
      <w:bookmarkEnd w:id="1806"/>
      <w:bookmarkEnd w:id="1807"/>
      <w:bookmarkEnd w:id="1808"/>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809" w:name="_Toc422735904"/>
      <w:bookmarkStart w:id="1810" w:name="_Toc460900653"/>
      <w:bookmarkStart w:id="1811" w:name="_Toc173416505"/>
      <w:r w:rsidRPr="00EF7A5A">
        <w:rPr>
          <w:bCs/>
        </w:rPr>
        <w:t>Beacons</w:t>
      </w:r>
      <w:bookmarkEnd w:id="1809"/>
      <w:bookmarkEnd w:id="1810"/>
      <w:bookmarkEnd w:id="1811"/>
    </w:p>
    <w:p w:rsidR="005F520B" w:rsidRPr="00EF7A5A" w:rsidRDefault="005F520B" w:rsidP="005F520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cardinal (</w:t>
      </w:r>
      <w:r w:rsidRPr="00EF7A5A">
        <w:rPr>
          <w:b/>
        </w:rPr>
        <w:t>BCNCAR</w:t>
      </w:r>
      <w:r w:rsidRPr="00EF7A5A">
        <w:t>)</w:t>
      </w:r>
      <w:r w:rsidRPr="00EF7A5A">
        <w:tab/>
      </w:r>
      <w:r w:rsidRPr="00EF7A5A">
        <w:tab/>
      </w:r>
      <w:r w:rsidRPr="00EF7A5A">
        <w:tab/>
      </w:r>
      <w:r w:rsidR="00501F2D" w:rsidRPr="00EF7A5A">
        <w:tab/>
      </w:r>
      <w:r w:rsidRPr="00EF7A5A">
        <w:t>(P)</w:t>
      </w:r>
    </w:p>
    <w:p w:rsidR="005F520B" w:rsidRPr="00EF7A5A" w:rsidRDefault="005F520B" w:rsidP="005F52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Cardinal</w:t>
      </w:r>
      <w:r w:rsidR="00931CF6">
        <w:rPr>
          <w:b/>
        </w:rPr>
        <w:t xml:space="preserve"> Beacon</w:t>
      </w:r>
      <w:r w:rsidRPr="00EF7A5A">
        <w:rPr>
          <w:b/>
        </w:rPr>
        <w:tab/>
      </w:r>
      <w:r w:rsidRPr="00EF7A5A">
        <w:rPr>
          <w:b/>
        </w:rPr>
        <w:tab/>
      </w:r>
      <w:r w:rsidRPr="00EF7A5A">
        <w:rPr>
          <w:b/>
        </w:rPr>
        <w:tab/>
      </w:r>
      <w:r w:rsidRPr="00EF7A5A">
        <w:rPr>
          <w:b/>
        </w:rPr>
        <w:tab/>
      </w:r>
      <w:r w:rsidRPr="00EF7A5A">
        <w:rPr>
          <w:b/>
        </w:rPr>
        <w:tab/>
      </w:r>
      <w:r w:rsidRPr="00EF7A5A">
        <w:rPr>
          <w:b/>
        </w:rPr>
        <w:tab/>
      </w:r>
      <w:r w:rsidR="00501F2D" w:rsidRPr="00EF7A5A">
        <w:rPr>
          <w:b/>
        </w:rPr>
        <w:tab/>
      </w:r>
      <w:r w:rsidRPr="00EF7A5A">
        <w:t>(P)</w:t>
      </w:r>
      <w:r w:rsidRPr="00EF7A5A">
        <w:tab/>
      </w:r>
      <w:r w:rsidRPr="00EF7A5A">
        <w:tab/>
      </w:r>
      <w:r w:rsidRPr="00EF7A5A">
        <w:tab/>
        <w:t>(S-101 DCEG Clause 20.</w:t>
      </w:r>
      <w:r w:rsidR="00931CF6">
        <w:t>10</w:t>
      </w:r>
      <w:r w:rsidRPr="00EF7A5A">
        <w:t>)</w:t>
      </w:r>
    </w:p>
    <w:p w:rsidR="00501F2D" w:rsidRPr="00EF7A5A" w:rsidRDefault="00501F2D" w:rsidP="00501F2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isolated danger (</w:t>
      </w:r>
      <w:r w:rsidRPr="00EF7A5A">
        <w:rPr>
          <w:b/>
        </w:rPr>
        <w:t>BCNISD</w:t>
      </w:r>
      <w:r w:rsidRPr="00EF7A5A">
        <w:t>)</w:t>
      </w:r>
      <w:r w:rsidRPr="00EF7A5A">
        <w:tab/>
      </w:r>
      <w:r w:rsidRPr="00EF7A5A">
        <w:tab/>
        <w:t>(P)</w:t>
      </w:r>
    </w:p>
    <w:p w:rsidR="00501F2D" w:rsidRPr="00EF7A5A" w:rsidRDefault="00501F2D" w:rsidP="00501F2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Isolated Danger</w:t>
      </w:r>
      <w:r w:rsidR="00931CF6">
        <w:rPr>
          <w:b/>
        </w:rPr>
        <w:t xml:space="preserve"> Beacon</w:t>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w:t>
      </w:r>
      <w:r w:rsidR="00931CF6" w:rsidRPr="00EF7A5A">
        <w:t>1</w:t>
      </w:r>
      <w:r w:rsidR="00931CF6">
        <w:t>1</w:t>
      </w:r>
      <w:r w:rsidRPr="00EF7A5A">
        <w:t>)</w:t>
      </w:r>
    </w:p>
    <w:p w:rsidR="006775A1" w:rsidRPr="00EF7A5A" w:rsidRDefault="006775A1" w:rsidP="006775A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lateral (</w:t>
      </w:r>
      <w:r w:rsidRPr="00EF7A5A">
        <w:rPr>
          <w:b/>
        </w:rPr>
        <w:t>BCNLAT</w:t>
      </w:r>
      <w:r w:rsidRPr="00EF7A5A">
        <w:t>)</w:t>
      </w:r>
      <w:r w:rsidRPr="00EF7A5A">
        <w:tab/>
      </w:r>
      <w:r w:rsidRPr="00EF7A5A">
        <w:tab/>
      </w:r>
      <w:r w:rsidRPr="00EF7A5A">
        <w:tab/>
      </w:r>
      <w:r w:rsidRPr="00EF7A5A">
        <w:tab/>
        <w:t>(P)</w:t>
      </w:r>
    </w:p>
    <w:p w:rsidR="006775A1" w:rsidRPr="00EF7A5A" w:rsidRDefault="006775A1" w:rsidP="006775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Lateral</w:t>
      </w:r>
      <w:r w:rsidR="00931CF6">
        <w:rPr>
          <w:b/>
        </w:rPr>
        <w:t xml:space="preserve"> Beacon</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w:t>
      </w:r>
      <w:r w:rsidR="00931CF6">
        <w:t>9</w:t>
      </w:r>
      <w:r w:rsidRPr="00EF7A5A">
        <w:t>)</w:t>
      </w:r>
    </w:p>
    <w:p w:rsidR="00086638" w:rsidRPr="00EF7A5A" w:rsidRDefault="00086638" w:rsidP="0008663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safe water (</w:t>
      </w:r>
      <w:r w:rsidRPr="00EF7A5A">
        <w:rPr>
          <w:b/>
        </w:rPr>
        <w:t>BCNSAW</w:t>
      </w:r>
      <w:r w:rsidRPr="00EF7A5A">
        <w:t>)</w:t>
      </w:r>
      <w:r w:rsidRPr="00EF7A5A">
        <w:tab/>
      </w:r>
      <w:r w:rsidRPr="00EF7A5A">
        <w:tab/>
      </w:r>
      <w:r w:rsidRPr="00EF7A5A">
        <w:tab/>
        <w:t>(P)</w:t>
      </w:r>
    </w:p>
    <w:p w:rsidR="00086638" w:rsidRPr="00EF7A5A" w:rsidRDefault="00086638" w:rsidP="0008663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Safe Water</w:t>
      </w:r>
      <w:r w:rsidR="00931CF6">
        <w:rPr>
          <w:b/>
        </w:rPr>
        <w:t xml:space="preserve"> Beacon</w:t>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w:t>
      </w:r>
      <w:r w:rsidR="00931CF6" w:rsidRPr="00EF7A5A">
        <w:t>1</w:t>
      </w:r>
      <w:r w:rsidR="00931CF6">
        <w:t>2</w:t>
      </w:r>
      <w:r w:rsidRPr="00EF7A5A">
        <w:t>)</w:t>
      </w:r>
    </w:p>
    <w:p w:rsidR="006A5773" w:rsidRPr="00EF7A5A" w:rsidRDefault="006A5773" w:rsidP="0018173B">
      <w:pPr>
        <w:spacing w:after="120"/>
        <w:jc w:val="both"/>
      </w:pPr>
      <w:r w:rsidRPr="00EF7A5A">
        <w:t xml:space="preserve">All instances of encoding of the </w:t>
      </w:r>
      <w:r w:rsidR="006775A1" w:rsidRPr="00EF7A5A">
        <w:t xml:space="preserve">above </w:t>
      </w:r>
      <w:r w:rsidRPr="00EF7A5A">
        <w:t xml:space="preserve">S-57 </w:t>
      </w:r>
      <w:r w:rsidR="006775A1" w:rsidRPr="00EF7A5A">
        <w:t xml:space="preserve">beacon </w:t>
      </w:r>
      <w:r w:rsidR="006C7A0D" w:rsidRPr="00EF7A5A">
        <w:t>O</w:t>
      </w:r>
      <w:r w:rsidR="00086638" w:rsidRPr="00EF7A5A">
        <w:t>bject</w:t>
      </w:r>
      <w:r w:rsidR="006C7A0D" w:rsidRPr="00EF7A5A">
        <w:t xml:space="preserve"> classe</w:t>
      </w:r>
      <w:r w:rsidR="00086638" w:rsidRPr="00EF7A5A">
        <w:t xml:space="preserve">s </w:t>
      </w:r>
      <w:r w:rsidRPr="00EF7A5A">
        <w:t xml:space="preserve">and </w:t>
      </w:r>
      <w:r w:rsidR="00086638" w:rsidRPr="00EF7A5A">
        <w:t>their</w:t>
      </w:r>
      <w:r w:rsidRPr="00EF7A5A">
        <w:t xml:space="preserve"> binding attributes will be </w:t>
      </w:r>
      <w:r w:rsidR="007061C2" w:rsidRPr="00EF7A5A">
        <w:t xml:space="preserve">converted </w:t>
      </w:r>
      <w:r w:rsidRPr="00EF7A5A">
        <w:t xml:space="preserve">automatically </w:t>
      </w:r>
      <w:r w:rsidR="007061C2" w:rsidRPr="00EF7A5A">
        <w:t>to an instance of</w:t>
      </w:r>
      <w:r w:rsidRPr="00EF7A5A">
        <w:t xml:space="preserve"> the </w:t>
      </w:r>
      <w:r w:rsidR="00462858" w:rsidRPr="00EF7A5A">
        <w:t xml:space="preserve">corresponding above </w:t>
      </w:r>
      <w:r w:rsidRPr="00EF7A5A">
        <w:t xml:space="preserve">S-101 </w:t>
      </w:r>
      <w:r w:rsidR="00462858" w:rsidRPr="00EF7A5A">
        <w:t xml:space="preserve">beacon </w:t>
      </w:r>
      <w:r w:rsidR="006C7A0D" w:rsidRPr="00EF7A5A">
        <w:t>Feature type</w:t>
      </w:r>
      <w:r w:rsidR="00462858" w:rsidRPr="00EF7A5A">
        <w:t>s</w:t>
      </w:r>
      <w:r w:rsidRPr="00EF7A5A">
        <w:t xml:space="preserve"> 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00086638" w:rsidRPr="00EF7A5A">
        <w:t xml:space="preserve">these beacon </w:t>
      </w:r>
      <w:r w:rsidR="00462858" w:rsidRPr="00EF7A5A">
        <w:t>features</w:t>
      </w:r>
      <w:r w:rsidRPr="00EF7A5A">
        <w:t xml:space="preserve"> in S-101:</w:t>
      </w:r>
    </w:p>
    <w:p w:rsidR="006A5773" w:rsidRPr="00EF7A5A" w:rsidRDefault="006A5773" w:rsidP="003159F7">
      <w:pPr>
        <w:jc w:val="both"/>
      </w:pPr>
      <w:r w:rsidRPr="00EF7A5A">
        <w:rPr>
          <w:b/>
        </w:rPr>
        <w:t>marks navigational – system of</w:t>
      </w:r>
      <w:r w:rsidRPr="00EF7A5A">
        <w:tab/>
        <w:t>(MARSYS)</w:t>
      </w:r>
    </w:p>
    <w:p w:rsidR="006A5773" w:rsidRPr="00EF7A5A" w:rsidRDefault="006A5773" w:rsidP="006A5773">
      <w:pPr>
        <w:spacing w:after="120"/>
        <w:jc w:val="both"/>
      </w:pPr>
      <w:r w:rsidRPr="00EF7A5A">
        <w:rPr>
          <w:b/>
        </w:rPr>
        <w:t>nature of construction</w:t>
      </w:r>
      <w:r w:rsidRPr="00EF7A5A">
        <w:tab/>
      </w:r>
      <w:r w:rsidRPr="00EF7A5A">
        <w:tab/>
      </w:r>
      <w:r w:rsidRPr="00EF7A5A">
        <w:tab/>
        <w:t>(NATCON)</w:t>
      </w:r>
    </w:p>
    <w:p w:rsidR="006A5773" w:rsidRPr="00EF7A5A" w:rsidRDefault="006A5773" w:rsidP="006A5773">
      <w:pPr>
        <w:spacing w:after="120"/>
        <w:jc w:val="both"/>
        <w:rPr>
          <w:rFonts w:cs="Arial"/>
        </w:rPr>
      </w:pPr>
      <w:r w:rsidRPr="00EF7A5A">
        <w:rPr>
          <w:rFonts w:cs="Arial"/>
          <w:bCs/>
        </w:rPr>
        <w:t>See S-101 DCEG clause</w:t>
      </w:r>
      <w:r w:rsidR="00B34752" w:rsidRPr="00EF7A5A">
        <w:rPr>
          <w:rFonts w:cs="Arial"/>
          <w:bCs/>
        </w:rPr>
        <w:t>s</w:t>
      </w:r>
      <w:r w:rsidRPr="00EF7A5A">
        <w:rPr>
          <w:rFonts w:cs="Arial"/>
          <w:bCs/>
        </w:rPr>
        <w:t xml:space="preserve"> 20.</w:t>
      </w:r>
      <w:r w:rsidR="00016EA6">
        <w:rPr>
          <w:rFonts w:cs="Arial"/>
          <w:bCs/>
        </w:rPr>
        <w:t>9</w:t>
      </w:r>
      <w:r w:rsidR="00B34752" w:rsidRPr="00EF7A5A">
        <w:rPr>
          <w:rFonts w:cs="Arial"/>
          <w:bCs/>
        </w:rPr>
        <w:t>-</w:t>
      </w:r>
      <w:r w:rsidR="00016EA6" w:rsidRPr="00EF7A5A">
        <w:rPr>
          <w:rFonts w:cs="Arial"/>
          <w:bCs/>
        </w:rPr>
        <w:t>1</w:t>
      </w:r>
      <w:r w:rsidR="00016EA6">
        <w:rPr>
          <w:rFonts w:cs="Arial"/>
          <w:bCs/>
        </w:rPr>
        <w:t>2</w:t>
      </w:r>
      <w:r w:rsidR="00016EA6" w:rsidRPr="00EF7A5A">
        <w:rPr>
          <w:rFonts w:cs="Arial"/>
          <w:bCs/>
        </w:rPr>
        <w:t xml:space="preserve"> </w:t>
      </w:r>
      <w:r w:rsidRPr="00EF7A5A">
        <w:rPr>
          <w:rFonts w:cs="Arial"/>
          <w:bCs/>
        </w:rPr>
        <w:t>for the listing</w:t>
      </w:r>
      <w:r w:rsidR="00807CF5" w:rsidRPr="00EF7A5A">
        <w:rPr>
          <w:rFonts w:cs="Arial"/>
          <w:bCs/>
        </w:rPr>
        <w:t>s</w:t>
      </w:r>
      <w:r w:rsidRPr="00EF7A5A">
        <w:rPr>
          <w:rFonts w:cs="Arial"/>
          <w:bCs/>
        </w:rPr>
        <w:t xml:space="preserve"> of allowable values.</w:t>
      </w:r>
      <w:r w:rsidR="005C6026" w:rsidRPr="00EF7A5A">
        <w:rPr>
          <w:rFonts w:cs="Arial"/>
          <w:bCs/>
        </w:rPr>
        <w:t xml:space="preserve"> </w:t>
      </w:r>
      <w:r w:rsidRPr="00EF7A5A">
        <w:rPr>
          <w:rFonts w:cs="Arial"/>
          <w:bCs/>
        </w:rPr>
        <w:t>Values populated in S-57 for th</w:t>
      </w:r>
      <w:r w:rsidR="00626B0B" w:rsidRPr="00EF7A5A">
        <w:rPr>
          <w:rFonts w:cs="Arial"/>
          <w:bCs/>
        </w:rPr>
        <w:t>ese</w:t>
      </w:r>
      <w:r w:rsidRPr="00EF7A5A">
        <w:rPr>
          <w:rFonts w:cs="Arial"/>
          <w:bCs/>
        </w:rPr>
        <w:t xml:space="preserve"> attribute</w:t>
      </w:r>
      <w:r w:rsidR="00626B0B" w:rsidRPr="00EF7A5A">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Data Producers are advised to check any populated values for MARSYS</w:t>
      </w:r>
      <w:r w:rsidR="00086638" w:rsidRPr="00EF7A5A">
        <w:rPr>
          <w:rFonts w:cs="Arial"/>
          <w:bCs/>
        </w:rPr>
        <w:t xml:space="preserve"> and NATCON</w:t>
      </w:r>
      <w:r w:rsidRPr="00EF7A5A">
        <w:rPr>
          <w:rFonts w:cs="Arial"/>
          <w:bCs/>
        </w:rPr>
        <w:t xml:space="preserve"> on </w:t>
      </w:r>
      <w:r w:rsidR="00086638" w:rsidRPr="00EF7A5A">
        <w:t>beacon objects</w:t>
      </w:r>
      <w:r w:rsidRPr="00EF7A5A">
        <w:rPr>
          <w:rFonts w:cs="Arial"/>
          <w:bCs/>
        </w:rPr>
        <w:t xml:space="preserve"> and amend appropriately.</w:t>
      </w:r>
    </w:p>
    <w:p w:rsidR="00453337" w:rsidRPr="00EF7A5A" w:rsidRDefault="00453337" w:rsidP="004533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453337" w:rsidRPr="00EF7A5A" w:rsidRDefault="00453337" w:rsidP="000C705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9C6E40" w:rsidRPr="00EF7A5A">
        <w:rPr>
          <w:rFonts w:cs="Arial"/>
          <w:b/>
          <w:bCs/>
        </w:rPr>
        <w:t>TOPMAR</w:t>
      </w:r>
      <w:r w:rsidRPr="00EF7A5A">
        <w:rPr>
          <w:rFonts w:cs="Arial"/>
          <w:bCs/>
        </w:rPr>
        <w:t>.</w:t>
      </w:r>
      <w:r w:rsidR="005C6026" w:rsidRPr="00EF7A5A">
        <w:rPr>
          <w:rFonts w:cs="Arial"/>
          <w:bCs/>
        </w:rPr>
        <w:t xml:space="preserve"> </w:t>
      </w:r>
      <w:r w:rsidR="00E05DCC" w:rsidRPr="00EF7A5A">
        <w:rPr>
          <w:rFonts w:cs="Arial"/>
          <w:bCs/>
        </w:rPr>
        <w:t xml:space="preserve">All instances of </w:t>
      </w:r>
      <w:r w:rsidR="009C6E40" w:rsidRPr="00EF7A5A">
        <w:rPr>
          <w:rFonts w:cs="Arial"/>
          <w:b/>
          <w:bCs/>
        </w:rPr>
        <w:t>TOPMAR</w:t>
      </w:r>
      <w:r w:rsidR="009C6E40" w:rsidRPr="00EF7A5A">
        <w:rPr>
          <w:rFonts w:cs="Arial"/>
          <w:bCs/>
        </w:rPr>
        <w:t xml:space="preserve"> </w:t>
      </w:r>
      <w:r w:rsidR="00E05DCC" w:rsidRPr="00EF7A5A">
        <w:rPr>
          <w:rFonts w:cs="Arial"/>
          <w:bCs/>
        </w:rPr>
        <w:t xml:space="preserve">will be converted to </w:t>
      </w:r>
      <w:r w:rsidR="00E05DCC" w:rsidRPr="00EF7A5A">
        <w:rPr>
          <w:rFonts w:cs="Arial"/>
          <w:b/>
          <w:bCs/>
        </w:rPr>
        <w:t>topmark</w:t>
      </w:r>
      <w:r w:rsidR="00E05DCC" w:rsidRPr="00EF7A5A">
        <w:rPr>
          <w:rFonts w:cs="Arial"/>
          <w:bCs/>
        </w:rPr>
        <w:t xml:space="preserve"> for the </w:t>
      </w:r>
      <w:r w:rsidR="00086D13" w:rsidRPr="00EF7A5A">
        <w:rPr>
          <w:rFonts w:cs="Arial"/>
          <w:bCs/>
        </w:rPr>
        <w:t>corresponding aid to navigation structure feature during the automated conversion process</w:t>
      </w:r>
      <w:r w:rsidRPr="00EF7A5A">
        <w:rPr>
          <w:rFonts w:cs="Arial"/>
          <w:bCs/>
        </w:rPr>
        <w:t>.</w:t>
      </w:r>
      <w:r w:rsidR="005C6026" w:rsidRPr="00EF7A5A">
        <w:rPr>
          <w:rFonts w:cs="Arial"/>
          <w:bCs/>
        </w:rPr>
        <w:t xml:space="preserve"> </w:t>
      </w:r>
      <w:r w:rsidR="00086D13" w:rsidRPr="00EF7A5A">
        <w:rPr>
          <w:rFonts w:cs="Arial"/>
          <w:bCs/>
        </w:rPr>
        <w:t>However</w:t>
      </w:r>
      <w:r w:rsidR="000755BA">
        <w:rPr>
          <w:rFonts w:cs="Arial"/>
          <w:bCs/>
        </w:rPr>
        <w:t>,</w:t>
      </w:r>
      <w:r w:rsidR="00086D13" w:rsidRPr="00EF7A5A">
        <w:rPr>
          <w:rFonts w:cs="Arial"/>
          <w:bCs/>
        </w:rPr>
        <w:t xml:space="preserve"> it must be noted that the </w:t>
      </w:r>
      <w:r w:rsidR="009C6E40" w:rsidRPr="00EF7A5A">
        <w:rPr>
          <w:rFonts w:cs="Arial"/>
          <w:b/>
          <w:bCs/>
        </w:rPr>
        <w:t>TOPMAR</w:t>
      </w:r>
      <w:r w:rsidR="009C6E40" w:rsidRPr="00EF7A5A">
        <w:rPr>
          <w:rFonts w:cs="Arial"/>
          <w:bCs/>
        </w:rPr>
        <w:t xml:space="preserve"> </w:t>
      </w:r>
      <w:r w:rsidR="00086D13" w:rsidRPr="00EF7A5A">
        <w:rPr>
          <w:rFonts w:cs="Arial"/>
          <w:bCs/>
        </w:rPr>
        <w:t>attributes DATEND, DATSTA, PEREND, PERSTA and STATUS</w:t>
      </w:r>
      <w:r w:rsidR="00D71FAB" w:rsidRPr="00EF7A5A">
        <w:rPr>
          <w:rFonts w:cs="Arial"/>
          <w:bCs/>
        </w:rPr>
        <w:t xml:space="preserve"> will not be converted.</w:t>
      </w:r>
      <w:r w:rsidR="00161A1E" w:rsidRPr="00EF7A5A">
        <w:rPr>
          <w:rFonts w:cs="Arial"/>
          <w:bCs/>
        </w:rPr>
        <w:t xml:space="preserve"> Additional topmark shape information populated in the S-57 attribute INFORM will be </w:t>
      </w:r>
      <w:r w:rsidR="00AB5631" w:rsidRPr="00EF7A5A">
        <w:rPr>
          <w:rFonts w:cs="Arial"/>
          <w:bCs/>
        </w:rPr>
        <w:t xml:space="preserve">converted to the S-101 complex attribute </w:t>
      </w:r>
      <w:r w:rsidR="00AB5631" w:rsidRPr="00EF7A5A">
        <w:rPr>
          <w:rFonts w:cs="Arial"/>
          <w:b/>
          <w:bCs/>
        </w:rPr>
        <w:t>shape information</w:t>
      </w:r>
      <w:r w:rsidR="00AB5631" w:rsidRPr="00EF7A5A">
        <w:rPr>
          <w:rFonts w:cs="Arial"/>
          <w:bCs/>
        </w:rPr>
        <w:t>.</w:t>
      </w:r>
      <w:r w:rsidR="005C6026" w:rsidRPr="00EF7A5A">
        <w:rPr>
          <w:rFonts w:cs="Arial"/>
          <w:bCs/>
        </w:rPr>
        <w:t xml:space="preserve"> </w:t>
      </w:r>
      <w:r w:rsidR="001341F1" w:rsidRPr="00EF7A5A">
        <w:rPr>
          <w:rFonts w:cs="Arial"/>
          <w:bCs/>
        </w:rPr>
        <w:t>See also clause 12.6.</w:t>
      </w:r>
    </w:p>
    <w:p w:rsidR="00B34752" w:rsidRPr="00EF7A5A" w:rsidRDefault="00B34752" w:rsidP="00B3475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Beacon, special purpose (</w:t>
      </w:r>
      <w:r w:rsidRPr="00EF7A5A">
        <w:rPr>
          <w:b/>
        </w:rPr>
        <w:t>BCNSPP</w:t>
      </w:r>
      <w:r w:rsidRPr="00EF7A5A">
        <w:t>)</w:t>
      </w:r>
      <w:r w:rsidRPr="00EF7A5A">
        <w:tab/>
      </w:r>
      <w:r w:rsidRPr="00EF7A5A">
        <w:tab/>
        <w:t>(P)</w:t>
      </w:r>
    </w:p>
    <w:p w:rsidR="00B34752" w:rsidRPr="00EF7A5A" w:rsidRDefault="00B34752" w:rsidP="00B347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Special Purpose/General</w:t>
      </w:r>
      <w:r w:rsidR="000C705E">
        <w:rPr>
          <w:b/>
        </w:rPr>
        <w:t xml:space="preserve"> Beacon</w:t>
      </w:r>
      <w:r w:rsidRPr="00EF7A5A">
        <w:rPr>
          <w:b/>
        </w:rPr>
        <w:tab/>
      </w:r>
      <w:r w:rsidRPr="00EF7A5A">
        <w:rPr>
          <w:b/>
        </w:rPr>
        <w:tab/>
      </w:r>
      <w:r w:rsidRPr="00EF7A5A">
        <w:t>(P)</w:t>
      </w:r>
      <w:r w:rsidRPr="00EF7A5A">
        <w:tab/>
      </w:r>
      <w:r w:rsidRPr="00EF7A5A">
        <w:tab/>
        <w:t>(S-101 DCEG Clause 20.</w:t>
      </w:r>
      <w:r w:rsidR="000C705E" w:rsidRPr="00EF7A5A">
        <w:t>1</w:t>
      </w:r>
      <w:r w:rsidR="000C705E">
        <w:t>3</w:t>
      </w:r>
      <w:r w:rsidRPr="00EF7A5A">
        <w:t>)</w:t>
      </w:r>
    </w:p>
    <w:p w:rsidR="00B34752" w:rsidRPr="00EF7A5A" w:rsidRDefault="00B34752" w:rsidP="0018173B">
      <w:pPr>
        <w:spacing w:after="120"/>
        <w:jc w:val="both"/>
      </w:pPr>
      <w:r w:rsidRPr="00EF7A5A">
        <w:t xml:space="preserve">All instances of encoding of the S-57 </w:t>
      </w:r>
      <w:r w:rsidR="006C7A0D" w:rsidRPr="00EF7A5A">
        <w:t>O</w:t>
      </w:r>
      <w:r w:rsidRPr="00EF7A5A">
        <w:t>bject</w:t>
      </w:r>
      <w:r w:rsidR="006C7A0D" w:rsidRPr="00EF7A5A">
        <w:t xml:space="preserve"> class</w:t>
      </w:r>
      <w:r w:rsidRPr="00EF7A5A">
        <w:t xml:space="preserve"> </w:t>
      </w:r>
      <w:r w:rsidR="00807CF5" w:rsidRPr="00EF7A5A">
        <w:rPr>
          <w:b/>
        </w:rPr>
        <w:t>BCNSPP</w:t>
      </w:r>
      <w:r w:rsidRPr="00EF7A5A">
        <w:t xml:space="preserve"> and its binding attributes will be </w:t>
      </w:r>
      <w:r w:rsidR="007061C2" w:rsidRPr="00EF7A5A">
        <w:t xml:space="preserve">converted </w:t>
      </w:r>
      <w:r w:rsidRPr="00EF7A5A">
        <w:t xml:space="preserve">automatically </w:t>
      </w:r>
      <w:r w:rsidR="007061C2" w:rsidRPr="00EF7A5A">
        <w:t>to an instance of</w:t>
      </w:r>
      <w:r w:rsidRPr="00EF7A5A">
        <w:t xml:space="preserve"> the S-101 </w:t>
      </w:r>
      <w:r w:rsidR="006C7A0D" w:rsidRPr="00EF7A5A">
        <w:t>Feature type</w:t>
      </w:r>
      <w:r w:rsidRPr="00EF7A5A">
        <w:t xml:space="preserve"> </w:t>
      </w:r>
      <w:r w:rsidR="00807CF5" w:rsidRPr="00EF7A5A">
        <w:rPr>
          <w:b/>
        </w:rPr>
        <w:t>Special Purpose/General</w:t>
      </w:r>
      <w:r w:rsidR="004844AE">
        <w:rPr>
          <w:b/>
        </w:rPr>
        <w:t xml:space="preserve"> Beacon</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00807CF5" w:rsidRPr="00EF7A5A">
        <w:rPr>
          <w:b/>
        </w:rPr>
        <w:t>Special Purpose/General</w:t>
      </w:r>
      <w:r w:rsidR="004844AE">
        <w:rPr>
          <w:b/>
        </w:rPr>
        <w:t xml:space="preserve"> Beacon</w:t>
      </w:r>
      <w:r w:rsidRPr="00EF7A5A">
        <w:t xml:space="preserve"> in S-101:</w:t>
      </w:r>
    </w:p>
    <w:p w:rsidR="00807CF5" w:rsidRPr="00EF7A5A" w:rsidRDefault="00807CF5" w:rsidP="003159F7">
      <w:pPr>
        <w:jc w:val="both"/>
      </w:pPr>
      <w:r w:rsidRPr="00EF7A5A">
        <w:rPr>
          <w:b/>
        </w:rPr>
        <w:t>category of special purpose mark</w:t>
      </w:r>
      <w:r w:rsidRPr="00EF7A5A">
        <w:tab/>
        <w:t>(CATSPM)</w:t>
      </w:r>
    </w:p>
    <w:p w:rsidR="00B34752" w:rsidRPr="00EF7A5A" w:rsidRDefault="00B34752" w:rsidP="003159F7">
      <w:pPr>
        <w:jc w:val="both"/>
      </w:pPr>
      <w:r w:rsidRPr="00EF7A5A">
        <w:rPr>
          <w:b/>
        </w:rPr>
        <w:t>marks navigational – system of</w:t>
      </w:r>
      <w:r w:rsidRPr="00EF7A5A">
        <w:tab/>
        <w:t>(MARSYS)</w:t>
      </w:r>
    </w:p>
    <w:p w:rsidR="00B34752" w:rsidRPr="00EF7A5A" w:rsidRDefault="00B34752" w:rsidP="00B34752">
      <w:pPr>
        <w:spacing w:after="120"/>
        <w:jc w:val="both"/>
      </w:pPr>
      <w:r w:rsidRPr="00EF7A5A">
        <w:rPr>
          <w:b/>
        </w:rPr>
        <w:t>nature of construction</w:t>
      </w:r>
      <w:r w:rsidRPr="00EF7A5A">
        <w:tab/>
      </w:r>
      <w:r w:rsidRPr="00EF7A5A">
        <w:tab/>
      </w:r>
      <w:r w:rsidRPr="00EF7A5A">
        <w:tab/>
        <w:t>(NATCON)</w:t>
      </w:r>
    </w:p>
    <w:p w:rsidR="00B34752" w:rsidRPr="00EF7A5A" w:rsidRDefault="00B34752" w:rsidP="00B34752">
      <w:pPr>
        <w:spacing w:after="120"/>
        <w:jc w:val="both"/>
        <w:rPr>
          <w:rFonts w:cs="Arial"/>
          <w:bCs/>
        </w:rPr>
      </w:pPr>
      <w:r w:rsidRPr="00EF7A5A">
        <w:rPr>
          <w:rFonts w:cs="Arial"/>
          <w:bCs/>
        </w:rPr>
        <w:t xml:space="preserve">See S-101 DCEG clause </w:t>
      </w:r>
      <w:r w:rsidR="005932E8" w:rsidRPr="00EF7A5A">
        <w:rPr>
          <w:rFonts w:cs="Arial"/>
          <w:bCs/>
        </w:rPr>
        <w:t>20.</w:t>
      </w:r>
      <w:r w:rsidR="000C705E" w:rsidRPr="00EF7A5A">
        <w:rPr>
          <w:rFonts w:cs="Arial"/>
          <w:bCs/>
        </w:rPr>
        <w:t>1</w:t>
      </w:r>
      <w:r w:rsidR="000C705E">
        <w:rPr>
          <w:rFonts w:cs="Arial"/>
          <w:bCs/>
        </w:rPr>
        <w:t>3</w:t>
      </w:r>
      <w:r w:rsidR="000C705E"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807CF5" w:rsidRPr="00EF7A5A">
        <w:rPr>
          <w:rFonts w:cs="Arial"/>
          <w:bCs/>
        </w:rPr>
        <w:t>CATSPM, MARSYS</w:t>
      </w:r>
      <w:r w:rsidRPr="00EF7A5A">
        <w:rPr>
          <w:rFonts w:cs="Arial"/>
          <w:bCs/>
        </w:rPr>
        <w:t xml:space="preserve"> and </w:t>
      </w:r>
      <w:r w:rsidR="00807CF5" w:rsidRPr="00EF7A5A">
        <w:rPr>
          <w:rFonts w:cs="Arial"/>
          <w:bCs/>
        </w:rPr>
        <w:t>NATCON</w:t>
      </w:r>
      <w:r w:rsidRPr="00EF7A5A">
        <w:rPr>
          <w:rFonts w:cs="Arial"/>
          <w:bCs/>
        </w:rPr>
        <w:t xml:space="preserve"> on </w:t>
      </w:r>
      <w:r w:rsidR="00807CF5" w:rsidRPr="00EF7A5A">
        <w:rPr>
          <w:b/>
        </w:rPr>
        <w:t>BCNSPP</w:t>
      </w:r>
      <w:r w:rsidRPr="00EF7A5A">
        <w:rPr>
          <w:rFonts w:cs="Arial"/>
          <w:bCs/>
        </w:rPr>
        <w:t xml:space="preserve"> and amend appropriately.</w:t>
      </w:r>
    </w:p>
    <w:p w:rsidR="00D71FAB" w:rsidRPr="00EF7A5A" w:rsidRDefault="00D71FAB" w:rsidP="00D71F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5006C7" w:rsidRDefault="00403DCE" w:rsidP="00385CBC">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ins w:id="1812" w:author="Jeff Wootton" w:date="2024-09-10T13:18:00Z"/>
          <w:rFonts w:cs="Arial"/>
          <w:bCs/>
        </w:rPr>
      </w:pPr>
      <w:commentRangeStart w:id="1813"/>
      <w:ins w:id="1814" w:author="Jeff Wootton" w:date="2024-09-10T13:18:00Z">
        <w:r>
          <w:rPr>
            <w:rFonts w:cs="Arial"/>
            <w:bCs/>
          </w:rPr>
          <w:t xml:space="preserve">The S-57 attribute CATSPM value </w:t>
        </w:r>
        <w:r>
          <w:rPr>
            <w:rFonts w:cs="Arial"/>
            <w:bCs/>
            <w:i/>
            <w:iCs/>
          </w:rPr>
          <w:t>9</w:t>
        </w:r>
        <w:r w:rsidR="002501A0">
          <w:rPr>
            <w:rFonts w:cs="Arial"/>
            <w:bCs/>
          </w:rPr>
          <w:t xml:space="preserve"> (</w:t>
        </w:r>
      </w:ins>
      <w:ins w:id="1815" w:author="Jeff Wootton" w:date="2024-09-10T13:19:00Z">
        <w:r w:rsidR="002501A0">
          <w:rPr>
            <w:rFonts w:cs="Arial"/>
            <w:bCs/>
          </w:rPr>
          <w:t>ODAS (Ocean Data Acquisition System))</w:t>
        </w:r>
        <w:r w:rsidR="00385CBC">
          <w:rPr>
            <w:rFonts w:cs="Arial"/>
            <w:bCs/>
          </w:rPr>
          <w:t xml:space="preserve"> will convert to </w:t>
        </w:r>
        <w:r w:rsidR="00385CBC">
          <w:rPr>
            <w:rFonts w:cs="Arial"/>
            <w:b/>
          </w:rPr>
          <w:t xml:space="preserve">category of special </w:t>
        </w:r>
      </w:ins>
      <w:ins w:id="1816" w:author="Jeff Wootton" w:date="2024-09-10T13:20:00Z">
        <w:r w:rsidR="00385CBC">
          <w:rPr>
            <w:rFonts w:cs="Arial"/>
            <w:b/>
          </w:rPr>
          <w:t>purpose mark</w:t>
        </w:r>
        <w:r w:rsidR="00385CBC">
          <w:rPr>
            <w:rFonts w:cs="Arial"/>
            <w:bCs/>
          </w:rPr>
          <w:t xml:space="preserve"> value </w:t>
        </w:r>
        <w:r w:rsidR="00385CBC">
          <w:rPr>
            <w:rFonts w:cs="Arial"/>
            <w:bCs/>
            <w:i/>
            <w:iCs/>
          </w:rPr>
          <w:t>10</w:t>
        </w:r>
        <w:r w:rsidR="00385CBC">
          <w:rPr>
            <w:rFonts w:cs="Arial"/>
            <w:bCs/>
          </w:rPr>
          <w:t xml:space="preserve"> (recording mark)</w:t>
        </w:r>
        <w:r w:rsidR="00531010">
          <w:rPr>
            <w:rFonts w:cs="Arial"/>
            <w:bCs/>
          </w:rPr>
          <w:t xml:space="preserve"> duri</w:t>
        </w:r>
      </w:ins>
      <w:ins w:id="1817" w:author="Jeff Wootton" w:date="2024-09-10T13:21:00Z">
        <w:r w:rsidR="00531010">
          <w:rPr>
            <w:rFonts w:cs="Arial"/>
            <w:bCs/>
          </w:rPr>
          <w:t>ng the automated conversion process</w:t>
        </w:r>
      </w:ins>
      <w:ins w:id="1818" w:author="Jeff Wootton" w:date="2024-09-10T13:20:00Z">
        <w:r w:rsidR="00385CBC">
          <w:rPr>
            <w:rFonts w:cs="Arial"/>
            <w:bCs/>
          </w:rPr>
          <w:t>.</w:t>
        </w:r>
      </w:ins>
      <w:commentRangeEnd w:id="1813"/>
      <w:ins w:id="1819" w:author="Jeff Wootton" w:date="2024-09-10T13:22:00Z">
        <w:r w:rsidR="00B22B1B">
          <w:rPr>
            <w:rStyle w:val="CommentReference"/>
            <w:rFonts w:ascii="Garamond" w:hAnsi="Garamond"/>
            <w:lang w:eastAsia="en-US"/>
          </w:rPr>
          <w:commentReference w:id="1813"/>
        </w:r>
      </w:ins>
    </w:p>
    <w:p w:rsidR="00D71FAB" w:rsidRPr="00EF7A5A" w:rsidRDefault="00D71FAB" w:rsidP="000C705E">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9C6E40"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9C6E40" w:rsidRPr="00EF7A5A">
        <w:rPr>
          <w:rFonts w:cs="Arial"/>
          <w:b/>
          <w:bCs/>
        </w:rPr>
        <w:t>TOPMAR</w:t>
      </w:r>
      <w:r w:rsidR="009C6E40" w:rsidRPr="00EF7A5A">
        <w:rPr>
          <w:rFonts w:cs="Arial"/>
          <w:bCs/>
        </w:rPr>
        <w:t xml:space="preserve"> </w:t>
      </w:r>
      <w:r w:rsidRPr="00EF7A5A">
        <w:rPr>
          <w:rFonts w:cs="Arial"/>
          <w:bCs/>
        </w:rPr>
        <w:t xml:space="preserve">associated with </w:t>
      </w:r>
      <w:r w:rsidRPr="00EF7A5A">
        <w:rPr>
          <w:rFonts w:cs="Arial"/>
          <w:b/>
          <w:bCs/>
        </w:rPr>
        <w:t>BCNSPP</w:t>
      </w:r>
      <w:r w:rsidRPr="00EF7A5A">
        <w:rPr>
          <w:rFonts w:cs="Arial"/>
          <w:bCs/>
        </w:rPr>
        <w:t xml:space="preserve"> will be converted to </w:t>
      </w:r>
      <w:r w:rsidRPr="00EF7A5A">
        <w:rPr>
          <w:rFonts w:cs="Arial"/>
          <w:b/>
          <w:bCs/>
        </w:rPr>
        <w:t>topmark</w:t>
      </w:r>
      <w:r w:rsidRPr="00EF7A5A">
        <w:rPr>
          <w:rFonts w:cs="Arial"/>
          <w:bCs/>
        </w:rPr>
        <w:t xml:space="preserve"> for the corresponding </w:t>
      </w:r>
      <w:r w:rsidRPr="00EF7A5A">
        <w:rPr>
          <w:b/>
        </w:rPr>
        <w:t>Special Purpose/General</w:t>
      </w:r>
      <w:r w:rsidR="004844AE">
        <w:rPr>
          <w:b/>
        </w:rPr>
        <w:t xml:space="preserve"> Beacon</w:t>
      </w:r>
      <w:r w:rsidRPr="00EF7A5A">
        <w:rPr>
          <w:rFonts w:cs="Arial"/>
          <w:bCs/>
        </w:rPr>
        <w:t xml:space="preserv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9C6E40" w:rsidRPr="00EF7A5A">
        <w:rPr>
          <w:rFonts w:cs="Arial"/>
          <w:b/>
          <w:bCs/>
        </w:rPr>
        <w:t>TOPMAR</w:t>
      </w:r>
      <w:r w:rsidR="009C6E40" w:rsidRPr="00EF7A5A">
        <w:rPr>
          <w:rFonts w:cs="Arial"/>
          <w:bCs/>
        </w:rPr>
        <w:t xml:space="preserve"> </w:t>
      </w:r>
      <w:r w:rsidRPr="00EF7A5A">
        <w:rPr>
          <w:rFonts w:cs="Arial"/>
          <w:bCs/>
        </w:rPr>
        <w:t>attributes DATEND, DATSTA, PEREND, PERSTA and STATUS will not be converted.</w:t>
      </w:r>
      <w:r w:rsidR="005C6026" w:rsidRPr="00EF7A5A">
        <w:rPr>
          <w:rFonts w:cs="Arial"/>
          <w:bCs/>
        </w:rPr>
        <w:t xml:space="preserve"> </w:t>
      </w:r>
      <w:r w:rsidR="00AB5631" w:rsidRPr="00EF7A5A">
        <w:rPr>
          <w:rFonts w:cs="Arial"/>
          <w:bCs/>
        </w:rPr>
        <w:t xml:space="preserve">Additional topmark shape information populated in the S-57 attribute INFORM will be converted to the S-101 complex attribute </w:t>
      </w:r>
      <w:r w:rsidR="00AB5631" w:rsidRPr="00EF7A5A">
        <w:rPr>
          <w:rFonts w:cs="Arial"/>
          <w:b/>
          <w:bCs/>
        </w:rPr>
        <w:t>shape information</w:t>
      </w:r>
      <w:r w:rsidR="00AB5631" w:rsidRPr="00EF7A5A">
        <w:rPr>
          <w:rFonts w:cs="Arial"/>
          <w:bCs/>
        </w:rPr>
        <w:t>.</w:t>
      </w:r>
      <w:r w:rsidR="005C6026" w:rsidRPr="00EF7A5A">
        <w:rPr>
          <w:rFonts w:cs="Arial"/>
          <w:bCs/>
        </w:rPr>
        <w:t xml:space="preserve"> </w:t>
      </w:r>
      <w:r w:rsidR="001341F1" w:rsidRPr="00EF7A5A">
        <w:rPr>
          <w:rFonts w:cs="Arial"/>
          <w:bCs/>
        </w:rPr>
        <w:t>See also clause 12.6.</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820" w:name="_Toc160654108"/>
      <w:bookmarkStart w:id="1821" w:name="_Toc422735906"/>
      <w:bookmarkStart w:id="1822" w:name="_Toc460900654"/>
      <w:bookmarkStart w:id="1823" w:name="_Toc173416506"/>
      <w:bookmarkEnd w:id="1820"/>
      <w:r w:rsidRPr="00EF7A5A">
        <w:rPr>
          <w:bCs/>
        </w:rPr>
        <w:t>Lighthouses</w:t>
      </w:r>
      <w:bookmarkEnd w:id="1821"/>
      <w:bookmarkEnd w:id="1822"/>
      <w:bookmarkEnd w:id="1823"/>
    </w:p>
    <w:p w:rsidR="00F22CF2" w:rsidRPr="00EF7A5A" w:rsidRDefault="00F22CF2" w:rsidP="00F22CF2">
      <w:pPr>
        <w:spacing w:after="120"/>
        <w:jc w:val="both"/>
        <w:rPr>
          <w:rFonts w:cs="Arial"/>
          <w:bCs/>
        </w:rPr>
      </w:pPr>
      <w:r w:rsidRPr="00EF7A5A">
        <w:rPr>
          <w:rFonts w:cs="Arial"/>
          <w:bCs/>
        </w:rPr>
        <w:t>The guidance for the encoding of lighthouses remains unchanged in S-101.</w:t>
      </w:r>
      <w:r w:rsidR="005C6026" w:rsidRPr="00EF7A5A">
        <w:rPr>
          <w:rFonts w:cs="Arial"/>
          <w:bCs/>
        </w:rPr>
        <w:t xml:space="preserve"> </w:t>
      </w:r>
      <w:r w:rsidRPr="00EF7A5A">
        <w:rPr>
          <w:rFonts w:cs="Arial"/>
          <w:bCs/>
        </w:rPr>
        <w:t>See S-101 DCEG clause 19.1.6.</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824" w:name="_Toc422735908"/>
      <w:bookmarkStart w:id="1825" w:name="_Toc460900655"/>
      <w:bookmarkStart w:id="1826" w:name="_Toc173416507"/>
      <w:r w:rsidRPr="00EF7A5A">
        <w:rPr>
          <w:bCs/>
        </w:rPr>
        <w:t>Daymarks</w:t>
      </w:r>
      <w:bookmarkEnd w:id="1824"/>
      <w:bookmarkEnd w:id="1825"/>
      <w:bookmarkEnd w:id="1826"/>
    </w:p>
    <w:p w:rsidR="005932E8" w:rsidRPr="00EF7A5A" w:rsidRDefault="005932E8" w:rsidP="005932E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Daymark (</w:t>
      </w:r>
      <w:r w:rsidRPr="00EF7A5A">
        <w:rPr>
          <w:b/>
        </w:rPr>
        <w:t>DAYMAR</w:t>
      </w:r>
      <w:r w:rsidRPr="00EF7A5A">
        <w:t>)</w:t>
      </w:r>
      <w:r w:rsidRPr="00EF7A5A">
        <w:tab/>
      </w:r>
      <w:r w:rsidRPr="00EF7A5A">
        <w:tab/>
        <w:t>(P)</w:t>
      </w:r>
    </w:p>
    <w:p w:rsidR="005932E8" w:rsidRPr="00EF7A5A" w:rsidRDefault="005932E8" w:rsidP="005932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Daymark</w:t>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00161A1E" w:rsidRPr="00EF7A5A">
        <w:tab/>
      </w:r>
      <w:r w:rsidR="00161A1E" w:rsidRPr="00EF7A5A">
        <w:tab/>
      </w:r>
      <w:r w:rsidR="00161A1E" w:rsidRPr="00EF7A5A">
        <w:tab/>
      </w:r>
      <w:r w:rsidR="00161A1E" w:rsidRPr="00EF7A5A">
        <w:tab/>
      </w:r>
      <w:r w:rsidR="00161A1E" w:rsidRPr="00EF7A5A">
        <w:tab/>
      </w:r>
      <w:r w:rsidRPr="00EF7A5A">
        <w:t>(S-101 DCEG Clause 20.</w:t>
      </w:r>
      <w:r w:rsidR="00C11ACA" w:rsidRPr="00EF7A5A">
        <w:t>1</w:t>
      </w:r>
      <w:r w:rsidR="00C11ACA">
        <w:t>4</w:t>
      </w:r>
      <w:r w:rsidRPr="00EF7A5A">
        <w:t>)</w:t>
      </w:r>
    </w:p>
    <w:p w:rsidR="000F1E4C" w:rsidRPr="00EF7A5A" w:rsidRDefault="000F1E4C" w:rsidP="0018173B">
      <w:pPr>
        <w:spacing w:after="120"/>
        <w:jc w:val="both"/>
      </w:pPr>
      <w:r w:rsidRPr="00EF7A5A">
        <w:t xml:space="preserve">All instances of encoding of the S-57 </w:t>
      </w:r>
      <w:r w:rsidR="006C7A0D" w:rsidRPr="00EF7A5A">
        <w:t>O</w:t>
      </w:r>
      <w:r w:rsidRPr="00EF7A5A">
        <w:t>bject</w:t>
      </w:r>
      <w:r w:rsidR="006C7A0D" w:rsidRPr="00EF7A5A">
        <w:t xml:space="preserve"> class</w:t>
      </w:r>
      <w:r w:rsidRPr="00EF7A5A">
        <w:t xml:space="preserve"> </w:t>
      </w:r>
      <w:r w:rsidRPr="00EF7A5A">
        <w:rPr>
          <w:b/>
        </w:rPr>
        <w:t>DAYMAR</w:t>
      </w:r>
      <w:r w:rsidRPr="00EF7A5A">
        <w:t xml:space="preserve"> and its binding attributes will be </w:t>
      </w:r>
      <w:r w:rsidR="007061C2" w:rsidRPr="00EF7A5A">
        <w:t xml:space="preserve">converted </w:t>
      </w:r>
      <w:r w:rsidRPr="00EF7A5A">
        <w:t xml:space="preserve">automatically </w:t>
      </w:r>
      <w:r w:rsidR="007061C2" w:rsidRPr="00EF7A5A">
        <w:t>to an instance of</w:t>
      </w:r>
      <w:r w:rsidRPr="00EF7A5A">
        <w:t xml:space="preserve"> the S-101 </w:t>
      </w:r>
      <w:r w:rsidR="006C7A0D" w:rsidRPr="00EF7A5A">
        <w:t>Feature type</w:t>
      </w:r>
      <w:r w:rsidRPr="00EF7A5A">
        <w:t xml:space="preserve"> </w:t>
      </w:r>
      <w:r w:rsidRPr="00EF7A5A">
        <w:rPr>
          <w:b/>
        </w:rPr>
        <w:t>Daymark</w:t>
      </w:r>
      <w:r w:rsidR="0018173B" w:rsidRPr="00EF7A5A">
        <w:rPr>
          <w:b/>
        </w:rPr>
        <w:t xml:space="preserve"> </w:t>
      </w:r>
      <w:r w:rsidR="0018173B" w:rsidRPr="00EF7A5A">
        <w:t xml:space="preserve">during </w:t>
      </w:r>
      <w:r w:rsidRPr="00EF7A5A">
        <w:t>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Daymark</w:t>
      </w:r>
      <w:r w:rsidR="0018173B" w:rsidRPr="00EF7A5A">
        <w:rPr>
          <w:b/>
        </w:rPr>
        <w:t xml:space="preserve"> </w:t>
      </w:r>
      <w:r w:rsidRPr="00EF7A5A">
        <w:t>in S-101:</w:t>
      </w:r>
    </w:p>
    <w:p w:rsidR="000F1E4C" w:rsidRPr="00EF7A5A" w:rsidRDefault="000F1E4C" w:rsidP="003159F7">
      <w:pPr>
        <w:jc w:val="both"/>
      </w:pPr>
      <w:r w:rsidRPr="00EF7A5A">
        <w:rPr>
          <w:b/>
        </w:rPr>
        <w:t>category of special purpose mark</w:t>
      </w:r>
      <w:r w:rsidRPr="00EF7A5A">
        <w:tab/>
        <w:t>(CATSPM)</w:t>
      </w:r>
    </w:p>
    <w:p w:rsidR="000F1E4C" w:rsidRPr="00EF7A5A" w:rsidRDefault="000F1E4C" w:rsidP="000F1E4C">
      <w:pPr>
        <w:spacing w:after="120"/>
        <w:jc w:val="both"/>
      </w:pPr>
      <w:r w:rsidRPr="00EF7A5A">
        <w:rPr>
          <w:b/>
        </w:rPr>
        <w:t>nature of construction</w:t>
      </w:r>
      <w:r w:rsidRPr="00EF7A5A">
        <w:tab/>
      </w:r>
      <w:r w:rsidRPr="00EF7A5A">
        <w:tab/>
      </w:r>
      <w:r w:rsidRPr="00EF7A5A">
        <w:tab/>
        <w:t>(NATCON)</w:t>
      </w:r>
    </w:p>
    <w:p w:rsidR="000F1E4C" w:rsidRPr="00EF7A5A" w:rsidRDefault="000F1E4C" w:rsidP="00203001">
      <w:pPr>
        <w:widowControl w:val="0"/>
        <w:spacing w:after="120"/>
        <w:jc w:val="both"/>
        <w:rPr>
          <w:rFonts w:cs="Arial"/>
          <w:bCs/>
        </w:rPr>
      </w:pPr>
      <w:r w:rsidRPr="00EF7A5A">
        <w:rPr>
          <w:rFonts w:cs="Arial"/>
          <w:bCs/>
        </w:rPr>
        <w:t>See S-101 DCEG clause 20.</w:t>
      </w:r>
      <w:r w:rsidR="00C11ACA" w:rsidRPr="00EF7A5A">
        <w:rPr>
          <w:rFonts w:cs="Arial"/>
          <w:bCs/>
        </w:rPr>
        <w:t>1</w:t>
      </w:r>
      <w:r w:rsidR="00C11ACA">
        <w:rPr>
          <w:rFonts w:cs="Arial"/>
          <w:bCs/>
        </w:rPr>
        <w:t>4</w:t>
      </w:r>
      <w:r w:rsidR="00C11ACA" w:rsidRPr="00EF7A5A">
        <w:rPr>
          <w:rFonts w:cs="Arial"/>
          <w:bCs/>
        </w:rPr>
        <w:t xml:space="preserve"> </w:t>
      </w:r>
      <w:r w:rsidRPr="00EF7A5A">
        <w:rPr>
          <w:rFonts w:cs="Arial"/>
          <w:bCs/>
        </w:rPr>
        <w:t>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CATSPM and NATCON on </w:t>
      </w:r>
      <w:r w:rsidRPr="00EF7A5A">
        <w:rPr>
          <w:b/>
        </w:rPr>
        <w:t>DAYMAR</w:t>
      </w:r>
      <w:r w:rsidRPr="00EF7A5A">
        <w:rPr>
          <w:rFonts w:cs="Arial"/>
          <w:bCs/>
        </w:rPr>
        <w:t xml:space="preserve"> and amend appropriately.</w:t>
      </w:r>
    </w:p>
    <w:p w:rsidR="0000470C" w:rsidRPr="00EF7A5A" w:rsidRDefault="0000470C" w:rsidP="0000470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00470C" w:rsidRPr="00EF7A5A" w:rsidRDefault="0000470C" w:rsidP="00AF180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Additional </w:t>
      </w:r>
      <w:r w:rsidR="00BA5250" w:rsidRPr="00EF7A5A">
        <w:rPr>
          <w:rFonts w:cs="Arial"/>
          <w:bCs/>
        </w:rPr>
        <w:t>daymark</w:t>
      </w:r>
      <w:r w:rsidRPr="00EF7A5A">
        <w:rPr>
          <w:rFonts w:cs="Arial"/>
          <w:bCs/>
        </w:rPr>
        <w:t xml:space="preserve">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BA5250" w:rsidRPr="00EF7A5A">
        <w:rPr>
          <w:rFonts w:cs="Arial"/>
          <w:bCs/>
        </w:rPr>
        <w:t xml:space="preserve">However, noting that INFORM may contain other information relevant to the daymark that is not related to the shape, </w:t>
      </w:r>
      <w:r w:rsidR="00A41F51" w:rsidRPr="00EF7A5A">
        <w:rPr>
          <w:rFonts w:cs="Arial"/>
          <w:bCs/>
        </w:rPr>
        <w:t xml:space="preserve">the contents of INFORM </w:t>
      </w:r>
      <w:r w:rsidR="002B34D3" w:rsidRPr="00EF7A5A">
        <w:rPr>
          <w:rFonts w:cs="Arial"/>
          <w:bCs/>
        </w:rPr>
        <w:t>may</w:t>
      </w:r>
      <w:r w:rsidR="00A41F51" w:rsidRPr="00EF7A5A">
        <w:rPr>
          <w:rFonts w:cs="Arial"/>
          <w:bCs/>
        </w:rPr>
        <w:t xml:space="preserve"> also be converted to the complex attribute </w:t>
      </w:r>
      <w:r w:rsidR="00A41F51" w:rsidRPr="00EF7A5A">
        <w:rPr>
          <w:rFonts w:cs="Arial"/>
          <w:b/>
          <w:bCs/>
        </w:rPr>
        <w:t>information</w:t>
      </w:r>
      <w:r w:rsidR="00A41F51" w:rsidRPr="00EF7A5A">
        <w:rPr>
          <w:rFonts w:cs="Arial"/>
          <w:bCs/>
        </w:rPr>
        <w:t xml:space="preserve"> in addition to </w:t>
      </w:r>
      <w:r w:rsidR="00A41F51" w:rsidRPr="00EF7A5A">
        <w:rPr>
          <w:rFonts w:cs="Arial"/>
          <w:b/>
          <w:bCs/>
        </w:rPr>
        <w:t>shape information</w:t>
      </w:r>
      <w:r w:rsidR="00A41F51" w:rsidRPr="00EF7A5A">
        <w:rPr>
          <w:rFonts w:cs="Arial"/>
          <w:bCs/>
        </w:rPr>
        <w:t>.</w:t>
      </w:r>
      <w:r w:rsidR="005C6026" w:rsidRPr="00EF7A5A">
        <w:rPr>
          <w:rFonts w:cs="Arial"/>
          <w:bCs/>
        </w:rPr>
        <w:t xml:space="preserve"> </w:t>
      </w:r>
      <w:r w:rsidR="00A41F51" w:rsidRPr="00EF7A5A">
        <w:rPr>
          <w:rFonts w:cs="Arial"/>
          <w:bCs/>
        </w:rPr>
        <w:t xml:space="preserve">Data Producers are advised to check all instances of the population of </w:t>
      </w:r>
      <w:r w:rsidR="00A41F51" w:rsidRPr="00EF7A5A">
        <w:rPr>
          <w:rFonts w:cs="Arial"/>
          <w:b/>
          <w:bCs/>
        </w:rPr>
        <w:t>shape information</w:t>
      </w:r>
      <w:r w:rsidR="00A41F51" w:rsidRPr="00EF7A5A">
        <w:rPr>
          <w:rFonts w:cs="Arial"/>
          <w:bCs/>
        </w:rPr>
        <w:t xml:space="preserve"> and </w:t>
      </w:r>
      <w:r w:rsidR="00A41F51" w:rsidRPr="00EF7A5A">
        <w:rPr>
          <w:rFonts w:cs="Arial"/>
          <w:b/>
          <w:bCs/>
        </w:rPr>
        <w:t>information</w:t>
      </w:r>
      <w:r w:rsidR="00A41F51" w:rsidRPr="00EF7A5A">
        <w:rPr>
          <w:rFonts w:cs="Arial"/>
          <w:bCs/>
        </w:rPr>
        <w:t xml:space="preserve"> on </w:t>
      </w:r>
      <w:r w:rsidR="00A4003D" w:rsidRPr="00EF7A5A">
        <w:rPr>
          <w:rFonts w:cs="Arial"/>
          <w:b/>
          <w:bCs/>
        </w:rPr>
        <w:t>D</w:t>
      </w:r>
      <w:r w:rsidR="00A41F51" w:rsidRPr="00EF7A5A">
        <w:rPr>
          <w:rFonts w:cs="Arial"/>
          <w:b/>
          <w:bCs/>
        </w:rPr>
        <w:t>aymark</w:t>
      </w:r>
      <w:r w:rsidR="00A41F51" w:rsidRPr="00EF7A5A">
        <w:rPr>
          <w:rFonts w:cs="Arial"/>
          <w:bCs/>
        </w:rPr>
        <w:t xml:space="preserve"> </w:t>
      </w:r>
      <w:r w:rsidR="009E398A" w:rsidRPr="00EF7A5A">
        <w:rPr>
          <w:rFonts w:cs="Arial"/>
          <w:bCs/>
        </w:rPr>
        <w:t xml:space="preserve">during the automated conversion process </w:t>
      </w:r>
      <w:r w:rsidR="00A41F51" w:rsidRPr="00EF7A5A">
        <w:rPr>
          <w:rFonts w:cs="Arial"/>
          <w:bCs/>
        </w:rPr>
        <w:t>and</w:t>
      </w:r>
      <w:r w:rsidR="00A4003D" w:rsidRPr="00EF7A5A">
        <w:rPr>
          <w:rFonts w:cs="Arial"/>
          <w:bCs/>
        </w:rPr>
        <w:t xml:space="preserve"> amend as appropriate.</w:t>
      </w:r>
      <w:r w:rsidR="005C6026" w:rsidRPr="00EF7A5A">
        <w:rPr>
          <w:rFonts w:cs="Arial"/>
          <w:bCs/>
        </w:rPr>
        <w:t xml:space="preserve"> </w:t>
      </w:r>
      <w:r w:rsidR="002B34D3" w:rsidRPr="00EF7A5A">
        <w:rPr>
          <w:rFonts w:cs="Arial"/>
          <w:bCs/>
        </w:rPr>
        <w:t>Alternatively, Data Producers</w:t>
      </w:r>
      <w:r w:rsidR="00C31C9C" w:rsidRPr="00EF7A5A">
        <w:rPr>
          <w:rFonts w:cs="Arial"/>
          <w:bCs/>
        </w:rPr>
        <w:t xml:space="preserve"> may </w:t>
      </w:r>
      <w:r w:rsidR="002B34D3" w:rsidRPr="00EF7A5A">
        <w:rPr>
          <w:rFonts w:cs="Arial"/>
          <w:bCs/>
        </w:rPr>
        <w:t>consider</w:t>
      </w:r>
      <w:r w:rsidR="00C31C9C" w:rsidRPr="00EF7A5A">
        <w:rPr>
          <w:rFonts w:cs="Arial"/>
          <w:bCs/>
        </w:rPr>
        <w:t xml:space="preserve"> separating discrete information incidences </w:t>
      </w:r>
      <w:r w:rsidR="002B34D3" w:rsidRPr="00EF7A5A">
        <w:rPr>
          <w:rFonts w:cs="Arial"/>
          <w:bCs/>
        </w:rPr>
        <w:t xml:space="preserve">in INFORM </w:t>
      </w:r>
      <w:r w:rsidR="00C31C9C" w:rsidRPr="00EF7A5A">
        <w:rPr>
          <w:rFonts w:cs="Arial"/>
          <w:bCs/>
        </w:rPr>
        <w:t>by, for instance, semicolons</w:t>
      </w:r>
      <w:r w:rsidR="00590447" w:rsidRPr="00EF7A5A">
        <w:rPr>
          <w:rFonts w:cs="Arial"/>
          <w:bCs/>
        </w:rPr>
        <w:t xml:space="preserve"> such that the converter may be customised to recognise particular standardised text strings and parse these strings to appropriate S-101 attributes as required.</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27" w:name="_Toc422735910"/>
      <w:bookmarkStart w:id="1828" w:name="_Toc460900656"/>
      <w:bookmarkStart w:id="1829" w:name="_Toc173416508"/>
      <w:r w:rsidRPr="00EF7A5A">
        <w:rPr>
          <w:bCs/>
        </w:rPr>
        <w:t>Floating structures</w:t>
      </w:r>
      <w:bookmarkEnd w:id="1827"/>
      <w:bookmarkEnd w:id="1828"/>
      <w:bookmarkEnd w:id="1829"/>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830" w:name="_Toc422735912"/>
      <w:bookmarkStart w:id="1831" w:name="_Toc460900657"/>
      <w:bookmarkStart w:id="1832" w:name="_Toc173416509"/>
      <w:r w:rsidRPr="00EF7A5A">
        <w:rPr>
          <w:bCs/>
        </w:rPr>
        <w:t>Buoys</w:t>
      </w:r>
      <w:bookmarkEnd w:id="1830"/>
      <w:bookmarkEnd w:id="1831"/>
      <w:bookmarkEnd w:id="1832"/>
    </w:p>
    <w:p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cardinal (</w:t>
      </w:r>
      <w:r w:rsidRPr="00EF7A5A">
        <w:rPr>
          <w:b/>
        </w:rPr>
        <w:t>BOYCAR</w:t>
      </w:r>
      <w:r w:rsidRPr="00EF7A5A">
        <w:t>)</w:t>
      </w:r>
      <w:r w:rsidRPr="00EF7A5A">
        <w:tab/>
      </w:r>
      <w:r w:rsidRPr="00EF7A5A">
        <w:tab/>
      </w:r>
      <w:r w:rsidRPr="00EF7A5A">
        <w:tab/>
      </w:r>
      <w:r w:rsidRPr="00EF7A5A">
        <w:tab/>
        <w:t>(P)</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Cardinal</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20.2)</w:t>
      </w:r>
    </w:p>
    <w:p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isolated danger (</w:t>
      </w:r>
      <w:r w:rsidRPr="00EF7A5A">
        <w:rPr>
          <w:b/>
        </w:rPr>
        <w:t>BOYISD</w:t>
      </w:r>
      <w:r w:rsidRPr="00EF7A5A">
        <w:t>)</w:t>
      </w:r>
      <w:r w:rsidRPr="00EF7A5A">
        <w:tab/>
      </w:r>
      <w:r w:rsidRPr="00EF7A5A">
        <w:tab/>
        <w:t>(P)</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Isolated Danger</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20.3)</w:t>
      </w:r>
    </w:p>
    <w:p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lateral (</w:t>
      </w:r>
      <w:r w:rsidRPr="00EF7A5A">
        <w:rPr>
          <w:b/>
        </w:rPr>
        <w:t>BOYLAT</w:t>
      </w:r>
      <w:r w:rsidRPr="00EF7A5A">
        <w:t>)</w:t>
      </w:r>
      <w:r w:rsidRPr="00EF7A5A">
        <w:tab/>
      </w:r>
      <w:r w:rsidRPr="00EF7A5A">
        <w:tab/>
      </w:r>
      <w:r w:rsidRPr="00EF7A5A">
        <w:tab/>
      </w:r>
      <w:r w:rsidRPr="00EF7A5A">
        <w:tab/>
      </w:r>
      <w:r w:rsidRPr="00EF7A5A">
        <w:tab/>
        <w:t>(P)</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Lateral</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20.1)</w:t>
      </w:r>
    </w:p>
    <w:p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6C7A0D" w:rsidRPr="00EF7A5A">
        <w:rPr>
          <w:u w:val="single"/>
        </w:rPr>
        <w:t>Object</w:t>
      </w:r>
      <w:r w:rsidRPr="00EF7A5A">
        <w:rPr>
          <w:u w:val="single"/>
        </w:rPr>
        <w:t>:</w:t>
      </w:r>
      <w:r w:rsidRPr="00EF7A5A">
        <w:tab/>
      </w:r>
      <w:r w:rsidRPr="00EF7A5A">
        <w:tab/>
        <w:t>Buoy, safe water (</w:t>
      </w:r>
      <w:r w:rsidRPr="00EF7A5A">
        <w:rPr>
          <w:b/>
        </w:rPr>
        <w:t>BOYSAW</w:t>
      </w:r>
      <w:r w:rsidRPr="00EF7A5A">
        <w:t>)</w:t>
      </w:r>
      <w:r w:rsidRPr="00EF7A5A">
        <w:tab/>
      </w:r>
      <w:r w:rsidRPr="00EF7A5A">
        <w:tab/>
      </w:r>
      <w:r w:rsidRPr="00EF7A5A">
        <w:tab/>
        <w:t>(P)</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6C7A0D" w:rsidRPr="00EF7A5A">
        <w:rPr>
          <w:u w:val="single"/>
        </w:rPr>
        <w:t>Feature</w:t>
      </w:r>
      <w:r w:rsidRPr="00EF7A5A">
        <w:t>:</w:t>
      </w:r>
      <w:r w:rsidRPr="00EF7A5A">
        <w:tab/>
      </w:r>
      <w:r w:rsidRPr="00EF7A5A">
        <w:rPr>
          <w:b/>
        </w:rPr>
        <w:t>Safe Water</w:t>
      </w:r>
      <w:r w:rsidR="00C11ACA">
        <w:rPr>
          <w:b/>
        </w:rPr>
        <w:t xml:space="preserve"> Buoy</w:t>
      </w:r>
      <w:r w:rsidRPr="00EF7A5A">
        <w:rPr>
          <w:b/>
        </w:rPr>
        <w:tab/>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t>(S-101 DCEG Clause 20.4)</w:t>
      </w:r>
    </w:p>
    <w:p w:rsidR="00F560BE" w:rsidRPr="00EF7A5A" w:rsidRDefault="00F560BE" w:rsidP="00F560BE">
      <w:pPr>
        <w:spacing w:after="120"/>
        <w:jc w:val="both"/>
      </w:pPr>
      <w:r w:rsidRPr="00EF7A5A">
        <w:t>All instances of encoding of the above S-57 b</w:t>
      </w:r>
      <w:r w:rsidR="007868CA" w:rsidRPr="00EF7A5A">
        <w:t>uoy</w:t>
      </w:r>
      <w:r w:rsidRPr="00EF7A5A">
        <w:t xml:space="preserve"> </w:t>
      </w:r>
      <w:r w:rsidR="006C7A0D" w:rsidRPr="00EF7A5A">
        <w:t>O</w:t>
      </w:r>
      <w:r w:rsidRPr="00EF7A5A">
        <w:t>bject</w:t>
      </w:r>
      <w:r w:rsidR="006C7A0D" w:rsidRPr="00EF7A5A">
        <w:t xml:space="preserve"> classe</w:t>
      </w:r>
      <w:r w:rsidRPr="00EF7A5A">
        <w:t xml:space="preserve">s and their binding attributes will be </w:t>
      </w:r>
      <w:r w:rsidR="007061C2" w:rsidRPr="00EF7A5A">
        <w:t xml:space="preserve">converted </w:t>
      </w:r>
      <w:r w:rsidRPr="00EF7A5A">
        <w:t xml:space="preserve">automatically </w:t>
      </w:r>
      <w:r w:rsidR="007061C2" w:rsidRPr="00EF7A5A">
        <w:t>to an instance of</w:t>
      </w:r>
      <w:r w:rsidRPr="00EF7A5A">
        <w:t xml:space="preserve"> the corresponding above S-101 b</w:t>
      </w:r>
      <w:r w:rsidR="007868CA" w:rsidRPr="00EF7A5A">
        <w:t>uoy</w:t>
      </w:r>
      <w:r w:rsidRPr="00EF7A5A">
        <w:t xml:space="preserve"> </w:t>
      </w:r>
      <w:r w:rsidR="002A5541" w:rsidRPr="00EF7A5A">
        <w:t>Feature type</w:t>
      </w:r>
      <w:r w:rsidRPr="00EF7A5A">
        <w:t>s during the automated conversion process.</w:t>
      </w:r>
      <w:r w:rsidR="005C6026" w:rsidRPr="00EF7A5A">
        <w:t xml:space="preserve"> </w:t>
      </w:r>
      <w:r w:rsidRPr="00EF7A5A">
        <w:t>However, Data Producers are advised that the following enumerate type attributes have restricted allowable enumerate values for these b</w:t>
      </w:r>
      <w:r w:rsidR="007868CA" w:rsidRPr="00EF7A5A">
        <w:t>uoy</w:t>
      </w:r>
      <w:r w:rsidRPr="00EF7A5A">
        <w:t xml:space="preserve"> features in S-101:</w:t>
      </w:r>
    </w:p>
    <w:p w:rsidR="00F560BE" w:rsidRPr="00EF7A5A" w:rsidRDefault="00F560BE" w:rsidP="003159F7">
      <w:pPr>
        <w:jc w:val="both"/>
      </w:pPr>
      <w:r w:rsidRPr="00EF7A5A">
        <w:rPr>
          <w:b/>
        </w:rPr>
        <w:t>marks navigational – system of</w:t>
      </w:r>
      <w:r w:rsidRPr="00EF7A5A">
        <w:tab/>
        <w:t>(MARSYS)</w:t>
      </w:r>
    </w:p>
    <w:p w:rsidR="00F560BE" w:rsidRPr="00EF7A5A" w:rsidRDefault="00F560BE" w:rsidP="00F560BE">
      <w:pPr>
        <w:spacing w:after="120"/>
        <w:jc w:val="both"/>
      </w:pPr>
      <w:r w:rsidRPr="00EF7A5A">
        <w:rPr>
          <w:b/>
        </w:rPr>
        <w:t>nature of construction</w:t>
      </w:r>
      <w:r w:rsidRPr="00EF7A5A">
        <w:tab/>
      </w:r>
      <w:r w:rsidRPr="00EF7A5A">
        <w:tab/>
      </w:r>
      <w:r w:rsidRPr="00EF7A5A">
        <w:tab/>
        <w:t>(NATCON)</w:t>
      </w:r>
    </w:p>
    <w:p w:rsidR="00F560BE" w:rsidRPr="00EF7A5A" w:rsidRDefault="00F560BE" w:rsidP="00F560BE">
      <w:pPr>
        <w:spacing w:after="120"/>
        <w:jc w:val="both"/>
        <w:rPr>
          <w:rFonts w:cs="Arial"/>
        </w:rPr>
      </w:pPr>
      <w:r w:rsidRPr="00EF7A5A">
        <w:rPr>
          <w:rFonts w:cs="Arial"/>
          <w:bCs/>
        </w:rPr>
        <w:t>See S-101 DCEG clauses 20.</w:t>
      </w:r>
      <w:r w:rsidR="007868CA" w:rsidRPr="00EF7A5A">
        <w:rPr>
          <w:rFonts w:cs="Arial"/>
          <w:bCs/>
        </w:rPr>
        <w:t>1-4</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MARSYS and NATCON on </w:t>
      </w:r>
      <w:r w:rsidRPr="00EF7A5A">
        <w:t>b</w:t>
      </w:r>
      <w:r w:rsidR="007868CA" w:rsidRPr="00EF7A5A">
        <w:t>uoy</w:t>
      </w:r>
      <w:r w:rsidRPr="00EF7A5A">
        <w:t xml:space="preserve"> objects</w:t>
      </w:r>
      <w:r w:rsidRPr="00EF7A5A">
        <w:rPr>
          <w:rFonts w:cs="Arial"/>
          <w:bCs/>
        </w:rPr>
        <w:t xml:space="preserve"> and amend appropriately.</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F560BE" w:rsidRPr="00EF7A5A" w:rsidRDefault="00F560B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9C6E40"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9C6E40" w:rsidRPr="00EF7A5A">
        <w:rPr>
          <w:rFonts w:cs="Arial"/>
          <w:b/>
          <w:bCs/>
        </w:rPr>
        <w:t>TOPMAR</w:t>
      </w:r>
      <w:r w:rsidR="009C6E40" w:rsidRPr="00EF7A5A">
        <w:rPr>
          <w:rFonts w:cs="Arial"/>
          <w:bCs/>
        </w:rPr>
        <w:t xml:space="preserve"> </w:t>
      </w:r>
      <w:r w:rsidRPr="00EF7A5A">
        <w:rPr>
          <w:rFonts w:cs="Arial"/>
          <w:bCs/>
        </w:rPr>
        <w:t xml:space="preserve">will be converted to </w:t>
      </w:r>
      <w:r w:rsidRPr="00EF7A5A">
        <w:rPr>
          <w:rFonts w:cs="Arial"/>
          <w:b/>
          <w:bCs/>
        </w:rPr>
        <w:t>topmark</w:t>
      </w:r>
      <w:r w:rsidRPr="00EF7A5A">
        <w:rPr>
          <w:rFonts w:cs="Arial"/>
          <w:bCs/>
        </w:rPr>
        <w:t xml:space="preserve"> for the corresponding aid to navigation structure feature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9C6E40" w:rsidRPr="00EF7A5A">
        <w:rPr>
          <w:rFonts w:cs="Arial"/>
          <w:b/>
          <w:bCs/>
        </w:rPr>
        <w:t>TOPMAR</w:t>
      </w:r>
      <w:r w:rsidR="009C6E40" w:rsidRPr="00EF7A5A">
        <w:rPr>
          <w:rFonts w:cs="Arial"/>
          <w:bCs/>
        </w:rPr>
        <w:t xml:space="preserve"> </w:t>
      </w:r>
      <w:r w:rsidRPr="00EF7A5A">
        <w:rPr>
          <w:rFonts w:cs="Arial"/>
          <w:bCs/>
        </w:rPr>
        <w:t xml:space="preserve">attributes DATEND, DATSTA, PEREND, PERSTA and STATUS will not be converted. Additional topmark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1341F1" w:rsidRPr="00EF7A5A">
        <w:rPr>
          <w:rFonts w:cs="Arial"/>
          <w:bCs/>
        </w:rPr>
        <w:t>See also clause 12.6.</w:t>
      </w:r>
    </w:p>
    <w:p w:rsidR="00F560BE" w:rsidRPr="00EF7A5A" w:rsidRDefault="00F560BE" w:rsidP="00F560B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B</w:t>
      </w:r>
      <w:r w:rsidR="007868CA" w:rsidRPr="00EF7A5A">
        <w:t>uoy</w:t>
      </w:r>
      <w:r w:rsidRPr="00EF7A5A">
        <w:t>, special purpose (</w:t>
      </w:r>
      <w:r w:rsidRPr="00EF7A5A">
        <w:rPr>
          <w:b/>
        </w:rPr>
        <w:t>B</w:t>
      </w:r>
      <w:r w:rsidR="007868CA" w:rsidRPr="00EF7A5A">
        <w:rPr>
          <w:b/>
        </w:rPr>
        <w:t>OY</w:t>
      </w:r>
      <w:r w:rsidRPr="00EF7A5A">
        <w:rPr>
          <w:b/>
        </w:rPr>
        <w:t>SPP</w:t>
      </w:r>
      <w:r w:rsidRPr="00EF7A5A">
        <w:t>)</w:t>
      </w:r>
      <w:r w:rsidRPr="00EF7A5A">
        <w:tab/>
      </w:r>
      <w:r w:rsidRPr="00EF7A5A">
        <w:tab/>
        <w:t>(P)</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Special Purpose/General</w:t>
      </w:r>
      <w:r w:rsidR="00700F75">
        <w:rPr>
          <w:b/>
        </w:rPr>
        <w:t xml:space="preserve"> Buoy</w:t>
      </w:r>
      <w:r w:rsidRPr="00EF7A5A">
        <w:rPr>
          <w:b/>
        </w:rPr>
        <w:tab/>
      </w:r>
      <w:r w:rsidRPr="00EF7A5A">
        <w:rPr>
          <w:b/>
        </w:rPr>
        <w:tab/>
      </w:r>
      <w:r w:rsidRPr="00EF7A5A">
        <w:t>(P)</w:t>
      </w:r>
      <w:r w:rsidRPr="00EF7A5A">
        <w:tab/>
      </w:r>
      <w:r w:rsidRPr="00EF7A5A">
        <w:tab/>
      </w:r>
      <w:r w:rsidR="007868CA" w:rsidRPr="00EF7A5A">
        <w:tab/>
      </w:r>
      <w:r w:rsidRPr="00EF7A5A">
        <w:t>(S-101 DCEG Clause 20.</w:t>
      </w:r>
      <w:r w:rsidR="007868CA" w:rsidRPr="00EF7A5A">
        <w:t>5</w:t>
      </w:r>
      <w:r w:rsidRPr="00EF7A5A">
        <w:t>)</w:t>
      </w:r>
    </w:p>
    <w:p w:rsidR="00A043EE" w:rsidRPr="00EF7A5A" w:rsidRDefault="00F560BE" w:rsidP="00A043E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001A76E9" w:rsidRPr="00EF7A5A">
        <w:rPr>
          <w:b/>
        </w:rPr>
        <w:t>BOYSPP</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Special Purpose/General</w:t>
      </w:r>
      <w:r w:rsidR="004844AE">
        <w:rPr>
          <w:b/>
        </w:rPr>
        <w:t xml:space="preserve"> Buoy</w:t>
      </w:r>
      <w:r w:rsidRPr="00EF7A5A">
        <w:rPr>
          <w:b/>
        </w:rPr>
        <w:t xml:space="preserve"> </w:t>
      </w:r>
      <w:r w:rsidRPr="00EF7A5A">
        <w:t>during the automated conversion process.</w:t>
      </w:r>
      <w:r w:rsidR="005C6026" w:rsidRPr="00EF7A5A">
        <w:t xml:space="preserve"> </w:t>
      </w:r>
      <w:r w:rsidRPr="00EF7A5A">
        <w:t>However</w:t>
      </w:r>
      <w:r w:rsidR="000755BA">
        <w:t>,</w:t>
      </w:r>
      <w:r w:rsidR="00A043EE" w:rsidRPr="00EF7A5A">
        <w:t xml:space="preserve"> the following exceptions apply:</w:t>
      </w:r>
    </w:p>
    <w:p w:rsidR="00A043EE" w:rsidRPr="00EF7A5A" w:rsidRDefault="0042688E" w:rsidP="0042688E">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rPr>
          <w:rFonts w:cs="Arial"/>
          <w:bCs/>
        </w:rPr>
        <w:t xml:space="preserve">Instances of </w:t>
      </w:r>
      <w:r w:rsidRPr="00EF7A5A">
        <w:rPr>
          <w:rFonts w:cs="Arial"/>
          <w:b/>
          <w:bCs/>
        </w:rPr>
        <w:t>BOYSPP</w:t>
      </w:r>
      <w:r w:rsidRPr="00EF7A5A">
        <w:rPr>
          <w:rFonts w:cs="Arial"/>
          <w:bCs/>
        </w:rPr>
        <w:t xml:space="preserve"> having attributes CATSPM = </w:t>
      </w:r>
      <w:r w:rsidRPr="00EF7A5A">
        <w:rPr>
          <w:rFonts w:cs="Arial"/>
          <w:bCs/>
          <w:i/>
        </w:rPr>
        <w:t>27</w:t>
      </w:r>
      <w:r w:rsidRPr="00EF7A5A">
        <w:rPr>
          <w:rFonts w:cs="Arial"/>
          <w:bCs/>
        </w:rPr>
        <w:t xml:space="preserve">, COLOUR = </w:t>
      </w:r>
      <w:r w:rsidRPr="00EF7A5A">
        <w:rPr>
          <w:rFonts w:cs="Arial"/>
          <w:bCs/>
          <w:i/>
        </w:rPr>
        <w:t>5,6</w:t>
      </w:r>
      <w:r w:rsidR="00DF3F25">
        <w:rPr>
          <w:rFonts w:cs="Arial"/>
          <w:bCs/>
          <w:iCs/>
        </w:rPr>
        <w:t xml:space="preserve"> or </w:t>
      </w:r>
      <w:r w:rsidR="001E5715">
        <w:rPr>
          <w:rFonts w:cs="Arial"/>
          <w:bCs/>
          <w:i/>
        </w:rPr>
        <w:t>6,5</w:t>
      </w:r>
      <w:r w:rsidRPr="00EF7A5A">
        <w:rPr>
          <w:rFonts w:cs="Arial"/>
          <w:bCs/>
        </w:rPr>
        <w:t xml:space="preserve"> and COLPAT = </w:t>
      </w:r>
      <w:r w:rsidRPr="00EF7A5A">
        <w:rPr>
          <w:rFonts w:cs="Arial"/>
          <w:bCs/>
          <w:i/>
        </w:rPr>
        <w:t>2</w:t>
      </w:r>
      <w:r w:rsidRPr="00EF7A5A">
        <w:rPr>
          <w:rFonts w:cs="Arial"/>
          <w:bCs/>
        </w:rPr>
        <w:t xml:space="preserve"> will be converted to an instance of </w:t>
      </w:r>
      <w:r w:rsidRPr="00EF7A5A">
        <w:rPr>
          <w:rFonts w:cs="Arial"/>
          <w:b/>
          <w:bCs/>
        </w:rPr>
        <w:t>Emergency Wreck Marking</w:t>
      </w:r>
      <w:r w:rsidR="004844AE">
        <w:rPr>
          <w:rFonts w:cs="Arial"/>
          <w:b/>
          <w:bCs/>
        </w:rPr>
        <w:t xml:space="preserve"> Buoy</w:t>
      </w:r>
      <w:r w:rsidR="00A043EE" w:rsidRPr="00EF7A5A">
        <w:t xml:space="preserve"> (see clause 12.</w:t>
      </w:r>
      <w:r w:rsidRPr="00EF7A5A">
        <w:t>4.1.1</w:t>
      </w:r>
      <w:r w:rsidR="00A043EE" w:rsidRPr="00EF7A5A">
        <w:t xml:space="preserve">). </w:t>
      </w:r>
    </w:p>
    <w:p w:rsidR="00F560BE" w:rsidRPr="00EF7A5A" w:rsidRDefault="00F560BE" w:rsidP="00203001">
      <w:pPr>
        <w:widowControl w:val="0"/>
        <w:spacing w:after="120"/>
        <w:jc w:val="both"/>
      </w:pPr>
      <w:r w:rsidRPr="00EF7A5A">
        <w:t xml:space="preserve">Data Producers are advised that the following enumerate type attributes have restricted allowable enumerate values for </w:t>
      </w:r>
      <w:r w:rsidRPr="00EF7A5A">
        <w:rPr>
          <w:b/>
        </w:rPr>
        <w:t>Special Purpose/General</w:t>
      </w:r>
      <w:r w:rsidR="004844AE">
        <w:rPr>
          <w:b/>
        </w:rPr>
        <w:t xml:space="preserve"> Buoy</w:t>
      </w:r>
      <w:r w:rsidRPr="00EF7A5A">
        <w:t xml:space="preserve"> in S-101:</w:t>
      </w:r>
    </w:p>
    <w:p w:rsidR="00F560BE" w:rsidRPr="00EF7A5A" w:rsidRDefault="00F560BE" w:rsidP="003159F7">
      <w:pPr>
        <w:jc w:val="both"/>
      </w:pPr>
      <w:r w:rsidRPr="00EF7A5A">
        <w:rPr>
          <w:b/>
        </w:rPr>
        <w:t>category of special purpose mark</w:t>
      </w:r>
      <w:r w:rsidRPr="00EF7A5A">
        <w:tab/>
        <w:t>(CATSPM)</w:t>
      </w:r>
    </w:p>
    <w:p w:rsidR="00F560BE" w:rsidRPr="00EF7A5A" w:rsidRDefault="00F560BE" w:rsidP="003159F7">
      <w:pPr>
        <w:jc w:val="both"/>
      </w:pPr>
      <w:r w:rsidRPr="00EF7A5A">
        <w:rPr>
          <w:b/>
        </w:rPr>
        <w:t>marks navigational – system of</w:t>
      </w:r>
      <w:r w:rsidRPr="00EF7A5A">
        <w:tab/>
        <w:t>(MARSYS)</w:t>
      </w:r>
    </w:p>
    <w:p w:rsidR="00F560BE" w:rsidRPr="00EF7A5A" w:rsidRDefault="00F560BE" w:rsidP="00F560BE">
      <w:pPr>
        <w:spacing w:after="120"/>
        <w:jc w:val="both"/>
      </w:pPr>
      <w:r w:rsidRPr="00EF7A5A">
        <w:rPr>
          <w:b/>
        </w:rPr>
        <w:t>nature of construction</w:t>
      </w:r>
      <w:r w:rsidRPr="00EF7A5A">
        <w:tab/>
      </w:r>
      <w:r w:rsidRPr="00EF7A5A">
        <w:tab/>
      </w:r>
      <w:r w:rsidRPr="00EF7A5A">
        <w:tab/>
        <w:t>(NATCON)</w:t>
      </w:r>
    </w:p>
    <w:p w:rsidR="00F560BE" w:rsidRPr="00EF7A5A" w:rsidRDefault="00F560BE" w:rsidP="00F560BE">
      <w:pPr>
        <w:spacing w:after="120"/>
        <w:jc w:val="both"/>
        <w:rPr>
          <w:rFonts w:cs="Arial"/>
          <w:bCs/>
        </w:rPr>
      </w:pPr>
      <w:r w:rsidRPr="00EF7A5A">
        <w:rPr>
          <w:rFonts w:cs="Arial"/>
          <w:bCs/>
        </w:rPr>
        <w:t>See S-101 DCEG clause 20.</w:t>
      </w:r>
      <w:r w:rsidR="00A34F91" w:rsidRPr="00EF7A5A">
        <w:rPr>
          <w:rFonts w:cs="Arial"/>
          <w:bCs/>
        </w:rPr>
        <w:t>5</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CATSPM, MARSYS and NATCON on </w:t>
      </w:r>
      <w:r w:rsidRPr="00EF7A5A">
        <w:rPr>
          <w:b/>
        </w:rPr>
        <w:t>B</w:t>
      </w:r>
      <w:r w:rsidR="001A76E9" w:rsidRPr="00EF7A5A">
        <w:rPr>
          <w:b/>
        </w:rPr>
        <w:t>OY</w:t>
      </w:r>
      <w:r w:rsidRPr="00EF7A5A">
        <w:rPr>
          <w:b/>
        </w:rPr>
        <w:t>SPP</w:t>
      </w:r>
      <w:r w:rsidRPr="00EF7A5A">
        <w:rPr>
          <w:rFonts w:cs="Arial"/>
          <w:bCs/>
        </w:rPr>
        <w:t xml:space="preserve"> and amend appropriately.</w:t>
      </w:r>
    </w:p>
    <w:p w:rsidR="00F560BE" w:rsidRPr="00EF7A5A" w:rsidRDefault="00F560BE" w:rsidP="00F560B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F560BE" w:rsidRPr="00EF7A5A" w:rsidRDefault="00F560B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703A3C"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703A3C" w:rsidRPr="00EF7A5A">
        <w:rPr>
          <w:rFonts w:cs="Arial"/>
          <w:b/>
          <w:bCs/>
        </w:rPr>
        <w:t>TOPMAR</w:t>
      </w:r>
      <w:r w:rsidR="00703A3C" w:rsidRPr="00EF7A5A">
        <w:rPr>
          <w:rFonts w:cs="Arial"/>
          <w:bCs/>
        </w:rPr>
        <w:t xml:space="preserve"> </w:t>
      </w:r>
      <w:r w:rsidRPr="00EF7A5A">
        <w:rPr>
          <w:rFonts w:cs="Arial"/>
          <w:bCs/>
        </w:rPr>
        <w:t xml:space="preserve">associated with </w:t>
      </w:r>
      <w:r w:rsidRPr="00EF7A5A">
        <w:rPr>
          <w:rFonts w:cs="Arial"/>
          <w:b/>
          <w:bCs/>
        </w:rPr>
        <w:t>B</w:t>
      </w:r>
      <w:r w:rsidR="006779D3" w:rsidRPr="00EF7A5A">
        <w:rPr>
          <w:rFonts w:cs="Arial"/>
          <w:b/>
          <w:bCs/>
        </w:rPr>
        <w:t>OY</w:t>
      </w:r>
      <w:r w:rsidRPr="00EF7A5A">
        <w:rPr>
          <w:rFonts w:cs="Arial"/>
          <w:b/>
          <w:bCs/>
        </w:rPr>
        <w:t>SPP</w:t>
      </w:r>
      <w:r w:rsidRPr="00EF7A5A">
        <w:rPr>
          <w:rFonts w:cs="Arial"/>
          <w:bCs/>
        </w:rPr>
        <w:t xml:space="preserve"> will be converted to </w:t>
      </w:r>
      <w:r w:rsidRPr="00EF7A5A">
        <w:rPr>
          <w:rFonts w:cs="Arial"/>
          <w:b/>
          <w:bCs/>
        </w:rPr>
        <w:t>topmark</w:t>
      </w:r>
      <w:r w:rsidRPr="00EF7A5A">
        <w:rPr>
          <w:rFonts w:cs="Arial"/>
          <w:bCs/>
        </w:rPr>
        <w:t xml:space="preserve"> for the corresponding </w:t>
      </w:r>
      <w:r w:rsidRPr="00EF7A5A">
        <w:rPr>
          <w:b/>
        </w:rPr>
        <w:t>B</w:t>
      </w:r>
      <w:r w:rsidR="006779D3" w:rsidRPr="00EF7A5A">
        <w:rPr>
          <w:b/>
        </w:rPr>
        <w:t>uoy</w:t>
      </w:r>
      <w:r w:rsidRPr="00EF7A5A">
        <w:rPr>
          <w:b/>
        </w:rPr>
        <w:t xml:space="preserve"> Special Purpose/General</w:t>
      </w:r>
      <w:r w:rsidRPr="00EF7A5A">
        <w:rPr>
          <w:rFonts w:cs="Arial"/>
          <w:bCs/>
        </w:rPr>
        <w:t xml:space="preserv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703A3C" w:rsidRPr="00EF7A5A">
        <w:rPr>
          <w:rFonts w:cs="Arial"/>
          <w:b/>
          <w:bCs/>
        </w:rPr>
        <w:t>TOPMAR</w:t>
      </w:r>
      <w:r w:rsidR="00703A3C" w:rsidRPr="00EF7A5A">
        <w:rPr>
          <w:rFonts w:cs="Arial"/>
          <w:bCs/>
        </w:rPr>
        <w:t xml:space="preserve"> </w:t>
      </w:r>
      <w:r w:rsidRPr="00EF7A5A">
        <w:rPr>
          <w:rFonts w:cs="Arial"/>
          <w:bCs/>
        </w:rPr>
        <w:t>attributes DATEND, DATSTA, PEREND, PERSTA and STATUS will not be converted.</w:t>
      </w:r>
      <w:r w:rsidR="005C6026" w:rsidRPr="00EF7A5A">
        <w:rPr>
          <w:rFonts w:cs="Arial"/>
          <w:bCs/>
        </w:rPr>
        <w:t xml:space="preserve"> </w:t>
      </w:r>
      <w:r w:rsidRPr="00EF7A5A">
        <w:rPr>
          <w:rFonts w:cs="Arial"/>
          <w:bCs/>
        </w:rPr>
        <w:t xml:space="preserve">Additional topmark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1341F1" w:rsidRPr="00EF7A5A">
        <w:rPr>
          <w:rFonts w:cs="Arial"/>
          <w:bCs/>
        </w:rPr>
        <w:t>See also clause 12.6.</w:t>
      </w:r>
    </w:p>
    <w:p w:rsidR="004B6FED" w:rsidRPr="00EF7A5A" w:rsidRDefault="004B6FED" w:rsidP="004B6FE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Buoy, installation (</w:t>
      </w:r>
      <w:r w:rsidRPr="00EF7A5A">
        <w:rPr>
          <w:b/>
        </w:rPr>
        <w:t>BOYINB</w:t>
      </w:r>
      <w:r w:rsidRPr="00EF7A5A">
        <w:t>)</w:t>
      </w:r>
      <w:r w:rsidRPr="00EF7A5A">
        <w:tab/>
      </w:r>
      <w:r w:rsidRPr="00EF7A5A">
        <w:tab/>
        <w:t>(P)</w:t>
      </w:r>
    </w:p>
    <w:p w:rsidR="004B6FED" w:rsidRPr="00EF7A5A" w:rsidRDefault="004B6FED" w:rsidP="004B6FE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Installation</w:t>
      </w:r>
      <w:r w:rsidR="00700F75">
        <w:rPr>
          <w:b/>
        </w:rPr>
        <w:t xml:space="preserve"> Buoy</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t>(S-101 DCEG Clause 20.7)</w:t>
      </w:r>
    </w:p>
    <w:p w:rsidR="00A34F91" w:rsidRPr="00EF7A5A" w:rsidRDefault="004B6FED" w:rsidP="00A34F9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BOYINB</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Installation</w:t>
      </w:r>
      <w:r w:rsidR="004844AE">
        <w:rPr>
          <w:b/>
        </w:rPr>
        <w:t xml:space="preserve"> Buoy</w:t>
      </w:r>
      <w:r w:rsidRPr="00EF7A5A">
        <w:rPr>
          <w:b/>
        </w:rPr>
        <w:t xml:space="preserve"> </w:t>
      </w:r>
      <w:r w:rsidRPr="00EF7A5A">
        <w:t>during the automated conversion process.</w:t>
      </w:r>
      <w:r w:rsidR="005C6026" w:rsidRPr="00EF7A5A">
        <w:t xml:space="preserve"> </w:t>
      </w:r>
      <w:r w:rsidR="00A34F91" w:rsidRPr="00EF7A5A">
        <w:t>However</w:t>
      </w:r>
      <w:r w:rsidR="000755BA">
        <w:t>,</w:t>
      </w:r>
      <w:r w:rsidR="00A34F91" w:rsidRPr="00EF7A5A">
        <w:t xml:space="preserve"> the following exceptions apply:</w:t>
      </w:r>
    </w:p>
    <w:p w:rsidR="00A34F91" w:rsidRPr="00EF7A5A" w:rsidRDefault="00A34F91"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The S-57 attribute</w:t>
      </w:r>
      <w:r w:rsidR="00026259" w:rsidRPr="00EF7A5A">
        <w:t>s</w:t>
      </w:r>
      <w:r w:rsidRPr="00EF7A5A">
        <w:t xml:space="preserve"> MARSYS</w:t>
      </w:r>
      <w:r w:rsidR="00026259" w:rsidRPr="00EF7A5A">
        <w:t xml:space="preserve"> and VERLEN</w:t>
      </w:r>
      <w:r w:rsidRPr="00EF7A5A">
        <w:t xml:space="preserve"> for </w:t>
      </w:r>
      <w:r w:rsidRPr="00EF7A5A">
        <w:rPr>
          <w:b/>
        </w:rPr>
        <w:t>BOYINB</w:t>
      </w:r>
      <w:r w:rsidRPr="00EF7A5A">
        <w:t xml:space="preserve"> will not be converted.</w:t>
      </w:r>
      <w:r w:rsidR="005C6026" w:rsidRPr="00EF7A5A">
        <w:t xml:space="preserve"> </w:t>
      </w:r>
      <w:r w:rsidRPr="00EF7A5A">
        <w:t>It is considered that th</w:t>
      </w:r>
      <w:r w:rsidR="00026259" w:rsidRPr="00EF7A5A">
        <w:t>ese</w:t>
      </w:r>
      <w:r w:rsidRPr="00EF7A5A">
        <w:t xml:space="preserve"> attribute</w:t>
      </w:r>
      <w:r w:rsidR="00026259" w:rsidRPr="00EF7A5A">
        <w:t>s</w:t>
      </w:r>
      <w:r w:rsidRPr="00EF7A5A">
        <w:t xml:space="preserve"> </w:t>
      </w:r>
      <w:r w:rsidR="00026259" w:rsidRPr="00EF7A5A">
        <w:t>are</w:t>
      </w:r>
      <w:r w:rsidRPr="00EF7A5A">
        <w:t xml:space="preserve"> not relevant for </w:t>
      </w:r>
      <w:r w:rsidRPr="00EF7A5A">
        <w:rPr>
          <w:b/>
        </w:rPr>
        <w:t>Installation</w:t>
      </w:r>
      <w:r w:rsidR="004844AE">
        <w:rPr>
          <w:b/>
        </w:rPr>
        <w:t xml:space="preserve"> Buoy</w:t>
      </w:r>
      <w:r w:rsidRPr="00EF7A5A">
        <w:t xml:space="preserve"> in S-101.</w:t>
      </w:r>
    </w:p>
    <w:p w:rsidR="004B6FED" w:rsidRDefault="004B6FED" w:rsidP="004B6FED">
      <w:pPr>
        <w:spacing w:after="120"/>
        <w:jc w:val="both"/>
        <w:rPr>
          <w:ins w:id="1833" w:author="Jeff Wootton" w:date="2024-09-05T12:09:00Z"/>
        </w:rPr>
      </w:pPr>
      <w:r w:rsidRPr="00EF7A5A">
        <w:t xml:space="preserve">Data Producers are advised that the following enumerate type attribute has restricted allowable enumerate values for </w:t>
      </w:r>
      <w:r w:rsidRPr="00EF7A5A">
        <w:rPr>
          <w:b/>
        </w:rPr>
        <w:t>Installation</w:t>
      </w:r>
      <w:r w:rsidR="004844AE">
        <w:rPr>
          <w:b/>
        </w:rPr>
        <w:t xml:space="preserve"> Buoy</w:t>
      </w:r>
      <w:r w:rsidRPr="00EF7A5A">
        <w:t xml:space="preserve"> in S-101:</w:t>
      </w:r>
    </w:p>
    <w:p w:rsidR="006E0A11" w:rsidRPr="00EF7A5A" w:rsidRDefault="006E0A11" w:rsidP="006E0A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1834" w:author="Jeff Wootton" w:date="2024-09-05T12:09:00Z"/>
        </w:rPr>
      </w:pPr>
      <w:ins w:id="1835" w:author="Jeff Wootton" w:date="2024-09-05T12:09:00Z">
        <w:r w:rsidRPr="00EF7A5A">
          <w:t>The following additional requirements for S-57 dataset conversion must be noted:</w:t>
        </w:r>
      </w:ins>
    </w:p>
    <w:p w:rsidR="006E0A11" w:rsidRPr="00EF7A5A" w:rsidRDefault="00C3080A" w:rsidP="006E0A11">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836" w:author="Jeff Wootton" w:date="2024-09-05T12:09:00Z"/>
          <w:rFonts w:cs="Arial"/>
          <w:bCs/>
        </w:rPr>
      </w:pPr>
      <w:ins w:id="1837" w:author="Jeff Wootton" w:date="2024-09-05T12:10:00Z">
        <w:r w:rsidRPr="00C3080A">
          <w:rPr>
            <w:rPrChange w:id="1838" w:author="Jeff Wootton" w:date="2024-09-05T12:11:00Z">
              <w:rPr>
                <w:b/>
                <w:bCs/>
              </w:rPr>
            </w:rPrChange>
          </w:rPr>
          <w:t xml:space="preserve">The </w:t>
        </w:r>
      </w:ins>
      <w:ins w:id="1839" w:author="Jeff Wootton" w:date="2024-09-05T12:11:00Z">
        <w:r w:rsidRPr="00C3080A">
          <w:rPr>
            <w:rPrChange w:id="1840" w:author="Jeff Wootton" w:date="2024-09-05T12:11:00Z">
              <w:rPr>
                <w:b/>
                <w:bCs/>
              </w:rPr>
            </w:rPrChange>
          </w:rPr>
          <w:t xml:space="preserve">S-101 </w:t>
        </w:r>
        <w:r>
          <w:t xml:space="preserve">complex attribute </w:t>
        </w:r>
        <w:r>
          <w:rPr>
            <w:b/>
            <w:bCs/>
          </w:rPr>
          <w:t>topmark</w:t>
        </w:r>
        <w:r>
          <w:t xml:space="preserve"> is not an allowable attribute for </w:t>
        </w:r>
        <w:r w:rsidRPr="00EF7A5A">
          <w:rPr>
            <w:b/>
          </w:rPr>
          <w:t>Installation</w:t>
        </w:r>
        <w:r>
          <w:rPr>
            <w:b/>
          </w:rPr>
          <w:t xml:space="preserve"> Buoy</w:t>
        </w:r>
        <w:r w:rsidR="00BC1C87">
          <w:rPr>
            <w:bCs/>
          </w:rPr>
          <w:t>, therefore t</w:t>
        </w:r>
      </w:ins>
      <w:ins w:id="1841" w:author="Jeff Wootton" w:date="2024-09-05T12:12:00Z">
        <w:r w:rsidR="00BC1C87">
          <w:rPr>
            <w:bCs/>
          </w:rPr>
          <w:t xml:space="preserve">he S-57 </w:t>
        </w:r>
        <w:r w:rsidR="001C650E">
          <w:rPr>
            <w:bCs/>
          </w:rPr>
          <w:t>Object class</w:t>
        </w:r>
      </w:ins>
      <w:ins w:id="1842" w:author="Jeff Wootton" w:date="2024-09-05T12:10:00Z">
        <w:r w:rsidRPr="00C3080A">
          <w:rPr>
            <w:rPrChange w:id="1843" w:author="Jeff Wootton" w:date="2024-09-05T12:11:00Z">
              <w:rPr>
                <w:b/>
                <w:bCs/>
              </w:rPr>
            </w:rPrChange>
          </w:rPr>
          <w:t xml:space="preserve"> </w:t>
        </w:r>
        <w:r>
          <w:rPr>
            <w:b/>
            <w:bCs/>
          </w:rPr>
          <w:t>TOPMAR</w:t>
        </w:r>
      </w:ins>
      <w:ins w:id="1844" w:author="Jeff Wootton" w:date="2024-09-05T12:12:00Z">
        <w:r w:rsidR="001C650E">
          <w:t>, when</w:t>
        </w:r>
      </w:ins>
      <w:ins w:id="1845" w:author="Jeff Wootton" w:date="2024-09-05T12:10:00Z">
        <w:r>
          <w:t xml:space="preserve"> associated to an instance of </w:t>
        </w:r>
        <w:r>
          <w:rPr>
            <w:b/>
            <w:bCs/>
          </w:rPr>
          <w:t>BOYINB</w:t>
        </w:r>
        <w:r>
          <w:t xml:space="preserve"> will not be converted</w:t>
        </w:r>
      </w:ins>
      <w:ins w:id="1846" w:author="Jeff Wootton" w:date="2024-09-05T12:12:00Z">
        <w:r w:rsidR="001C650E">
          <w:t xml:space="preserve"> (see clause 12.6</w:t>
        </w:r>
      </w:ins>
      <w:ins w:id="1847" w:author="Jeff Wootton" w:date="2024-09-05T12:13:00Z">
        <w:r w:rsidR="001C650E">
          <w:t>)</w:t>
        </w:r>
      </w:ins>
      <w:ins w:id="1848" w:author="Jeff Wootton" w:date="2024-09-05T12:10:00Z">
        <w:r w:rsidRPr="00EF7A5A">
          <w:t>.</w:t>
        </w:r>
      </w:ins>
    </w:p>
    <w:p w:rsidR="006E0A11" w:rsidRPr="00EF7A5A" w:rsidDel="006E0A11" w:rsidRDefault="006E0A11" w:rsidP="004B6FED">
      <w:pPr>
        <w:spacing w:after="120"/>
        <w:jc w:val="both"/>
        <w:rPr>
          <w:del w:id="1849" w:author="Jeff Wootton" w:date="2024-09-05T12:09:00Z"/>
        </w:rPr>
      </w:pPr>
    </w:p>
    <w:p w:rsidR="004B6FED" w:rsidRPr="00EF7A5A" w:rsidRDefault="004B6FED" w:rsidP="004B6FED">
      <w:pPr>
        <w:spacing w:after="120"/>
        <w:jc w:val="both"/>
      </w:pPr>
      <w:r w:rsidRPr="00EF7A5A">
        <w:rPr>
          <w:b/>
        </w:rPr>
        <w:t>nature of construction</w:t>
      </w:r>
      <w:r w:rsidRPr="00EF7A5A">
        <w:tab/>
      </w:r>
      <w:r w:rsidRPr="00EF7A5A">
        <w:tab/>
        <w:t>(NATCON)</w:t>
      </w:r>
    </w:p>
    <w:p w:rsidR="004B6FED" w:rsidRPr="00EF7A5A" w:rsidRDefault="004B6FED" w:rsidP="004B6FED">
      <w:pPr>
        <w:spacing w:after="120"/>
        <w:jc w:val="both"/>
        <w:rPr>
          <w:rFonts w:cs="Arial"/>
          <w:bCs/>
        </w:rPr>
      </w:pPr>
      <w:r w:rsidRPr="00EF7A5A">
        <w:rPr>
          <w:rFonts w:cs="Arial"/>
          <w:bCs/>
        </w:rPr>
        <w:t xml:space="preserve">See S-101 DCEG clause </w:t>
      </w:r>
      <w:r w:rsidR="00A34F91" w:rsidRPr="00EF7A5A">
        <w:rPr>
          <w:rFonts w:cs="Arial"/>
          <w:bCs/>
        </w:rPr>
        <w:t>20.7</w:t>
      </w:r>
      <w:r w:rsidRPr="00EF7A5A">
        <w:rPr>
          <w:rFonts w:cs="Arial"/>
          <w:bCs/>
        </w:rPr>
        <w:t xml:space="preserve"> 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BOYINB</w:t>
      </w:r>
      <w:r w:rsidRPr="00EF7A5A">
        <w:rPr>
          <w:rFonts w:cs="Arial"/>
          <w:bCs/>
        </w:rPr>
        <w:t xml:space="preserve"> and amend appropriately.</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850" w:name="_Toc173416510"/>
      <w:bookmarkStart w:id="1851" w:name="_Toc422735914"/>
      <w:bookmarkStart w:id="1852" w:name="_Toc460900658"/>
      <w:r w:rsidRPr="00EF7A5A">
        <w:rPr>
          <w:bCs/>
        </w:rPr>
        <w:t>Emergency wreck marking buoys</w:t>
      </w:r>
      <w:bookmarkEnd w:id="1850"/>
    </w:p>
    <w:p w:rsidR="00F30D73" w:rsidRPr="00EF7A5A" w:rsidRDefault="00F30D73" w:rsidP="00F30D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Geo </w:t>
      </w:r>
      <w:r w:rsidR="002A5541" w:rsidRPr="00EF7A5A">
        <w:rPr>
          <w:u w:val="single"/>
        </w:rPr>
        <w:t>Feature</w:t>
      </w:r>
      <w:r w:rsidRPr="00EF7A5A">
        <w:t>:</w:t>
      </w:r>
      <w:r w:rsidRPr="00EF7A5A">
        <w:tab/>
      </w:r>
      <w:r w:rsidR="00C85FED" w:rsidRPr="00EF7A5A">
        <w:rPr>
          <w:b/>
        </w:rPr>
        <w:t>Emergency Wreck</w:t>
      </w:r>
      <w:r w:rsidRPr="00EF7A5A">
        <w:rPr>
          <w:b/>
        </w:rPr>
        <w:t xml:space="preserve"> Marking</w:t>
      </w:r>
      <w:r w:rsidR="004844AE">
        <w:rPr>
          <w:b/>
        </w:rPr>
        <w:t xml:space="preserve"> Buoy</w:t>
      </w:r>
      <w:r w:rsidRPr="00EF7A5A">
        <w:rPr>
          <w:b/>
        </w:rPr>
        <w:tab/>
      </w:r>
      <w:r w:rsidRPr="00EF7A5A">
        <w:rPr>
          <w:b/>
        </w:rPr>
        <w:tab/>
      </w:r>
      <w:r w:rsidRPr="00EF7A5A">
        <w:t>(P)</w:t>
      </w:r>
      <w:r w:rsidRPr="00EF7A5A">
        <w:tab/>
      </w:r>
      <w:r w:rsidRPr="00EF7A5A">
        <w:tab/>
      </w:r>
      <w:r w:rsidRPr="00EF7A5A">
        <w:tab/>
        <w:t>(S-101 DCEG Clause 20.6)</w:t>
      </w:r>
    </w:p>
    <w:p w:rsidR="00E934AF" w:rsidRDefault="00F30D73" w:rsidP="00977EBB">
      <w:pPr>
        <w:spacing w:after="120"/>
        <w:jc w:val="both"/>
        <w:rPr>
          <w:rFonts w:cs="Arial"/>
          <w:bCs/>
        </w:rPr>
      </w:pPr>
      <w:r w:rsidRPr="00EF7A5A">
        <w:rPr>
          <w:rFonts w:cs="Arial"/>
          <w:bCs/>
        </w:rPr>
        <w:t xml:space="preserve">The S-101 </w:t>
      </w:r>
      <w:r w:rsidR="002A5541" w:rsidRPr="00EF7A5A">
        <w:t>Feature type</w:t>
      </w:r>
      <w:r w:rsidRPr="00EF7A5A">
        <w:rPr>
          <w:rFonts w:cs="Arial"/>
          <w:bCs/>
        </w:rPr>
        <w:t xml:space="preserve"> </w:t>
      </w:r>
      <w:r w:rsidR="00C85FED" w:rsidRPr="00EF7A5A">
        <w:rPr>
          <w:rFonts w:cs="Arial"/>
          <w:b/>
          <w:bCs/>
        </w:rPr>
        <w:t xml:space="preserve">Emergency Wreck </w:t>
      </w:r>
      <w:r w:rsidRPr="00EF7A5A">
        <w:rPr>
          <w:rFonts w:cs="Arial"/>
          <w:b/>
          <w:bCs/>
        </w:rPr>
        <w:t>Marking</w:t>
      </w:r>
      <w:r w:rsidR="004844AE">
        <w:rPr>
          <w:rFonts w:cs="Arial"/>
          <w:b/>
          <w:bCs/>
        </w:rPr>
        <w:t xml:space="preserve"> Buoy</w:t>
      </w:r>
      <w:r w:rsidRPr="00EF7A5A">
        <w:rPr>
          <w:rFonts w:cs="Arial"/>
          <w:bCs/>
        </w:rPr>
        <w:t xml:space="preserve"> has been introduced in S-101 to encode the new IALA classification of buoys intended to mark newly identified </w:t>
      </w:r>
      <w:r w:rsidR="00C85FED" w:rsidRPr="00EF7A5A">
        <w:rPr>
          <w:rFonts w:cs="Arial"/>
          <w:bCs/>
        </w:rPr>
        <w:t>wrecks</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Pr="00EF7A5A">
        <w:rPr>
          <w:rFonts w:cs="Arial"/>
          <w:b/>
          <w:bCs/>
        </w:rPr>
        <w:t>BOYSPP</w:t>
      </w:r>
      <w:r w:rsidRPr="00EF7A5A">
        <w:rPr>
          <w:rFonts w:cs="Arial"/>
          <w:bCs/>
        </w:rPr>
        <w:t xml:space="preserve"> using the attribute CATSPM value </w:t>
      </w:r>
      <w:r w:rsidRPr="00EF7A5A">
        <w:rPr>
          <w:rFonts w:cs="Arial"/>
          <w:bCs/>
          <w:i/>
        </w:rPr>
        <w:t>27</w:t>
      </w:r>
      <w:r w:rsidRPr="00EF7A5A">
        <w:rPr>
          <w:rFonts w:cs="Arial"/>
          <w:bCs/>
        </w:rPr>
        <w:t xml:space="preserve"> (general warning mark).</w:t>
      </w:r>
      <w:r w:rsidR="005C6026" w:rsidRPr="00EF7A5A">
        <w:rPr>
          <w:rFonts w:cs="Arial"/>
          <w:bCs/>
        </w:rPr>
        <w:t xml:space="preserve"> </w:t>
      </w:r>
      <w:r w:rsidRPr="00EF7A5A">
        <w:rPr>
          <w:rFonts w:cs="Arial"/>
          <w:bCs/>
        </w:rPr>
        <w:t xml:space="preserve">Instances of </w:t>
      </w:r>
      <w:r w:rsidRPr="00EF7A5A">
        <w:rPr>
          <w:rFonts w:cs="Arial"/>
          <w:b/>
          <w:bCs/>
        </w:rPr>
        <w:t>BOYSPP</w:t>
      </w:r>
      <w:r w:rsidRPr="00EF7A5A">
        <w:rPr>
          <w:rFonts w:cs="Arial"/>
          <w:bCs/>
        </w:rPr>
        <w:t xml:space="preserve"> having </w:t>
      </w:r>
      <w:r w:rsidR="0042688E" w:rsidRPr="00EF7A5A">
        <w:rPr>
          <w:rFonts w:cs="Arial"/>
          <w:bCs/>
        </w:rPr>
        <w:t>attributes</w:t>
      </w:r>
      <w:r w:rsidR="00311EBF">
        <w:rPr>
          <w:rFonts w:cs="Arial"/>
          <w:bCs/>
        </w:rPr>
        <w:t xml:space="preserve"> BOYSHP = </w:t>
      </w:r>
      <w:r w:rsidR="00311EBF">
        <w:rPr>
          <w:rFonts w:cs="Arial"/>
          <w:bCs/>
          <w:i/>
        </w:rPr>
        <w:t>1</w:t>
      </w:r>
      <w:r w:rsidR="00311EBF">
        <w:rPr>
          <w:rFonts w:cs="Arial"/>
          <w:bCs/>
        </w:rPr>
        <w:t xml:space="preserve">, </w:t>
      </w:r>
      <w:r w:rsidR="00311EBF">
        <w:rPr>
          <w:rFonts w:cs="Arial"/>
          <w:bCs/>
          <w:i/>
        </w:rPr>
        <w:t>2</w:t>
      </w:r>
      <w:r w:rsidR="00311EBF">
        <w:rPr>
          <w:rFonts w:cs="Arial"/>
          <w:bCs/>
        </w:rPr>
        <w:t xml:space="preserve">, </w:t>
      </w:r>
      <w:r w:rsidR="00311EBF">
        <w:rPr>
          <w:rFonts w:cs="Arial"/>
          <w:bCs/>
          <w:i/>
        </w:rPr>
        <w:t>3</w:t>
      </w:r>
      <w:r w:rsidR="00311EBF">
        <w:rPr>
          <w:rFonts w:cs="Arial"/>
          <w:bCs/>
        </w:rPr>
        <w:t xml:space="preserve">, </w:t>
      </w:r>
      <w:r w:rsidR="00311EBF">
        <w:rPr>
          <w:rFonts w:cs="Arial"/>
          <w:bCs/>
          <w:i/>
        </w:rPr>
        <w:t>4</w:t>
      </w:r>
      <w:r w:rsidR="00311EBF">
        <w:rPr>
          <w:rFonts w:cs="Arial"/>
          <w:bCs/>
        </w:rPr>
        <w:t xml:space="preserve">, </w:t>
      </w:r>
      <w:r w:rsidR="00311EBF">
        <w:rPr>
          <w:rFonts w:cs="Arial"/>
          <w:bCs/>
          <w:i/>
        </w:rPr>
        <w:t>5</w:t>
      </w:r>
      <w:r w:rsidR="00311EBF">
        <w:rPr>
          <w:rFonts w:cs="Arial"/>
          <w:bCs/>
        </w:rPr>
        <w:t xml:space="preserve"> or </w:t>
      </w:r>
      <w:r w:rsidR="00311EBF">
        <w:rPr>
          <w:rFonts w:cs="Arial"/>
          <w:bCs/>
          <w:i/>
        </w:rPr>
        <w:t>6</w:t>
      </w:r>
      <w:r w:rsidR="00311EBF">
        <w:rPr>
          <w:rFonts w:cs="Arial"/>
          <w:bCs/>
        </w:rPr>
        <w:t xml:space="preserve">, </w:t>
      </w:r>
      <w:r w:rsidR="0042688E" w:rsidRPr="00EF7A5A">
        <w:rPr>
          <w:rFonts w:cs="Arial"/>
          <w:bCs/>
        </w:rPr>
        <w:t xml:space="preserve"> </w:t>
      </w:r>
      <w:r w:rsidRPr="00EF7A5A">
        <w:rPr>
          <w:rFonts w:cs="Arial"/>
          <w:bCs/>
        </w:rPr>
        <w:t xml:space="preserve">CATSPM = </w:t>
      </w:r>
      <w:r w:rsidRPr="00EF7A5A">
        <w:rPr>
          <w:rFonts w:cs="Arial"/>
          <w:bCs/>
          <w:i/>
        </w:rPr>
        <w:t>27</w:t>
      </w:r>
      <w:r w:rsidR="00A043EE" w:rsidRPr="00EF7A5A">
        <w:rPr>
          <w:rFonts w:cs="Arial"/>
          <w:bCs/>
        </w:rPr>
        <w:t xml:space="preserve">, COLOUR = </w:t>
      </w:r>
      <w:r w:rsidR="00A043EE" w:rsidRPr="00EF7A5A">
        <w:rPr>
          <w:rFonts w:cs="Arial"/>
          <w:bCs/>
          <w:i/>
        </w:rPr>
        <w:t>5,6</w:t>
      </w:r>
      <w:ins w:id="1853" w:author="Jeff Wootton" w:date="2024-08-01T08:47:00Z">
        <w:r w:rsidR="000C3388">
          <w:rPr>
            <w:rFonts w:cs="Arial"/>
            <w:bCs/>
            <w:iCs/>
          </w:rPr>
          <w:t xml:space="preserve"> or </w:t>
        </w:r>
        <w:r w:rsidR="000C3388">
          <w:rPr>
            <w:rFonts w:cs="Arial"/>
            <w:bCs/>
            <w:i/>
          </w:rPr>
          <w:t>6,5</w:t>
        </w:r>
      </w:ins>
      <w:r w:rsidR="00A043EE" w:rsidRPr="00EF7A5A">
        <w:rPr>
          <w:rFonts w:cs="Arial"/>
          <w:bCs/>
        </w:rPr>
        <w:t xml:space="preserve"> and COLPAT = </w:t>
      </w:r>
      <w:r w:rsidR="00A043EE" w:rsidRPr="00EF7A5A">
        <w:rPr>
          <w:rFonts w:cs="Arial"/>
          <w:bCs/>
          <w:i/>
        </w:rPr>
        <w:t>2</w:t>
      </w:r>
      <w:r w:rsidRPr="00EF7A5A">
        <w:rPr>
          <w:rFonts w:cs="Arial"/>
          <w:bCs/>
        </w:rPr>
        <w:t xml:space="preserve"> will be converted to a</w:t>
      </w:r>
      <w:r w:rsidR="00E91B33" w:rsidRPr="00EF7A5A">
        <w:rPr>
          <w:rFonts w:cs="Arial"/>
          <w:bCs/>
        </w:rPr>
        <w:t>n instance of</w:t>
      </w:r>
      <w:r w:rsidRPr="00EF7A5A">
        <w:rPr>
          <w:rFonts w:cs="Arial"/>
          <w:bCs/>
        </w:rPr>
        <w:t xml:space="preserve"> </w:t>
      </w:r>
      <w:r w:rsidR="00C85FED" w:rsidRPr="00EF7A5A">
        <w:rPr>
          <w:rFonts w:cs="Arial"/>
          <w:b/>
          <w:bCs/>
        </w:rPr>
        <w:t>Emergency Wreck</w:t>
      </w:r>
      <w:r w:rsidRPr="00EF7A5A">
        <w:rPr>
          <w:rFonts w:cs="Arial"/>
          <w:b/>
          <w:bCs/>
        </w:rPr>
        <w:t xml:space="preserve"> Marking</w:t>
      </w:r>
      <w:r w:rsidR="004844AE">
        <w:rPr>
          <w:rFonts w:cs="Arial"/>
          <w:b/>
          <w:bCs/>
        </w:rPr>
        <w:t xml:space="preserve"> Buoy</w:t>
      </w:r>
      <w:r w:rsidRPr="00EF7A5A">
        <w:rPr>
          <w:rFonts w:cs="Arial"/>
          <w:bCs/>
        </w:rPr>
        <w:t xml:space="preserve"> during the automated conversion process</w:t>
      </w:r>
      <w:r w:rsidR="000755BA">
        <w:rPr>
          <w:rFonts w:cs="Arial"/>
          <w:bCs/>
        </w:rPr>
        <w:t>;</w:t>
      </w:r>
      <w:r w:rsidR="001434FB" w:rsidRPr="00EF7A5A">
        <w:rPr>
          <w:rFonts w:cs="Arial"/>
          <w:bCs/>
        </w:rPr>
        <w:t xml:space="preserve"> noting</w:t>
      </w:r>
      <w:r w:rsidR="000755BA">
        <w:rPr>
          <w:rFonts w:cs="Arial"/>
          <w:bCs/>
        </w:rPr>
        <w:t>,</w:t>
      </w:r>
      <w:r w:rsidR="001434FB" w:rsidRPr="00EF7A5A">
        <w:rPr>
          <w:rFonts w:cs="Arial"/>
          <w:bCs/>
        </w:rPr>
        <w:t xml:space="preserve"> however</w:t>
      </w:r>
      <w:r w:rsidR="000755BA">
        <w:rPr>
          <w:rFonts w:cs="Arial"/>
          <w:bCs/>
        </w:rPr>
        <w:t>,</w:t>
      </w:r>
      <w:r w:rsidR="001434FB" w:rsidRPr="00EF7A5A">
        <w:rPr>
          <w:rFonts w:cs="Arial"/>
          <w:bCs/>
        </w:rPr>
        <w:t xml:space="preserve"> that the </w:t>
      </w:r>
      <w:r w:rsidR="001434FB" w:rsidRPr="00EF7A5A">
        <w:rPr>
          <w:rFonts w:cs="Arial"/>
          <w:b/>
          <w:bCs/>
        </w:rPr>
        <w:t>BOYSPP</w:t>
      </w:r>
      <w:r w:rsidR="001434FB" w:rsidRPr="00EF7A5A">
        <w:rPr>
          <w:rFonts w:cs="Arial"/>
          <w:bCs/>
        </w:rPr>
        <w:t xml:space="preserve"> attributes PEREND and PERSTA will not be converted.</w:t>
      </w:r>
      <w:r w:rsidR="005C6026" w:rsidRPr="00EF7A5A">
        <w:rPr>
          <w:rFonts w:cs="Arial"/>
          <w:bCs/>
        </w:rPr>
        <w:t xml:space="preserve"> </w:t>
      </w:r>
    </w:p>
    <w:p w:rsidR="00977EBB" w:rsidRPr="00EF7A5A" w:rsidRDefault="00E934AF" w:rsidP="00977EBB">
      <w:pPr>
        <w:spacing w:after="120"/>
        <w:jc w:val="both"/>
        <w:rPr>
          <w:rFonts w:cs="Arial"/>
          <w:bCs/>
        </w:rPr>
      </w:pPr>
      <w:r>
        <w:rPr>
          <w:rFonts w:cs="Arial"/>
          <w:bCs/>
        </w:rPr>
        <w:t xml:space="preserve">The conversion of </w:t>
      </w:r>
      <w:r w:rsidRPr="00EF7A5A">
        <w:rPr>
          <w:rFonts w:cs="Arial"/>
          <w:b/>
          <w:bCs/>
        </w:rPr>
        <w:t>BOYSPP</w:t>
      </w:r>
      <w:r>
        <w:rPr>
          <w:rFonts w:cs="Arial"/>
          <w:bCs/>
        </w:rPr>
        <w:t xml:space="preserve"> to </w:t>
      </w:r>
      <w:r w:rsidRPr="00EF7A5A">
        <w:rPr>
          <w:rFonts w:cs="Arial"/>
          <w:b/>
          <w:bCs/>
        </w:rPr>
        <w:t>Emergency Wreck Marking</w:t>
      </w:r>
      <w:r w:rsidR="004844AE">
        <w:rPr>
          <w:rFonts w:cs="Arial"/>
          <w:b/>
          <w:bCs/>
        </w:rPr>
        <w:t xml:space="preserve"> Buoy</w:t>
      </w:r>
      <w:r>
        <w:rPr>
          <w:rFonts w:cs="Arial"/>
          <w:bCs/>
        </w:rPr>
        <w:t xml:space="preserve"> is </w:t>
      </w:r>
      <w:r w:rsidR="009305CE">
        <w:rPr>
          <w:rFonts w:cs="Arial"/>
          <w:bCs/>
        </w:rPr>
        <w:t>dependent</w:t>
      </w:r>
      <w:r>
        <w:rPr>
          <w:rFonts w:cs="Arial"/>
          <w:bCs/>
        </w:rPr>
        <w:t xml:space="preserve"> on the </w:t>
      </w:r>
      <w:r>
        <w:rPr>
          <w:rFonts w:cs="Arial"/>
          <w:b/>
          <w:bCs/>
        </w:rPr>
        <w:t>BOYSPP</w:t>
      </w:r>
      <w:r>
        <w:rPr>
          <w:rFonts w:cs="Arial"/>
          <w:bCs/>
        </w:rPr>
        <w:t xml:space="preserve"> attribution being in accordance with an IALA compliant emergency wreck marking buoy (colour and colour pattern)</w:t>
      </w:r>
      <w:r w:rsidR="009305CE">
        <w:rPr>
          <w:rFonts w:cs="Arial"/>
          <w:bCs/>
        </w:rPr>
        <w:t>.</w:t>
      </w:r>
      <w:r>
        <w:rPr>
          <w:rFonts w:cs="Arial"/>
          <w:bCs/>
        </w:rPr>
        <w:t xml:space="preserve"> </w:t>
      </w:r>
      <w:r w:rsidR="00F30D73" w:rsidRPr="00EF7A5A">
        <w:rPr>
          <w:rFonts w:cs="Arial"/>
          <w:bCs/>
        </w:rPr>
        <w:t xml:space="preserve">Data Producers are advised to check </w:t>
      </w:r>
      <w:r>
        <w:rPr>
          <w:rFonts w:cs="Arial"/>
          <w:bCs/>
        </w:rPr>
        <w:t xml:space="preserve">converted </w:t>
      </w:r>
      <w:r w:rsidR="00C50705" w:rsidRPr="00EF7A5A">
        <w:rPr>
          <w:rFonts w:cs="Arial"/>
          <w:bCs/>
        </w:rPr>
        <w:t xml:space="preserve">instances of </w:t>
      </w:r>
      <w:r w:rsidRPr="00EF7A5A">
        <w:rPr>
          <w:b/>
        </w:rPr>
        <w:t>Special Purpose/General</w:t>
      </w:r>
      <w:r w:rsidR="004844AE">
        <w:rPr>
          <w:b/>
        </w:rPr>
        <w:t xml:space="preserve"> Buoy</w:t>
      </w:r>
      <w:r w:rsidR="00C50705" w:rsidRPr="00EF7A5A">
        <w:rPr>
          <w:rFonts w:cs="Arial"/>
          <w:bCs/>
        </w:rPr>
        <w:t xml:space="preserve"> having </w:t>
      </w:r>
      <w:r>
        <w:rPr>
          <w:rFonts w:cs="Arial"/>
          <w:bCs/>
        </w:rPr>
        <w:t xml:space="preserve">attribute </w:t>
      </w:r>
      <w:r w:rsidRPr="00EF7A5A">
        <w:rPr>
          <w:b/>
        </w:rPr>
        <w:t>category of special purpose mark</w:t>
      </w:r>
      <w:r w:rsidR="00C50705" w:rsidRPr="00EF7A5A">
        <w:rPr>
          <w:rFonts w:cs="Arial"/>
          <w:bCs/>
        </w:rPr>
        <w:t xml:space="preserve"> = </w:t>
      </w:r>
      <w:r w:rsidR="00C50705" w:rsidRPr="00EF7A5A">
        <w:rPr>
          <w:rFonts w:cs="Arial"/>
          <w:bCs/>
          <w:i/>
        </w:rPr>
        <w:t>27</w:t>
      </w:r>
      <w:r w:rsidR="00F30D73" w:rsidRPr="00EF7A5A">
        <w:rPr>
          <w:rFonts w:cs="Arial"/>
          <w:bCs/>
        </w:rPr>
        <w:t xml:space="preserve"> </w:t>
      </w:r>
      <w:r w:rsidRPr="00EF7A5A">
        <w:rPr>
          <w:rFonts w:cs="Arial"/>
          <w:bCs/>
        </w:rPr>
        <w:t>(general warning mark)</w:t>
      </w:r>
      <w:r>
        <w:rPr>
          <w:rFonts w:cs="Arial"/>
          <w:bCs/>
        </w:rPr>
        <w:t xml:space="preserve"> </w:t>
      </w:r>
      <w:r w:rsidR="00F30D73" w:rsidRPr="00EF7A5A">
        <w:rPr>
          <w:rFonts w:cs="Arial"/>
          <w:bCs/>
        </w:rPr>
        <w:t>and, if the purpose of the buoy is</w:t>
      </w:r>
      <w:r w:rsidR="00D828DA">
        <w:rPr>
          <w:rFonts w:cs="Arial"/>
          <w:bCs/>
        </w:rPr>
        <w:t xml:space="preserve"> to perform the function of an emergency wreck marking buoy but the characteristics of the buoy do not conform with this IALA purpose</w:t>
      </w:r>
      <w:r w:rsidR="00F30D73" w:rsidRPr="00EF7A5A">
        <w:rPr>
          <w:rFonts w:cs="Arial"/>
          <w:bCs/>
        </w:rPr>
        <w:t xml:space="preserve">, amend </w:t>
      </w:r>
      <w:r w:rsidR="009305CE">
        <w:rPr>
          <w:rFonts w:cs="Arial"/>
          <w:bCs/>
        </w:rPr>
        <w:t xml:space="preserve">to an instance of </w:t>
      </w:r>
      <w:r w:rsidR="009305CE" w:rsidRPr="00EF7A5A">
        <w:rPr>
          <w:rFonts w:cs="Arial"/>
          <w:b/>
          <w:bCs/>
        </w:rPr>
        <w:t>Emergency Wreck Marking</w:t>
      </w:r>
      <w:r w:rsidR="004844AE">
        <w:rPr>
          <w:rFonts w:cs="Arial"/>
          <w:b/>
          <w:bCs/>
        </w:rPr>
        <w:t xml:space="preserve"> Buoy</w:t>
      </w:r>
      <w:r w:rsidR="00F30D73" w:rsidRPr="00EF7A5A">
        <w:rPr>
          <w:rFonts w:cs="Arial"/>
          <w:bCs/>
        </w:rPr>
        <w:t>.</w:t>
      </w:r>
    </w:p>
    <w:p w:rsidR="00977EBB" w:rsidRDefault="00977EBB" w:rsidP="00977EBB">
      <w:pPr>
        <w:spacing w:after="120"/>
        <w:jc w:val="both"/>
        <w:rPr>
          <w:ins w:id="1854" w:author="Jeff Wootton" w:date="2024-09-05T11:32:00Z"/>
          <w:rFonts w:cs="Arial"/>
          <w:bCs/>
        </w:rPr>
      </w:pPr>
      <w:r w:rsidRPr="00EF7A5A">
        <w:rPr>
          <w:rFonts w:cs="Arial"/>
          <w:bCs/>
        </w:rPr>
        <w:t xml:space="preserve">Any equipment features associated with the </w:t>
      </w:r>
      <w:r w:rsidRPr="00EF7A5A">
        <w:rPr>
          <w:rFonts w:cs="Arial"/>
          <w:b/>
          <w:bCs/>
        </w:rPr>
        <w:t>BOYSPP</w:t>
      </w:r>
      <w:r w:rsidRPr="00EF7A5A">
        <w:rPr>
          <w:rFonts w:cs="Arial"/>
          <w:bCs/>
        </w:rPr>
        <w:t xml:space="preserve"> will, on conversion, be associated with the </w:t>
      </w:r>
      <w:r w:rsidR="00C85FED" w:rsidRPr="00EF7A5A">
        <w:rPr>
          <w:rFonts w:cs="Arial"/>
          <w:b/>
          <w:bCs/>
        </w:rPr>
        <w:t>Emergency Wreck</w:t>
      </w:r>
      <w:r w:rsidR="00E91B33" w:rsidRPr="00EF7A5A">
        <w:rPr>
          <w:rFonts w:cs="Arial"/>
          <w:b/>
          <w:bCs/>
        </w:rPr>
        <w:t xml:space="preserve"> </w:t>
      </w:r>
      <w:r w:rsidRPr="00EF7A5A">
        <w:rPr>
          <w:rFonts w:cs="Arial"/>
          <w:b/>
          <w:bCs/>
        </w:rPr>
        <w:t>Marking</w:t>
      </w:r>
      <w:r w:rsidR="004844AE">
        <w:rPr>
          <w:rFonts w:cs="Arial"/>
          <w:b/>
          <w:bCs/>
        </w:rPr>
        <w:t xml:space="preserve"> Buoy</w:t>
      </w:r>
      <w:r w:rsidR="00E40618" w:rsidRPr="00EF7A5A">
        <w:rPr>
          <w:rFonts w:cs="Arial"/>
          <w:bCs/>
        </w:rPr>
        <w:t xml:space="preserve"> (see clause 12.1.2)</w:t>
      </w:r>
      <w:r w:rsidRPr="00EF7A5A">
        <w:rPr>
          <w:rFonts w:cs="Arial"/>
          <w:bCs/>
        </w:rPr>
        <w:t>.</w:t>
      </w:r>
    </w:p>
    <w:p w:rsidR="00D81241" w:rsidRPr="00EF7A5A" w:rsidRDefault="00D81241" w:rsidP="00203001">
      <w:pPr>
        <w:widowControl w:val="0"/>
        <w:spacing w:after="120"/>
        <w:jc w:val="both"/>
        <w:rPr>
          <w:ins w:id="1855" w:author="Jeff Wootton" w:date="2024-09-05T11:33:00Z"/>
        </w:rPr>
      </w:pPr>
      <w:ins w:id="1856" w:author="Jeff Wootton" w:date="2024-09-05T11:33:00Z">
        <w:r w:rsidRPr="00EF7A5A">
          <w:t xml:space="preserve">Data Producers are advised that the following enumerate type attribute has restricted allowable enumerate values for </w:t>
        </w:r>
        <w:r w:rsidRPr="00EF7A5A">
          <w:rPr>
            <w:rFonts w:cs="Arial"/>
            <w:b/>
            <w:bCs/>
          </w:rPr>
          <w:t>Emergency Wreck Marking</w:t>
        </w:r>
        <w:r>
          <w:rPr>
            <w:rFonts w:cs="Arial"/>
            <w:b/>
            <w:bCs/>
          </w:rPr>
          <w:t xml:space="preserve"> Buoy</w:t>
        </w:r>
        <w:r w:rsidRPr="00EF7A5A">
          <w:t xml:space="preserve"> in S-101:</w:t>
        </w:r>
      </w:ins>
    </w:p>
    <w:p w:rsidR="00D81241" w:rsidRPr="00EF7A5A" w:rsidRDefault="00D81241" w:rsidP="00D81241">
      <w:pPr>
        <w:spacing w:after="120"/>
        <w:jc w:val="both"/>
        <w:rPr>
          <w:ins w:id="1857" w:author="Jeff Wootton" w:date="2024-09-05T11:33:00Z"/>
        </w:rPr>
      </w:pPr>
      <w:ins w:id="1858" w:author="Jeff Wootton" w:date="2024-09-05T11:33:00Z">
        <w:r>
          <w:rPr>
            <w:b/>
          </w:rPr>
          <w:t>buoy shape</w:t>
        </w:r>
        <w:r w:rsidRPr="00EF7A5A">
          <w:tab/>
        </w:r>
        <w:r w:rsidRPr="00EF7A5A">
          <w:tab/>
          <w:t>(</w:t>
        </w:r>
        <w:r>
          <w:t>BOYSHP</w:t>
        </w:r>
        <w:r w:rsidRPr="00EF7A5A">
          <w:t>)</w:t>
        </w:r>
      </w:ins>
    </w:p>
    <w:p w:rsidR="00D81241" w:rsidRPr="00EF7A5A" w:rsidRDefault="00D81241" w:rsidP="00D81241">
      <w:pPr>
        <w:spacing w:after="120"/>
        <w:jc w:val="both"/>
        <w:rPr>
          <w:ins w:id="1859" w:author="Jeff Wootton" w:date="2024-09-05T11:33:00Z"/>
          <w:rFonts w:cs="Arial"/>
          <w:bCs/>
        </w:rPr>
      </w:pPr>
      <w:ins w:id="1860" w:author="Jeff Wootton" w:date="2024-09-05T11:33:00Z">
        <w:r w:rsidRPr="00EF7A5A">
          <w:rPr>
            <w:rFonts w:cs="Arial"/>
            <w:bCs/>
          </w:rPr>
          <w:t>See S-101 DCEG clause 20.</w:t>
        </w:r>
      </w:ins>
      <w:ins w:id="1861" w:author="Jeff Wootton" w:date="2024-09-05T11:34:00Z">
        <w:r w:rsidR="00814259">
          <w:rPr>
            <w:rFonts w:cs="Arial"/>
            <w:bCs/>
          </w:rPr>
          <w:t>6</w:t>
        </w:r>
      </w:ins>
      <w:ins w:id="1862" w:author="Jeff Wootton" w:date="2024-09-05T11:33:00Z">
        <w:r w:rsidRPr="00EF7A5A">
          <w:rPr>
            <w:rFonts w:cs="Arial"/>
            <w:bCs/>
          </w:rPr>
          <w:t xml:space="preserve"> for the listing of allowable values. Values populated in S-57 for this attribute other than the allowable values will</w:t>
        </w:r>
        <w:r w:rsidRPr="00EF7A5A">
          <w:t xml:space="preserve"> not be converted across to S-101</w:t>
        </w:r>
        <w:r w:rsidRPr="00EF7A5A">
          <w:rPr>
            <w:rFonts w:cs="Arial"/>
            <w:bCs/>
          </w:rPr>
          <w:t xml:space="preserve">. Data Producers are advised to check any populated values for </w:t>
        </w:r>
      </w:ins>
      <w:ins w:id="1863" w:author="Jeff Wootton" w:date="2024-09-05T11:35:00Z">
        <w:r w:rsidR="00B862AB">
          <w:rPr>
            <w:rFonts w:cs="Arial"/>
            <w:bCs/>
          </w:rPr>
          <w:t>BOYSHP</w:t>
        </w:r>
      </w:ins>
      <w:ins w:id="1864" w:author="Jeff Wootton" w:date="2024-09-05T11:33:00Z">
        <w:r w:rsidRPr="00EF7A5A">
          <w:rPr>
            <w:rFonts w:cs="Arial"/>
            <w:bCs/>
          </w:rPr>
          <w:t xml:space="preserve"> on </w:t>
        </w:r>
        <w:r w:rsidRPr="00EF7A5A">
          <w:rPr>
            <w:b/>
          </w:rPr>
          <w:t>BOY</w:t>
        </w:r>
      </w:ins>
      <w:ins w:id="1865" w:author="Jeff Wootton" w:date="2024-09-05T11:35:00Z">
        <w:r w:rsidR="00B862AB">
          <w:rPr>
            <w:b/>
          </w:rPr>
          <w:t>SPP</w:t>
        </w:r>
      </w:ins>
      <w:ins w:id="1866" w:author="Jeff Wootton" w:date="2024-09-05T11:33:00Z">
        <w:r w:rsidRPr="00EF7A5A">
          <w:rPr>
            <w:rFonts w:cs="Arial"/>
            <w:bCs/>
          </w:rPr>
          <w:t xml:space="preserve"> and amend appropriately.</w:t>
        </w:r>
      </w:ins>
    </w:p>
    <w:p w:rsidR="00D81241" w:rsidRPr="00EF7A5A" w:rsidDel="00D81241" w:rsidRDefault="00D81241" w:rsidP="00977EBB">
      <w:pPr>
        <w:spacing w:after="120"/>
        <w:jc w:val="both"/>
        <w:rPr>
          <w:del w:id="1867" w:author="Jeff Wootton" w:date="2024-09-05T11:33:00Z"/>
          <w:rFonts w:cs="Arial"/>
          <w:bCs/>
        </w:rPr>
      </w:pP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868" w:name="_Toc173416511"/>
      <w:r w:rsidRPr="00EF7A5A">
        <w:rPr>
          <w:bCs/>
        </w:rPr>
        <w:t>Light floats and light vessels</w:t>
      </w:r>
      <w:bookmarkEnd w:id="1851"/>
      <w:bookmarkEnd w:id="1852"/>
      <w:bookmarkEnd w:id="1868"/>
    </w:p>
    <w:p w:rsidR="00122E58" w:rsidRPr="00EF7A5A" w:rsidRDefault="00122E58" w:rsidP="00122E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w:t>
      </w:r>
      <w:r w:rsidRPr="00EF7A5A">
        <w:rPr>
          <w:u w:val="single"/>
        </w:rPr>
        <w:t>bject:</w:t>
      </w:r>
      <w:r w:rsidRPr="00EF7A5A">
        <w:tab/>
      </w:r>
      <w:r w:rsidRPr="00EF7A5A">
        <w:tab/>
        <w:t>Light float (</w:t>
      </w:r>
      <w:r w:rsidRPr="00EF7A5A">
        <w:rPr>
          <w:b/>
        </w:rPr>
        <w:t>LITFLT</w:t>
      </w:r>
      <w:r w:rsidRPr="00EF7A5A">
        <w:t>)</w:t>
      </w:r>
      <w:r w:rsidRPr="00EF7A5A">
        <w:tab/>
      </w:r>
      <w:r w:rsidRPr="00EF7A5A">
        <w:tab/>
      </w:r>
      <w:r w:rsidRPr="00EF7A5A">
        <w:tab/>
        <w:t>(P)</w:t>
      </w:r>
    </w:p>
    <w:p w:rsidR="00122E58" w:rsidRPr="00EF7A5A" w:rsidRDefault="00122E58" w:rsidP="00122E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Float</w:t>
      </w:r>
      <w:r w:rsidRPr="00EF7A5A">
        <w:rPr>
          <w:b/>
        </w:rPr>
        <w:tab/>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20.</w:t>
      </w:r>
      <w:r w:rsidR="00AB4A01" w:rsidRPr="00EF7A5A">
        <w:t>1</w:t>
      </w:r>
      <w:r w:rsidR="00AB4A01">
        <w:t>5</w:t>
      </w:r>
      <w:r w:rsidRPr="00EF7A5A">
        <w:t>)</w:t>
      </w:r>
    </w:p>
    <w:p w:rsidR="00122E58" w:rsidRPr="00EF7A5A" w:rsidRDefault="00122E58" w:rsidP="00122E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Light vessel (</w:t>
      </w:r>
      <w:r w:rsidRPr="00EF7A5A">
        <w:rPr>
          <w:b/>
        </w:rPr>
        <w:t>LITVES</w:t>
      </w:r>
      <w:r w:rsidRPr="00EF7A5A">
        <w:t>)</w:t>
      </w:r>
      <w:r w:rsidRPr="00EF7A5A">
        <w:tab/>
      </w:r>
      <w:r w:rsidRPr="00EF7A5A">
        <w:tab/>
      </w:r>
      <w:r w:rsidRPr="00EF7A5A">
        <w:tab/>
        <w:t>(P)</w:t>
      </w:r>
    </w:p>
    <w:p w:rsidR="00122E58" w:rsidRPr="00EF7A5A" w:rsidRDefault="00122E58" w:rsidP="00122E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Vessel</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20.</w:t>
      </w:r>
      <w:r w:rsidR="00AB4A01" w:rsidRPr="00EF7A5A">
        <w:t>1</w:t>
      </w:r>
      <w:r w:rsidR="00AB4A01">
        <w:t>6</w:t>
      </w:r>
      <w:r w:rsidRPr="00EF7A5A">
        <w:t>)</w:t>
      </w:r>
    </w:p>
    <w:p w:rsidR="003427DE" w:rsidRPr="00EF7A5A" w:rsidRDefault="003427DE" w:rsidP="003427DE">
      <w:pPr>
        <w:spacing w:after="120"/>
        <w:jc w:val="both"/>
      </w:pPr>
      <w:r w:rsidRPr="00EF7A5A">
        <w:t xml:space="preserve">All instances of encoding of the S-57 </w:t>
      </w:r>
      <w:r w:rsidR="002A5541" w:rsidRPr="00EF7A5A">
        <w:t>O</w:t>
      </w:r>
      <w:r w:rsidRPr="00EF7A5A">
        <w:t>bject</w:t>
      </w:r>
      <w:r w:rsidR="002A5541" w:rsidRPr="00EF7A5A">
        <w:t xml:space="preserve"> classes</w:t>
      </w:r>
      <w:r w:rsidRPr="00EF7A5A">
        <w:t xml:space="preserve"> </w:t>
      </w:r>
      <w:r w:rsidRPr="00EF7A5A">
        <w:rPr>
          <w:b/>
        </w:rPr>
        <w:t>LITFLT</w:t>
      </w:r>
      <w:r w:rsidRPr="00EF7A5A">
        <w:t xml:space="preserve"> and </w:t>
      </w:r>
      <w:r w:rsidRPr="00EF7A5A">
        <w:rPr>
          <w:b/>
        </w:rPr>
        <w:t>LITVES</w:t>
      </w:r>
      <w:r w:rsidRPr="00EF7A5A">
        <w:t xml:space="preserve">, and their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s </w:t>
      </w:r>
      <w:r w:rsidRPr="00EF7A5A">
        <w:rPr>
          <w:b/>
        </w:rPr>
        <w:t>Light Float</w:t>
      </w:r>
      <w:r w:rsidRPr="00EF7A5A">
        <w:t xml:space="preserve"> and </w:t>
      </w:r>
      <w:r w:rsidR="009D3628" w:rsidRPr="00EF7A5A">
        <w:rPr>
          <w:b/>
        </w:rPr>
        <w:t>Light Vessel</w:t>
      </w:r>
      <w:r w:rsidRPr="00EF7A5A">
        <w:t xml:space="preserve"> during the automated conversion process.</w:t>
      </w:r>
      <w:r w:rsidR="005C6026" w:rsidRPr="00EF7A5A">
        <w:t xml:space="preserve"> </w:t>
      </w:r>
      <w:r w:rsidRPr="00EF7A5A">
        <w:t xml:space="preserve">However, Data Producers are advised that the following enumerate type attribute has restricted allowable enumerate values for </w:t>
      </w:r>
      <w:r w:rsidR="009D3628" w:rsidRPr="00EF7A5A">
        <w:rPr>
          <w:b/>
        </w:rPr>
        <w:t>Light Float</w:t>
      </w:r>
      <w:r w:rsidR="009D3628" w:rsidRPr="00EF7A5A">
        <w:t xml:space="preserve"> and </w:t>
      </w:r>
      <w:r w:rsidR="009D3628" w:rsidRPr="00EF7A5A">
        <w:rPr>
          <w:b/>
        </w:rPr>
        <w:t>Light Vessel</w:t>
      </w:r>
      <w:r w:rsidRPr="00EF7A5A">
        <w:t xml:space="preserve"> in S-101:</w:t>
      </w:r>
    </w:p>
    <w:p w:rsidR="003427DE" w:rsidRPr="00EF7A5A" w:rsidRDefault="003427DE" w:rsidP="003427DE">
      <w:pPr>
        <w:spacing w:after="120"/>
        <w:jc w:val="both"/>
      </w:pPr>
      <w:r w:rsidRPr="00EF7A5A">
        <w:rPr>
          <w:b/>
        </w:rPr>
        <w:t>nature of construction</w:t>
      </w:r>
      <w:r w:rsidRPr="00EF7A5A">
        <w:tab/>
      </w:r>
      <w:r w:rsidRPr="00EF7A5A">
        <w:tab/>
        <w:t>(NATCON)</w:t>
      </w:r>
    </w:p>
    <w:p w:rsidR="003427DE" w:rsidRPr="00EF7A5A" w:rsidRDefault="003427DE" w:rsidP="003427DE">
      <w:pPr>
        <w:spacing w:after="120"/>
        <w:jc w:val="both"/>
        <w:rPr>
          <w:rFonts w:cs="Arial"/>
          <w:bCs/>
        </w:rPr>
      </w:pPr>
      <w:r w:rsidRPr="00EF7A5A">
        <w:rPr>
          <w:rFonts w:cs="Arial"/>
          <w:bCs/>
        </w:rPr>
        <w:t>See S-101 DCEG clause</w:t>
      </w:r>
      <w:ins w:id="1869" w:author="Jeff Wootton" w:date="2024-08-01T08:49:00Z">
        <w:r w:rsidR="0065705A">
          <w:rPr>
            <w:rFonts w:cs="Arial"/>
            <w:bCs/>
          </w:rPr>
          <w:t>s</w:t>
        </w:r>
      </w:ins>
      <w:r w:rsidRPr="00EF7A5A">
        <w:rPr>
          <w:rFonts w:cs="Arial"/>
          <w:bCs/>
        </w:rPr>
        <w:t xml:space="preserve"> 20.</w:t>
      </w:r>
      <w:r w:rsidR="00AB4A01" w:rsidRPr="00EF7A5A">
        <w:rPr>
          <w:rFonts w:cs="Arial"/>
          <w:bCs/>
        </w:rPr>
        <w:t>1</w:t>
      </w:r>
      <w:r w:rsidR="00AB4A01">
        <w:rPr>
          <w:rFonts w:cs="Arial"/>
          <w:bCs/>
        </w:rPr>
        <w:t>5</w:t>
      </w:r>
      <w:r w:rsidRPr="00EF7A5A">
        <w:rPr>
          <w:rFonts w:cs="Arial"/>
          <w:bCs/>
        </w:rPr>
        <w:t>-</w:t>
      </w:r>
      <w:r w:rsidR="00AB4A01" w:rsidRPr="00EF7A5A">
        <w:rPr>
          <w:rFonts w:cs="Arial"/>
          <w:bCs/>
        </w:rPr>
        <w:t>1</w:t>
      </w:r>
      <w:r w:rsidR="00AB4A01">
        <w:rPr>
          <w:rFonts w:cs="Arial"/>
          <w:bCs/>
        </w:rPr>
        <w:t>6</w:t>
      </w:r>
      <w:r w:rsidR="00AB4A01" w:rsidRPr="00EF7A5A">
        <w:rPr>
          <w:rFonts w:cs="Arial"/>
          <w:bCs/>
        </w:rPr>
        <w:t xml:space="preserve"> </w:t>
      </w:r>
      <w:r w:rsidRPr="00EF7A5A">
        <w:rPr>
          <w:rFonts w:cs="Arial"/>
          <w:bCs/>
        </w:rPr>
        <w:t>for the listing of allowable values.</w:t>
      </w:r>
      <w:r w:rsidR="005C6026" w:rsidRPr="00EF7A5A">
        <w:rPr>
          <w:rFonts w:cs="Arial"/>
          <w:bCs/>
        </w:rPr>
        <w:t xml:space="preserve"> </w:t>
      </w:r>
      <w:r w:rsidRPr="00EF7A5A">
        <w:rPr>
          <w:rFonts w:cs="Arial"/>
          <w:bCs/>
        </w:rPr>
        <w:t>Values populated in S-57 for this attribute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NATCON on </w:t>
      </w:r>
      <w:r w:rsidRPr="00EF7A5A">
        <w:rPr>
          <w:b/>
        </w:rPr>
        <w:t>LITFLT</w:t>
      </w:r>
      <w:r w:rsidRPr="00EF7A5A">
        <w:rPr>
          <w:rFonts w:cs="Arial"/>
          <w:bCs/>
        </w:rPr>
        <w:t xml:space="preserve"> and </w:t>
      </w:r>
      <w:r w:rsidRPr="00EF7A5A">
        <w:rPr>
          <w:b/>
        </w:rPr>
        <w:t>LITVES</w:t>
      </w:r>
      <w:r w:rsidRPr="00EF7A5A">
        <w:rPr>
          <w:rFonts w:cs="Arial"/>
          <w:bCs/>
        </w:rPr>
        <w:t xml:space="preserve"> and amend appropriately.</w:t>
      </w:r>
    </w:p>
    <w:p w:rsidR="009D3628" w:rsidRPr="00EF7A5A" w:rsidRDefault="009D3628" w:rsidP="009D362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9D3628" w:rsidRDefault="009D3628" w:rsidP="00EF117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ins w:id="1870" w:author="Jeff Wootton" w:date="2024-09-05T15:23:00Z"/>
          <w:rFonts w:cs="Arial"/>
          <w:bCs/>
        </w:rPr>
      </w:pPr>
      <w:r w:rsidRPr="00EF7A5A">
        <w:rPr>
          <w:rFonts w:cs="Arial"/>
          <w:bCs/>
        </w:rPr>
        <w:t xml:space="preserve">The S-101 complex attribute </w:t>
      </w:r>
      <w:r w:rsidRPr="00EF7A5A">
        <w:rPr>
          <w:rFonts w:cs="Arial"/>
          <w:b/>
          <w:bCs/>
        </w:rPr>
        <w:t>topmark</w:t>
      </w:r>
      <w:r w:rsidRPr="00EF7A5A">
        <w:rPr>
          <w:rFonts w:cs="Arial"/>
          <w:bCs/>
        </w:rPr>
        <w:t xml:space="preserve"> has been introduced in S-101 to encode topmarks on aids to navigation features.</w:t>
      </w:r>
      <w:r w:rsidR="005C6026" w:rsidRPr="00EF7A5A">
        <w:rPr>
          <w:rFonts w:cs="Arial"/>
          <w:bCs/>
        </w:rPr>
        <w:t xml:space="preserve"> </w:t>
      </w:r>
      <w:r w:rsidRPr="00EF7A5A">
        <w:rPr>
          <w:rFonts w:cs="Arial"/>
          <w:bCs/>
        </w:rPr>
        <w:t xml:space="preserve">This information is encoded in S-57 using the Object class </w:t>
      </w:r>
      <w:r w:rsidR="00703A3C" w:rsidRPr="00EF7A5A">
        <w:rPr>
          <w:rFonts w:cs="Arial"/>
          <w:b/>
          <w:bCs/>
        </w:rPr>
        <w:t>TOPMAR</w:t>
      </w:r>
      <w:r w:rsidRPr="00EF7A5A">
        <w:rPr>
          <w:rFonts w:cs="Arial"/>
          <w:bCs/>
        </w:rPr>
        <w:t>.</w:t>
      </w:r>
      <w:r w:rsidR="005C6026" w:rsidRPr="00EF7A5A">
        <w:rPr>
          <w:rFonts w:cs="Arial"/>
          <w:bCs/>
        </w:rPr>
        <w:t xml:space="preserve"> </w:t>
      </w:r>
      <w:r w:rsidRPr="00EF7A5A">
        <w:rPr>
          <w:rFonts w:cs="Arial"/>
          <w:bCs/>
        </w:rPr>
        <w:t xml:space="preserve">All instances of </w:t>
      </w:r>
      <w:r w:rsidR="00703A3C" w:rsidRPr="00EF7A5A">
        <w:rPr>
          <w:rFonts w:cs="Arial"/>
          <w:b/>
          <w:bCs/>
        </w:rPr>
        <w:t>TOPMAR</w:t>
      </w:r>
      <w:r w:rsidRPr="00EF7A5A">
        <w:rPr>
          <w:rFonts w:cs="Arial"/>
          <w:bCs/>
        </w:rPr>
        <w:t xml:space="preserve"> associated with </w:t>
      </w:r>
      <w:r w:rsidRPr="00EF7A5A">
        <w:rPr>
          <w:b/>
        </w:rPr>
        <w:t>LITFLT</w:t>
      </w:r>
      <w:r w:rsidRPr="00EF7A5A">
        <w:rPr>
          <w:rFonts w:cs="Arial"/>
          <w:bCs/>
        </w:rPr>
        <w:t xml:space="preserve"> will be converted to </w:t>
      </w:r>
      <w:r w:rsidRPr="00EF7A5A">
        <w:rPr>
          <w:rFonts w:cs="Arial"/>
          <w:b/>
          <w:bCs/>
        </w:rPr>
        <w:t>topmark</w:t>
      </w:r>
      <w:r w:rsidRPr="00EF7A5A">
        <w:rPr>
          <w:rFonts w:cs="Arial"/>
          <w:bCs/>
        </w:rPr>
        <w:t xml:space="preserve"> for the corresponding </w:t>
      </w:r>
      <w:r w:rsidRPr="00EF7A5A">
        <w:rPr>
          <w:b/>
        </w:rPr>
        <w:t>Light Float</w:t>
      </w:r>
      <w:r w:rsidRPr="00EF7A5A">
        <w:rPr>
          <w:rFonts w:cs="Arial"/>
          <w:bCs/>
        </w:rPr>
        <w:t xml:space="preserve"> during the automated conversion process.</w:t>
      </w:r>
      <w:r w:rsidR="005C6026" w:rsidRPr="00EF7A5A">
        <w:rPr>
          <w:rFonts w:cs="Arial"/>
          <w:bCs/>
        </w:rPr>
        <w:t xml:space="preserve"> </w:t>
      </w:r>
      <w:r w:rsidRPr="00EF7A5A">
        <w:rPr>
          <w:rFonts w:cs="Arial"/>
          <w:bCs/>
        </w:rPr>
        <w:t>However</w:t>
      </w:r>
      <w:r w:rsidR="000755BA">
        <w:rPr>
          <w:rFonts w:cs="Arial"/>
          <w:bCs/>
        </w:rPr>
        <w:t>,</w:t>
      </w:r>
      <w:r w:rsidRPr="00EF7A5A">
        <w:rPr>
          <w:rFonts w:cs="Arial"/>
          <w:bCs/>
        </w:rPr>
        <w:t xml:space="preserve"> it must be noted that the </w:t>
      </w:r>
      <w:r w:rsidR="00703A3C" w:rsidRPr="00EF7A5A">
        <w:rPr>
          <w:rFonts w:cs="Arial"/>
          <w:b/>
          <w:bCs/>
        </w:rPr>
        <w:t>TOPMAR</w:t>
      </w:r>
      <w:r w:rsidRPr="00EF7A5A">
        <w:rPr>
          <w:rFonts w:cs="Arial"/>
          <w:bCs/>
        </w:rPr>
        <w:t xml:space="preserve"> attributes DATEND, DATSTA, PEREND, PERSTA and STATUS will not be converted.</w:t>
      </w:r>
      <w:r w:rsidR="005C6026" w:rsidRPr="00EF7A5A">
        <w:rPr>
          <w:rFonts w:cs="Arial"/>
          <w:bCs/>
        </w:rPr>
        <w:t xml:space="preserve"> </w:t>
      </w:r>
      <w:r w:rsidRPr="00EF7A5A">
        <w:rPr>
          <w:rFonts w:cs="Arial"/>
          <w:bCs/>
        </w:rPr>
        <w:t xml:space="preserve">Additional topmark shape information populated in the S-57 attribute INFORM will be converted to the S-101 complex attribute </w:t>
      </w:r>
      <w:r w:rsidRPr="00EF7A5A">
        <w:rPr>
          <w:rFonts w:cs="Arial"/>
          <w:b/>
          <w:bCs/>
        </w:rPr>
        <w:t>shape information</w:t>
      </w:r>
      <w:r w:rsidRPr="00EF7A5A">
        <w:rPr>
          <w:rFonts w:cs="Arial"/>
          <w:bCs/>
        </w:rPr>
        <w:t>.</w:t>
      </w:r>
      <w:r w:rsidR="005C6026" w:rsidRPr="00EF7A5A">
        <w:rPr>
          <w:rFonts w:cs="Arial"/>
          <w:bCs/>
        </w:rPr>
        <w:t xml:space="preserve"> </w:t>
      </w:r>
      <w:r w:rsidR="001341F1" w:rsidRPr="00EF7A5A">
        <w:rPr>
          <w:rFonts w:cs="Arial"/>
          <w:bCs/>
        </w:rPr>
        <w:t>See also clause 12.6.</w:t>
      </w:r>
    </w:p>
    <w:p w:rsidR="00FA5ACD" w:rsidRPr="00EF7A5A" w:rsidRDefault="00FA5ACD" w:rsidP="00EF117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ins w:id="1871" w:author="Jeff Wootton" w:date="2024-09-05T15:23:00Z">
        <w:r w:rsidRPr="00E34D70">
          <w:t xml:space="preserve">The S-101 </w:t>
        </w:r>
        <w:r>
          <w:t xml:space="preserve">complex attribute </w:t>
        </w:r>
        <w:r>
          <w:rPr>
            <w:b/>
            <w:bCs/>
          </w:rPr>
          <w:t>topmark</w:t>
        </w:r>
        <w:r>
          <w:t xml:space="preserve"> is not an allowable attribute for </w:t>
        </w:r>
        <w:r w:rsidR="00503D6E">
          <w:rPr>
            <w:b/>
          </w:rPr>
          <w:t>Light vessel</w:t>
        </w:r>
        <w:r>
          <w:rPr>
            <w:bCs/>
          </w:rPr>
          <w:t xml:space="preserve">, therefore </w:t>
        </w:r>
        <w:r>
          <w:rPr>
            <w:b/>
            <w:bCs/>
          </w:rPr>
          <w:t>TOPMAR</w:t>
        </w:r>
        <w:r>
          <w:t xml:space="preserve">, when associated to an instance of </w:t>
        </w:r>
        <w:r w:rsidR="002D375F">
          <w:rPr>
            <w:b/>
            <w:bCs/>
          </w:rPr>
          <w:t>LITVES</w:t>
        </w:r>
      </w:ins>
      <w:ins w:id="1872" w:author="Jeff Wootton" w:date="2024-09-05T15:24:00Z">
        <w:r w:rsidR="007F5298">
          <w:t>,</w:t>
        </w:r>
      </w:ins>
      <w:ins w:id="1873" w:author="Jeff Wootton" w:date="2024-09-05T15:23:00Z">
        <w:r>
          <w:t xml:space="preserve"> will not be converted (see clause 12.6)</w:t>
        </w:r>
        <w:r w:rsidRPr="00EF7A5A">
          <w:t>.</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74" w:name="_Toc422735916"/>
      <w:bookmarkStart w:id="1875" w:name="_Toc460900659"/>
      <w:bookmarkStart w:id="1876" w:name="_Toc173416512"/>
      <w:r w:rsidRPr="00EF7A5A">
        <w:rPr>
          <w:bCs/>
        </w:rPr>
        <w:t>Fog signals</w:t>
      </w:r>
      <w:bookmarkEnd w:id="1874"/>
      <w:bookmarkEnd w:id="1875"/>
      <w:bookmarkEnd w:id="1876"/>
    </w:p>
    <w:p w:rsidR="005C0BDB" w:rsidRPr="00EF7A5A" w:rsidRDefault="005C0BDB" w:rsidP="005C0BD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r>
      <w:bookmarkStart w:id="1877" w:name="_Hlk127555622"/>
      <w:r w:rsidRPr="00EF7A5A">
        <w:t>Fog signal (</w:t>
      </w:r>
      <w:r w:rsidRPr="00EF7A5A">
        <w:rPr>
          <w:b/>
        </w:rPr>
        <w:t>FOGSIG</w:t>
      </w:r>
      <w:r w:rsidRPr="00EF7A5A">
        <w:t>)</w:t>
      </w:r>
      <w:bookmarkEnd w:id="1877"/>
      <w:r w:rsidRPr="00EF7A5A">
        <w:tab/>
      </w:r>
      <w:r w:rsidRPr="00EF7A5A">
        <w:tab/>
        <w:t>(P)</w:t>
      </w:r>
    </w:p>
    <w:p w:rsidR="005C0BDB" w:rsidRPr="00EF7A5A" w:rsidRDefault="005C0BDB" w:rsidP="005C0B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bookmarkStart w:id="1878" w:name="_Hlk127555635"/>
      <w:r w:rsidRPr="00EF7A5A">
        <w:rPr>
          <w:b/>
        </w:rPr>
        <w:t>Fog Signal</w:t>
      </w:r>
      <w:bookmarkEnd w:id="1878"/>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20.</w:t>
      </w:r>
      <w:r w:rsidR="00AB4A01" w:rsidRPr="00EF7A5A">
        <w:t>1</w:t>
      </w:r>
      <w:r w:rsidR="00AB4A01">
        <w:t>9</w:t>
      </w:r>
      <w:r w:rsidRPr="00EF7A5A">
        <w:t>)</w:t>
      </w:r>
    </w:p>
    <w:p w:rsidR="00CA1223" w:rsidRPr="00EF7A5A" w:rsidRDefault="00CA1223"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FOGSIG</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 xml:space="preserve">Fog Signal </w:t>
      </w:r>
      <w:r w:rsidRPr="00EF7A5A">
        <w:t>during the automated conversion process.</w:t>
      </w:r>
    </w:p>
    <w:p w:rsidR="00CA1223" w:rsidRPr="00EF7A5A" w:rsidRDefault="00CA1223" w:rsidP="00CA12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CA1223" w:rsidRPr="00EF7A5A" w:rsidRDefault="00CA1223"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signal generation</w:t>
      </w:r>
      <w:r w:rsidRPr="00EF7A5A">
        <w:rPr>
          <w:rFonts w:cs="Arial"/>
          <w:bCs/>
        </w:rPr>
        <w:t xml:space="preserve"> includes the new enumerate values </w:t>
      </w:r>
      <w:r w:rsidRPr="00EF7A5A">
        <w:rPr>
          <w:rFonts w:cs="Arial"/>
          <w:bCs/>
          <w:i/>
        </w:rPr>
        <w:t>5</w:t>
      </w:r>
      <w:r w:rsidRPr="00EF7A5A">
        <w:rPr>
          <w:rFonts w:cs="Arial"/>
          <w:bCs/>
        </w:rPr>
        <w:t xml:space="preserve"> (radio activated) and </w:t>
      </w:r>
      <w:r w:rsidRPr="00EF7A5A">
        <w:rPr>
          <w:rFonts w:cs="Arial"/>
          <w:bCs/>
          <w:i/>
        </w:rPr>
        <w:t>6</w:t>
      </w:r>
      <w:r w:rsidRPr="00EF7A5A">
        <w:rPr>
          <w:rFonts w:cs="Arial"/>
          <w:bCs/>
        </w:rPr>
        <w:t xml:space="preserve"> (call activated).</w:t>
      </w:r>
      <w:r w:rsidR="005C6026" w:rsidRPr="00EF7A5A">
        <w:rPr>
          <w:rFonts w:cs="Arial"/>
          <w:bCs/>
        </w:rPr>
        <w:t xml:space="preserve"> </w:t>
      </w:r>
      <w:r w:rsidRPr="00EF7A5A">
        <w:rPr>
          <w:rFonts w:cs="Arial"/>
          <w:bCs/>
        </w:rPr>
        <w:t xml:space="preserve">This information is encoded in S-57 on </w:t>
      </w:r>
      <w:r w:rsidRPr="00EF7A5A">
        <w:rPr>
          <w:b/>
        </w:rPr>
        <w:t>FOGSIG</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b/>
        </w:rPr>
        <w:t>FOGSIG</w:t>
      </w:r>
      <w:r w:rsidRPr="00EF7A5A">
        <w:rPr>
          <w:rFonts w:cs="Arial"/>
          <w:bCs/>
        </w:rPr>
        <w:t xml:space="preserve"> </w:t>
      </w:r>
      <w:r w:rsidR="00621CA2" w:rsidRPr="00EF7A5A">
        <w:rPr>
          <w:rFonts w:cs="Arial"/>
          <w:bCs/>
        </w:rPr>
        <w:t xml:space="preserve">should </w:t>
      </w:r>
      <w:r w:rsidRPr="00EF7A5A">
        <w:rPr>
          <w:rFonts w:cs="Arial"/>
          <w:bCs/>
        </w:rPr>
        <w:t xml:space="preserve">be in </w:t>
      </w:r>
      <w:r w:rsidR="001B2157" w:rsidRPr="00EF7A5A">
        <w:rPr>
          <w:rFonts w:cs="Arial"/>
          <w:bCs/>
        </w:rPr>
        <w:t xml:space="preserve">a standardised format, such as </w:t>
      </w:r>
      <w:r w:rsidRPr="00EF7A5A">
        <w:rPr>
          <w:rFonts w:cs="Arial"/>
          <w:bCs/>
          <w:i/>
        </w:rPr>
        <w:t>Radio activated</w:t>
      </w:r>
      <w:r w:rsidRPr="00EF7A5A">
        <w:rPr>
          <w:rFonts w:cs="Arial"/>
          <w:bCs/>
        </w:rPr>
        <w:t xml:space="preserve"> or </w:t>
      </w:r>
      <w:r w:rsidRPr="00EF7A5A">
        <w:rPr>
          <w:rFonts w:cs="Arial"/>
          <w:bCs/>
          <w:i/>
        </w:rPr>
        <w:t>Call activated</w:t>
      </w:r>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79" w:name="_Toc422735918"/>
      <w:bookmarkStart w:id="1880" w:name="_Toc460900660"/>
      <w:bookmarkStart w:id="1881" w:name="_Toc173416513"/>
      <w:r w:rsidRPr="00EF7A5A">
        <w:rPr>
          <w:bCs/>
        </w:rPr>
        <w:t>Topmarks</w:t>
      </w:r>
      <w:bookmarkEnd w:id="1879"/>
      <w:bookmarkEnd w:id="1880"/>
      <w:bookmarkEnd w:id="1881"/>
    </w:p>
    <w:p w:rsidR="00BC6B34" w:rsidRPr="00EF7A5A" w:rsidRDefault="00752951" w:rsidP="00BC6B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1882" w:author="Jeff Wootton" w:date="2024-09-05T12:00:00Z"/>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TOPMAR</w:t>
      </w:r>
      <w:r w:rsidRPr="00EF7A5A">
        <w:t xml:space="preserve"> will be converted automatically to</w:t>
      </w:r>
      <w:r w:rsidR="00E91B33" w:rsidRPr="00EF7A5A">
        <w:t xml:space="preserve"> an instance of </w:t>
      </w:r>
      <w:r w:rsidRPr="00EF7A5A">
        <w:t xml:space="preserve">the complex attribute </w:t>
      </w:r>
      <w:r w:rsidRPr="00EF7A5A">
        <w:rPr>
          <w:b/>
        </w:rPr>
        <w:t>topmark</w:t>
      </w:r>
      <w:r w:rsidRPr="00EF7A5A">
        <w:t xml:space="preserve"> on the associated S-101 navigational aid </w:t>
      </w:r>
      <w:r w:rsidR="009D6D4C" w:rsidRPr="00EF7A5A">
        <w:t xml:space="preserve">structure feature </w:t>
      </w:r>
      <w:r w:rsidRPr="00EF7A5A">
        <w:t>during the automated conversion process.</w:t>
      </w:r>
      <w:r w:rsidR="005C6026" w:rsidRPr="00EF7A5A">
        <w:t xml:space="preserve"> </w:t>
      </w:r>
      <w:r w:rsidR="009D6D4C" w:rsidRPr="00EF7A5A">
        <w:t>See clauses 12.3.1, 12.4.1 and 12.4.2.</w:t>
      </w:r>
      <w:r w:rsidR="001D5D50" w:rsidRPr="00EF7A5A">
        <w:t xml:space="preserve"> </w:t>
      </w:r>
      <w:ins w:id="1883" w:author="Jeff Wootton" w:date="2024-09-05T12:00:00Z">
        <w:r w:rsidR="00B01520">
          <w:t xml:space="preserve">However, the following </w:t>
        </w:r>
        <w:r w:rsidR="00BC6B34" w:rsidRPr="00EF7A5A">
          <w:t>exceptions apply:</w:t>
        </w:r>
      </w:ins>
    </w:p>
    <w:p w:rsidR="00BC6B34" w:rsidRPr="00EF7A5A" w:rsidRDefault="00BC6B34" w:rsidP="00BC6B3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884" w:author="Jeff Wootton" w:date="2024-09-05T12:00:00Z"/>
        </w:rPr>
      </w:pPr>
      <w:ins w:id="1885" w:author="Jeff Wootton" w:date="2024-09-05T12:01:00Z">
        <w:r>
          <w:rPr>
            <w:b/>
            <w:bCs/>
          </w:rPr>
          <w:t>TOPMAR</w:t>
        </w:r>
        <w:r>
          <w:t xml:space="preserve"> </w:t>
        </w:r>
        <w:r w:rsidR="002C7A58">
          <w:t>associated to an i</w:t>
        </w:r>
      </w:ins>
      <w:ins w:id="1886" w:author="Jeff Wootton" w:date="2024-09-05T12:02:00Z">
        <w:r w:rsidR="002C7A58">
          <w:t xml:space="preserve">nstance of </w:t>
        </w:r>
      </w:ins>
      <w:ins w:id="1887" w:author="Jeff Wootton" w:date="2024-09-05T12:01:00Z">
        <w:r w:rsidR="002C7A58">
          <w:t xml:space="preserve">the S-57 </w:t>
        </w:r>
      </w:ins>
      <w:ins w:id="1888" w:author="Jeff Wootton" w:date="2024-09-05T12:02:00Z">
        <w:r w:rsidR="002C7A58">
          <w:t xml:space="preserve">Object </w:t>
        </w:r>
      </w:ins>
      <w:ins w:id="1889" w:author="Jeff Wootton" w:date="2024-09-05T15:24:00Z">
        <w:r w:rsidR="007F5298">
          <w:t>class</w:t>
        </w:r>
      </w:ins>
      <w:ins w:id="1890" w:author="Jeff Wootton" w:date="2024-09-05T12:02:00Z">
        <w:r w:rsidR="002C7A58">
          <w:t xml:space="preserve"> </w:t>
        </w:r>
        <w:r w:rsidR="002C7A58">
          <w:rPr>
            <w:b/>
            <w:bCs/>
          </w:rPr>
          <w:t>BOYINB</w:t>
        </w:r>
      </w:ins>
      <w:ins w:id="1891" w:author="Jeff Wootton" w:date="2024-09-05T15:24:00Z">
        <w:r w:rsidR="007F5298">
          <w:t xml:space="preserve"> and </w:t>
        </w:r>
        <w:r w:rsidR="007F5298" w:rsidRPr="007F5298">
          <w:rPr>
            <w:b/>
            <w:bCs/>
            <w:rPrChange w:id="1892" w:author="Jeff Wootton" w:date="2024-09-05T15:24:00Z">
              <w:rPr/>
            </w:rPrChange>
          </w:rPr>
          <w:t>LITVES</w:t>
        </w:r>
      </w:ins>
      <w:ins w:id="1893" w:author="Jeff Wootton" w:date="2024-09-05T12:02:00Z">
        <w:r w:rsidR="006416B1">
          <w:t xml:space="preserve"> will not be converted</w:t>
        </w:r>
      </w:ins>
      <w:ins w:id="1894" w:author="Jeff Wootton" w:date="2024-09-05T12:00:00Z">
        <w:r w:rsidRPr="00EF7A5A">
          <w:t>.</w:t>
        </w:r>
      </w:ins>
    </w:p>
    <w:p w:rsidR="00752951" w:rsidRPr="00EF7A5A" w:rsidDel="00BC6B34" w:rsidRDefault="00752951" w:rsidP="009914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1895" w:author="Jeff Wootton" w:date="2024-09-05T12:00:00Z"/>
        </w:rPr>
      </w:pPr>
    </w:p>
    <w:p w:rsidR="009E398A" w:rsidRPr="00EF7A5A" w:rsidRDefault="009E398A" w:rsidP="009E398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9E398A" w:rsidRPr="00EF7A5A" w:rsidRDefault="009E398A" w:rsidP="00AF1809">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Additional topmark shape information populated in the S-57 attribute INFORM will be converted to the S-101 sub-complex attribute </w:t>
      </w:r>
      <w:r w:rsidRPr="00EF7A5A">
        <w:rPr>
          <w:rFonts w:cs="Arial"/>
          <w:b/>
          <w:bCs/>
        </w:rPr>
        <w:t>shape information</w:t>
      </w:r>
      <w:r w:rsidRPr="00EF7A5A">
        <w:rPr>
          <w:rFonts w:cs="Arial"/>
          <w:bCs/>
        </w:rPr>
        <w:t>.</w:t>
      </w:r>
      <w:r w:rsidR="005C6026" w:rsidRPr="00EF7A5A">
        <w:rPr>
          <w:rFonts w:cs="Arial"/>
          <w:bCs/>
        </w:rPr>
        <w:t xml:space="preserve"> </w:t>
      </w:r>
      <w:r w:rsidRPr="00EF7A5A">
        <w:rPr>
          <w:rFonts w:cs="Arial"/>
          <w:bCs/>
        </w:rPr>
        <w:t xml:space="preserve">However, noting that INFORM may contain other information relevant to the topmark that is not related to the shape, Data Producers are advised to check all instances of the population of </w:t>
      </w:r>
      <w:r w:rsidRPr="00EF7A5A">
        <w:rPr>
          <w:rFonts w:cs="Arial"/>
          <w:b/>
          <w:bCs/>
        </w:rPr>
        <w:t>shape information</w:t>
      </w:r>
      <w:r w:rsidRPr="00EF7A5A">
        <w:rPr>
          <w:rFonts w:cs="Arial"/>
          <w:bCs/>
        </w:rPr>
        <w:t xml:space="preserve"> for the </w:t>
      </w:r>
      <w:r w:rsidRPr="00EF7A5A">
        <w:rPr>
          <w:rFonts w:cs="Arial"/>
          <w:b/>
          <w:bCs/>
        </w:rPr>
        <w:t>topmark</w:t>
      </w:r>
      <w:r w:rsidRPr="00EF7A5A">
        <w:rPr>
          <w:rFonts w:cs="Arial"/>
          <w:bCs/>
        </w:rPr>
        <w:t xml:space="preserve"> complex attribute during the automated conversion process and amend as appropriate.</w:t>
      </w:r>
      <w:r w:rsidR="005C6026" w:rsidRPr="00EF7A5A">
        <w:rPr>
          <w:rFonts w:cs="Arial"/>
          <w:bCs/>
        </w:rPr>
        <w:t xml:space="preserve"> </w:t>
      </w:r>
      <w:r w:rsidR="00807780" w:rsidRPr="00EF7A5A">
        <w:rPr>
          <w:rFonts w:cs="Arial"/>
          <w:bCs/>
        </w:rPr>
        <w:t xml:space="preserve">This may include moving a </w:t>
      </w:r>
      <w:r w:rsidR="00003237" w:rsidRPr="00EF7A5A">
        <w:rPr>
          <w:rFonts w:cs="Arial"/>
          <w:bCs/>
        </w:rPr>
        <w:t xml:space="preserve">relevant </w:t>
      </w:r>
      <w:r w:rsidR="001C6239" w:rsidRPr="00EF7A5A">
        <w:rPr>
          <w:rFonts w:cs="Arial"/>
          <w:bCs/>
        </w:rPr>
        <w:t>portion</w:t>
      </w:r>
      <w:r w:rsidR="00807780" w:rsidRPr="00EF7A5A">
        <w:rPr>
          <w:rFonts w:cs="Arial"/>
          <w:bCs/>
        </w:rPr>
        <w:t xml:space="preserve"> of the information from </w:t>
      </w:r>
      <w:r w:rsidR="00807780" w:rsidRPr="00EF7A5A">
        <w:rPr>
          <w:rFonts w:cs="Arial"/>
          <w:b/>
          <w:bCs/>
        </w:rPr>
        <w:t>shape information</w:t>
      </w:r>
      <w:r w:rsidR="00807780" w:rsidRPr="00EF7A5A">
        <w:rPr>
          <w:rFonts w:cs="Arial"/>
          <w:bCs/>
        </w:rPr>
        <w:t xml:space="preserve"> to the complex attribute </w:t>
      </w:r>
      <w:r w:rsidR="00807780" w:rsidRPr="00EF7A5A">
        <w:rPr>
          <w:rFonts w:cs="Arial"/>
          <w:b/>
          <w:bCs/>
        </w:rPr>
        <w:t>information</w:t>
      </w:r>
      <w:r w:rsidR="00807780" w:rsidRPr="00EF7A5A">
        <w:rPr>
          <w:rFonts w:cs="Arial"/>
          <w:bCs/>
        </w:rPr>
        <w:t xml:space="preserve"> on the navigational aid structure feature.</w:t>
      </w:r>
      <w:r w:rsidR="005C6026" w:rsidRPr="00EF7A5A">
        <w:rPr>
          <w:rFonts w:cs="Arial"/>
          <w:bCs/>
        </w:rPr>
        <w:t xml:space="preserve"> </w:t>
      </w:r>
      <w:r w:rsidR="00015F3A" w:rsidRPr="00EF7A5A">
        <w:rPr>
          <w:rFonts w:cs="Arial"/>
          <w:bCs/>
        </w:rPr>
        <w:t>Alternatively, Data Producers may consider separating discrete information incidences in INFORM by, for instance, semicolons</w:t>
      </w:r>
      <w:r w:rsidR="00C95978" w:rsidRPr="00EF7A5A">
        <w:rPr>
          <w:rFonts w:cs="Arial"/>
          <w:bCs/>
        </w:rPr>
        <w:t xml:space="preserve"> “;”</w:t>
      </w:r>
      <w:r w:rsidR="00015F3A" w:rsidRPr="00EF7A5A">
        <w:rPr>
          <w:rFonts w:cs="Arial"/>
          <w:bCs/>
        </w:rPr>
        <w:t xml:space="preserve"> such that the converter may be customised to recognise particular standardised text strings and parse these strings to appropriate S-101 attributes as required.</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96" w:name="_Toc422735920"/>
      <w:bookmarkStart w:id="1897" w:name="_Toc460900661"/>
      <w:bookmarkStart w:id="1898" w:name="_Toc173416514"/>
      <w:r w:rsidRPr="00EF7A5A">
        <w:rPr>
          <w:bCs/>
        </w:rPr>
        <w:t>Retroreflectors</w:t>
      </w:r>
      <w:bookmarkEnd w:id="1896"/>
      <w:bookmarkEnd w:id="1897"/>
      <w:bookmarkEnd w:id="1898"/>
    </w:p>
    <w:p w:rsidR="004D3E0F" w:rsidRPr="00EF7A5A" w:rsidRDefault="004D3E0F" w:rsidP="004D3E0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Retroreflector (</w:t>
      </w:r>
      <w:r w:rsidRPr="00EF7A5A">
        <w:rPr>
          <w:b/>
        </w:rPr>
        <w:t>RETRFL</w:t>
      </w:r>
      <w:r w:rsidRPr="00EF7A5A">
        <w:t>)</w:t>
      </w:r>
      <w:r w:rsidRPr="00EF7A5A">
        <w:tab/>
      </w:r>
      <w:r w:rsidRPr="00EF7A5A">
        <w:tab/>
        <w:t>(P)</w:t>
      </w:r>
    </w:p>
    <w:p w:rsidR="004D3E0F" w:rsidRPr="00EF7A5A" w:rsidRDefault="004D3E0F" w:rsidP="004D3E0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Retroreflector</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20.</w:t>
      </w:r>
      <w:r w:rsidR="00AB4A01" w:rsidRPr="00EF7A5A">
        <w:t>1</w:t>
      </w:r>
      <w:r w:rsidR="00AB4A01">
        <w:t>7</w:t>
      </w:r>
      <w:r w:rsidRPr="00EF7A5A">
        <w:t>)</w:t>
      </w:r>
    </w:p>
    <w:p w:rsidR="00DD0134" w:rsidRPr="00EF7A5A" w:rsidRDefault="00DD0134" w:rsidP="00DD013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RETRFL</w:t>
      </w:r>
      <w:r w:rsidRPr="00EF7A5A">
        <w:t xml:space="preserve"> and its binding attributes will be </w:t>
      </w:r>
      <w:r w:rsidR="00E91B33" w:rsidRPr="00EF7A5A">
        <w:t xml:space="preserve">converted </w:t>
      </w:r>
      <w:r w:rsidRPr="00EF7A5A">
        <w:t xml:space="preserve">automatically </w:t>
      </w:r>
      <w:r w:rsidR="00E91B33" w:rsidRPr="00EF7A5A">
        <w:t>to an instance of</w:t>
      </w:r>
      <w:r w:rsidRPr="00EF7A5A">
        <w:t xml:space="preserve"> the S-101 </w:t>
      </w:r>
      <w:r w:rsidR="002A5541" w:rsidRPr="00EF7A5A">
        <w:t>Feature type</w:t>
      </w:r>
      <w:r w:rsidRPr="00EF7A5A">
        <w:t xml:space="preserve"> </w:t>
      </w:r>
      <w:r w:rsidRPr="00EF7A5A">
        <w:rPr>
          <w:b/>
        </w:rPr>
        <w:t xml:space="preserve">Retroreflector </w:t>
      </w:r>
      <w:r w:rsidRPr="00EF7A5A">
        <w:t>during the automated conversion process.</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899" w:name="_Toc422735922"/>
      <w:bookmarkStart w:id="1900" w:name="_Toc460900662"/>
      <w:bookmarkStart w:id="1901" w:name="_Toc173416515"/>
      <w:r w:rsidRPr="00EF7A5A">
        <w:rPr>
          <w:bCs/>
        </w:rPr>
        <w:t>Lights</w:t>
      </w:r>
      <w:bookmarkEnd w:id="1899"/>
      <w:bookmarkEnd w:id="1900"/>
      <w:bookmarkEnd w:id="1901"/>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02" w:name="_Toc173416516"/>
      <w:r w:rsidRPr="00EF7A5A">
        <w:rPr>
          <w:bCs/>
        </w:rPr>
        <w:t>Description of lights</w:t>
      </w:r>
      <w:bookmarkEnd w:id="1902"/>
    </w:p>
    <w:p w:rsidR="003F0B67" w:rsidRPr="00EF7A5A" w:rsidRDefault="003F0B67" w:rsidP="00F6376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The S-57 Object class </w:t>
      </w:r>
      <w:r w:rsidRPr="00EF7A5A">
        <w:rPr>
          <w:b/>
        </w:rPr>
        <w:t>LIGHTS</w:t>
      </w:r>
      <w:r w:rsidRPr="00EF7A5A">
        <w:t xml:space="preserve"> has been remodelled in S-101 </w:t>
      </w:r>
      <w:r w:rsidR="00F6376C" w:rsidRPr="00EF7A5A">
        <w:t xml:space="preserve">to </w:t>
      </w:r>
      <w:r w:rsidR="004F2FF0" w:rsidRPr="00EF7A5A">
        <w:t>four</w:t>
      </w:r>
      <w:r w:rsidR="00F6376C" w:rsidRPr="00EF7A5A">
        <w:t xml:space="preserve"> discrete light Feature types as described in the following clauses.</w:t>
      </w:r>
      <w:r w:rsidR="005C6026" w:rsidRPr="00EF7A5A">
        <w:t xml:space="preserve"> </w:t>
      </w:r>
      <w:r w:rsidR="00F6376C" w:rsidRPr="00EF7A5A">
        <w:t xml:space="preserve">During the automated conversion process, encoded </w:t>
      </w:r>
      <w:r w:rsidR="00F6376C" w:rsidRPr="00EF7A5A">
        <w:rPr>
          <w:b/>
        </w:rPr>
        <w:t>LIGHTS</w:t>
      </w:r>
      <w:r w:rsidR="00F6376C" w:rsidRPr="00EF7A5A">
        <w:t xml:space="preserve"> objects will be converted to an instance of one of the S-101 light features based on the following encoding combinations:</w:t>
      </w:r>
    </w:p>
    <w:p w:rsidR="000159B0" w:rsidRPr="00EF7A5A" w:rsidRDefault="00F6376C" w:rsidP="007C7441">
      <w:pPr>
        <w:tabs>
          <w:tab w:val="left" w:pos="1701"/>
        </w:tabs>
        <w:ind w:left="1701" w:hanging="981"/>
        <w:jc w:val="both"/>
        <w:rPr>
          <w:rFonts w:cs="Arial"/>
          <w:b/>
          <w:bCs/>
        </w:rPr>
      </w:pPr>
      <w:r w:rsidRPr="00EF7A5A">
        <w:rPr>
          <w:rFonts w:cs="Arial"/>
          <w:b/>
          <w:bCs/>
        </w:rPr>
        <w:t>LIGHTS</w:t>
      </w:r>
      <w:r w:rsidR="000159B0" w:rsidRPr="00EF7A5A">
        <w:rPr>
          <w:rFonts w:cs="Arial"/>
          <w:bCs/>
        </w:rPr>
        <w:t>:</w:t>
      </w:r>
      <w:r w:rsidRPr="00EF7A5A">
        <w:rPr>
          <w:rFonts w:cs="Arial"/>
          <w:bCs/>
        </w:rPr>
        <w:t xml:space="preserve"> </w:t>
      </w:r>
      <w:r w:rsidR="000159B0" w:rsidRPr="00EF7A5A">
        <w:rPr>
          <w:rFonts w:cs="Arial"/>
          <w:bCs/>
        </w:rPr>
        <w:tab/>
        <w:t>Attributes SECTR1</w:t>
      </w:r>
      <w:r w:rsidR="00865DDC" w:rsidRPr="00EF7A5A">
        <w:rPr>
          <w:rFonts w:cs="Arial"/>
          <w:bCs/>
        </w:rPr>
        <w:t xml:space="preserve"> and</w:t>
      </w:r>
      <w:r w:rsidR="000159B0" w:rsidRPr="00EF7A5A">
        <w:rPr>
          <w:rFonts w:cs="Arial"/>
          <w:bCs/>
        </w:rPr>
        <w:t xml:space="preserve"> SECTR2 not present;</w:t>
      </w:r>
      <w:r w:rsidR="007C7441" w:rsidRPr="00EF7A5A">
        <w:rPr>
          <w:rFonts w:cs="Arial"/>
          <w:bCs/>
        </w:rPr>
        <w:t xml:space="preserve"> </w:t>
      </w:r>
      <w:r w:rsidR="00DD4D1B" w:rsidRPr="00EF7A5A">
        <w:rPr>
          <w:rFonts w:cs="Arial"/>
          <w:bCs/>
        </w:rPr>
        <w:t>and/</w:t>
      </w:r>
      <w:r w:rsidR="00000916" w:rsidRPr="00EF7A5A">
        <w:rPr>
          <w:rFonts w:cs="Arial"/>
          <w:bCs/>
        </w:rPr>
        <w:t xml:space="preserve">or </w:t>
      </w:r>
      <w:r w:rsidR="000159B0" w:rsidRPr="00EF7A5A">
        <w:rPr>
          <w:rFonts w:cs="Arial"/>
          <w:bCs/>
        </w:rPr>
        <w:t xml:space="preserve">attribute CATLIT ≠ </w:t>
      </w:r>
      <w:r w:rsidR="00000916" w:rsidRPr="00EF7A5A">
        <w:rPr>
          <w:rFonts w:cs="Arial"/>
          <w:bCs/>
          <w:i/>
        </w:rPr>
        <w:t>1</w:t>
      </w:r>
      <w:r w:rsidR="00000916" w:rsidRPr="00EF7A5A">
        <w:rPr>
          <w:rFonts w:cs="Arial"/>
          <w:bCs/>
        </w:rPr>
        <w:t xml:space="preserve"> (directional function), </w:t>
      </w:r>
      <w:r w:rsidR="007C7441" w:rsidRPr="00EF7A5A">
        <w:rPr>
          <w:rFonts w:cs="Arial"/>
          <w:bCs/>
          <w:i/>
        </w:rPr>
        <w:t>6</w:t>
      </w:r>
      <w:r w:rsidR="007C7441" w:rsidRPr="00EF7A5A">
        <w:rPr>
          <w:rFonts w:cs="Arial"/>
          <w:bCs/>
        </w:rPr>
        <w:t xml:space="preserve"> (air obstruction light)</w:t>
      </w:r>
      <w:r w:rsidR="00000916" w:rsidRPr="00EF7A5A">
        <w:rPr>
          <w:rFonts w:cs="Arial"/>
          <w:bCs/>
        </w:rPr>
        <w:t>,</w:t>
      </w:r>
      <w:r w:rsidR="007C7441" w:rsidRPr="00EF7A5A">
        <w:rPr>
          <w:rFonts w:cs="Arial"/>
          <w:bCs/>
        </w:rPr>
        <w:t xml:space="preserve"> </w:t>
      </w:r>
      <w:r w:rsidR="007C7441" w:rsidRPr="00EF7A5A">
        <w:rPr>
          <w:rFonts w:cs="Arial"/>
          <w:bCs/>
          <w:i/>
        </w:rPr>
        <w:t>7</w:t>
      </w:r>
      <w:r w:rsidR="007C7441" w:rsidRPr="00EF7A5A">
        <w:rPr>
          <w:rFonts w:cs="Arial"/>
          <w:bCs/>
        </w:rPr>
        <w:t xml:space="preserve"> (fog detector light)</w:t>
      </w:r>
      <w:r w:rsidR="00000916" w:rsidRPr="00EF7A5A">
        <w:rPr>
          <w:rFonts w:cs="Arial"/>
          <w:bCs/>
        </w:rPr>
        <w:t xml:space="preserve"> or </w:t>
      </w:r>
      <w:r w:rsidR="00000916" w:rsidRPr="00EF7A5A">
        <w:rPr>
          <w:rFonts w:cs="Arial"/>
          <w:bCs/>
          <w:i/>
        </w:rPr>
        <w:t>16</w:t>
      </w:r>
      <w:r w:rsidR="00000916" w:rsidRPr="00EF7A5A">
        <w:rPr>
          <w:rFonts w:cs="Arial"/>
          <w:bCs/>
        </w:rPr>
        <w:t xml:space="preserve"> (moiré effect)</w:t>
      </w:r>
      <w:r w:rsidR="007C7441" w:rsidRPr="00EF7A5A">
        <w:rPr>
          <w:rFonts w:cs="Arial"/>
          <w:bCs/>
        </w:rPr>
        <w:tab/>
      </w:r>
      <w:r w:rsidR="007C7441" w:rsidRPr="00EF7A5A">
        <w:rPr>
          <w:rFonts w:cs="Arial"/>
          <w:bCs/>
        </w:rPr>
        <w:tab/>
      </w:r>
      <w:r w:rsidR="00000916" w:rsidRPr="00EF7A5A">
        <w:rPr>
          <w:rFonts w:cs="Arial"/>
          <w:bCs/>
        </w:rPr>
        <w:tab/>
      </w:r>
      <w:r w:rsidR="00000916" w:rsidRPr="00EF7A5A">
        <w:rPr>
          <w:rFonts w:cs="Arial"/>
          <w:bCs/>
        </w:rPr>
        <w:tab/>
      </w:r>
      <w:r w:rsidR="00000916" w:rsidRPr="00EF7A5A">
        <w:rPr>
          <w:rFonts w:cs="Arial"/>
          <w:bCs/>
        </w:rPr>
        <w:tab/>
      </w:r>
      <w:r w:rsidR="00000916" w:rsidRPr="00EF7A5A">
        <w:rPr>
          <w:rFonts w:cs="Arial"/>
          <w:bCs/>
        </w:rPr>
        <w:tab/>
      </w:r>
      <w:r w:rsidR="00DD0525">
        <w:rPr>
          <w:rFonts w:cs="Arial"/>
          <w:bCs/>
        </w:rPr>
        <w:t xml:space="preserve">  </w:t>
      </w:r>
      <w:r w:rsidR="007C7441" w:rsidRPr="00EF7A5A">
        <w:rPr>
          <w:rFonts w:cs="Arial"/>
          <w:bCs/>
        </w:rPr>
        <w:t xml:space="preserve">-&gt;  </w:t>
      </w:r>
      <w:r w:rsidR="007C7441" w:rsidRPr="00EF7A5A">
        <w:rPr>
          <w:rFonts w:cs="Arial"/>
          <w:b/>
          <w:bCs/>
        </w:rPr>
        <w:t>Light All Around</w:t>
      </w:r>
    </w:p>
    <w:p w:rsidR="007C7441" w:rsidRPr="00EF7A5A" w:rsidRDefault="007C7441" w:rsidP="007C7441">
      <w:pPr>
        <w:tabs>
          <w:tab w:val="left" w:pos="1701"/>
        </w:tabs>
        <w:ind w:left="1701" w:hanging="981"/>
        <w:jc w:val="both"/>
        <w:rPr>
          <w:rFonts w:cs="Arial"/>
          <w:b/>
          <w:bCs/>
        </w:rPr>
      </w:pPr>
      <w:r w:rsidRPr="00EF7A5A">
        <w:rPr>
          <w:rFonts w:cs="Arial"/>
          <w:b/>
          <w:bCs/>
        </w:rPr>
        <w:t>LIGHTS</w:t>
      </w:r>
      <w:r w:rsidRPr="00EF7A5A">
        <w:rPr>
          <w:rFonts w:cs="Arial"/>
          <w:bCs/>
        </w:rPr>
        <w:t>:</w:t>
      </w:r>
      <w:r w:rsidRPr="00EF7A5A">
        <w:rPr>
          <w:rFonts w:cs="Arial"/>
          <w:bCs/>
        </w:rPr>
        <w:tab/>
        <w:t>Attributes SECTR1</w:t>
      </w:r>
      <w:r w:rsidR="00865DDC" w:rsidRPr="00EF7A5A">
        <w:rPr>
          <w:rFonts w:cs="Arial"/>
          <w:bCs/>
        </w:rPr>
        <w:t xml:space="preserve"> and</w:t>
      </w:r>
      <w:r w:rsidRPr="00EF7A5A">
        <w:rPr>
          <w:rFonts w:cs="Arial"/>
          <w:bCs/>
        </w:rPr>
        <w:t xml:space="preserve"> SECTR2 present</w:t>
      </w:r>
      <w:r w:rsidR="00000916" w:rsidRPr="00EF7A5A">
        <w:rPr>
          <w:rFonts w:cs="Arial"/>
          <w:bCs/>
        </w:rPr>
        <w:t xml:space="preserve">; </w:t>
      </w:r>
      <w:r w:rsidR="00DD4D1B" w:rsidRPr="00EF7A5A">
        <w:rPr>
          <w:rFonts w:cs="Arial"/>
          <w:bCs/>
        </w:rPr>
        <w:t>and/</w:t>
      </w:r>
      <w:r w:rsidR="00000916" w:rsidRPr="00EF7A5A">
        <w:rPr>
          <w:rFonts w:cs="Arial"/>
          <w:bCs/>
        </w:rPr>
        <w:t xml:space="preserve">or attribute CATLIT = </w:t>
      </w:r>
      <w:r w:rsidR="00000916" w:rsidRPr="00EF7A5A">
        <w:rPr>
          <w:rFonts w:cs="Arial"/>
          <w:bCs/>
          <w:i/>
        </w:rPr>
        <w:t>1</w:t>
      </w:r>
      <w:r w:rsidR="00000916" w:rsidRPr="00EF7A5A">
        <w:rPr>
          <w:rFonts w:cs="Arial"/>
          <w:bCs/>
        </w:rPr>
        <w:t xml:space="preserve"> (directional function</w:t>
      </w:r>
      <w:r w:rsidR="00865DDC" w:rsidRPr="00EF7A5A">
        <w:rPr>
          <w:rFonts w:cs="Arial"/>
          <w:bCs/>
        </w:rPr>
        <w:t>)</w:t>
      </w:r>
      <w:r w:rsidR="00000916" w:rsidRPr="00EF7A5A">
        <w:rPr>
          <w:rFonts w:cs="Arial"/>
          <w:bCs/>
        </w:rPr>
        <w:t xml:space="preserve"> or </w:t>
      </w:r>
      <w:r w:rsidR="00000916" w:rsidRPr="00EF7A5A">
        <w:rPr>
          <w:rFonts w:cs="Arial"/>
          <w:bCs/>
          <w:i/>
        </w:rPr>
        <w:t>16</w:t>
      </w:r>
      <w:r w:rsidR="00000916" w:rsidRPr="00EF7A5A">
        <w:rPr>
          <w:rFonts w:cs="Arial"/>
          <w:bCs/>
        </w:rPr>
        <w:t xml:space="preserve"> (moiré effect)</w:t>
      </w:r>
      <w:r w:rsidR="00000916" w:rsidRPr="00EF7A5A">
        <w:rPr>
          <w:rFonts w:cs="Arial"/>
          <w:bCs/>
        </w:rPr>
        <w:tab/>
      </w:r>
      <w:r w:rsidR="00000916" w:rsidRPr="00EF7A5A">
        <w:rPr>
          <w:rFonts w:cs="Arial"/>
          <w:bCs/>
        </w:rPr>
        <w:tab/>
      </w:r>
      <w:r w:rsidR="00DD0525">
        <w:rPr>
          <w:rFonts w:cs="Arial"/>
          <w:bCs/>
        </w:rPr>
        <w:tab/>
      </w:r>
      <w:r w:rsidR="00DD0525">
        <w:rPr>
          <w:rFonts w:cs="Arial"/>
          <w:bCs/>
        </w:rPr>
        <w:tab/>
        <w:t xml:space="preserve">  </w:t>
      </w:r>
      <w:r w:rsidRPr="00EF7A5A">
        <w:rPr>
          <w:rFonts w:cs="Arial"/>
          <w:bCs/>
        </w:rPr>
        <w:t xml:space="preserve">-&gt;  </w:t>
      </w:r>
      <w:r w:rsidRPr="00EF7A5A">
        <w:rPr>
          <w:rFonts w:cs="Arial"/>
          <w:b/>
          <w:bCs/>
        </w:rPr>
        <w:t>Light Sectored</w:t>
      </w:r>
    </w:p>
    <w:p w:rsidR="007C7441" w:rsidRPr="00EF7A5A" w:rsidRDefault="007C7441" w:rsidP="007C7441">
      <w:pPr>
        <w:tabs>
          <w:tab w:val="left" w:pos="1701"/>
        </w:tabs>
        <w:ind w:left="1701" w:hanging="981"/>
        <w:jc w:val="both"/>
        <w:rPr>
          <w:rFonts w:cs="Arial"/>
          <w:b/>
          <w:bCs/>
        </w:rPr>
      </w:pPr>
      <w:r w:rsidRPr="00EF7A5A">
        <w:rPr>
          <w:rFonts w:cs="Arial"/>
          <w:b/>
          <w:bCs/>
        </w:rPr>
        <w:t>LIGHTS</w:t>
      </w:r>
      <w:r w:rsidRPr="00EF7A5A">
        <w:rPr>
          <w:rFonts w:cs="Arial"/>
          <w:bCs/>
        </w:rPr>
        <w:t>:</w:t>
      </w:r>
      <w:r w:rsidRPr="00EF7A5A">
        <w:rPr>
          <w:rFonts w:cs="Arial"/>
          <w:bCs/>
        </w:rPr>
        <w:tab/>
        <w:t xml:space="preserve">Attribute CATLIT </w:t>
      </w:r>
      <w:r w:rsidR="00F9089D">
        <w:rPr>
          <w:rFonts w:cs="Arial"/>
          <w:bCs/>
        </w:rPr>
        <w:t>contains value</w:t>
      </w:r>
      <w:r w:rsidR="00F9089D" w:rsidRPr="00EF7A5A">
        <w:rPr>
          <w:rFonts w:cs="Arial"/>
          <w:bCs/>
        </w:rPr>
        <w:t xml:space="preserve"> </w:t>
      </w:r>
      <w:r w:rsidRPr="00EF7A5A">
        <w:rPr>
          <w:rFonts w:cs="Arial"/>
          <w:bCs/>
          <w:i/>
        </w:rPr>
        <w:t>6</w:t>
      </w:r>
      <w:r w:rsidRPr="00EF7A5A">
        <w:rPr>
          <w:rFonts w:cs="Arial"/>
          <w:bCs/>
        </w:rPr>
        <w:t xml:space="preserve"> (air obstruction light)</w:t>
      </w:r>
      <w:r w:rsidR="00DB6D3F">
        <w:rPr>
          <w:rFonts w:cs="Arial"/>
          <w:bCs/>
        </w:rPr>
        <w:t xml:space="preserve"> </w:t>
      </w:r>
      <w:r w:rsidRPr="00EF7A5A">
        <w:rPr>
          <w:rFonts w:cs="Arial"/>
          <w:bCs/>
        </w:rPr>
        <w:t xml:space="preserve">-&gt;  </w:t>
      </w:r>
      <w:r w:rsidRPr="00EF7A5A">
        <w:rPr>
          <w:rFonts w:cs="Arial"/>
          <w:b/>
          <w:bCs/>
        </w:rPr>
        <w:t>Light Air Obstruction</w:t>
      </w:r>
    </w:p>
    <w:p w:rsidR="007C7441" w:rsidRPr="00EF7A5A" w:rsidRDefault="007C7441" w:rsidP="007C7441">
      <w:pPr>
        <w:tabs>
          <w:tab w:val="left" w:pos="1701"/>
        </w:tabs>
        <w:spacing w:after="120"/>
        <w:ind w:left="1701" w:hanging="981"/>
        <w:jc w:val="both"/>
        <w:rPr>
          <w:rFonts w:cs="Arial"/>
          <w:bCs/>
        </w:rPr>
      </w:pPr>
      <w:r w:rsidRPr="00EF7A5A">
        <w:rPr>
          <w:rFonts w:cs="Arial"/>
          <w:b/>
          <w:bCs/>
        </w:rPr>
        <w:t>LIGHTS</w:t>
      </w:r>
      <w:r w:rsidRPr="00EF7A5A">
        <w:rPr>
          <w:rFonts w:cs="Arial"/>
          <w:bCs/>
        </w:rPr>
        <w:t>:</w:t>
      </w:r>
      <w:r w:rsidRPr="00EF7A5A">
        <w:rPr>
          <w:rFonts w:cs="Arial"/>
          <w:bCs/>
        </w:rPr>
        <w:tab/>
        <w:t xml:space="preserve">Attribute CATLIT </w:t>
      </w:r>
      <w:r w:rsidR="00DB6D3F">
        <w:rPr>
          <w:rFonts w:cs="Arial"/>
          <w:bCs/>
        </w:rPr>
        <w:t>contains value</w:t>
      </w:r>
      <w:r w:rsidR="00DB6D3F" w:rsidRPr="00EF7A5A">
        <w:rPr>
          <w:rFonts w:cs="Arial"/>
          <w:bCs/>
        </w:rPr>
        <w:t xml:space="preserve"> </w:t>
      </w:r>
      <w:r w:rsidRPr="00EF7A5A">
        <w:rPr>
          <w:rFonts w:cs="Arial"/>
          <w:bCs/>
          <w:i/>
        </w:rPr>
        <w:t>7</w:t>
      </w:r>
      <w:r w:rsidRPr="00EF7A5A">
        <w:rPr>
          <w:rFonts w:cs="Arial"/>
          <w:bCs/>
        </w:rPr>
        <w:t xml:space="preserve"> (fog detector light)</w:t>
      </w:r>
      <w:r w:rsidRPr="00EF7A5A">
        <w:rPr>
          <w:rFonts w:cs="Arial"/>
          <w:bCs/>
        </w:rPr>
        <w:tab/>
      </w:r>
      <w:r w:rsidR="00DD0525">
        <w:rPr>
          <w:rFonts w:cs="Arial"/>
          <w:bCs/>
        </w:rPr>
        <w:t xml:space="preserve">  </w:t>
      </w:r>
      <w:r w:rsidRPr="00EF7A5A">
        <w:rPr>
          <w:rFonts w:cs="Arial"/>
          <w:bCs/>
        </w:rPr>
        <w:t xml:space="preserve">-&gt;  </w:t>
      </w:r>
      <w:r w:rsidRPr="00EF7A5A">
        <w:rPr>
          <w:rFonts w:cs="Arial"/>
          <w:b/>
          <w:bCs/>
        </w:rPr>
        <w:t>Light Fog Detector</w:t>
      </w:r>
    </w:p>
    <w:p w:rsidR="004B2A5D" w:rsidRPr="00EF7A5A" w:rsidRDefault="004B2A5D" w:rsidP="00CA199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For </w:t>
      </w:r>
      <w:r w:rsidRPr="00EF7A5A">
        <w:rPr>
          <w:b/>
        </w:rPr>
        <w:t>Light Sectored</w:t>
      </w:r>
      <w:r w:rsidRPr="00EF7A5A">
        <w:t>, see clause 12.8.6.1.</w:t>
      </w:r>
    </w:p>
    <w:p w:rsidR="00CA1998" w:rsidRPr="00EF7A5A" w:rsidRDefault="00CA1998" w:rsidP="00CA199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Light (</w:t>
      </w:r>
      <w:r w:rsidRPr="00EF7A5A">
        <w:rPr>
          <w:b/>
        </w:rPr>
        <w:t>LIGHTS</w:t>
      </w:r>
      <w:r w:rsidRPr="00EF7A5A">
        <w:t>)</w:t>
      </w:r>
      <w:r w:rsidRPr="00EF7A5A">
        <w:tab/>
      </w:r>
      <w:r w:rsidRPr="00EF7A5A">
        <w:tab/>
      </w:r>
      <w:r w:rsidRPr="00EF7A5A">
        <w:tab/>
        <w:t>(P)</w:t>
      </w:r>
    </w:p>
    <w:p w:rsidR="00CA1998" w:rsidRPr="00EF7A5A" w:rsidRDefault="00CA1998" w:rsidP="00CA19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All Around</w:t>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r>
      <w:r w:rsidRPr="00EF7A5A">
        <w:tab/>
        <w:t>(S-101 DCEG Clause 19.2)</w:t>
      </w:r>
    </w:p>
    <w:p w:rsidR="00365C6C" w:rsidRPr="00EF7A5A" w:rsidRDefault="00365C6C" w:rsidP="00365C6C">
      <w:pPr>
        <w:jc w:val="both"/>
        <w:rPr>
          <w:rFonts w:cs="Arial"/>
          <w:bCs/>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LIGHTS</w:t>
      </w:r>
      <w:r w:rsidRPr="00EF7A5A">
        <w:t xml:space="preserve"> </w:t>
      </w:r>
      <w:r w:rsidRPr="00EF7A5A">
        <w:rPr>
          <w:rFonts w:cs="Arial"/>
          <w:bCs/>
        </w:rPr>
        <w:t>having:</w:t>
      </w:r>
    </w:p>
    <w:p w:rsidR="00365C6C" w:rsidRPr="00EF7A5A" w:rsidRDefault="00365C6C" w:rsidP="00C93144">
      <w:pPr>
        <w:pStyle w:val="ListParagraph"/>
        <w:numPr>
          <w:ilvl w:val="0"/>
          <w:numId w:val="20"/>
        </w:numPr>
        <w:ind w:left="993" w:hanging="284"/>
        <w:jc w:val="both"/>
      </w:pPr>
      <w:r w:rsidRPr="00EF7A5A">
        <w:rPr>
          <w:rFonts w:cs="Arial"/>
          <w:bCs/>
        </w:rPr>
        <w:t xml:space="preserve">attributes SECTR1 and SECTR2 not present; </w:t>
      </w:r>
      <w:r w:rsidR="00DD4D1B" w:rsidRPr="00EF7A5A">
        <w:rPr>
          <w:rFonts w:cs="Arial"/>
          <w:bCs/>
        </w:rPr>
        <w:t>and/</w:t>
      </w:r>
      <w:r w:rsidRPr="00EF7A5A">
        <w:rPr>
          <w:rFonts w:cs="Arial"/>
          <w:bCs/>
        </w:rPr>
        <w:t xml:space="preserve">or </w:t>
      </w:r>
    </w:p>
    <w:p w:rsidR="00365C6C" w:rsidRPr="00EF7A5A" w:rsidRDefault="00365C6C" w:rsidP="00C93144">
      <w:pPr>
        <w:pStyle w:val="ListParagraph"/>
        <w:numPr>
          <w:ilvl w:val="0"/>
          <w:numId w:val="20"/>
        </w:numPr>
        <w:ind w:left="993" w:hanging="284"/>
        <w:jc w:val="both"/>
      </w:pPr>
      <w:r w:rsidRPr="00EF7A5A">
        <w:rPr>
          <w:rFonts w:cs="Arial"/>
          <w:bCs/>
        </w:rPr>
        <w:t xml:space="preserve">attribute CATLIT ≠ </w:t>
      </w:r>
      <w:r w:rsidRPr="00EF7A5A">
        <w:rPr>
          <w:rFonts w:cs="Arial"/>
          <w:bCs/>
          <w:i/>
        </w:rPr>
        <w:t>1</w:t>
      </w:r>
      <w:r w:rsidRPr="00EF7A5A">
        <w:rPr>
          <w:rFonts w:cs="Arial"/>
          <w:bCs/>
        </w:rPr>
        <w:t xml:space="preserve"> (directional function), </w:t>
      </w:r>
      <w:r w:rsidRPr="00EF7A5A">
        <w:rPr>
          <w:rFonts w:cs="Arial"/>
          <w:bCs/>
          <w:i/>
        </w:rPr>
        <w:t>6</w:t>
      </w:r>
      <w:r w:rsidRPr="00EF7A5A">
        <w:rPr>
          <w:rFonts w:cs="Arial"/>
          <w:bCs/>
        </w:rPr>
        <w:t xml:space="preserve"> (air obstruction light), </w:t>
      </w:r>
      <w:r w:rsidRPr="00EF7A5A">
        <w:rPr>
          <w:rFonts w:cs="Arial"/>
          <w:bCs/>
          <w:i/>
        </w:rPr>
        <w:t>7</w:t>
      </w:r>
      <w:r w:rsidRPr="00EF7A5A">
        <w:rPr>
          <w:rFonts w:cs="Arial"/>
          <w:bCs/>
        </w:rPr>
        <w:t xml:space="preserve"> (fog detector light) or </w:t>
      </w:r>
      <w:r w:rsidRPr="00EF7A5A">
        <w:rPr>
          <w:rFonts w:cs="Arial"/>
          <w:bCs/>
          <w:i/>
        </w:rPr>
        <w:t>16</w:t>
      </w:r>
      <w:r w:rsidRPr="00EF7A5A">
        <w:rPr>
          <w:rFonts w:cs="Arial"/>
          <w:bCs/>
        </w:rPr>
        <w:t xml:space="preserve"> (moiré effect) </w:t>
      </w:r>
    </w:p>
    <w:p w:rsidR="00365C6C" w:rsidRPr="00EF7A5A" w:rsidRDefault="00365C6C" w:rsidP="00365C6C">
      <w:pPr>
        <w:spacing w:after="120"/>
        <w:jc w:val="both"/>
      </w:pPr>
      <w:r w:rsidRPr="00EF7A5A">
        <w:t xml:space="preserve">and its binding attributes will be </w:t>
      </w:r>
      <w:r w:rsidR="00B33F8E" w:rsidRPr="00EF7A5A">
        <w:t xml:space="preserve">converted </w:t>
      </w:r>
      <w:r w:rsidRPr="00EF7A5A">
        <w:t xml:space="preserve">automatically </w:t>
      </w:r>
      <w:r w:rsidR="00B33F8E" w:rsidRPr="00EF7A5A">
        <w:t>to an instance of</w:t>
      </w:r>
      <w:r w:rsidRPr="00EF7A5A">
        <w:t xml:space="preserve"> the S-101 </w:t>
      </w:r>
      <w:r w:rsidR="002A5541" w:rsidRPr="00EF7A5A">
        <w:t>Feature type</w:t>
      </w:r>
      <w:r w:rsidRPr="00EF7A5A">
        <w:t xml:space="preserve"> </w:t>
      </w:r>
      <w:r w:rsidR="00555A5D" w:rsidRPr="00EF7A5A">
        <w:rPr>
          <w:b/>
        </w:rPr>
        <w:t>Light All Around</w:t>
      </w:r>
      <w:r w:rsidRPr="00EF7A5A">
        <w:rPr>
          <w:b/>
        </w:rPr>
        <w:t xml:space="preserve">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00555A5D" w:rsidRPr="00EF7A5A">
        <w:rPr>
          <w:b/>
        </w:rPr>
        <w:t>Light All Around</w:t>
      </w:r>
      <w:r w:rsidRPr="00EF7A5A">
        <w:t xml:space="preserve"> in S-101:</w:t>
      </w:r>
    </w:p>
    <w:p w:rsidR="007619CF" w:rsidRDefault="007619CF" w:rsidP="003159F7">
      <w:pPr>
        <w:jc w:val="both"/>
      </w:pPr>
      <w:r>
        <w:rPr>
          <w:b/>
        </w:rPr>
        <w:t>colour</w:t>
      </w:r>
      <w:r w:rsidRPr="00EF7A5A">
        <w:tab/>
      </w:r>
      <w:r w:rsidRPr="00EF7A5A">
        <w:tab/>
      </w:r>
      <w:r w:rsidRPr="00EF7A5A">
        <w:tab/>
      </w:r>
      <w:r>
        <w:tab/>
      </w:r>
      <w:r>
        <w:tab/>
      </w:r>
      <w:r w:rsidRPr="00EF7A5A">
        <w:t>(</w:t>
      </w:r>
      <w:r>
        <w:t>COLOUR</w:t>
      </w:r>
      <w:r w:rsidRPr="00EF7A5A">
        <w:t>)</w:t>
      </w:r>
    </w:p>
    <w:p w:rsidR="004F31E9" w:rsidRPr="00EF7A5A" w:rsidRDefault="004F31E9" w:rsidP="003159F7">
      <w:pPr>
        <w:jc w:val="both"/>
      </w:pPr>
      <w:r w:rsidRPr="00EF7A5A">
        <w:rPr>
          <w:b/>
        </w:rPr>
        <w:t>light characteristic</w:t>
      </w:r>
      <w:r w:rsidRPr="00EF7A5A">
        <w:tab/>
      </w:r>
      <w:r w:rsidRPr="00EF7A5A">
        <w:tab/>
      </w:r>
      <w:r w:rsidRPr="00EF7A5A">
        <w:tab/>
        <w:t>(LITCHR)</w:t>
      </w:r>
    </w:p>
    <w:p w:rsidR="00555A5D" w:rsidRPr="00EF7A5A" w:rsidRDefault="00555A5D" w:rsidP="00555A5D">
      <w:pPr>
        <w:spacing w:after="120"/>
        <w:jc w:val="both"/>
      </w:pPr>
      <w:r w:rsidRPr="00EF7A5A">
        <w:rPr>
          <w:b/>
        </w:rPr>
        <w:t>marks navigational – system of</w:t>
      </w:r>
      <w:r w:rsidRPr="00EF7A5A">
        <w:tab/>
        <w:t>(MARSYS)</w:t>
      </w:r>
    </w:p>
    <w:p w:rsidR="00365C6C" w:rsidRPr="00EF7A5A" w:rsidRDefault="00365C6C" w:rsidP="00365C6C">
      <w:pPr>
        <w:spacing w:after="120"/>
        <w:jc w:val="both"/>
        <w:rPr>
          <w:rFonts w:cs="Arial"/>
          <w:bCs/>
        </w:rPr>
      </w:pPr>
      <w:r w:rsidRPr="00EF7A5A">
        <w:rPr>
          <w:rFonts w:cs="Arial"/>
          <w:bCs/>
        </w:rPr>
        <w:t xml:space="preserve">See S-101 DCEG clause </w:t>
      </w:r>
      <w:r w:rsidR="00555A5D" w:rsidRPr="00EF7A5A">
        <w:rPr>
          <w:rFonts w:cs="Arial"/>
          <w:bCs/>
        </w:rPr>
        <w:t>19.2</w:t>
      </w:r>
      <w:r w:rsidRPr="00EF7A5A">
        <w:rPr>
          <w:rFonts w:cs="Arial"/>
          <w:bCs/>
        </w:rPr>
        <w:t xml:space="preserve">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7619CF">
        <w:rPr>
          <w:rFonts w:cs="Arial"/>
          <w:bCs/>
        </w:rPr>
        <w:t xml:space="preserve">COLOUR, </w:t>
      </w:r>
      <w:r w:rsidR="00EE11A8">
        <w:rPr>
          <w:rFonts w:cs="Arial"/>
          <w:bCs/>
        </w:rPr>
        <w:t xml:space="preserve">LITCHR and </w:t>
      </w:r>
      <w:r w:rsidR="00DD4D1B" w:rsidRPr="00EF7A5A">
        <w:rPr>
          <w:rFonts w:cs="Arial"/>
          <w:bCs/>
        </w:rPr>
        <w:t>MARSYS</w:t>
      </w:r>
      <w:r w:rsidRPr="00EF7A5A">
        <w:rPr>
          <w:rFonts w:cs="Arial"/>
          <w:bCs/>
        </w:rPr>
        <w:t xml:space="preserve"> on </w:t>
      </w:r>
      <w:r w:rsidRPr="00EF7A5A">
        <w:rPr>
          <w:rFonts w:cs="Arial"/>
          <w:b/>
          <w:bCs/>
        </w:rPr>
        <w:t>L</w:t>
      </w:r>
      <w:r w:rsidR="00555A5D" w:rsidRPr="00EF7A5A">
        <w:rPr>
          <w:rFonts w:cs="Arial"/>
          <w:b/>
          <w:bCs/>
        </w:rPr>
        <w:t>IGHTS</w:t>
      </w:r>
      <w:r w:rsidRPr="00EF7A5A">
        <w:rPr>
          <w:rFonts w:cs="Arial"/>
          <w:bCs/>
        </w:rPr>
        <w:t xml:space="preserve"> and amend appropriately.</w:t>
      </w:r>
    </w:p>
    <w:p w:rsidR="00DD4D1B" w:rsidRPr="00EF7A5A" w:rsidRDefault="00DD4D1B" w:rsidP="00DD4D1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DD4D1B" w:rsidRPr="00EF7A5A" w:rsidRDefault="00DD4D1B" w:rsidP="007163B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Boolean type attribute </w:t>
      </w:r>
      <w:r w:rsidRPr="00EF7A5A">
        <w:rPr>
          <w:rFonts w:cs="Arial"/>
          <w:b/>
          <w:bCs/>
        </w:rPr>
        <w:t>major light</w:t>
      </w:r>
      <w:r w:rsidRPr="00EF7A5A">
        <w:rPr>
          <w:rFonts w:cs="Arial"/>
          <w:bCs/>
        </w:rPr>
        <w:t xml:space="preserve"> has been introduced in S-101 to aid in </w:t>
      </w:r>
      <w:r w:rsidR="00AD2DBB" w:rsidRPr="00EF7A5A">
        <w:rPr>
          <w:rFonts w:cs="Arial"/>
          <w:bCs/>
        </w:rPr>
        <w:t>improved portrayal of lights in ECDIS</w:t>
      </w:r>
      <w:r w:rsidRPr="00EF7A5A">
        <w:rPr>
          <w:rFonts w:cs="Arial"/>
          <w:bCs/>
        </w:rPr>
        <w:t>.</w:t>
      </w:r>
      <w:r w:rsidR="005C6026" w:rsidRPr="00EF7A5A">
        <w:rPr>
          <w:rFonts w:cs="Arial"/>
          <w:bCs/>
        </w:rPr>
        <w:t xml:space="preserve"> </w:t>
      </w:r>
      <w:r w:rsidR="00890249" w:rsidRPr="00EF7A5A">
        <w:rPr>
          <w:rFonts w:cs="Arial"/>
          <w:bCs/>
        </w:rPr>
        <w:t xml:space="preserve">This attribute will be populated as </w:t>
      </w:r>
      <w:r w:rsidR="00890249" w:rsidRPr="00EF7A5A">
        <w:rPr>
          <w:rFonts w:cs="Arial"/>
          <w:bCs/>
          <w:i/>
        </w:rPr>
        <w:t>True</w:t>
      </w:r>
      <w:r w:rsidR="00890249" w:rsidRPr="00EF7A5A">
        <w:rPr>
          <w:rFonts w:cs="Arial"/>
          <w:bCs/>
        </w:rPr>
        <w:t xml:space="preserve"> during the automated conversion process for all lights having a nominal range of 10 Nautical Miles or greater</w:t>
      </w:r>
      <w:r w:rsidRPr="00EF7A5A">
        <w:rPr>
          <w:rFonts w:cs="Arial"/>
          <w:bCs/>
        </w:rPr>
        <w:t>.</w:t>
      </w:r>
      <w:r w:rsidR="005C6026" w:rsidRPr="00EF7A5A">
        <w:rPr>
          <w:rFonts w:cs="Arial"/>
          <w:bCs/>
        </w:rPr>
        <w:t xml:space="preserve"> </w:t>
      </w:r>
      <w:r w:rsidRPr="00EF7A5A">
        <w:rPr>
          <w:rFonts w:cs="Arial"/>
          <w:bCs/>
        </w:rPr>
        <w:t xml:space="preserve">Data producers </w:t>
      </w:r>
      <w:r w:rsidR="00890249" w:rsidRPr="00EF7A5A">
        <w:rPr>
          <w:rFonts w:cs="Arial"/>
          <w:bCs/>
        </w:rPr>
        <w:t>are advised to examine their converted ENCs and</w:t>
      </w:r>
      <w:r w:rsidRPr="00EF7A5A">
        <w:rPr>
          <w:rFonts w:cs="Arial"/>
          <w:bCs/>
        </w:rPr>
        <w:t xml:space="preserve"> amend this encoding </w:t>
      </w:r>
      <w:r w:rsidR="00890249" w:rsidRPr="00EF7A5A">
        <w:rPr>
          <w:rFonts w:cs="Arial"/>
          <w:bCs/>
        </w:rPr>
        <w:t>as required</w:t>
      </w:r>
      <w:r w:rsidRPr="00EF7A5A">
        <w:rPr>
          <w:rFonts w:cs="Arial"/>
          <w:bCs/>
        </w:rPr>
        <w:t>.</w:t>
      </w:r>
    </w:p>
    <w:p w:rsidR="00DD0A7E" w:rsidRPr="00EF7A5A" w:rsidRDefault="00DD0A7E"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length</w:t>
      </w:r>
      <w:r w:rsidRPr="00EF7A5A">
        <w:rPr>
          <w:rFonts w:cs="Arial"/>
          <w:bCs/>
        </w:rPr>
        <w:t xml:space="preserve"> has been introduced to encode the height of a light above the sea surface</w:t>
      </w:r>
      <w:r w:rsidR="007163B4" w:rsidRPr="00EF7A5A">
        <w:rPr>
          <w:rFonts w:cs="Arial"/>
          <w:bCs/>
        </w:rPr>
        <w:t xml:space="preserve"> for </w:t>
      </w:r>
      <w:r w:rsidR="007163B4" w:rsidRPr="00EF7A5A">
        <w:rPr>
          <w:rFonts w:cs="Arial"/>
          <w:b/>
          <w:bCs/>
        </w:rPr>
        <w:t>Light All Around</w:t>
      </w:r>
      <w:r w:rsidR="007163B4" w:rsidRPr="00EF7A5A">
        <w:rPr>
          <w:rFonts w:cs="Arial"/>
          <w:bCs/>
        </w:rPr>
        <w:t xml:space="preserve"> attached to floating structures</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007163B4" w:rsidRPr="00EF7A5A">
        <w:rPr>
          <w:rFonts w:cs="Arial"/>
          <w:b/>
          <w:bCs/>
        </w:rPr>
        <w:t>LIGHTS</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7163B4" w:rsidRPr="00EF7A5A">
        <w:rPr>
          <w:rFonts w:cs="Arial"/>
          <w:b/>
          <w:bCs/>
        </w:rPr>
        <w:t>LIGHTS</w:t>
      </w:r>
      <w:r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007163B4" w:rsidRPr="00EF7A5A">
        <w:rPr>
          <w:rFonts w:cs="Arial"/>
          <w:bCs/>
          <w:i/>
        </w:rPr>
        <w:t>Height of light xx metres</w:t>
      </w:r>
      <w:r w:rsidR="001B2157" w:rsidRPr="00EF7A5A">
        <w:rPr>
          <w:rFonts w:cs="Arial"/>
          <w:bCs/>
        </w:rPr>
        <w:t xml:space="preserve">, where </w:t>
      </w:r>
      <w:r w:rsidR="001B2157" w:rsidRPr="00EF7A5A">
        <w:rPr>
          <w:rFonts w:cs="Arial"/>
          <w:bCs/>
          <w:i/>
        </w:rPr>
        <w:t>xx</w:t>
      </w:r>
      <w:r w:rsidR="001B2157" w:rsidRPr="00EF7A5A">
        <w:rPr>
          <w:rFonts w:cs="Arial"/>
          <w:bCs/>
        </w:rPr>
        <w:t xml:space="preserve"> is the height of the light</w:t>
      </w:r>
      <w:r w:rsidRPr="00EF7A5A">
        <w:rPr>
          <w:rFonts w:cs="Arial"/>
          <w:bCs/>
        </w:rPr>
        <w:t>.</w:t>
      </w:r>
    </w:p>
    <w:p w:rsidR="004B2A5D" w:rsidRPr="00EF7A5A" w:rsidRDefault="004B2A5D" w:rsidP="004B2A5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w:t>
      </w:r>
      <w:r w:rsidRPr="00EF7A5A">
        <w:rPr>
          <w:u w:val="single"/>
        </w:rPr>
        <w:t>bject:</w:t>
      </w:r>
      <w:r w:rsidRPr="00EF7A5A">
        <w:tab/>
      </w:r>
      <w:r w:rsidRPr="00EF7A5A">
        <w:tab/>
        <w:t>Light (</w:t>
      </w:r>
      <w:r w:rsidRPr="00EF7A5A">
        <w:rPr>
          <w:b/>
        </w:rPr>
        <w:t>LIGHTS</w:t>
      </w:r>
      <w:r w:rsidRPr="00EF7A5A">
        <w:t>)</w:t>
      </w:r>
      <w:r w:rsidRPr="00EF7A5A">
        <w:tab/>
      </w:r>
      <w:r w:rsidRPr="00EF7A5A">
        <w:tab/>
      </w:r>
      <w:r w:rsidRPr="00EF7A5A">
        <w:tab/>
      </w:r>
      <w:r w:rsidRPr="00EF7A5A">
        <w:tab/>
        <w:t>(P)</w:t>
      </w:r>
    </w:p>
    <w:p w:rsidR="004B2A5D" w:rsidRPr="00EF7A5A" w:rsidRDefault="004B2A5D" w:rsidP="004B2A5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 xml:space="preserve">Light Fog </w:t>
      </w:r>
      <w:r w:rsidR="002A3A18" w:rsidRPr="00EF7A5A">
        <w:rPr>
          <w:b/>
        </w:rPr>
        <w:t>Detector</w:t>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19.</w:t>
      </w:r>
      <w:r w:rsidR="002A3A18" w:rsidRPr="00EF7A5A">
        <w:t>4</w:t>
      </w:r>
      <w:r w:rsidRPr="00EF7A5A">
        <w:t>)</w:t>
      </w:r>
    </w:p>
    <w:p w:rsidR="002A3A18" w:rsidRPr="00EF7A5A" w:rsidRDefault="002A3A18" w:rsidP="002A3A18">
      <w:pPr>
        <w:spacing w:after="120"/>
        <w:jc w:val="both"/>
        <w:rPr>
          <w:rFonts w:cs="Arial"/>
          <w:bCs/>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LIGHTS</w:t>
      </w:r>
      <w:r w:rsidRPr="00EF7A5A">
        <w:t xml:space="preserve"> </w:t>
      </w:r>
      <w:r w:rsidRPr="00EF7A5A">
        <w:rPr>
          <w:rFonts w:cs="Arial"/>
          <w:bCs/>
        </w:rPr>
        <w:t xml:space="preserve">having attribute CATLIT </w:t>
      </w:r>
      <w:r w:rsidR="00DB6D3F">
        <w:rPr>
          <w:rFonts w:cs="Arial"/>
          <w:bCs/>
        </w:rPr>
        <w:t>containing value</w:t>
      </w:r>
      <w:r w:rsidR="00DB6D3F" w:rsidRPr="00EF7A5A">
        <w:rPr>
          <w:rFonts w:cs="Arial"/>
          <w:bCs/>
        </w:rPr>
        <w:t xml:space="preserve"> </w:t>
      </w:r>
      <w:r w:rsidRPr="00EF7A5A">
        <w:rPr>
          <w:rFonts w:cs="Arial"/>
          <w:bCs/>
          <w:i/>
        </w:rPr>
        <w:t>7</w:t>
      </w:r>
      <w:r w:rsidRPr="00EF7A5A">
        <w:rPr>
          <w:rFonts w:cs="Arial"/>
          <w:bCs/>
        </w:rPr>
        <w:t xml:space="preserve"> (fog detector light) </w:t>
      </w:r>
      <w:r w:rsidRPr="00EF7A5A">
        <w:t xml:space="preserve">and its binding attributes will be </w:t>
      </w:r>
      <w:r w:rsidR="00B33F8E" w:rsidRPr="00EF7A5A">
        <w:t xml:space="preserve">converted </w:t>
      </w:r>
      <w:r w:rsidRPr="00EF7A5A">
        <w:t xml:space="preserve">automatically </w:t>
      </w:r>
      <w:r w:rsidR="00B33F8E" w:rsidRPr="00EF7A5A">
        <w:t>to an instance of</w:t>
      </w:r>
      <w:r w:rsidRPr="00EF7A5A">
        <w:t xml:space="preserve"> the S-101 </w:t>
      </w:r>
      <w:r w:rsidR="002A5541" w:rsidRPr="00EF7A5A">
        <w:t>Feature type</w:t>
      </w:r>
      <w:r w:rsidRPr="00EF7A5A">
        <w:t xml:space="preserve"> </w:t>
      </w:r>
      <w:r w:rsidRPr="00EF7A5A">
        <w:rPr>
          <w:b/>
        </w:rPr>
        <w:t xml:space="preserve">Light Fog Detector </w:t>
      </w:r>
      <w:r w:rsidRPr="00EF7A5A">
        <w:t>during the automated conversion process.</w:t>
      </w:r>
      <w:r w:rsidR="005C6026" w:rsidRPr="00EF7A5A">
        <w:t xml:space="preserve"> </w:t>
      </w:r>
      <w:r w:rsidRPr="00EF7A5A">
        <w:t>However, Data Producers are advised that the following enumerate type attribute</w:t>
      </w:r>
      <w:r w:rsidR="00695FAD">
        <w:t>s</w:t>
      </w:r>
      <w:r w:rsidRPr="00EF7A5A">
        <w:t xml:space="preserve"> </w:t>
      </w:r>
      <w:r w:rsidR="00695FAD" w:rsidRPr="00EF7A5A">
        <w:t>ha</w:t>
      </w:r>
      <w:r w:rsidR="00695FAD">
        <w:t>ve</w:t>
      </w:r>
      <w:r w:rsidR="00695FAD" w:rsidRPr="00EF7A5A">
        <w:t xml:space="preserve"> </w:t>
      </w:r>
      <w:r w:rsidRPr="00EF7A5A">
        <w:t xml:space="preserve">restricted allowable enumerate values for </w:t>
      </w:r>
      <w:r w:rsidRPr="00EF7A5A">
        <w:rPr>
          <w:b/>
        </w:rPr>
        <w:t>Light Fog Detector</w:t>
      </w:r>
      <w:r w:rsidRPr="00EF7A5A">
        <w:t xml:space="preserve"> in S-101:</w:t>
      </w:r>
    </w:p>
    <w:p w:rsidR="007619CF" w:rsidRPr="00EF7A5A" w:rsidRDefault="007619CF" w:rsidP="003159F7">
      <w:pPr>
        <w:jc w:val="both"/>
      </w:pPr>
      <w:r>
        <w:rPr>
          <w:b/>
        </w:rPr>
        <w:t>colour</w:t>
      </w:r>
      <w:r w:rsidRPr="00EF7A5A">
        <w:tab/>
      </w:r>
      <w:r w:rsidRPr="00EF7A5A">
        <w:tab/>
      </w:r>
      <w:r w:rsidRPr="00EF7A5A">
        <w:tab/>
      </w:r>
      <w:r>
        <w:tab/>
      </w:r>
      <w:r>
        <w:tab/>
      </w:r>
      <w:r w:rsidRPr="00EF7A5A">
        <w:t>(</w:t>
      </w:r>
      <w:r>
        <w:t>COLOUR</w:t>
      </w:r>
      <w:r w:rsidRPr="00EF7A5A">
        <w:t>)</w:t>
      </w:r>
    </w:p>
    <w:p w:rsidR="002A3A18" w:rsidRPr="00EF7A5A" w:rsidRDefault="002A3A18" w:rsidP="002A3A18">
      <w:pPr>
        <w:spacing w:after="120"/>
        <w:jc w:val="both"/>
      </w:pPr>
      <w:r w:rsidRPr="00EF7A5A">
        <w:rPr>
          <w:b/>
        </w:rPr>
        <w:t>light characteristic</w:t>
      </w:r>
      <w:r w:rsidRPr="00EF7A5A">
        <w:tab/>
      </w:r>
      <w:r w:rsidRPr="00EF7A5A">
        <w:tab/>
      </w:r>
      <w:r w:rsidRPr="00EF7A5A">
        <w:tab/>
        <w:t>(LITCHR)</w:t>
      </w:r>
    </w:p>
    <w:p w:rsidR="002A3A18" w:rsidRPr="00EF7A5A" w:rsidRDefault="002A3A18" w:rsidP="003159F7">
      <w:pPr>
        <w:widowControl w:val="0"/>
        <w:spacing w:after="120"/>
        <w:jc w:val="both"/>
        <w:rPr>
          <w:rFonts w:cs="Arial"/>
          <w:bCs/>
        </w:rPr>
      </w:pPr>
      <w:r w:rsidRPr="00EF7A5A">
        <w:rPr>
          <w:rFonts w:cs="Arial"/>
          <w:bCs/>
        </w:rPr>
        <w:t>See S-101 DCEG clause 19.</w:t>
      </w:r>
      <w:r w:rsidR="005A3712" w:rsidRPr="00EF7A5A">
        <w:rPr>
          <w:rFonts w:cs="Arial"/>
          <w:bCs/>
        </w:rPr>
        <w:t>4</w:t>
      </w:r>
      <w:r w:rsidRPr="00EF7A5A">
        <w:rPr>
          <w:rFonts w:cs="Arial"/>
          <w:bCs/>
        </w:rPr>
        <w:t xml:space="preserve"> for the listings of allowable values.</w:t>
      </w:r>
      <w:r w:rsidR="005C6026" w:rsidRPr="00EF7A5A">
        <w:rPr>
          <w:rFonts w:cs="Arial"/>
          <w:bCs/>
        </w:rPr>
        <w:t xml:space="preserve"> </w:t>
      </w:r>
      <w:r w:rsidRPr="00EF7A5A">
        <w:rPr>
          <w:rFonts w:cs="Arial"/>
          <w:bCs/>
        </w:rPr>
        <w:t xml:space="preserve">Values populated in S-57 for </w:t>
      </w:r>
      <w:r w:rsidR="00695FAD" w:rsidRPr="00EF7A5A">
        <w:rPr>
          <w:rFonts w:cs="Arial"/>
          <w:bCs/>
        </w:rPr>
        <w:t>th</w:t>
      </w:r>
      <w:r w:rsidR="00695FAD">
        <w:rPr>
          <w:rFonts w:cs="Arial"/>
          <w:bCs/>
        </w:rPr>
        <w:t>ese</w:t>
      </w:r>
      <w:r w:rsidR="00695FAD" w:rsidRPr="00EF7A5A">
        <w:rPr>
          <w:rFonts w:cs="Arial"/>
          <w:bCs/>
        </w:rPr>
        <w:t xml:space="preserve"> </w:t>
      </w:r>
      <w:r w:rsidR="005A3712" w:rsidRPr="00EF7A5A">
        <w:rPr>
          <w:rFonts w:cs="Arial"/>
          <w:bCs/>
        </w:rPr>
        <w:t>attribute</w:t>
      </w:r>
      <w:r w:rsidR="00695FAD">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1174AC">
        <w:rPr>
          <w:rFonts w:cs="Arial"/>
          <w:bCs/>
        </w:rPr>
        <w:t xml:space="preserve">COLOUR and </w:t>
      </w:r>
      <w:r w:rsidRPr="00EF7A5A">
        <w:rPr>
          <w:rFonts w:cs="Arial"/>
          <w:bCs/>
        </w:rPr>
        <w:t xml:space="preserve">LITCHR on </w:t>
      </w:r>
      <w:r w:rsidRPr="00EF7A5A">
        <w:rPr>
          <w:rFonts w:cs="Arial"/>
          <w:b/>
          <w:bCs/>
        </w:rPr>
        <w:t>LIGHTS</w:t>
      </w:r>
      <w:r w:rsidRPr="00EF7A5A">
        <w:rPr>
          <w:rFonts w:cs="Arial"/>
          <w:bCs/>
        </w:rPr>
        <w:t xml:space="preserve"> and amend appropriately.</w:t>
      </w:r>
    </w:p>
    <w:p w:rsidR="007163B4" w:rsidRPr="00EF7A5A" w:rsidRDefault="007163B4" w:rsidP="007163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7163B4" w:rsidRPr="00EF7A5A" w:rsidRDefault="007163B4" w:rsidP="007163B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S-101 attribute </w:t>
      </w:r>
      <w:r w:rsidRPr="00EF7A5A">
        <w:rPr>
          <w:rFonts w:cs="Arial"/>
          <w:b/>
          <w:bCs/>
        </w:rPr>
        <w:t>vertical length</w:t>
      </w:r>
      <w:r w:rsidRPr="00EF7A5A">
        <w:rPr>
          <w:rFonts w:cs="Arial"/>
          <w:bCs/>
        </w:rPr>
        <w:t xml:space="preserve"> has been introduced to encode the height of a light above the sea surface for </w:t>
      </w:r>
      <w:r w:rsidRPr="00EF7A5A">
        <w:rPr>
          <w:rFonts w:cs="Arial"/>
          <w:b/>
          <w:bCs/>
        </w:rPr>
        <w:t>Light Fog Detector</w:t>
      </w:r>
      <w:r w:rsidRPr="00EF7A5A">
        <w:rPr>
          <w:rFonts w:cs="Arial"/>
          <w:bCs/>
        </w:rPr>
        <w:t xml:space="preserve"> attached to floating structures.</w:t>
      </w:r>
      <w:r w:rsidR="005C6026" w:rsidRPr="00EF7A5A">
        <w:rPr>
          <w:rFonts w:cs="Arial"/>
          <w:bCs/>
        </w:rPr>
        <w:t xml:space="preserve"> </w:t>
      </w:r>
      <w:r w:rsidRPr="00EF7A5A">
        <w:rPr>
          <w:rFonts w:cs="Arial"/>
          <w:bCs/>
        </w:rPr>
        <w:t xml:space="preserve">This information is encoded in S-57 on </w:t>
      </w:r>
      <w:r w:rsidRPr="00EF7A5A">
        <w:rPr>
          <w:rFonts w:cs="Arial"/>
          <w:b/>
          <w:bCs/>
        </w:rPr>
        <w:t>LIGHTS</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LIGHTS</w:t>
      </w:r>
      <w:r w:rsidRPr="00EF7A5A">
        <w:rPr>
          <w:rFonts w:cs="Arial"/>
          <w:bCs/>
        </w:rPr>
        <w:t xml:space="preserve"> </w:t>
      </w:r>
      <w:r w:rsidR="00621CA2" w:rsidRPr="00EF7A5A">
        <w:rPr>
          <w:rFonts w:cs="Arial"/>
          <w:bCs/>
        </w:rPr>
        <w:t>should</w:t>
      </w:r>
      <w:r w:rsidRPr="00EF7A5A">
        <w:rPr>
          <w:rFonts w:cs="Arial"/>
          <w:bCs/>
        </w:rPr>
        <w:t xml:space="preserve"> be in </w:t>
      </w:r>
      <w:r w:rsidR="001B2157" w:rsidRPr="00EF7A5A">
        <w:rPr>
          <w:rFonts w:cs="Arial"/>
          <w:bCs/>
        </w:rPr>
        <w:t xml:space="preserve">a standardised format, such as </w:t>
      </w:r>
      <w:r w:rsidRPr="00EF7A5A">
        <w:rPr>
          <w:rFonts w:cs="Arial"/>
          <w:bCs/>
          <w:i/>
        </w:rPr>
        <w:t>Height of light xx metres</w:t>
      </w:r>
      <w:r w:rsidR="001B2157" w:rsidRPr="00EF7A5A">
        <w:rPr>
          <w:rFonts w:cs="Arial"/>
          <w:bCs/>
        </w:rPr>
        <w:t xml:space="preserve">, where </w:t>
      </w:r>
      <w:r w:rsidR="001B2157" w:rsidRPr="00EF7A5A">
        <w:rPr>
          <w:rFonts w:cs="Arial"/>
          <w:bCs/>
          <w:i/>
        </w:rPr>
        <w:t>xx</w:t>
      </w:r>
      <w:r w:rsidR="001B2157" w:rsidRPr="00EF7A5A">
        <w:rPr>
          <w:rFonts w:cs="Arial"/>
          <w:bCs/>
        </w:rPr>
        <w:t xml:space="preserve"> is the height of the light</w:t>
      </w:r>
      <w:r w:rsidRPr="00EF7A5A">
        <w:rPr>
          <w:rFonts w:cs="Arial"/>
          <w:bCs/>
        </w:rPr>
        <w:t>.</w:t>
      </w:r>
    </w:p>
    <w:p w:rsidR="005A3712" w:rsidRPr="00EF7A5A" w:rsidRDefault="005A3712" w:rsidP="005A371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2A5541" w:rsidRPr="00EF7A5A">
        <w:rPr>
          <w:u w:val="single"/>
        </w:rPr>
        <w:t>Object</w:t>
      </w:r>
      <w:r w:rsidRPr="00EF7A5A">
        <w:rPr>
          <w:u w:val="single"/>
        </w:rPr>
        <w:t>:</w:t>
      </w:r>
      <w:r w:rsidRPr="00EF7A5A">
        <w:tab/>
      </w:r>
      <w:r w:rsidRPr="00EF7A5A">
        <w:tab/>
        <w:t>Light (</w:t>
      </w:r>
      <w:r w:rsidRPr="00EF7A5A">
        <w:rPr>
          <w:b/>
        </w:rPr>
        <w:t>LIGHTS</w:t>
      </w:r>
      <w:r w:rsidRPr="00EF7A5A">
        <w:t>)</w:t>
      </w:r>
      <w:r w:rsidRPr="00EF7A5A">
        <w:tab/>
      </w:r>
      <w:r w:rsidRPr="00EF7A5A">
        <w:tab/>
      </w:r>
      <w:r w:rsidRPr="00EF7A5A">
        <w:tab/>
      </w:r>
      <w:r w:rsidRPr="00EF7A5A">
        <w:tab/>
        <w:t>(P)</w:t>
      </w:r>
    </w:p>
    <w:p w:rsidR="005A3712" w:rsidRPr="00EF7A5A" w:rsidRDefault="005A3712" w:rsidP="005A371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2A5541" w:rsidRPr="00EF7A5A">
        <w:rPr>
          <w:u w:val="single"/>
        </w:rPr>
        <w:t>Feature</w:t>
      </w:r>
      <w:r w:rsidRPr="00EF7A5A">
        <w:t>:</w:t>
      </w:r>
      <w:r w:rsidRPr="00EF7A5A">
        <w:tab/>
      </w:r>
      <w:r w:rsidRPr="00EF7A5A">
        <w:rPr>
          <w:b/>
        </w:rPr>
        <w:t>Light Air Obstruction</w:t>
      </w:r>
      <w:r w:rsidRPr="00EF7A5A">
        <w:rPr>
          <w:b/>
        </w:rPr>
        <w:tab/>
      </w:r>
      <w:r w:rsidRPr="00EF7A5A">
        <w:t>(P)</w:t>
      </w:r>
      <w:r w:rsidRPr="00EF7A5A">
        <w:tab/>
      </w:r>
      <w:r w:rsidRPr="00EF7A5A">
        <w:tab/>
      </w:r>
      <w:r w:rsidRPr="00EF7A5A">
        <w:tab/>
      </w:r>
      <w:r w:rsidRPr="00EF7A5A">
        <w:tab/>
      </w:r>
      <w:r w:rsidRPr="00EF7A5A">
        <w:tab/>
      </w:r>
      <w:r w:rsidRPr="00EF7A5A">
        <w:tab/>
      </w:r>
      <w:r w:rsidRPr="00EF7A5A">
        <w:tab/>
        <w:t>(S-101 DCEG Clause 19.5)</w:t>
      </w:r>
    </w:p>
    <w:p w:rsidR="005A3712" w:rsidRPr="00EF7A5A" w:rsidRDefault="005A3712" w:rsidP="005A3712">
      <w:pPr>
        <w:spacing w:after="120"/>
        <w:jc w:val="both"/>
        <w:rPr>
          <w:rFonts w:cs="Arial"/>
          <w:bCs/>
        </w:rPr>
      </w:pPr>
      <w:r w:rsidRPr="00EF7A5A">
        <w:t xml:space="preserve">All instances of encoding of the S-57 </w:t>
      </w:r>
      <w:r w:rsidR="002A5541" w:rsidRPr="00EF7A5A">
        <w:t>O</w:t>
      </w:r>
      <w:r w:rsidRPr="00EF7A5A">
        <w:t>bject</w:t>
      </w:r>
      <w:r w:rsidR="002A5541" w:rsidRPr="00EF7A5A">
        <w:t xml:space="preserve"> class</w:t>
      </w:r>
      <w:r w:rsidRPr="00EF7A5A">
        <w:t xml:space="preserve"> </w:t>
      </w:r>
      <w:r w:rsidRPr="00EF7A5A">
        <w:rPr>
          <w:b/>
        </w:rPr>
        <w:t>LIGHTS</w:t>
      </w:r>
      <w:r w:rsidRPr="00EF7A5A">
        <w:t xml:space="preserve"> </w:t>
      </w:r>
      <w:r w:rsidRPr="00EF7A5A">
        <w:rPr>
          <w:rFonts w:cs="Arial"/>
          <w:bCs/>
        </w:rPr>
        <w:t xml:space="preserve">having attribute CATLIT </w:t>
      </w:r>
      <w:r w:rsidR="00DB6D3F">
        <w:rPr>
          <w:rFonts w:cs="Arial"/>
          <w:bCs/>
        </w:rPr>
        <w:t>containing value</w:t>
      </w:r>
      <w:r w:rsidR="00DB6D3F" w:rsidRPr="00EF7A5A">
        <w:rPr>
          <w:rFonts w:cs="Arial"/>
          <w:bCs/>
        </w:rPr>
        <w:t xml:space="preserve"> </w:t>
      </w:r>
      <w:r w:rsidRPr="00EF7A5A">
        <w:rPr>
          <w:rFonts w:cs="Arial"/>
          <w:bCs/>
          <w:i/>
        </w:rPr>
        <w:t>6</w:t>
      </w:r>
      <w:r w:rsidRPr="00EF7A5A">
        <w:rPr>
          <w:rFonts w:cs="Arial"/>
          <w:bCs/>
        </w:rPr>
        <w:t xml:space="preserve"> (air obstruction light) </w:t>
      </w:r>
      <w:r w:rsidRPr="00EF7A5A">
        <w:t xml:space="preserve">and its binding attributes will be </w:t>
      </w:r>
      <w:r w:rsidR="00B8034C" w:rsidRPr="00EF7A5A">
        <w:t xml:space="preserve">converted </w:t>
      </w:r>
      <w:r w:rsidRPr="00EF7A5A">
        <w:t xml:space="preserve">automatically </w:t>
      </w:r>
      <w:r w:rsidR="00B8034C" w:rsidRPr="00EF7A5A">
        <w:t>to an instance of</w:t>
      </w:r>
      <w:r w:rsidRPr="00EF7A5A">
        <w:t xml:space="preserve"> the S-101 </w:t>
      </w:r>
      <w:r w:rsidR="00A619D4" w:rsidRPr="00EF7A5A">
        <w:t>Feature type</w:t>
      </w:r>
      <w:r w:rsidRPr="00EF7A5A">
        <w:t xml:space="preserve"> </w:t>
      </w:r>
      <w:r w:rsidRPr="00EF7A5A">
        <w:rPr>
          <w:b/>
        </w:rPr>
        <w:t xml:space="preserve">Light Air Obstruction </w:t>
      </w:r>
      <w:r w:rsidRPr="00EF7A5A">
        <w:t>during the automated conversion process.</w:t>
      </w:r>
      <w:r w:rsidR="005C6026" w:rsidRPr="00EF7A5A">
        <w:t xml:space="preserve"> </w:t>
      </w:r>
      <w:r w:rsidRPr="00EF7A5A">
        <w:t>However, Data Producers are advised that the following enumerate type attribute</w:t>
      </w:r>
      <w:r w:rsidR="001174AC">
        <w:t>s</w:t>
      </w:r>
      <w:r w:rsidRPr="00EF7A5A">
        <w:t xml:space="preserve"> </w:t>
      </w:r>
      <w:r w:rsidR="001174AC" w:rsidRPr="00EF7A5A">
        <w:t>ha</w:t>
      </w:r>
      <w:r w:rsidR="001174AC">
        <w:t>ve</w:t>
      </w:r>
      <w:r w:rsidR="001174AC" w:rsidRPr="00EF7A5A">
        <w:t xml:space="preserve"> </w:t>
      </w:r>
      <w:r w:rsidRPr="00EF7A5A">
        <w:t xml:space="preserve">restricted allowable enumerate values for </w:t>
      </w:r>
      <w:r w:rsidRPr="00EF7A5A">
        <w:rPr>
          <w:b/>
        </w:rPr>
        <w:t>Light Air Obstruction</w:t>
      </w:r>
      <w:r w:rsidRPr="00EF7A5A">
        <w:t xml:space="preserve"> in S-101:</w:t>
      </w:r>
    </w:p>
    <w:p w:rsidR="001174AC" w:rsidRPr="00EF7A5A" w:rsidRDefault="001174AC" w:rsidP="003159F7">
      <w:pPr>
        <w:jc w:val="both"/>
      </w:pPr>
      <w:r>
        <w:rPr>
          <w:b/>
        </w:rPr>
        <w:t>colour</w:t>
      </w:r>
      <w:r w:rsidRPr="00EF7A5A">
        <w:tab/>
      </w:r>
      <w:r w:rsidRPr="00EF7A5A">
        <w:tab/>
      </w:r>
      <w:r w:rsidRPr="00EF7A5A">
        <w:tab/>
      </w:r>
      <w:r>
        <w:tab/>
      </w:r>
      <w:r>
        <w:tab/>
      </w:r>
      <w:r w:rsidRPr="00EF7A5A">
        <w:t>(</w:t>
      </w:r>
      <w:r>
        <w:t>COLOUR</w:t>
      </w:r>
      <w:r w:rsidRPr="00EF7A5A">
        <w:t>)</w:t>
      </w:r>
    </w:p>
    <w:p w:rsidR="005A3712" w:rsidRPr="00EF7A5A" w:rsidRDefault="005A3712" w:rsidP="005A3712">
      <w:pPr>
        <w:spacing w:after="120"/>
        <w:jc w:val="both"/>
      </w:pPr>
      <w:r w:rsidRPr="00EF7A5A">
        <w:rPr>
          <w:b/>
        </w:rPr>
        <w:t>light characteristic</w:t>
      </w:r>
      <w:r w:rsidRPr="00EF7A5A">
        <w:tab/>
      </w:r>
      <w:r w:rsidRPr="00EF7A5A">
        <w:tab/>
      </w:r>
      <w:r w:rsidRPr="00EF7A5A">
        <w:tab/>
        <w:t>(LITCHR)</w:t>
      </w:r>
    </w:p>
    <w:p w:rsidR="005A3712" w:rsidRPr="00EF7A5A" w:rsidRDefault="005A3712" w:rsidP="005A3712">
      <w:pPr>
        <w:spacing w:after="120"/>
        <w:jc w:val="both"/>
        <w:rPr>
          <w:rFonts w:cs="Arial"/>
          <w:bCs/>
        </w:rPr>
      </w:pPr>
      <w:r w:rsidRPr="00EF7A5A">
        <w:rPr>
          <w:rFonts w:cs="Arial"/>
          <w:bCs/>
        </w:rPr>
        <w:t>See S-101 DCEG clause 19.5 for the listings of allowable values.</w:t>
      </w:r>
      <w:r w:rsidR="005C6026" w:rsidRPr="00EF7A5A">
        <w:rPr>
          <w:rFonts w:cs="Arial"/>
          <w:bCs/>
        </w:rPr>
        <w:t xml:space="preserve"> </w:t>
      </w:r>
      <w:r w:rsidRPr="00EF7A5A">
        <w:rPr>
          <w:rFonts w:cs="Arial"/>
          <w:bCs/>
        </w:rPr>
        <w:t xml:space="preserve">Values populated in S-57 for </w:t>
      </w:r>
      <w:r w:rsidR="0001196B" w:rsidRPr="00EF7A5A">
        <w:rPr>
          <w:rFonts w:cs="Arial"/>
          <w:bCs/>
        </w:rPr>
        <w:t>th</w:t>
      </w:r>
      <w:r w:rsidR="0001196B">
        <w:rPr>
          <w:rFonts w:cs="Arial"/>
          <w:bCs/>
        </w:rPr>
        <w:t>ese</w:t>
      </w:r>
      <w:r w:rsidR="0001196B" w:rsidRPr="00EF7A5A">
        <w:rPr>
          <w:rFonts w:cs="Arial"/>
          <w:bCs/>
        </w:rPr>
        <w:t xml:space="preserve"> </w:t>
      </w:r>
      <w:r w:rsidRPr="00EF7A5A">
        <w:rPr>
          <w:rFonts w:cs="Arial"/>
          <w:bCs/>
        </w:rPr>
        <w:t>attribute</w:t>
      </w:r>
      <w:r w:rsidR="0001196B">
        <w:rPr>
          <w:rFonts w:cs="Arial"/>
          <w:bCs/>
        </w:rPr>
        <w:t>s</w:t>
      </w:r>
      <w:r w:rsidRPr="00EF7A5A">
        <w:rPr>
          <w:rFonts w:cs="Arial"/>
          <w:bCs/>
        </w:rPr>
        <w:t xml:space="preserve">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01196B">
        <w:rPr>
          <w:rFonts w:cs="Arial"/>
          <w:bCs/>
        </w:rPr>
        <w:t xml:space="preserve">COLOUR and </w:t>
      </w:r>
      <w:r w:rsidRPr="00EF7A5A">
        <w:rPr>
          <w:rFonts w:cs="Arial"/>
          <w:bCs/>
        </w:rPr>
        <w:t xml:space="preserve">LITCHR on </w:t>
      </w:r>
      <w:r w:rsidRPr="00EF7A5A">
        <w:rPr>
          <w:rFonts w:cs="Arial"/>
          <w:b/>
          <w:bCs/>
        </w:rPr>
        <w:t>LIGHTS</w:t>
      </w:r>
      <w:r w:rsidRPr="00EF7A5A">
        <w:rPr>
          <w:rFonts w:cs="Arial"/>
          <w:bCs/>
        </w:rPr>
        <w:t xml:space="preserve"> and amend appropriately.</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03" w:name="_Toc422735925"/>
      <w:bookmarkStart w:id="1904" w:name="_Toc460900663"/>
      <w:bookmarkStart w:id="1905" w:name="_Toc173416517"/>
      <w:r w:rsidRPr="00EF7A5A">
        <w:rPr>
          <w:bCs/>
        </w:rPr>
        <w:t>Types and functions of lights</w:t>
      </w:r>
      <w:bookmarkEnd w:id="1903"/>
      <w:bookmarkEnd w:id="1904"/>
      <w:bookmarkEnd w:id="1905"/>
    </w:p>
    <w:p w:rsidR="003802B2" w:rsidRPr="00EF7A5A" w:rsidRDefault="003802B2" w:rsidP="003802B2">
      <w:pPr>
        <w:spacing w:after="120"/>
        <w:jc w:val="both"/>
        <w:rPr>
          <w:rFonts w:cs="Arial"/>
          <w:bCs/>
        </w:rPr>
      </w:pPr>
      <w:bookmarkStart w:id="1906" w:name="_Toc422735927"/>
      <w:bookmarkStart w:id="1907" w:name="_Toc460900664"/>
      <w:r w:rsidRPr="00EF7A5A">
        <w:rPr>
          <w:rFonts w:cs="Arial"/>
          <w:bCs/>
        </w:rPr>
        <w:t>The guidance for the encoding types and functions of lights remains unchanged in S-101.</w:t>
      </w:r>
      <w:r w:rsidR="005C6026" w:rsidRPr="00EF7A5A">
        <w:rPr>
          <w:rFonts w:cs="Arial"/>
          <w:bCs/>
        </w:rPr>
        <w:t xml:space="preserve"> </w:t>
      </w:r>
      <w:r w:rsidRPr="00EF7A5A">
        <w:rPr>
          <w:rFonts w:cs="Arial"/>
          <w:bCs/>
        </w:rPr>
        <w:t>See S-101 DCEG clause 19.1.2.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08" w:name="_Toc173416518"/>
      <w:r w:rsidRPr="00EF7A5A">
        <w:rPr>
          <w:bCs/>
        </w:rPr>
        <w:t>Rhythms of lights</w:t>
      </w:r>
      <w:bookmarkEnd w:id="1906"/>
      <w:bookmarkEnd w:id="1907"/>
      <w:bookmarkEnd w:id="1908"/>
    </w:p>
    <w:p w:rsidR="00465A0A" w:rsidRPr="00EF7A5A" w:rsidRDefault="00465A0A" w:rsidP="00465A0A">
      <w:pPr>
        <w:spacing w:after="120"/>
        <w:jc w:val="both"/>
        <w:rPr>
          <w:rFonts w:cs="Arial"/>
          <w:bCs/>
        </w:rPr>
      </w:pPr>
      <w:r w:rsidRPr="00EF7A5A">
        <w:rPr>
          <w:rFonts w:cs="Arial"/>
          <w:bCs/>
        </w:rPr>
        <w:t>The guidance for the encoding the rhythm of lights remains unchanged in S-101.</w:t>
      </w:r>
      <w:r w:rsidR="005C6026" w:rsidRPr="00EF7A5A">
        <w:rPr>
          <w:rFonts w:cs="Arial"/>
          <w:bCs/>
        </w:rPr>
        <w:t xml:space="preserve"> </w:t>
      </w:r>
      <w:r w:rsidRPr="00EF7A5A">
        <w:rPr>
          <w:rFonts w:cs="Arial"/>
          <w:bCs/>
        </w:rPr>
        <w:t>See S-101 DCEG clause 19.1.1.</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09" w:name="_Toc422735929"/>
      <w:bookmarkStart w:id="1910" w:name="_Toc460900665"/>
      <w:bookmarkStart w:id="1911" w:name="_Toc173416519"/>
      <w:r w:rsidRPr="00EF7A5A">
        <w:rPr>
          <w:bCs/>
        </w:rPr>
        <w:t>Elevations of lights</w:t>
      </w:r>
      <w:bookmarkEnd w:id="1909"/>
      <w:bookmarkEnd w:id="1910"/>
      <w:bookmarkEnd w:id="1911"/>
    </w:p>
    <w:p w:rsidR="00465A0A" w:rsidRPr="00EF7A5A" w:rsidRDefault="00465A0A" w:rsidP="00465A0A">
      <w:pPr>
        <w:spacing w:after="120"/>
        <w:jc w:val="both"/>
        <w:rPr>
          <w:rFonts w:cs="Arial"/>
          <w:bCs/>
        </w:rPr>
      </w:pPr>
      <w:r w:rsidRPr="00EF7A5A">
        <w:rPr>
          <w:rFonts w:cs="Arial"/>
          <w:bCs/>
        </w:rPr>
        <w:t>The guidance for the encoding the elevation of lights remains unchanged in S-101.</w:t>
      </w:r>
      <w:r w:rsidR="005C6026" w:rsidRPr="00EF7A5A">
        <w:rPr>
          <w:rFonts w:cs="Arial"/>
          <w:bCs/>
        </w:rPr>
        <w:t xml:space="preserve"> </w:t>
      </w:r>
      <w:r w:rsidRPr="00EF7A5A">
        <w:rPr>
          <w:rFonts w:cs="Arial"/>
          <w:bCs/>
        </w:rPr>
        <w:t>See S-101 DCEG clause 19.1.3.</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12" w:name="_Toc422735931"/>
      <w:bookmarkStart w:id="1913" w:name="_Toc460900666"/>
      <w:bookmarkStart w:id="1914" w:name="_Toc173416520"/>
      <w:r w:rsidRPr="00EF7A5A">
        <w:rPr>
          <w:bCs/>
        </w:rPr>
        <w:t>Times of exhibition and exhibition conditions</w:t>
      </w:r>
      <w:bookmarkEnd w:id="1912"/>
      <w:bookmarkEnd w:id="1913"/>
      <w:bookmarkEnd w:id="1914"/>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15" w:name="_Toc173416521"/>
      <w:r w:rsidRPr="00EF7A5A">
        <w:rPr>
          <w:bCs/>
        </w:rPr>
        <w:t>Night lights</w:t>
      </w:r>
      <w:bookmarkEnd w:id="1915"/>
    </w:p>
    <w:p w:rsidR="00F91179" w:rsidRPr="00EF7A5A" w:rsidRDefault="00F91179" w:rsidP="00F91179">
      <w:pPr>
        <w:spacing w:after="120"/>
        <w:jc w:val="both"/>
        <w:rPr>
          <w:rFonts w:cs="Arial"/>
          <w:bCs/>
        </w:rPr>
      </w:pPr>
      <w:r w:rsidRPr="00EF7A5A">
        <w:rPr>
          <w:rFonts w:cs="Arial"/>
          <w:bCs/>
        </w:rPr>
        <w:t>The guidance for the encoding of night lights remains unchanged in S-101.</w:t>
      </w:r>
      <w:r w:rsidR="005C6026" w:rsidRPr="00EF7A5A">
        <w:rPr>
          <w:rFonts w:cs="Arial"/>
          <w:bCs/>
        </w:rPr>
        <w:t xml:space="preserve"> </w:t>
      </w:r>
      <w:r w:rsidRPr="00EF7A5A">
        <w:rPr>
          <w:rFonts w:cs="Arial"/>
          <w:bCs/>
        </w:rPr>
        <w:t>See S-101 DCEG clause 19.1.4.1.</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16" w:name="_Toc422735935"/>
      <w:bookmarkStart w:id="1917" w:name="_Toc460900668"/>
      <w:bookmarkStart w:id="1918" w:name="_Toc173416522"/>
      <w:r w:rsidRPr="00EF7A5A">
        <w:rPr>
          <w:bCs/>
        </w:rPr>
        <w:t>Unwatched lights</w:t>
      </w:r>
      <w:bookmarkEnd w:id="1916"/>
      <w:bookmarkEnd w:id="1917"/>
      <w:bookmarkEnd w:id="1918"/>
    </w:p>
    <w:p w:rsidR="00F91179" w:rsidRPr="00EF7A5A" w:rsidRDefault="00F91179" w:rsidP="00F91179">
      <w:pPr>
        <w:spacing w:after="120"/>
        <w:jc w:val="both"/>
        <w:rPr>
          <w:rFonts w:cs="Arial"/>
          <w:bCs/>
        </w:rPr>
      </w:pPr>
      <w:r w:rsidRPr="00EF7A5A">
        <w:rPr>
          <w:rFonts w:cs="Arial"/>
          <w:bCs/>
        </w:rPr>
        <w:t>The guidance for the encoding of unwatched lights remains unchanged in S-101.</w:t>
      </w:r>
      <w:r w:rsidR="005C6026" w:rsidRPr="00EF7A5A">
        <w:rPr>
          <w:rFonts w:cs="Arial"/>
          <w:bCs/>
        </w:rPr>
        <w:t xml:space="preserve"> </w:t>
      </w:r>
      <w:r w:rsidRPr="00EF7A5A">
        <w:rPr>
          <w:rFonts w:cs="Arial"/>
          <w:bCs/>
        </w:rPr>
        <w:t>See S-101 DCEG clause 19.1.4.2.</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19" w:name="_Toc422735937"/>
      <w:bookmarkStart w:id="1920" w:name="_Toc460900669"/>
      <w:bookmarkStart w:id="1921" w:name="_Toc173416523"/>
      <w:r w:rsidRPr="00EF7A5A">
        <w:rPr>
          <w:bCs/>
        </w:rPr>
        <w:t>Occasional lights</w:t>
      </w:r>
      <w:bookmarkEnd w:id="1919"/>
      <w:bookmarkEnd w:id="1920"/>
      <w:bookmarkEnd w:id="1921"/>
    </w:p>
    <w:p w:rsidR="00F91179" w:rsidRPr="00EF7A5A" w:rsidRDefault="00F91179" w:rsidP="00F91179">
      <w:pPr>
        <w:spacing w:after="120"/>
        <w:jc w:val="both"/>
        <w:rPr>
          <w:rFonts w:cs="Arial"/>
          <w:bCs/>
        </w:rPr>
      </w:pPr>
      <w:r w:rsidRPr="00EF7A5A">
        <w:rPr>
          <w:rFonts w:cs="Arial"/>
          <w:bCs/>
        </w:rPr>
        <w:t>The guidance for the encoding of occasional lights remains unchanged in S-101.</w:t>
      </w:r>
      <w:r w:rsidR="005C6026" w:rsidRPr="00EF7A5A">
        <w:rPr>
          <w:rFonts w:cs="Arial"/>
          <w:bCs/>
        </w:rPr>
        <w:t xml:space="preserve"> </w:t>
      </w:r>
      <w:r w:rsidRPr="00EF7A5A">
        <w:rPr>
          <w:rFonts w:cs="Arial"/>
          <w:bCs/>
        </w:rPr>
        <w:t>See S-101 DCEG clause 19.1.4.</w:t>
      </w:r>
      <w:r w:rsidR="009C1285" w:rsidRPr="00EF7A5A">
        <w:rPr>
          <w:rFonts w:cs="Arial"/>
          <w:bCs/>
        </w:rPr>
        <w:t>3</w:t>
      </w:r>
      <w:r w:rsidRPr="00EF7A5A">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22" w:name="_Toc422735941"/>
      <w:bookmarkStart w:id="1923" w:name="_Toc460900670"/>
      <w:bookmarkStart w:id="1924" w:name="_Toc173416524"/>
      <w:r w:rsidRPr="00EF7A5A">
        <w:rPr>
          <w:bCs/>
        </w:rPr>
        <w:t>Daytime lights</w:t>
      </w:r>
      <w:bookmarkEnd w:id="1922"/>
      <w:bookmarkEnd w:id="1923"/>
      <w:bookmarkEnd w:id="1924"/>
    </w:p>
    <w:p w:rsidR="009C1285" w:rsidRPr="00EF7A5A" w:rsidRDefault="009C1285" w:rsidP="009C1285">
      <w:pPr>
        <w:spacing w:after="120"/>
        <w:jc w:val="both"/>
        <w:rPr>
          <w:rFonts w:cs="Arial"/>
          <w:bCs/>
        </w:rPr>
      </w:pPr>
      <w:r w:rsidRPr="00EF7A5A">
        <w:rPr>
          <w:rFonts w:cs="Arial"/>
          <w:bCs/>
        </w:rPr>
        <w:t>The guidance for the encoding of daytime lights remains unchanged in S-101.</w:t>
      </w:r>
      <w:r w:rsidR="005C6026" w:rsidRPr="00EF7A5A">
        <w:rPr>
          <w:rFonts w:cs="Arial"/>
          <w:bCs/>
        </w:rPr>
        <w:t xml:space="preserve"> </w:t>
      </w:r>
      <w:r w:rsidRPr="00EF7A5A">
        <w:rPr>
          <w:rFonts w:cs="Arial"/>
          <w:bCs/>
        </w:rPr>
        <w:t>See S-101 DCEG clause 19.1.4.4.</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25" w:name="_Toc422735943"/>
      <w:bookmarkStart w:id="1926" w:name="_Toc460900671"/>
      <w:bookmarkStart w:id="1927" w:name="_Toc173416525"/>
      <w:r w:rsidRPr="00EF7A5A">
        <w:rPr>
          <w:bCs/>
        </w:rPr>
        <w:t>Fog lights</w:t>
      </w:r>
      <w:bookmarkEnd w:id="1925"/>
      <w:bookmarkEnd w:id="1926"/>
      <w:bookmarkEnd w:id="1927"/>
    </w:p>
    <w:p w:rsidR="009C1285" w:rsidRPr="00EF7A5A" w:rsidRDefault="009C1285" w:rsidP="009C1285">
      <w:pPr>
        <w:spacing w:after="120"/>
        <w:jc w:val="both"/>
        <w:rPr>
          <w:rFonts w:cs="Arial"/>
          <w:bCs/>
        </w:rPr>
      </w:pPr>
      <w:r w:rsidRPr="00EF7A5A">
        <w:rPr>
          <w:rFonts w:cs="Arial"/>
          <w:bCs/>
        </w:rPr>
        <w:t>The guidance for the encoding of fog lights remains unchanged in S-101.</w:t>
      </w:r>
      <w:r w:rsidR="005C6026" w:rsidRPr="00EF7A5A">
        <w:rPr>
          <w:rFonts w:cs="Arial"/>
          <w:bCs/>
        </w:rPr>
        <w:t xml:space="preserve"> </w:t>
      </w:r>
      <w:r w:rsidRPr="00EF7A5A">
        <w:rPr>
          <w:rFonts w:cs="Arial"/>
          <w:bCs/>
        </w:rPr>
        <w:t>See S-101 DCEG clause 19.1.4.5.</w:t>
      </w:r>
    </w:p>
    <w:p w:rsidR="00B3534C" w:rsidRPr="00EF7A5A" w:rsidRDefault="00B3534C" w:rsidP="00C93144">
      <w:pPr>
        <w:pStyle w:val="Heading4"/>
        <w:keepLines/>
        <w:widowControl/>
        <w:numPr>
          <w:ilvl w:val="3"/>
          <w:numId w:val="13"/>
        </w:numPr>
        <w:tabs>
          <w:tab w:val="clear" w:pos="915"/>
          <w:tab w:val="clear" w:pos="2911"/>
        </w:tabs>
        <w:spacing w:after="120"/>
        <w:ind w:left="862" w:hanging="862"/>
        <w:rPr>
          <w:bCs/>
        </w:rPr>
      </w:pPr>
      <w:bookmarkStart w:id="1928" w:name="_Toc173416526"/>
      <w:r w:rsidRPr="00EF7A5A">
        <w:rPr>
          <w:bCs/>
        </w:rPr>
        <w:t>Manually-activated lights</w:t>
      </w:r>
      <w:bookmarkEnd w:id="1928"/>
    </w:p>
    <w:p w:rsidR="009C1285" w:rsidRPr="00EF7A5A" w:rsidRDefault="00E713C3" w:rsidP="00B3534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attribute </w:t>
      </w:r>
      <w:r w:rsidRPr="00EF7A5A">
        <w:rPr>
          <w:rFonts w:cs="Arial"/>
          <w:b/>
          <w:bCs/>
        </w:rPr>
        <w:t>signal generation</w:t>
      </w:r>
      <w:r w:rsidRPr="00EF7A5A">
        <w:rPr>
          <w:rFonts w:cs="Arial"/>
          <w:bCs/>
        </w:rPr>
        <w:t xml:space="preserve"> includes the new enumerate values </w:t>
      </w:r>
      <w:r w:rsidRPr="00EF7A5A">
        <w:rPr>
          <w:rFonts w:cs="Arial"/>
          <w:bCs/>
          <w:i/>
        </w:rPr>
        <w:t>5</w:t>
      </w:r>
      <w:r w:rsidRPr="00EF7A5A">
        <w:rPr>
          <w:rFonts w:cs="Arial"/>
          <w:bCs/>
        </w:rPr>
        <w:t xml:space="preserve"> (radio activated) and </w:t>
      </w:r>
      <w:r w:rsidRPr="00EF7A5A">
        <w:rPr>
          <w:rFonts w:cs="Arial"/>
          <w:bCs/>
          <w:i/>
        </w:rPr>
        <w:t>6</w:t>
      </w:r>
      <w:r w:rsidRPr="00EF7A5A">
        <w:rPr>
          <w:rFonts w:cs="Arial"/>
          <w:bCs/>
        </w:rPr>
        <w:t xml:space="preserve"> (call activated).</w:t>
      </w:r>
      <w:r w:rsidR="005C6026" w:rsidRPr="00EF7A5A">
        <w:rPr>
          <w:rFonts w:cs="Arial"/>
          <w:bCs/>
        </w:rPr>
        <w:t xml:space="preserve"> </w:t>
      </w:r>
      <w:r w:rsidRPr="00EF7A5A">
        <w:rPr>
          <w:rFonts w:cs="Arial"/>
          <w:bCs/>
        </w:rPr>
        <w:t xml:space="preserve">This information is encoded in S-57 on </w:t>
      </w:r>
      <w:r w:rsidRPr="00EF7A5A">
        <w:rPr>
          <w:b/>
        </w:rPr>
        <w:t>LIGHTS</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b/>
        </w:rPr>
        <w:t>LIGHTS</w:t>
      </w:r>
      <w:r w:rsidRPr="00EF7A5A">
        <w:rPr>
          <w:rFonts w:cs="Arial"/>
          <w:bCs/>
        </w:rPr>
        <w:t xml:space="preserve"> </w:t>
      </w:r>
      <w:r w:rsidR="00621CA2" w:rsidRPr="00EF7A5A">
        <w:rPr>
          <w:rFonts w:cs="Arial"/>
          <w:bCs/>
        </w:rPr>
        <w:t xml:space="preserve">should </w:t>
      </w:r>
      <w:r w:rsidRPr="00EF7A5A">
        <w:rPr>
          <w:rFonts w:cs="Arial"/>
          <w:bCs/>
        </w:rPr>
        <w:t xml:space="preserve">be in </w:t>
      </w:r>
      <w:r w:rsidR="00621CA2" w:rsidRPr="00EF7A5A">
        <w:rPr>
          <w:rFonts w:cs="Arial"/>
          <w:bCs/>
        </w:rPr>
        <w:t xml:space="preserve">a standardised format, such as </w:t>
      </w:r>
      <w:r w:rsidRPr="00EF7A5A">
        <w:rPr>
          <w:rFonts w:cs="Arial"/>
          <w:bCs/>
          <w:i/>
        </w:rPr>
        <w:t>Radio activated light</w:t>
      </w:r>
      <w:r w:rsidRPr="00EF7A5A">
        <w:rPr>
          <w:rFonts w:cs="Arial"/>
          <w:bCs/>
        </w:rPr>
        <w:t xml:space="preserve"> or </w:t>
      </w:r>
      <w:r w:rsidRPr="00EF7A5A">
        <w:rPr>
          <w:rFonts w:cs="Arial"/>
          <w:bCs/>
          <w:i/>
        </w:rPr>
        <w:t>Call activated light</w:t>
      </w:r>
      <w:r w:rsidRPr="00EF7A5A">
        <w:rPr>
          <w:rFonts w:cs="Arial"/>
          <w:bCs/>
        </w:rPr>
        <w:t>.</w:t>
      </w:r>
      <w:r w:rsidR="005C6026" w:rsidRPr="00EF7A5A">
        <w:rPr>
          <w:rFonts w:cs="Arial"/>
          <w:bCs/>
        </w:rPr>
        <w:t xml:space="preserve"> </w:t>
      </w:r>
      <w:r w:rsidRPr="00EF7A5A">
        <w:rPr>
          <w:rFonts w:cs="Arial"/>
          <w:bCs/>
        </w:rPr>
        <w:t>See S-101 DCEG clause 19.1.4.6.</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29" w:name="_Toc422735945"/>
      <w:bookmarkStart w:id="1930" w:name="_Toc460900672"/>
      <w:bookmarkStart w:id="1931" w:name="_Toc173416527"/>
      <w:r w:rsidRPr="00EF7A5A">
        <w:rPr>
          <w:bCs/>
        </w:rPr>
        <w:t>Sector lights and lights not visible all round</w:t>
      </w:r>
      <w:bookmarkEnd w:id="1929"/>
      <w:bookmarkEnd w:id="1930"/>
      <w:bookmarkEnd w:id="1931"/>
    </w:p>
    <w:p w:rsidR="006B2826" w:rsidRPr="00EF7A5A" w:rsidRDefault="006B2826" w:rsidP="00C93144">
      <w:pPr>
        <w:pStyle w:val="Heading4"/>
        <w:keepLines/>
        <w:widowControl/>
        <w:numPr>
          <w:ilvl w:val="3"/>
          <w:numId w:val="13"/>
        </w:numPr>
        <w:tabs>
          <w:tab w:val="clear" w:pos="915"/>
          <w:tab w:val="clear" w:pos="2911"/>
        </w:tabs>
        <w:spacing w:after="120"/>
        <w:rPr>
          <w:bCs/>
        </w:rPr>
      </w:pPr>
      <w:bookmarkStart w:id="1932" w:name="_Toc422735947"/>
      <w:bookmarkStart w:id="1933" w:name="_Toc460900673"/>
      <w:bookmarkStart w:id="1934" w:name="_Toc173416528"/>
      <w:r w:rsidRPr="00EF7A5A">
        <w:rPr>
          <w:bCs/>
        </w:rPr>
        <w:t>Sector lights</w:t>
      </w:r>
      <w:bookmarkEnd w:id="1932"/>
      <w:bookmarkEnd w:id="1933"/>
      <w:bookmarkEnd w:id="1934"/>
    </w:p>
    <w:p w:rsidR="00EE252B" w:rsidRPr="00EF7A5A" w:rsidRDefault="00EE252B" w:rsidP="00EE252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Light (</w:t>
      </w:r>
      <w:r w:rsidRPr="00EF7A5A">
        <w:rPr>
          <w:b/>
        </w:rPr>
        <w:t>LIGHTS</w:t>
      </w:r>
      <w:r w:rsidRPr="00EF7A5A">
        <w:t>)</w:t>
      </w:r>
      <w:r w:rsidRPr="00EF7A5A">
        <w:tab/>
      </w:r>
      <w:r w:rsidRPr="00EF7A5A">
        <w:tab/>
      </w:r>
      <w:r w:rsidRPr="00EF7A5A">
        <w:tab/>
        <w:t>(P)</w:t>
      </w:r>
    </w:p>
    <w:p w:rsidR="00EE252B" w:rsidRPr="00EF7A5A" w:rsidRDefault="00EE252B" w:rsidP="00EE25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Light Sectored</w:t>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r>
      <w:r w:rsidRPr="00EF7A5A">
        <w:tab/>
      </w:r>
      <w:r w:rsidRPr="00EF7A5A">
        <w:tab/>
        <w:t>(S-101 DCEG Clause 19.3)</w:t>
      </w:r>
    </w:p>
    <w:p w:rsidR="00EE252B" w:rsidRPr="00EF7A5A" w:rsidRDefault="00EE252B" w:rsidP="00EE252B">
      <w:pPr>
        <w:jc w:val="both"/>
        <w:rPr>
          <w:rFonts w:cs="Arial"/>
          <w:bCs/>
        </w:rPr>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LIGHTS</w:t>
      </w:r>
      <w:r w:rsidRPr="00EF7A5A">
        <w:t xml:space="preserve"> </w:t>
      </w:r>
      <w:r w:rsidRPr="00EF7A5A">
        <w:rPr>
          <w:rFonts w:cs="Arial"/>
          <w:bCs/>
        </w:rPr>
        <w:t>having:</w:t>
      </w:r>
    </w:p>
    <w:p w:rsidR="00EE252B" w:rsidRPr="00EF7A5A" w:rsidRDefault="00EE252B" w:rsidP="00C93144">
      <w:pPr>
        <w:pStyle w:val="ListParagraph"/>
        <w:numPr>
          <w:ilvl w:val="0"/>
          <w:numId w:val="20"/>
        </w:numPr>
        <w:ind w:left="993" w:hanging="284"/>
        <w:jc w:val="both"/>
      </w:pPr>
      <w:r w:rsidRPr="00EF7A5A">
        <w:rPr>
          <w:rFonts w:cs="Arial"/>
          <w:bCs/>
        </w:rPr>
        <w:t xml:space="preserve">attributes SECTR1 and SECTR2 present; and/or </w:t>
      </w:r>
    </w:p>
    <w:p w:rsidR="00EE252B" w:rsidRPr="00EF7A5A" w:rsidRDefault="00EE252B" w:rsidP="00C93144">
      <w:pPr>
        <w:pStyle w:val="ListParagraph"/>
        <w:numPr>
          <w:ilvl w:val="0"/>
          <w:numId w:val="20"/>
        </w:numPr>
        <w:ind w:left="993" w:hanging="284"/>
        <w:jc w:val="both"/>
      </w:pPr>
      <w:r w:rsidRPr="00EF7A5A">
        <w:rPr>
          <w:rFonts w:cs="Arial"/>
          <w:bCs/>
        </w:rPr>
        <w:t xml:space="preserve">attribute CATLIT = </w:t>
      </w:r>
      <w:r w:rsidRPr="00EF7A5A">
        <w:rPr>
          <w:rFonts w:cs="Arial"/>
          <w:bCs/>
          <w:i/>
        </w:rPr>
        <w:t>1</w:t>
      </w:r>
      <w:r w:rsidRPr="00EF7A5A">
        <w:rPr>
          <w:rFonts w:cs="Arial"/>
          <w:bCs/>
        </w:rPr>
        <w:t xml:space="preserve"> (directional function) or </w:t>
      </w:r>
      <w:r w:rsidRPr="00EF7A5A">
        <w:rPr>
          <w:rFonts w:cs="Arial"/>
          <w:bCs/>
          <w:i/>
        </w:rPr>
        <w:t>16</w:t>
      </w:r>
      <w:r w:rsidRPr="00EF7A5A">
        <w:rPr>
          <w:rFonts w:cs="Arial"/>
          <w:bCs/>
        </w:rPr>
        <w:t xml:space="preserve"> (moiré effect) </w:t>
      </w:r>
    </w:p>
    <w:p w:rsidR="00EE252B" w:rsidRPr="00EF7A5A" w:rsidRDefault="00EE252B" w:rsidP="00EE252B">
      <w:pPr>
        <w:spacing w:after="120"/>
        <w:jc w:val="both"/>
      </w:pPr>
      <w:r w:rsidRPr="00EF7A5A">
        <w:t xml:space="preserve">and its binding attributes will be </w:t>
      </w:r>
      <w:r w:rsidR="00B8034C" w:rsidRPr="00EF7A5A">
        <w:t xml:space="preserve">converted </w:t>
      </w:r>
      <w:r w:rsidRPr="00EF7A5A">
        <w:t xml:space="preserve">automatically </w:t>
      </w:r>
      <w:r w:rsidR="00B8034C" w:rsidRPr="00EF7A5A">
        <w:t>to an instance of</w:t>
      </w:r>
      <w:r w:rsidRPr="00EF7A5A">
        <w:t xml:space="preserve"> the S-101 </w:t>
      </w:r>
      <w:r w:rsidR="00A619D4" w:rsidRPr="00EF7A5A">
        <w:t>Feature type</w:t>
      </w:r>
      <w:r w:rsidRPr="00EF7A5A">
        <w:t xml:space="preserve"> </w:t>
      </w:r>
      <w:r w:rsidRPr="00EF7A5A">
        <w:rPr>
          <w:b/>
        </w:rPr>
        <w:t xml:space="preserve">Light Sectored </w:t>
      </w:r>
      <w:r w:rsidRPr="00EF7A5A">
        <w:t>during the automated conversion process.</w:t>
      </w:r>
      <w:r w:rsidR="005C6026" w:rsidRPr="00EF7A5A">
        <w:t xml:space="preserve"> </w:t>
      </w:r>
      <w:r w:rsidRPr="00EF7A5A">
        <w:t xml:space="preserve">However, Data Producers are advised that the following enumerate type attributes have restricted allowable enumerate values for </w:t>
      </w:r>
      <w:r w:rsidRPr="00EF7A5A">
        <w:rPr>
          <w:b/>
        </w:rPr>
        <w:t xml:space="preserve">Light </w:t>
      </w:r>
      <w:r w:rsidR="00551C0B" w:rsidRPr="00EF7A5A">
        <w:rPr>
          <w:b/>
        </w:rPr>
        <w:t>Sectored</w:t>
      </w:r>
      <w:r w:rsidRPr="00EF7A5A">
        <w:t xml:space="preserve"> in S-101:</w:t>
      </w:r>
    </w:p>
    <w:p w:rsidR="004F31E9" w:rsidRDefault="004F31E9" w:rsidP="003159F7">
      <w:pPr>
        <w:jc w:val="both"/>
      </w:pPr>
      <w:r>
        <w:rPr>
          <w:b/>
        </w:rPr>
        <w:t>colour</w:t>
      </w:r>
      <w:r w:rsidRPr="00EF7A5A">
        <w:tab/>
      </w:r>
      <w:r w:rsidRPr="00EF7A5A">
        <w:tab/>
      </w:r>
      <w:r w:rsidRPr="00EF7A5A">
        <w:tab/>
      </w:r>
      <w:r>
        <w:tab/>
      </w:r>
      <w:r>
        <w:tab/>
      </w:r>
      <w:r w:rsidRPr="00EF7A5A">
        <w:t>(</w:t>
      </w:r>
      <w:r>
        <w:t>COLOUR</w:t>
      </w:r>
      <w:r w:rsidRPr="00EF7A5A">
        <w:t>)</w:t>
      </w:r>
    </w:p>
    <w:p w:rsidR="003739BA" w:rsidRPr="00EF7A5A" w:rsidRDefault="003739BA" w:rsidP="003159F7">
      <w:pPr>
        <w:jc w:val="both"/>
      </w:pPr>
      <w:r w:rsidRPr="00EF7A5A">
        <w:rPr>
          <w:b/>
        </w:rPr>
        <w:t>light characteristic</w:t>
      </w:r>
      <w:r w:rsidRPr="00EF7A5A">
        <w:tab/>
      </w:r>
      <w:r w:rsidRPr="00EF7A5A">
        <w:tab/>
      </w:r>
      <w:r w:rsidRPr="00EF7A5A">
        <w:tab/>
        <w:t>(LITCHR)</w:t>
      </w:r>
    </w:p>
    <w:p w:rsidR="00EE252B" w:rsidRPr="00EF7A5A" w:rsidRDefault="00EE252B" w:rsidP="00EE252B">
      <w:pPr>
        <w:spacing w:after="120"/>
        <w:jc w:val="both"/>
      </w:pPr>
      <w:r w:rsidRPr="00EF7A5A">
        <w:rPr>
          <w:b/>
        </w:rPr>
        <w:t>marks navigational – system of</w:t>
      </w:r>
      <w:r w:rsidRPr="00EF7A5A">
        <w:tab/>
        <w:t>(MARSYS)</w:t>
      </w:r>
    </w:p>
    <w:p w:rsidR="00EE252B" w:rsidRPr="00EF7A5A" w:rsidRDefault="00EE252B" w:rsidP="00EE252B">
      <w:pPr>
        <w:spacing w:after="120"/>
        <w:jc w:val="both"/>
        <w:rPr>
          <w:rFonts w:cs="Arial"/>
          <w:bCs/>
        </w:rPr>
      </w:pPr>
      <w:r w:rsidRPr="00EF7A5A">
        <w:rPr>
          <w:rFonts w:cs="Arial"/>
          <w:bCs/>
        </w:rPr>
        <w:t>See S-101 DCEG clause 19.3 for the listings of allowable values.</w:t>
      </w:r>
      <w:r w:rsidR="005C6026" w:rsidRPr="00EF7A5A">
        <w:rPr>
          <w:rFonts w:cs="Arial"/>
          <w:bCs/>
        </w:rPr>
        <w:t xml:space="preserve"> </w:t>
      </w:r>
      <w:r w:rsidRPr="00EF7A5A">
        <w:rPr>
          <w:rFonts w:cs="Arial"/>
          <w:bCs/>
        </w:rPr>
        <w:t>Values populated in S-57 for these attributes other than the allowable values will</w:t>
      </w:r>
      <w:r w:rsidRPr="00EF7A5A">
        <w:t xml:space="preserve"> not be converted across to S-101</w:t>
      </w:r>
      <w:r w:rsidRPr="00EF7A5A">
        <w:rPr>
          <w:rFonts w:cs="Arial"/>
          <w:bCs/>
        </w:rPr>
        <w:t>.</w:t>
      </w:r>
      <w:r w:rsidR="005C6026" w:rsidRPr="00EF7A5A">
        <w:rPr>
          <w:rFonts w:cs="Arial"/>
          <w:bCs/>
        </w:rPr>
        <w:t xml:space="preserve"> </w:t>
      </w:r>
      <w:r w:rsidRPr="00EF7A5A">
        <w:rPr>
          <w:rFonts w:cs="Arial"/>
          <w:bCs/>
        </w:rPr>
        <w:t xml:space="preserve">Data Producers are advised to check any populated values for </w:t>
      </w:r>
      <w:r w:rsidR="00B71A8F">
        <w:rPr>
          <w:rFonts w:cs="Arial"/>
          <w:bCs/>
        </w:rPr>
        <w:t xml:space="preserve">COLOUR, LITCHR and </w:t>
      </w:r>
      <w:r w:rsidRPr="00EF7A5A">
        <w:rPr>
          <w:rFonts w:cs="Arial"/>
          <w:bCs/>
        </w:rPr>
        <w:t xml:space="preserve">MARSYS on </w:t>
      </w:r>
      <w:r w:rsidRPr="00EF7A5A">
        <w:rPr>
          <w:rFonts w:cs="Arial"/>
          <w:b/>
          <w:bCs/>
        </w:rPr>
        <w:t>LIGHTS</w:t>
      </w:r>
      <w:r w:rsidRPr="00EF7A5A">
        <w:rPr>
          <w:rFonts w:cs="Arial"/>
          <w:bCs/>
        </w:rPr>
        <w:t xml:space="preserve"> and amend appropriately.</w:t>
      </w:r>
    </w:p>
    <w:p w:rsidR="00EE252B" w:rsidRPr="00EF7A5A" w:rsidRDefault="00EE252B" w:rsidP="00EE25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EE252B" w:rsidRPr="00EF7A5A" w:rsidRDefault="000C053F"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For S-57 ENC each light sector of a sectored light is required to be encoded as an individual </w:t>
      </w:r>
      <w:r w:rsidRPr="00EF7A5A">
        <w:rPr>
          <w:rFonts w:cs="Arial"/>
          <w:b/>
          <w:bCs/>
        </w:rPr>
        <w:t>LIGHTS</w:t>
      </w:r>
      <w:r w:rsidRPr="00EF7A5A">
        <w:rPr>
          <w:rFonts w:cs="Arial"/>
          <w:bCs/>
        </w:rPr>
        <w:t xml:space="preserve"> </w:t>
      </w:r>
      <w:r w:rsidR="001A6A7B" w:rsidRPr="00EF7A5A">
        <w:rPr>
          <w:rFonts w:cs="Arial"/>
          <w:bCs/>
        </w:rPr>
        <w:t>object</w:t>
      </w:r>
      <w:r w:rsidRPr="00EF7A5A">
        <w:rPr>
          <w:rFonts w:cs="Arial"/>
          <w:bCs/>
        </w:rPr>
        <w:t>.</w:t>
      </w:r>
      <w:r w:rsidR="005C6026" w:rsidRPr="00EF7A5A">
        <w:rPr>
          <w:rFonts w:cs="Arial"/>
          <w:bCs/>
        </w:rPr>
        <w:t xml:space="preserve"> </w:t>
      </w:r>
      <w:r w:rsidRPr="00EF7A5A">
        <w:rPr>
          <w:rFonts w:cs="Arial"/>
          <w:bCs/>
        </w:rPr>
        <w:t xml:space="preserve">For S-101 ENC all sectors of a sectored light </w:t>
      </w:r>
      <w:r w:rsidR="00CA3FBB" w:rsidRPr="00EF7A5A">
        <w:rPr>
          <w:rFonts w:cs="Arial"/>
          <w:bCs/>
        </w:rPr>
        <w:t xml:space="preserve">are encoded within a single </w:t>
      </w:r>
      <w:r w:rsidR="00CA3FBB" w:rsidRPr="00EF7A5A">
        <w:rPr>
          <w:rFonts w:cs="Arial"/>
          <w:b/>
          <w:bCs/>
        </w:rPr>
        <w:t>Light Sectored</w:t>
      </w:r>
      <w:r w:rsidR="001A6A7B" w:rsidRPr="00EF7A5A">
        <w:rPr>
          <w:rFonts w:cs="Arial"/>
          <w:bCs/>
        </w:rPr>
        <w:t xml:space="preserve"> feature</w:t>
      </w:r>
      <w:r w:rsidR="00CA3FBB" w:rsidRPr="00EF7A5A">
        <w:rPr>
          <w:rFonts w:cs="Arial"/>
          <w:bCs/>
        </w:rPr>
        <w:t xml:space="preserve"> using the complex attribute </w:t>
      </w:r>
      <w:r w:rsidR="00CA3FBB" w:rsidRPr="00EF7A5A">
        <w:rPr>
          <w:rFonts w:cs="Arial"/>
          <w:b/>
          <w:bCs/>
        </w:rPr>
        <w:t>sector characteristics</w:t>
      </w:r>
      <w:r w:rsidR="00AB0778" w:rsidRPr="00EF7A5A">
        <w:rPr>
          <w:rFonts w:cs="Arial"/>
          <w:bCs/>
        </w:rPr>
        <w:t xml:space="preserve"> and its </w:t>
      </w:r>
      <w:r w:rsidR="00CA3FBB" w:rsidRPr="00EF7A5A">
        <w:rPr>
          <w:rFonts w:cs="Arial"/>
          <w:bCs/>
        </w:rPr>
        <w:t xml:space="preserve">sub-complex attribute </w:t>
      </w:r>
      <w:r w:rsidR="00CA3FBB" w:rsidRPr="00EF7A5A">
        <w:rPr>
          <w:rFonts w:cs="Arial"/>
          <w:b/>
          <w:bCs/>
        </w:rPr>
        <w:t>light sector</w:t>
      </w:r>
      <w:r w:rsidR="00CA3FBB" w:rsidRPr="00EF7A5A">
        <w:rPr>
          <w:rFonts w:cs="Arial"/>
          <w:bCs/>
        </w:rPr>
        <w:t>.</w:t>
      </w:r>
      <w:r w:rsidR="005C6026" w:rsidRPr="00EF7A5A">
        <w:rPr>
          <w:rFonts w:cs="Arial"/>
          <w:bCs/>
        </w:rPr>
        <w:t xml:space="preserve"> </w:t>
      </w:r>
      <w:r w:rsidR="00CA3FBB" w:rsidRPr="00EF7A5A">
        <w:rPr>
          <w:rFonts w:cs="Arial"/>
          <w:bCs/>
        </w:rPr>
        <w:t xml:space="preserve">During the automated conversion process, </w:t>
      </w:r>
      <w:r w:rsidR="001A6A7B" w:rsidRPr="00EF7A5A">
        <w:rPr>
          <w:rFonts w:cs="Arial"/>
          <w:bCs/>
        </w:rPr>
        <w:t xml:space="preserve">all </w:t>
      </w:r>
      <w:r w:rsidR="001A6A7B" w:rsidRPr="00EF7A5A">
        <w:rPr>
          <w:rFonts w:cs="Arial"/>
          <w:b/>
          <w:bCs/>
        </w:rPr>
        <w:t>LIGHTS</w:t>
      </w:r>
      <w:r w:rsidR="001A6A7B" w:rsidRPr="00EF7A5A">
        <w:rPr>
          <w:rFonts w:cs="Arial"/>
          <w:bCs/>
        </w:rPr>
        <w:t xml:space="preserve"> objects with ORIENT, SECTR1, SECTR2 and/or CATL</w:t>
      </w:r>
      <w:r w:rsidR="007710B5" w:rsidRPr="00EF7A5A">
        <w:rPr>
          <w:rFonts w:cs="Arial"/>
          <w:bCs/>
        </w:rPr>
        <w:t>IT populated as described above,</w:t>
      </w:r>
      <w:r w:rsidR="001A6A7B" w:rsidRPr="00EF7A5A">
        <w:rPr>
          <w:rFonts w:cs="Arial"/>
          <w:bCs/>
        </w:rPr>
        <w:t xml:space="preserve"> sharing the same spatial </w:t>
      </w:r>
      <w:r w:rsidR="00042D48" w:rsidRPr="00EF7A5A">
        <w:rPr>
          <w:rFonts w:cs="Arial"/>
          <w:bCs/>
        </w:rPr>
        <w:t>object and</w:t>
      </w:r>
      <w:r w:rsidR="007710B5" w:rsidRPr="00EF7A5A">
        <w:rPr>
          <w:rFonts w:cs="Arial"/>
          <w:bCs/>
        </w:rPr>
        <w:t xml:space="preserve"> included in the same structure/equipment relationship will be concatenated into a single </w:t>
      </w:r>
      <w:r w:rsidR="007710B5" w:rsidRPr="00EF7A5A">
        <w:rPr>
          <w:rFonts w:cs="Arial"/>
          <w:b/>
          <w:bCs/>
        </w:rPr>
        <w:t>Light Sectored</w:t>
      </w:r>
      <w:r w:rsidR="007710B5" w:rsidRPr="00EF7A5A">
        <w:rPr>
          <w:rFonts w:cs="Arial"/>
          <w:bCs/>
        </w:rPr>
        <w:t xml:space="preserve"> feature.</w:t>
      </w:r>
      <w:r w:rsidR="005C6026" w:rsidRPr="00EF7A5A">
        <w:rPr>
          <w:rFonts w:cs="Arial"/>
          <w:bCs/>
        </w:rPr>
        <w:t xml:space="preserve"> </w:t>
      </w:r>
      <w:r w:rsidR="007710B5" w:rsidRPr="00EF7A5A">
        <w:rPr>
          <w:rFonts w:cs="Arial"/>
          <w:bCs/>
        </w:rPr>
        <w:t>Data Producers are advised to check their converted S-101 data and ensure that converted sector lights have been structured and attributed as intended</w:t>
      </w:r>
      <w:r w:rsidR="00CA2A64">
        <w:rPr>
          <w:rFonts w:cs="Arial"/>
          <w:bCs/>
        </w:rPr>
        <w:t>; this includes situations where</w:t>
      </w:r>
      <w:r w:rsidR="00412B76">
        <w:rPr>
          <w:rFonts w:cs="Arial"/>
          <w:bCs/>
        </w:rPr>
        <w:t>, for example,</w:t>
      </w:r>
      <w:r w:rsidR="00CA2A64">
        <w:rPr>
          <w:rFonts w:cs="Arial"/>
          <w:bCs/>
        </w:rPr>
        <w:t xml:space="preserve"> discrete sets of light sectors sharing the same light structure are part of different range systems, in which case two or more </w:t>
      </w:r>
      <w:r w:rsidR="00CA2A64">
        <w:rPr>
          <w:rFonts w:cs="Arial"/>
          <w:b/>
          <w:bCs/>
        </w:rPr>
        <w:t>Light Sectored</w:t>
      </w:r>
      <w:r w:rsidR="00CA2A64">
        <w:rPr>
          <w:rFonts w:cs="Arial"/>
          <w:bCs/>
        </w:rPr>
        <w:t xml:space="preserve"> features may be required</w:t>
      </w:r>
      <w:r w:rsidR="00EE252B" w:rsidRPr="00EF7A5A">
        <w:rPr>
          <w:rFonts w:cs="Arial"/>
          <w:bCs/>
        </w:rPr>
        <w:t>.</w:t>
      </w:r>
    </w:p>
    <w:p w:rsidR="00042D48" w:rsidRPr="00EF7A5A" w:rsidRDefault="00042D48"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The guidance for the encoding of oscillating light sectors remains unchanged in S-101, however Data Producers should note that the text populated in the INFORM attribute for the S-57 </w:t>
      </w:r>
      <w:r w:rsidR="00144F6F" w:rsidRPr="00EF7A5A">
        <w:rPr>
          <w:rFonts w:cs="Arial"/>
          <w:b/>
          <w:bCs/>
        </w:rPr>
        <w:t>LIGHTS</w:t>
      </w:r>
      <w:r w:rsidR="00144F6F" w:rsidRPr="00EF7A5A">
        <w:rPr>
          <w:rFonts w:cs="Arial"/>
          <w:bCs/>
        </w:rPr>
        <w:t xml:space="preserve"> object</w:t>
      </w:r>
      <w:r w:rsidRPr="00EF7A5A">
        <w:rPr>
          <w:rFonts w:cs="Arial"/>
          <w:bCs/>
        </w:rPr>
        <w:t xml:space="preserve"> will convert to </w:t>
      </w:r>
      <w:r w:rsidR="00BF2171" w:rsidRPr="00EF7A5A">
        <w:rPr>
          <w:rFonts w:cs="Arial"/>
          <w:bCs/>
        </w:rPr>
        <w:t xml:space="preserve">the sub-complex attribute </w:t>
      </w:r>
      <w:r w:rsidR="00BF2171" w:rsidRPr="00EF7A5A">
        <w:rPr>
          <w:rFonts w:cs="Arial"/>
          <w:b/>
          <w:bCs/>
        </w:rPr>
        <w:t>sector information</w:t>
      </w:r>
      <w:r w:rsidR="00BF2171" w:rsidRPr="00EF7A5A">
        <w:rPr>
          <w:rFonts w:cs="Arial"/>
          <w:bCs/>
        </w:rPr>
        <w:t xml:space="preserve">, sub-attribute </w:t>
      </w:r>
      <w:r w:rsidR="00BF2171" w:rsidRPr="00EF7A5A">
        <w:rPr>
          <w:rFonts w:cs="Arial"/>
          <w:b/>
          <w:bCs/>
        </w:rPr>
        <w:t>text</w:t>
      </w:r>
      <w:r w:rsidR="00BF2171" w:rsidRPr="00EF7A5A">
        <w:rPr>
          <w:rFonts w:cs="Arial"/>
          <w:bCs/>
        </w:rPr>
        <w:t xml:space="preserve"> for the relevant instance of the </w:t>
      </w:r>
      <w:r w:rsidR="00BF2171" w:rsidRPr="00EF7A5A">
        <w:rPr>
          <w:rFonts w:cs="Arial"/>
          <w:b/>
          <w:bCs/>
        </w:rPr>
        <w:t>sector limit</w:t>
      </w:r>
      <w:r w:rsidR="00BF2171" w:rsidRPr="00EF7A5A">
        <w:rPr>
          <w:rFonts w:cs="Arial"/>
          <w:bCs/>
        </w:rPr>
        <w:t xml:space="preserve"> complex </w:t>
      </w:r>
      <w:r w:rsidR="00DD2FC0" w:rsidRPr="00EF7A5A">
        <w:rPr>
          <w:rFonts w:cs="Arial"/>
          <w:bCs/>
        </w:rPr>
        <w:t>on</w:t>
      </w:r>
      <w:r w:rsidR="00BF2171" w:rsidRPr="00EF7A5A">
        <w:rPr>
          <w:rFonts w:cs="Arial"/>
          <w:bCs/>
        </w:rPr>
        <w:t xml:space="preserve"> </w:t>
      </w:r>
      <w:r w:rsidR="00BF2171" w:rsidRPr="00EF7A5A">
        <w:rPr>
          <w:rFonts w:cs="Arial"/>
          <w:b/>
          <w:bCs/>
        </w:rPr>
        <w:t>Light Sectored</w:t>
      </w:r>
      <w:r w:rsidRPr="00EF7A5A">
        <w:rPr>
          <w:rFonts w:cs="Arial"/>
          <w:bCs/>
        </w:rPr>
        <w:t>.</w:t>
      </w:r>
      <w:r w:rsidR="005C6026" w:rsidRPr="00EF7A5A">
        <w:rPr>
          <w:rFonts w:cs="Arial"/>
          <w:bCs/>
        </w:rPr>
        <w:t xml:space="preserve"> </w:t>
      </w:r>
      <w:r w:rsidRPr="00EF7A5A">
        <w:rPr>
          <w:rFonts w:cs="Arial"/>
          <w:bCs/>
        </w:rPr>
        <w:t>See S-101 DCEG clause 19.</w:t>
      </w:r>
      <w:r w:rsidR="00BF2171" w:rsidRPr="00EF7A5A">
        <w:rPr>
          <w:rFonts w:cs="Arial"/>
          <w:bCs/>
        </w:rPr>
        <w:t>3.1.3</w:t>
      </w:r>
      <w:r w:rsidRPr="00EF7A5A">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35" w:name="_Toc24363972"/>
      <w:bookmarkStart w:id="1936" w:name="_Toc173416529"/>
      <w:bookmarkEnd w:id="1935"/>
      <w:r w:rsidRPr="00EF7A5A">
        <w:rPr>
          <w:bCs/>
        </w:rPr>
        <w:t>Lights obscured by obstructions</w:t>
      </w:r>
      <w:bookmarkEnd w:id="1936"/>
    </w:p>
    <w:p w:rsidR="006B44CF" w:rsidRPr="00EF7A5A" w:rsidRDefault="006B44CF" w:rsidP="006B44CF">
      <w:pPr>
        <w:spacing w:after="120"/>
        <w:jc w:val="both"/>
        <w:rPr>
          <w:rFonts w:cs="Arial"/>
          <w:bCs/>
        </w:rPr>
      </w:pPr>
      <w:r w:rsidRPr="00EF7A5A">
        <w:rPr>
          <w:rFonts w:cs="Arial"/>
          <w:bCs/>
        </w:rPr>
        <w:t>The guidance for the encoding of lights obscured by obstructions remains unchanged in S-101.</w:t>
      </w:r>
      <w:r w:rsidR="005C6026" w:rsidRPr="00EF7A5A">
        <w:rPr>
          <w:rFonts w:cs="Arial"/>
          <w:bCs/>
        </w:rPr>
        <w:t xml:space="preserve"> </w:t>
      </w:r>
      <w:r w:rsidRPr="00EF7A5A">
        <w:rPr>
          <w:rFonts w:cs="Arial"/>
          <w:bCs/>
        </w:rPr>
        <w:t>See S-101 DCEG clause 19.3.1.1.</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37" w:name="_Toc422735951"/>
      <w:bookmarkStart w:id="1938" w:name="_Toc460900675"/>
      <w:bookmarkStart w:id="1939" w:name="_Toc173416530"/>
      <w:r w:rsidRPr="00EF7A5A">
        <w:rPr>
          <w:bCs/>
        </w:rPr>
        <w:t>White fairway sectors</w:t>
      </w:r>
      <w:bookmarkEnd w:id="1937"/>
      <w:bookmarkEnd w:id="1938"/>
      <w:bookmarkEnd w:id="1939"/>
    </w:p>
    <w:p w:rsidR="006B44CF" w:rsidRPr="00EF7A5A" w:rsidRDefault="006B44CF" w:rsidP="006B44CF">
      <w:pPr>
        <w:spacing w:after="120"/>
        <w:jc w:val="both"/>
        <w:rPr>
          <w:rFonts w:cs="Arial"/>
          <w:bCs/>
        </w:rPr>
      </w:pPr>
      <w:r w:rsidRPr="00EF7A5A">
        <w:rPr>
          <w:rFonts w:cs="Arial"/>
          <w:bCs/>
        </w:rPr>
        <w:t>The guidance for the encoding of fairways defined by a succession of white light sectors remains unchanged in S-101.</w:t>
      </w:r>
      <w:r w:rsidR="005C6026" w:rsidRPr="00EF7A5A">
        <w:rPr>
          <w:rFonts w:cs="Arial"/>
          <w:bCs/>
        </w:rPr>
        <w:t xml:space="preserve"> </w:t>
      </w:r>
      <w:r w:rsidRPr="00EF7A5A">
        <w:rPr>
          <w:rFonts w:cs="Arial"/>
          <w:bCs/>
        </w:rPr>
        <w:t>See S-101 DCEG clause 19.3.1.</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40" w:name="_Toc422735953"/>
      <w:bookmarkStart w:id="1941" w:name="_Toc460900676"/>
      <w:bookmarkStart w:id="1942" w:name="_Toc173416531"/>
      <w:r w:rsidRPr="00EF7A5A">
        <w:rPr>
          <w:bCs/>
        </w:rPr>
        <w:t>Leading lights</w:t>
      </w:r>
      <w:bookmarkEnd w:id="1940"/>
      <w:bookmarkEnd w:id="1941"/>
      <w:bookmarkEnd w:id="1942"/>
    </w:p>
    <w:p w:rsidR="006B44CF" w:rsidRPr="00EF7A5A" w:rsidRDefault="006B44CF" w:rsidP="006B44CF">
      <w:pPr>
        <w:spacing w:after="120"/>
        <w:jc w:val="both"/>
        <w:rPr>
          <w:rFonts w:cs="Arial"/>
          <w:bCs/>
        </w:rPr>
      </w:pPr>
      <w:r w:rsidRPr="00EF7A5A">
        <w:rPr>
          <w:rFonts w:cs="Arial"/>
          <w:bCs/>
        </w:rPr>
        <w:t xml:space="preserve">The guidance for the encoding of </w:t>
      </w:r>
      <w:r w:rsidR="0050512A" w:rsidRPr="00EF7A5A">
        <w:rPr>
          <w:rFonts w:cs="Arial"/>
          <w:bCs/>
        </w:rPr>
        <w:t>leading lights</w:t>
      </w:r>
      <w:r w:rsidRPr="00EF7A5A">
        <w:rPr>
          <w:rFonts w:cs="Arial"/>
          <w:bCs/>
        </w:rPr>
        <w:t xml:space="preserve"> remains unchanged in S-101.</w:t>
      </w:r>
      <w:r w:rsidR="005C6026" w:rsidRPr="00EF7A5A">
        <w:rPr>
          <w:rFonts w:cs="Arial"/>
          <w:bCs/>
        </w:rPr>
        <w:t xml:space="preserve"> </w:t>
      </w:r>
      <w:r w:rsidRPr="00EF7A5A">
        <w:rPr>
          <w:rFonts w:cs="Arial"/>
          <w:bCs/>
        </w:rPr>
        <w:t>See S-101 DCEG clause 19.</w:t>
      </w:r>
      <w:r w:rsidR="0050512A" w:rsidRPr="00EF7A5A">
        <w:rPr>
          <w:rFonts w:cs="Arial"/>
          <w:bCs/>
        </w:rPr>
        <w:t>1.5</w:t>
      </w:r>
      <w:r w:rsidRPr="00EF7A5A">
        <w:rPr>
          <w:rFonts w:cs="Arial"/>
          <w:bCs/>
        </w:rPr>
        <w:t>.</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43" w:name="_Toc422735955"/>
      <w:bookmarkStart w:id="1944" w:name="_Toc460900677"/>
      <w:bookmarkStart w:id="1945" w:name="_Toc173416532"/>
      <w:r w:rsidRPr="00EF7A5A">
        <w:rPr>
          <w:bCs/>
        </w:rPr>
        <w:t>Directional lights</w:t>
      </w:r>
      <w:bookmarkEnd w:id="1943"/>
      <w:bookmarkEnd w:id="1944"/>
      <w:bookmarkEnd w:id="1945"/>
    </w:p>
    <w:p w:rsidR="00977925" w:rsidRPr="00EF7A5A" w:rsidRDefault="00977925" w:rsidP="00977925">
      <w:pPr>
        <w:spacing w:after="120"/>
        <w:jc w:val="both"/>
        <w:rPr>
          <w:rFonts w:cs="Arial"/>
          <w:bCs/>
        </w:rPr>
      </w:pPr>
      <w:r w:rsidRPr="00EF7A5A">
        <w:rPr>
          <w:rFonts w:cs="Arial"/>
          <w:bCs/>
        </w:rPr>
        <w:t>The guidance for the encoding of leading lights remains unchanged in S-101.</w:t>
      </w:r>
      <w:r w:rsidR="005C6026" w:rsidRPr="00EF7A5A">
        <w:rPr>
          <w:rFonts w:cs="Arial"/>
          <w:bCs/>
        </w:rPr>
        <w:t xml:space="preserve"> </w:t>
      </w:r>
      <w:r w:rsidRPr="00EF7A5A">
        <w:rPr>
          <w:rFonts w:cs="Arial"/>
          <w:bCs/>
        </w:rPr>
        <w:t>See S-101 DCEG clause 19.3.1.2.</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1946" w:name="_Toc422735957"/>
      <w:bookmarkStart w:id="1947" w:name="_Toc460900678"/>
      <w:bookmarkStart w:id="1948" w:name="_Toc173416533"/>
      <w:r w:rsidRPr="00EF7A5A">
        <w:rPr>
          <w:bCs/>
        </w:rPr>
        <w:t>Moiré effect lights</w:t>
      </w:r>
      <w:bookmarkEnd w:id="1946"/>
      <w:bookmarkEnd w:id="1947"/>
      <w:bookmarkEnd w:id="1948"/>
    </w:p>
    <w:p w:rsidR="00896894" w:rsidRPr="00EF7A5A" w:rsidRDefault="00896894" w:rsidP="00896894">
      <w:pPr>
        <w:spacing w:after="120"/>
        <w:jc w:val="both"/>
        <w:rPr>
          <w:rFonts w:cs="Arial"/>
          <w:bCs/>
        </w:rPr>
      </w:pPr>
      <w:r w:rsidRPr="00EF7A5A">
        <w:rPr>
          <w:rFonts w:cs="Arial"/>
          <w:bCs/>
        </w:rPr>
        <w:t xml:space="preserve">The guidance for the encoding of </w:t>
      </w:r>
      <w:r w:rsidRPr="00EF7A5A">
        <w:t>moiré effect</w:t>
      </w:r>
      <w:r w:rsidRPr="00EF7A5A">
        <w:rPr>
          <w:rFonts w:cs="Arial"/>
          <w:bCs/>
        </w:rPr>
        <w:t xml:space="preserve"> lights remains unchanged in S-101.</w:t>
      </w:r>
      <w:r w:rsidR="005C6026" w:rsidRPr="00EF7A5A">
        <w:rPr>
          <w:rFonts w:cs="Arial"/>
          <w:bCs/>
        </w:rPr>
        <w:t xml:space="preserve"> </w:t>
      </w:r>
      <w:r w:rsidRPr="00EF7A5A">
        <w:rPr>
          <w:rFonts w:cs="Arial"/>
          <w:bCs/>
        </w:rPr>
        <w:t>See S-101 DCEG clause 19.3.1.2.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49" w:name="_Toc477864550"/>
      <w:bookmarkStart w:id="1950" w:name="_Toc477933461"/>
      <w:bookmarkStart w:id="1951" w:name="_Toc477944919"/>
      <w:bookmarkStart w:id="1952" w:name="_Toc422735959"/>
      <w:bookmarkStart w:id="1953" w:name="_Toc460900679"/>
      <w:bookmarkStart w:id="1954" w:name="_Toc173416534"/>
      <w:bookmarkEnd w:id="1949"/>
      <w:bookmarkEnd w:id="1950"/>
      <w:bookmarkEnd w:id="1951"/>
      <w:r w:rsidRPr="00EF7A5A">
        <w:rPr>
          <w:bCs/>
        </w:rPr>
        <w:t>Various special types of lights</w:t>
      </w:r>
      <w:bookmarkEnd w:id="1952"/>
      <w:bookmarkEnd w:id="1953"/>
      <w:bookmarkEnd w:id="1954"/>
    </w:p>
    <w:p w:rsidR="00003117" w:rsidRPr="00EF7A5A" w:rsidRDefault="00003117" w:rsidP="00003117">
      <w:pPr>
        <w:spacing w:after="120"/>
        <w:jc w:val="both"/>
        <w:rPr>
          <w:rFonts w:cs="Arial"/>
          <w:bCs/>
        </w:rPr>
      </w:pPr>
      <w:r w:rsidRPr="00EF7A5A">
        <w:rPr>
          <w:rFonts w:cs="Arial"/>
          <w:bCs/>
        </w:rPr>
        <w:t>The guidance for the encoding various special types of remains unchanged in S-101.</w:t>
      </w:r>
      <w:r w:rsidR="005C6026" w:rsidRPr="00EF7A5A">
        <w:rPr>
          <w:rFonts w:cs="Arial"/>
          <w:bCs/>
        </w:rPr>
        <w:t xml:space="preserve"> </w:t>
      </w:r>
      <w:r w:rsidRPr="00EF7A5A">
        <w:rPr>
          <w:rFonts w:cs="Arial"/>
          <w:bCs/>
        </w:rPr>
        <w:t>See S-101 DCEG clause 19.1.7.</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55" w:name="_Toc422735961"/>
      <w:bookmarkStart w:id="1956" w:name="_Toc460900680"/>
      <w:bookmarkStart w:id="1957" w:name="_Toc173416535"/>
      <w:r w:rsidRPr="00EF7A5A">
        <w:rPr>
          <w:bCs/>
        </w:rPr>
        <w:t>Light structures</w:t>
      </w:r>
      <w:bookmarkEnd w:id="1955"/>
      <w:bookmarkEnd w:id="1956"/>
      <w:bookmarkEnd w:id="1957"/>
    </w:p>
    <w:p w:rsidR="00AC7D62" w:rsidRPr="00EF7A5A" w:rsidRDefault="00AC7D62" w:rsidP="00AC7D62">
      <w:pPr>
        <w:spacing w:after="120"/>
        <w:jc w:val="both"/>
        <w:rPr>
          <w:rFonts w:cs="Arial"/>
          <w:bCs/>
        </w:rPr>
      </w:pPr>
      <w:r w:rsidRPr="00EF7A5A">
        <w:rPr>
          <w:rFonts w:cs="Arial"/>
          <w:bCs/>
        </w:rPr>
        <w:t xml:space="preserve">The guidance for the encoding of </w:t>
      </w:r>
      <w:r w:rsidRPr="00EF7A5A">
        <w:t>light structures</w:t>
      </w:r>
      <w:r w:rsidRPr="00EF7A5A">
        <w:rPr>
          <w:rFonts w:cs="Arial"/>
          <w:bCs/>
        </w:rPr>
        <w:t xml:space="preserve"> remains unchanged in S-101.</w:t>
      </w:r>
      <w:r w:rsidR="005C6026" w:rsidRPr="00EF7A5A">
        <w:rPr>
          <w:rFonts w:cs="Arial"/>
          <w:bCs/>
        </w:rPr>
        <w:t xml:space="preserve"> </w:t>
      </w:r>
      <w:r w:rsidRPr="00EF7A5A">
        <w:rPr>
          <w:rFonts w:cs="Arial"/>
          <w:bCs/>
        </w:rPr>
        <w:t>See S-101 DCEG clause 19.1.8.</w:t>
      </w:r>
    </w:p>
    <w:p w:rsidR="00AC7D62" w:rsidRPr="00EF7A5A" w:rsidRDefault="00AC7D62"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rPr>
        <w:t xml:space="preserve">S-101 includes the system attribute </w:t>
      </w:r>
      <w:r w:rsidRPr="00EF7A5A">
        <w:rPr>
          <w:rFonts w:cs="Arial"/>
          <w:b/>
        </w:rPr>
        <w:t>in the water</w:t>
      </w:r>
      <w:r w:rsidRPr="00EF7A5A">
        <w:rPr>
          <w:rFonts w:cs="Arial"/>
        </w:rPr>
        <w:t xml:space="preserve"> to indicate that particular light supporting structures that are located offshore are to be included in ECDIS Base display.</w:t>
      </w:r>
      <w:r w:rsidR="005C6026" w:rsidRPr="00EF7A5A">
        <w:rPr>
          <w:rFonts w:cs="Arial"/>
        </w:rPr>
        <w:t xml:space="preserve"> </w:t>
      </w:r>
      <w:r w:rsidR="006C6CFA" w:rsidRPr="00EF7A5A">
        <w:rPr>
          <w:rFonts w:cs="Arial"/>
        </w:rPr>
        <w:t>This attribute is populated automatically during the conversion process based on the underlying Skin of the Earth feature.</w:t>
      </w:r>
      <w:r w:rsidR="005C6026" w:rsidRPr="00EF7A5A">
        <w:rPr>
          <w:rFonts w:cs="Arial"/>
        </w:rPr>
        <w:t xml:space="preserve"> </w:t>
      </w:r>
      <w:r w:rsidRPr="00EF7A5A">
        <w:rPr>
          <w:rFonts w:cs="Arial"/>
        </w:rPr>
        <w:t>As such, there is no requirement to include an ECDIS Base display feature coincident with these features in S-101 so as to ensure display of a feature at the position of the feature in ECDIS Base display.</w:t>
      </w:r>
      <w:r w:rsidR="005C6026" w:rsidRPr="00EF7A5A">
        <w:rPr>
          <w:rFonts w:cs="Arial"/>
        </w:rPr>
        <w:t xml:space="preserve"> </w:t>
      </w:r>
      <w:r w:rsidRPr="00EF7A5A">
        <w:t>Data Producers should consider removing any redundant Base display features from their S-101 data during the conversion process.</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958" w:name="_Toc422735963"/>
      <w:bookmarkStart w:id="1959" w:name="_Toc460900681"/>
      <w:bookmarkStart w:id="1960" w:name="_Toc173416536"/>
      <w:r w:rsidRPr="00EF7A5A">
        <w:rPr>
          <w:bCs/>
        </w:rPr>
        <w:t>Radio stations</w:t>
      </w:r>
      <w:bookmarkEnd w:id="1958"/>
      <w:bookmarkEnd w:id="1959"/>
      <w:bookmarkEnd w:id="1960"/>
    </w:p>
    <w:p w:rsidR="006A3B0D" w:rsidRPr="00EF7A5A" w:rsidRDefault="006A3B0D" w:rsidP="006A3B0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Radio station (</w:t>
      </w:r>
      <w:r w:rsidRPr="00EF7A5A">
        <w:rPr>
          <w:b/>
        </w:rPr>
        <w:t>RDOSTA</w:t>
      </w:r>
      <w:r w:rsidRPr="00EF7A5A">
        <w:t>)</w:t>
      </w:r>
      <w:r w:rsidRPr="00EF7A5A">
        <w:tab/>
      </w:r>
      <w:r w:rsidRPr="00EF7A5A">
        <w:tab/>
        <w:t>(P)</w:t>
      </w:r>
    </w:p>
    <w:p w:rsidR="006A3B0D" w:rsidRPr="00EF7A5A" w:rsidRDefault="006A3B0D" w:rsidP="006A3B0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Radio Station</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r>
      <w:r w:rsidRPr="00EF7A5A">
        <w:tab/>
        <w:t>(S-101 DCEG Clause 21.4)</w:t>
      </w:r>
    </w:p>
    <w:p w:rsidR="000941C8" w:rsidRPr="00EF7A5A" w:rsidRDefault="000941C8" w:rsidP="000941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RDOSTA</w:t>
      </w:r>
      <w:r w:rsidRPr="00EF7A5A">
        <w:t xml:space="preserve"> and its binding attributes will be </w:t>
      </w:r>
      <w:r w:rsidR="004400A6" w:rsidRPr="00EF7A5A">
        <w:t xml:space="preserve">converted </w:t>
      </w:r>
      <w:r w:rsidRPr="00EF7A5A">
        <w:t xml:space="preserve">automatically </w:t>
      </w:r>
      <w:r w:rsidR="004400A6" w:rsidRPr="00EF7A5A">
        <w:t>to an instance of</w:t>
      </w:r>
      <w:r w:rsidRPr="00EF7A5A">
        <w:t xml:space="preserve"> the S-101 </w:t>
      </w:r>
      <w:r w:rsidR="00A619D4" w:rsidRPr="00EF7A5A">
        <w:t>Feature type</w:t>
      </w:r>
      <w:r w:rsidRPr="00EF7A5A">
        <w:t xml:space="preserve"> </w:t>
      </w:r>
      <w:r w:rsidRPr="00EF7A5A">
        <w:rPr>
          <w:b/>
        </w:rPr>
        <w:t xml:space="preserve">Radio Station </w:t>
      </w:r>
      <w:r w:rsidRPr="00EF7A5A">
        <w:t>during the automated conversion process.</w:t>
      </w:r>
      <w:r w:rsidR="005C6026" w:rsidRPr="00EF7A5A">
        <w:t xml:space="preserve"> </w:t>
      </w:r>
      <w:r w:rsidRPr="00EF7A5A">
        <w:t>However</w:t>
      </w:r>
      <w:r w:rsidR="00C742D6">
        <w:t>,</w:t>
      </w:r>
      <w:r w:rsidRPr="00EF7A5A">
        <w:t xml:space="preserve"> the following exceptions apply:</w:t>
      </w:r>
    </w:p>
    <w:p w:rsidR="000941C8" w:rsidRPr="00EF7A5A" w:rsidRDefault="000941C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ORIENT for </w:t>
      </w:r>
      <w:r w:rsidRPr="00EF7A5A">
        <w:rPr>
          <w:b/>
        </w:rPr>
        <w:t>RDOSTA</w:t>
      </w:r>
      <w:r w:rsidRPr="00EF7A5A">
        <w:t xml:space="preserve"> will not be converted.</w:t>
      </w:r>
      <w:r w:rsidR="005C6026" w:rsidRPr="00EF7A5A">
        <w:t xml:space="preserve"> </w:t>
      </w:r>
      <w:r w:rsidRPr="00EF7A5A">
        <w:t xml:space="preserve">It is considered that this attribute is not relevant for </w:t>
      </w:r>
      <w:r w:rsidRPr="00EF7A5A">
        <w:rPr>
          <w:b/>
        </w:rPr>
        <w:t>Radio Station</w:t>
      </w:r>
      <w:r w:rsidRPr="00EF7A5A">
        <w:t xml:space="preserve"> in S-101.</w:t>
      </w:r>
    </w:p>
    <w:p w:rsidR="000941C8" w:rsidRPr="00EF7A5A" w:rsidRDefault="000941C8" w:rsidP="00E340ED">
      <w:pPr>
        <w:widowControl w:val="0"/>
        <w:spacing w:after="120"/>
        <w:jc w:val="both"/>
      </w:pPr>
      <w:r w:rsidRPr="00EF7A5A">
        <w:t xml:space="preserve">Data Producers are advised that the following enumerate type attribute has restricted allowable enumerate values for </w:t>
      </w:r>
      <w:r w:rsidR="00831E60" w:rsidRPr="00EF7A5A">
        <w:rPr>
          <w:b/>
        </w:rPr>
        <w:t>Radio Station</w:t>
      </w:r>
      <w:r w:rsidRPr="00EF7A5A">
        <w:t xml:space="preserve"> in S-101:</w:t>
      </w:r>
    </w:p>
    <w:p w:rsidR="000941C8" w:rsidRPr="00EF7A5A" w:rsidRDefault="000941C8" w:rsidP="000941C8">
      <w:pPr>
        <w:spacing w:after="120"/>
        <w:jc w:val="both"/>
      </w:pPr>
      <w:r w:rsidRPr="00EF7A5A">
        <w:rPr>
          <w:b/>
        </w:rPr>
        <w:t>category of radio station</w:t>
      </w:r>
      <w:r w:rsidRPr="00EF7A5A">
        <w:tab/>
        <w:t>(</w:t>
      </w:r>
      <w:r w:rsidR="00831E60" w:rsidRPr="00EF7A5A">
        <w:t>CATROS</w:t>
      </w:r>
      <w:r w:rsidRPr="00EF7A5A">
        <w:t>)</w:t>
      </w:r>
    </w:p>
    <w:p w:rsidR="000941C8" w:rsidRDefault="000941C8" w:rsidP="000941C8">
      <w:pPr>
        <w:pStyle w:val="NormalWeb"/>
        <w:spacing w:after="120"/>
        <w:jc w:val="both"/>
        <w:rPr>
          <w:ins w:id="1961" w:author="Jeff Wootton" w:date="2024-08-01T10:13:00Z"/>
          <w:rFonts w:ascii="Arial" w:hAnsi="Arial" w:cs="Arial"/>
          <w:bCs/>
          <w:sz w:val="20"/>
          <w:szCs w:val="20"/>
        </w:rPr>
      </w:pPr>
      <w:r w:rsidRPr="00EF7A5A">
        <w:rPr>
          <w:rFonts w:ascii="Arial" w:hAnsi="Arial" w:cs="Arial"/>
          <w:bCs/>
          <w:sz w:val="20"/>
          <w:szCs w:val="20"/>
        </w:rPr>
        <w:t xml:space="preserve">See S-101 DCEG clause </w:t>
      </w:r>
      <w:r w:rsidR="00831E60" w:rsidRPr="00EF7A5A">
        <w:rPr>
          <w:rFonts w:ascii="Arial" w:hAnsi="Arial" w:cs="Arial"/>
          <w:bCs/>
          <w:sz w:val="20"/>
          <w:szCs w:val="20"/>
        </w:rPr>
        <w:t>21.4</w:t>
      </w:r>
      <w:r w:rsidRPr="00EF7A5A">
        <w:rPr>
          <w:rFonts w:ascii="Arial" w:hAnsi="Arial" w:cs="Arial"/>
          <w:bCs/>
          <w:sz w:val="20"/>
          <w:szCs w:val="20"/>
        </w:rPr>
        <w:t xml:space="preserve"> for the listing of allowable values.</w:t>
      </w:r>
      <w:r w:rsidR="005C6026" w:rsidRPr="00EF7A5A">
        <w:rPr>
          <w:rFonts w:ascii="Arial" w:hAnsi="Arial" w:cs="Arial"/>
          <w:bCs/>
          <w:sz w:val="20"/>
          <w:szCs w:val="20"/>
        </w:rPr>
        <w:t xml:space="preserve"> </w:t>
      </w:r>
      <w:r w:rsidRPr="00EF7A5A">
        <w:rPr>
          <w:rFonts w:ascii="Arial" w:hAnsi="Arial" w:cs="Arial"/>
          <w:bCs/>
          <w:sz w:val="20"/>
          <w:szCs w:val="20"/>
        </w:rPr>
        <w:t>Values populated in S-57 for this attribute other than the allowable values will</w:t>
      </w:r>
      <w:r w:rsidRPr="00EF7A5A">
        <w:rPr>
          <w:rFonts w:ascii="Arial" w:hAnsi="Arial" w:cs="Arial"/>
          <w:sz w:val="20"/>
          <w:szCs w:val="20"/>
        </w:rPr>
        <w:t xml:space="preserve"> not be converted across to S-101</w:t>
      </w:r>
      <w:r w:rsidRPr="00EF7A5A">
        <w:rPr>
          <w:rFonts w:ascii="Arial" w:hAnsi="Arial" w:cs="Arial"/>
          <w:bCs/>
          <w:sz w:val="20"/>
          <w:szCs w:val="20"/>
        </w:rPr>
        <w:t>.</w:t>
      </w:r>
      <w:r w:rsidR="005C6026" w:rsidRPr="00EF7A5A">
        <w:rPr>
          <w:rFonts w:ascii="Arial" w:hAnsi="Arial" w:cs="Arial"/>
          <w:bCs/>
          <w:sz w:val="20"/>
          <w:szCs w:val="20"/>
        </w:rPr>
        <w:t xml:space="preserve"> </w:t>
      </w:r>
      <w:r w:rsidRPr="00EF7A5A">
        <w:rPr>
          <w:rFonts w:ascii="Arial" w:hAnsi="Arial" w:cs="Arial"/>
          <w:bCs/>
          <w:sz w:val="20"/>
          <w:szCs w:val="20"/>
        </w:rPr>
        <w:t xml:space="preserve">Data Producers are advised to check any populated values for </w:t>
      </w:r>
      <w:r w:rsidR="00831E60" w:rsidRPr="00EF7A5A">
        <w:rPr>
          <w:rFonts w:ascii="Arial" w:hAnsi="Arial" w:cs="Arial"/>
          <w:bCs/>
          <w:sz w:val="20"/>
          <w:szCs w:val="20"/>
        </w:rPr>
        <w:t>CATROS</w:t>
      </w:r>
      <w:r w:rsidRPr="00EF7A5A">
        <w:rPr>
          <w:rFonts w:ascii="Arial" w:hAnsi="Arial" w:cs="Arial"/>
          <w:bCs/>
          <w:sz w:val="20"/>
          <w:szCs w:val="20"/>
        </w:rPr>
        <w:t xml:space="preserve"> on </w:t>
      </w:r>
      <w:r w:rsidR="00831E60" w:rsidRPr="00EF7A5A">
        <w:rPr>
          <w:rFonts w:ascii="Arial" w:hAnsi="Arial" w:cs="Arial"/>
          <w:b/>
          <w:bCs/>
          <w:sz w:val="20"/>
          <w:szCs w:val="20"/>
        </w:rPr>
        <w:t>RDOSTA</w:t>
      </w:r>
      <w:r w:rsidRPr="00EF7A5A">
        <w:rPr>
          <w:rFonts w:ascii="Arial" w:hAnsi="Arial" w:cs="Arial"/>
          <w:bCs/>
          <w:sz w:val="20"/>
          <w:szCs w:val="20"/>
        </w:rPr>
        <w:t xml:space="preserve"> and amend appropriately.</w:t>
      </w:r>
    </w:p>
    <w:p w:rsidR="00D04F4D" w:rsidRPr="00EF7A5A" w:rsidRDefault="00D04F4D" w:rsidP="00D04F4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1962" w:author="Jeff Wootton" w:date="2024-08-01T10:13:00Z"/>
        </w:rPr>
      </w:pPr>
      <w:ins w:id="1963" w:author="Jeff Wootton" w:date="2024-08-01T10:13:00Z">
        <w:r w:rsidRPr="00EF7A5A">
          <w:t>The following additional requirements for S-57 dataset conversion must be noted:</w:t>
        </w:r>
      </w:ins>
    </w:p>
    <w:p w:rsidR="00D04F4D" w:rsidRPr="00EF7A5A" w:rsidRDefault="00252C40" w:rsidP="00D04F4D">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1964" w:author="Jeff Wootton" w:date="2024-08-01T10:13:00Z"/>
          <w:rFonts w:cs="Arial"/>
          <w:bCs/>
        </w:rPr>
      </w:pPr>
      <w:commentRangeStart w:id="1965"/>
      <w:ins w:id="1966" w:author="Jeff Wootton" w:date="2024-08-01T10:14:00Z">
        <w:r w:rsidRPr="00252C40">
          <w:rPr>
            <w:rFonts w:cs="Arial"/>
            <w:bCs/>
            <w:lang w:val="en-US"/>
          </w:rPr>
          <w:t xml:space="preserve">The format for the S-101 attribute </w:t>
        </w:r>
        <w:r w:rsidRPr="00252C40">
          <w:rPr>
            <w:rFonts w:cs="Arial"/>
            <w:b/>
            <w:bCs/>
            <w:lang w:val="en-US"/>
          </w:rPr>
          <w:t>communication channel</w:t>
        </w:r>
        <w:r w:rsidRPr="00252C40">
          <w:rPr>
            <w:rFonts w:cs="Arial"/>
            <w:bCs/>
            <w:lang w:val="en-U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ins>
      <w:ins w:id="1967" w:author="Jeff Wootton" w:date="2024-08-01T10:33:00Z">
        <w:r w:rsidR="0057039D">
          <w:rPr>
            <w:rFonts w:cs="Arial"/>
            <w:bCs/>
            <w:lang w:val="en-US"/>
          </w:rPr>
          <w:t>a VHF</w:t>
        </w:r>
      </w:ins>
      <w:ins w:id="1968" w:author="Jeff Wootton" w:date="2024-08-01T10:14:00Z">
        <w:r w:rsidRPr="00252C40">
          <w:rPr>
            <w:rFonts w:cs="Arial"/>
            <w:bCs/>
            <w:lang w:val="en-US"/>
          </w:rPr>
          <w:t xml:space="preserve"> communication channel; for example, </w:t>
        </w:r>
        <w:r w:rsidRPr="00252C40">
          <w:rPr>
            <w:rFonts w:cs="Arial"/>
            <w:bCs/>
            <w:i/>
            <w:iCs/>
            <w:lang w:val="en-US"/>
          </w:rPr>
          <w:t>[07]</w:t>
        </w:r>
        <w:r w:rsidRPr="00252C40">
          <w:rPr>
            <w:rFonts w:cs="Arial"/>
            <w:bCs/>
            <w:lang w:val="en-US"/>
          </w:rPr>
          <w:t xml:space="preserve"> will convert to </w:t>
        </w:r>
        <w:r w:rsidRPr="00252C40">
          <w:rPr>
            <w:rFonts w:cs="Arial"/>
            <w:bCs/>
            <w:i/>
            <w:iCs/>
            <w:lang w:val="en-US"/>
          </w:rPr>
          <w:t>[VHF0007]</w:t>
        </w:r>
        <w:r w:rsidRPr="00252C40">
          <w:rPr>
            <w:rFonts w:cs="Arial"/>
            <w:bCs/>
            <w:lang w:val="en-US"/>
          </w:rPr>
          <w:t xml:space="preserve">. However, if characters (A-Z) are included in an encoded value for COMCHA, these letters will be included in the converted value of </w:t>
        </w:r>
        <w:r w:rsidRPr="00252C40">
          <w:rPr>
            <w:rFonts w:cs="Arial"/>
            <w:b/>
            <w:bCs/>
            <w:lang w:val="en-US"/>
          </w:rPr>
          <w:t>communication channel</w:t>
        </w:r>
        <w:r w:rsidRPr="00252C40">
          <w:rPr>
            <w:rFonts w:cs="Arial"/>
            <w:bCs/>
            <w:lang w:val="en-US"/>
          </w:rPr>
          <w:t xml:space="preserve">; for example, </w:t>
        </w:r>
        <w:r w:rsidRPr="00252C40">
          <w:rPr>
            <w:rFonts w:cs="Arial"/>
            <w:bCs/>
            <w:i/>
            <w:iCs/>
            <w:lang w:val="en-US"/>
          </w:rPr>
          <w:t>[WX1]</w:t>
        </w:r>
        <w:r w:rsidRPr="00252C40">
          <w:rPr>
            <w:rFonts w:cs="Arial"/>
            <w:bCs/>
            <w:lang w:val="en-US"/>
          </w:rPr>
          <w:t xml:space="preserve"> will convert to </w:t>
        </w:r>
        <w:r w:rsidRPr="00252C40">
          <w:rPr>
            <w:rFonts w:cs="Arial"/>
            <w:bCs/>
            <w:i/>
            <w:iCs/>
            <w:lang w:val="en-US"/>
          </w:rPr>
          <w:t>[WX0001]</w:t>
        </w:r>
        <w:r w:rsidRPr="00252C40">
          <w:rPr>
            <w:rFonts w:cs="Arial"/>
            <w:bCs/>
            <w:lang w:val="en-US"/>
          </w:rPr>
          <w:t xml:space="preserve">. Data Producers </w:t>
        </w:r>
      </w:ins>
      <w:ins w:id="1969" w:author="Jeff Wootton" w:date="2024-08-01T11:23:00Z">
        <w:r w:rsidR="003C2243">
          <w:rPr>
            <w:rFonts w:cs="Arial"/>
            <w:bCs/>
            <w:lang w:val="en-US"/>
          </w:rPr>
          <w:t>may</w:t>
        </w:r>
      </w:ins>
      <w:ins w:id="1970" w:author="Jeff Wootton" w:date="2024-08-01T10:14:00Z">
        <w:r w:rsidRPr="00252C40">
          <w:rPr>
            <w:rFonts w:cs="Arial"/>
            <w:bCs/>
            <w:lang w:val="en-US"/>
          </w:rPr>
          <w:t xml:space="preserve"> be required to revisit converted instances of </w:t>
        </w:r>
        <w:r w:rsidRPr="00252C40">
          <w:rPr>
            <w:rFonts w:cs="Arial"/>
            <w:b/>
            <w:bCs/>
            <w:lang w:val="en-US"/>
          </w:rPr>
          <w:t>communication channel</w:t>
        </w:r>
        <w:r w:rsidRPr="00252C40">
          <w:rPr>
            <w:rFonts w:cs="Arial"/>
            <w:bCs/>
            <w:lang w:val="en-US"/>
          </w:rPr>
          <w:t xml:space="preserve"> and </w:t>
        </w:r>
      </w:ins>
      <w:ins w:id="1971" w:author="Jeff Wootton" w:date="2024-08-01T11:23:00Z">
        <w:r w:rsidR="003C2243">
          <w:rPr>
            <w:rFonts w:cs="Arial"/>
            <w:bCs/>
            <w:lang w:val="en-US"/>
          </w:rPr>
          <w:t>adju</w:t>
        </w:r>
      </w:ins>
      <w:ins w:id="1972" w:author="Jeff Wootton" w:date="2024-08-01T11:24:00Z">
        <w:r w:rsidR="003C2243">
          <w:rPr>
            <w:rFonts w:cs="Arial"/>
            <w:bCs/>
            <w:lang w:val="en-US"/>
          </w:rPr>
          <w:t>st</w:t>
        </w:r>
        <w:r w:rsidR="00782EA0">
          <w:rPr>
            <w:rFonts w:cs="Arial"/>
            <w:bCs/>
            <w:lang w:val="en-US"/>
          </w:rPr>
          <w:t xml:space="preserve"> to comply with</w:t>
        </w:r>
      </w:ins>
      <w:ins w:id="1973" w:author="Jeff Wootton" w:date="2024-08-01T10:14:00Z">
        <w:r w:rsidRPr="00252C40">
          <w:rPr>
            <w:rFonts w:cs="Arial"/>
            <w:bCs/>
            <w:lang w:val="en-US"/>
          </w:rPr>
          <w:t xml:space="preserve"> the new format convention as required.</w:t>
        </w:r>
      </w:ins>
      <w:commentRangeEnd w:id="1965"/>
      <w:ins w:id="1974" w:author="Jeff Wootton" w:date="2024-08-01T11:15:00Z">
        <w:r w:rsidR="00AE2A6C">
          <w:rPr>
            <w:rStyle w:val="CommentReference"/>
            <w:rFonts w:ascii="Garamond" w:hAnsi="Garamond"/>
            <w:lang w:eastAsia="en-US"/>
          </w:rPr>
          <w:commentReference w:id="1965"/>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75" w:name="_Toc422735965"/>
      <w:bookmarkStart w:id="1976" w:name="_Toc460900682"/>
      <w:bookmarkStart w:id="1977" w:name="_Toc173416537"/>
      <w:r w:rsidRPr="00EF7A5A">
        <w:rPr>
          <w:bCs/>
        </w:rPr>
        <w:t>Marine and aero-marine radiobeacons</w:t>
      </w:r>
      <w:bookmarkEnd w:id="1975"/>
      <w:bookmarkEnd w:id="1976"/>
      <w:bookmarkEnd w:id="1977"/>
    </w:p>
    <w:p w:rsidR="004D5596" w:rsidRPr="00EF7A5A" w:rsidRDefault="004D5596" w:rsidP="004D559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78" w:name="_Toc422735967"/>
      <w:bookmarkStart w:id="1979" w:name="_Toc460900683"/>
      <w:bookmarkStart w:id="1980" w:name="_Toc173416538"/>
      <w:r w:rsidRPr="00EF7A5A">
        <w:rPr>
          <w:bCs/>
        </w:rPr>
        <w:t>Aeronautical radiobeacons</w:t>
      </w:r>
      <w:bookmarkEnd w:id="1978"/>
      <w:bookmarkEnd w:id="1979"/>
      <w:bookmarkEnd w:id="1980"/>
    </w:p>
    <w:p w:rsidR="004D5596" w:rsidRPr="00EF7A5A" w:rsidRDefault="004D5596" w:rsidP="004D559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81" w:name="_Toc422735969"/>
      <w:bookmarkStart w:id="1982" w:name="_Toc460900684"/>
      <w:bookmarkStart w:id="1983" w:name="_Toc173416539"/>
      <w:r w:rsidRPr="00EF7A5A">
        <w:rPr>
          <w:bCs/>
        </w:rPr>
        <w:t>Radio direction-finding stations</w:t>
      </w:r>
      <w:bookmarkEnd w:id="1981"/>
      <w:bookmarkEnd w:id="1982"/>
      <w:bookmarkEnd w:id="1983"/>
    </w:p>
    <w:p w:rsidR="004D5596" w:rsidRPr="00EF7A5A" w:rsidRDefault="004D5596" w:rsidP="004D5596">
      <w:pPr>
        <w:spacing w:after="120"/>
        <w:jc w:val="both"/>
        <w:rPr>
          <w:rFonts w:cs="Arial"/>
          <w:bCs/>
        </w:rPr>
      </w:pPr>
      <w:r w:rsidRPr="00EF7A5A">
        <w:rPr>
          <w:rFonts w:cs="Arial"/>
          <w:bCs/>
        </w:rPr>
        <w:t xml:space="preserve">The guidance for the encoding of </w:t>
      </w:r>
      <w:r w:rsidR="00BF4E94" w:rsidRPr="00EF7A5A">
        <w:rPr>
          <w:rFonts w:cs="Arial"/>
          <w:bCs/>
        </w:rPr>
        <w:t>radio direction-finding stations</w:t>
      </w:r>
      <w:r w:rsidRPr="00EF7A5A">
        <w:rPr>
          <w:rFonts w:cs="Arial"/>
          <w:bCs/>
        </w:rPr>
        <w:t xml:space="preserve"> remains unchanged in S-101.</w:t>
      </w:r>
      <w:r w:rsidR="005C6026" w:rsidRPr="00EF7A5A">
        <w:rPr>
          <w:rFonts w:cs="Arial"/>
          <w:bCs/>
        </w:rPr>
        <w:t xml:space="preserve"> </w:t>
      </w:r>
      <w:r w:rsidRPr="00EF7A5A">
        <w:rPr>
          <w:rFonts w:cs="Arial"/>
          <w:bCs/>
        </w:rPr>
        <w:t xml:space="preserve">See S-101 DCEG clause </w:t>
      </w:r>
      <w:r w:rsidR="00BF4E94" w:rsidRPr="00EF7A5A">
        <w:rPr>
          <w:rFonts w:cs="Arial"/>
          <w:bCs/>
        </w:rPr>
        <w:t>21.4.2</w:t>
      </w:r>
      <w:r w:rsidRPr="00EF7A5A">
        <w:rPr>
          <w:rFonts w:cs="Arial"/>
          <w:bCs/>
        </w:rPr>
        <w:t>.</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84" w:name="_Toc422735971"/>
      <w:bookmarkStart w:id="1985" w:name="_Toc460900685"/>
      <w:bookmarkStart w:id="1986" w:name="_Toc173416540"/>
      <w:r w:rsidRPr="00EF7A5A">
        <w:rPr>
          <w:bCs/>
        </w:rPr>
        <w:t>Coast radio stations providing QTG service</w:t>
      </w:r>
      <w:bookmarkEnd w:id="1984"/>
      <w:bookmarkEnd w:id="1985"/>
      <w:bookmarkEnd w:id="1986"/>
    </w:p>
    <w:p w:rsidR="00BF4E94" w:rsidRPr="00EF7A5A" w:rsidRDefault="00BF4E94" w:rsidP="00BF4E9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Not applicable.</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987" w:name="_Toc422735973"/>
      <w:bookmarkStart w:id="1988" w:name="_Toc460900686"/>
      <w:bookmarkStart w:id="1989" w:name="_Toc173416541"/>
      <w:r w:rsidRPr="00EF7A5A">
        <w:rPr>
          <w:bCs/>
        </w:rPr>
        <w:t>Radar beacons</w:t>
      </w:r>
      <w:bookmarkEnd w:id="1987"/>
      <w:bookmarkEnd w:id="1988"/>
      <w:bookmarkEnd w:id="1989"/>
    </w:p>
    <w:p w:rsidR="00BF4E94" w:rsidRPr="00EF7A5A" w:rsidRDefault="00BF4E94" w:rsidP="00BF4E9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transponder beacon (</w:t>
      </w:r>
      <w:r w:rsidRPr="00EF7A5A">
        <w:rPr>
          <w:b/>
        </w:rPr>
        <w:t>RTPBCN</w:t>
      </w:r>
      <w:r w:rsidRPr="00EF7A5A">
        <w:t>)</w:t>
      </w:r>
      <w:r w:rsidRPr="00EF7A5A">
        <w:tab/>
      </w:r>
      <w:r w:rsidRPr="00EF7A5A">
        <w:tab/>
        <w:t>(P)</w:t>
      </w:r>
    </w:p>
    <w:p w:rsidR="00BF4E94" w:rsidRPr="00EF7A5A" w:rsidRDefault="00BF4E94" w:rsidP="00BF4E9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Transponder Beacon</w:t>
      </w:r>
      <w:r w:rsidRPr="00EF7A5A">
        <w:rPr>
          <w:b/>
        </w:rPr>
        <w:tab/>
      </w:r>
      <w:r w:rsidRPr="00EF7A5A">
        <w:rPr>
          <w:b/>
        </w:rPr>
        <w:tab/>
      </w:r>
      <w:r w:rsidRPr="00EF7A5A">
        <w:rPr>
          <w:b/>
        </w:rPr>
        <w:tab/>
      </w:r>
      <w:r w:rsidRPr="00EF7A5A">
        <w:rPr>
          <w:b/>
        </w:rPr>
        <w:tab/>
      </w:r>
      <w:r w:rsidRPr="00EF7A5A">
        <w:t>(P)</w:t>
      </w:r>
      <w:r w:rsidRPr="00EF7A5A">
        <w:tab/>
      </w:r>
      <w:r w:rsidRPr="00EF7A5A">
        <w:tab/>
        <w:t>(S-101 DCEG Clause 21.5)</w:t>
      </w:r>
    </w:p>
    <w:p w:rsidR="00934961" w:rsidRPr="00EF7A5A" w:rsidRDefault="00934961"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RTPBCN</w:t>
      </w:r>
      <w:r w:rsidRPr="00EF7A5A">
        <w:t xml:space="preserve"> and its binding attributes will be </w:t>
      </w:r>
      <w:r w:rsidR="004400A6" w:rsidRPr="00EF7A5A">
        <w:t xml:space="preserve">converted </w:t>
      </w:r>
      <w:r w:rsidRPr="00EF7A5A">
        <w:t xml:space="preserve">automatically </w:t>
      </w:r>
      <w:r w:rsidR="004400A6" w:rsidRPr="00EF7A5A">
        <w:t>to an instance of</w:t>
      </w:r>
      <w:r w:rsidRPr="00EF7A5A">
        <w:t xml:space="preserve"> the S-101 </w:t>
      </w:r>
      <w:r w:rsidR="00A619D4" w:rsidRPr="00EF7A5A">
        <w:t>Feature type</w:t>
      </w:r>
      <w:r w:rsidRPr="00EF7A5A">
        <w:t xml:space="preserve"> </w:t>
      </w:r>
      <w:r w:rsidRPr="00EF7A5A">
        <w:rPr>
          <w:b/>
        </w:rPr>
        <w:t xml:space="preserve">Radar Transponder Beacon </w:t>
      </w:r>
      <w:r w:rsidRPr="00EF7A5A">
        <w:t>during the automated conversion process.</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1990" w:name="_Toc422735975"/>
      <w:bookmarkStart w:id="1991" w:name="_Toc460900687"/>
      <w:bookmarkStart w:id="1992" w:name="_Toc173416542"/>
      <w:r w:rsidRPr="00EF7A5A">
        <w:rPr>
          <w:bCs/>
        </w:rPr>
        <w:t>Radar surveillance systems</w:t>
      </w:r>
      <w:bookmarkEnd w:id="1990"/>
      <w:bookmarkEnd w:id="1991"/>
      <w:bookmarkEnd w:id="1992"/>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1993" w:name="_Toc422735977"/>
      <w:bookmarkStart w:id="1994" w:name="_Toc460900688"/>
      <w:bookmarkStart w:id="1995" w:name="_Toc173416543"/>
      <w:r w:rsidRPr="00EF7A5A">
        <w:rPr>
          <w:bCs/>
        </w:rPr>
        <w:t>Radar ranges</w:t>
      </w:r>
      <w:bookmarkEnd w:id="1993"/>
      <w:bookmarkEnd w:id="1994"/>
      <w:bookmarkEnd w:id="1995"/>
    </w:p>
    <w:p w:rsidR="00805598" w:rsidRPr="00EF7A5A" w:rsidRDefault="00805598" w:rsidP="0080559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range (</w:t>
      </w:r>
      <w:r w:rsidRPr="00EF7A5A">
        <w:rPr>
          <w:b/>
        </w:rPr>
        <w:t>RADRNG</w:t>
      </w:r>
      <w:r w:rsidRPr="00EF7A5A">
        <w:t>)</w:t>
      </w:r>
      <w:r w:rsidRPr="00EF7A5A">
        <w:tab/>
      </w:r>
      <w:r w:rsidRPr="00EF7A5A">
        <w:tab/>
        <w:t>(A)</w:t>
      </w:r>
    </w:p>
    <w:p w:rsidR="00805598" w:rsidRPr="00EF7A5A" w:rsidRDefault="00805598" w:rsidP="008055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Range</w:t>
      </w:r>
      <w:r w:rsidRPr="00EF7A5A">
        <w:rPr>
          <w:b/>
        </w:rPr>
        <w:tab/>
      </w:r>
      <w:r w:rsidRPr="00EF7A5A">
        <w:rPr>
          <w:b/>
        </w:rPr>
        <w:tab/>
      </w:r>
      <w:r w:rsidRPr="00EF7A5A">
        <w:rPr>
          <w:b/>
        </w:rPr>
        <w:tab/>
      </w:r>
      <w:r w:rsidRPr="00EF7A5A">
        <w:rPr>
          <w:b/>
        </w:rPr>
        <w:tab/>
      </w:r>
      <w:r w:rsidRPr="00EF7A5A">
        <w:rPr>
          <w:b/>
        </w:rPr>
        <w:tab/>
      </w:r>
      <w:r w:rsidRPr="00EF7A5A">
        <w:t>(S)</w:t>
      </w:r>
      <w:r w:rsidRPr="00EF7A5A">
        <w:tab/>
      </w:r>
      <w:r w:rsidRPr="00EF7A5A">
        <w:tab/>
      </w:r>
      <w:r w:rsidRPr="00EF7A5A">
        <w:tab/>
      </w:r>
      <w:r w:rsidRPr="00EF7A5A">
        <w:tab/>
      </w:r>
      <w:r w:rsidRPr="00EF7A5A">
        <w:tab/>
      </w:r>
      <w:r w:rsidRPr="00EF7A5A">
        <w:tab/>
        <w:t>(S-101 DCEG Clause 15.</w:t>
      </w:r>
      <w:r w:rsidR="00E37DD1" w:rsidRPr="00EF7A5A">
        <w:t>30</w:t>
      </w:r>
      <w:r w:rsidRPr="00EF7A5A">
        <w:t>)</w:t>
      </w:r>
    </w:p>
    <w:p w:rsidR="00805598" w:rsidRDefault="00805598" w:rsidP="0080559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1996" w:author="Jeff Wootton" w:date="2024-08-01T10:31:00Z"/>
        </w:rPr>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RADRNG</w:t>
      </w:r>
      <w:r w:rsidRPr="00EF7A5A">
        <w:t xml:space="preserve"> and its binding attributes will be </w:t>
      </w:r>
      <w:r w:rsidR="004400A6" w:rsidRPr="00EF7A5A">
        <w:t xml:space="preserve">converted </w:t>
      </w:r>
      <w:r w:rsidRPr="00EF7A5A">
        <w:t xml:space="preserve">automatically </w:t>
      </w:r>
      <w:r w:rsidR="004400A6" w:rsidRPr="00EF7A5A">
        <w:t>to an instance of</w:t>
      </w:r>
      <w:r w:rsidRPr="00EF7A5A">
        <w:t xml:space="preserve"> the S-101 </w:t>
      </w:r>
      <w:r w:rsidR="00A619D4" w:rsidRPr="00EF7A5A">
        <w:t>Feature type</w:t>
      </w:r>
      <w:r w:rsidRPr="00EF7A5A">
        <w:t xml:space="preserve"> </w:t>
      </w:r>
      <w:r w:rsidRPr="00EF7A5A">
        <w:rPr>
          <w:b/>
        </w:rPr>
        <w:t xml:space="preserve">Radar Range </w:t>
      </w:r>
      <w:r w:rsidRPr="00EF7A5A">
        <w:t>during the automated conversion process.</w:t>
      </w:r>
    </w:p>
    <w:p w:rsidR="0006247E" w:rsidRPr="00361CF3" w:rsidRDefault="0006247E" w:rsidP="000624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1997" w:author="Jeff Wootton" w:date="2024-08-01T10:31:00Z"/>
        </w:rPr>
      </w:pPr>
      <w:ins w:id="1998" w:author="Jeff Wootton" w:date="2024-08-01T10:31:00Z">
        <w:r w:rsidRPr="00361CF3">
          <w:t>The following additional requirements for S-57 dataset conversion must be noted:</w:t>
        </w:r>
      </w:ins>
    </w:p>
    <w:p w:rsidR="0006247E" w:rsidRPr="00361CF3" w:rsidRDefault="0006247E" w:rsidP="0006247E">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jc w:val="both"/>
        <w:rPr>
          <w:ins w:id="1999" w:author="Jeff Wootton" w:date="2024-08-01T10:31:00Z"/>
          <w:rFonts w:cs="Arial"/>
          <w:bCs/>
        </w:rPr>
      </w:pPr>
      <w:ins w:id="2000" w:author="Jeff Wootton" w:date="2024-08-01T10:31:00Z">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ins>
      <w:ins w:id="2001" w:author="Jeff Wootton" w:date="2024-08-01T10:32:00Z">
        <w:r w:rsidR="0057039D">
          <w:rPr>
            <w:rFonts w:cs="Arial"/>
            <w:bCs/>
          </w:rPr>
          <w:t>a VHF</w:t>
        </w:r>
      </w:ins>
      <w:ins w:id="2002" w:author="Jeff Wootton" w:date="2024-08-01T10:31:00Z">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ins>
      <w:ins w:id="2003" w:author="Jeff Wootton" w:date="2024-08-01T11:24:00Z">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ins>
      <w:ins w:id="2004" w:author="Jeff Wootton" w:date="2024-08-01T10:31:00Z">
        <w:r w:rsidRPr="00361CF3">
          <w:rPr>
            <w:rFonts w:cs="Arial"/>
            <w:bCs/>
          </w:rPr>
          <w:t>.</w:t>
        </w:r>
      </w:ins>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005" w:name="_Toc422735979"/>
      <w:bookmarkStart w:id="2006" w:name="_Toc460900689"/>
      <w:bookmarkStart w:id="2007" w:name="_Toc173416544"/>
      <w:r w:rsidRPr="00EF7A5A">
        <w:rPr>
          <w:bCs/>
        </w:rPr>
        <w:t>Radar reference lines</w:t>
      </w:r>
      <w:bookmarkEnd w:id="2005"/>
      <w:bookmarkEnd w:id="2006"/>
      <w:bookmarkEnd w:id="2007"/>
    </w:p>
    <w:p w:rsidR="00536A29" w:rsidRPr="00EF7A5A" w:rsidRDefault="00536A29" w:rsidP="00536A2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line (</w:t>
      </w:r>
      <w:r w:rsidRPr="00EF7A5A">
        <w:rPr>
          <w:b/>
        </w:rPr>
        <w:t>RADLNE</w:t>
      </w:r>
      <w:r w:rsidRPr="00EF7A5A">
        <w:t>)</w:t>
      </w:r>
      <w:r w:rsidRPr="00EF7A5A">
        <w:tab/>
      </w:r>
      <w:r w:rsidRPr="00EF7A5A">
        <w:tab/>
        <w:t>(L)</w:t>
      </w:r>
    </w:p>
    <w:p w:rsidR="00536A29" w:rsidRPr="00EF7A5A" w:rsidRDefault="00536A29" w:rsidP="00536A2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492474"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Line</w:t>
      </w:r>
      <w:r w:rsidRPr="00EF7A5A">
        <w:rPr>
          <w:b/>
        </w:rPr>
        <w:tab/>
      </w:r>
      <w:r w:rsidRPr="00EF7A5A">
        <w:rPr>
          <w:b/>
        </w:rPr>
        <w:tab/>
      </w:r>
      <w:r w:rsidRPr="00EF7A5A">
        <w:rPr>
          <w:b/>
        </w:rPr>
        <w:tab/>
      </w:r>
      <w:r w:rsidRPr="00EF7A5A">
        <w:rPr>
          <w:b/>
        </w:rPr>
        <w:tab/>
      </w:r>
      <w:r w:rsidRPr="00EF7A5A">
        <w:rPr>
          <w:b/>
        </w:rPr>
        <w:tab/>
      </w:r>
      <w:r w:rsidRPr="00EF7A5A">
        <w:t>(C)</w:t>
      </w:r>
      <w:r w:rsidRPr="00EF7A5A">
        <w:tab/>
      </w:r>
      <w:r w:rsidRPr="00EF7A5A">
        <w:tab/>
      </w:r>
      <w:r w:rsidRPr="00EF7A5A">
        <w:tab/>
      </w:r>
      <w:r w:rsidRPr="00EF7A5A">
        <w:tab/>
      </w:r>
      <w:r w:rsidRPr="00EF7A5A">
        <w:tab/>
      </w:r>
      <w:r w:rsidRPr="00EF7A5A">
        <w:tab/>
      </w:r>
      <w:r w:rsidRPr="00EF7A5A">
        <w:tab/>
        <w:t>(S-101 DCEG Clause 15.</w:t>
      </w:r>
      <w:r w:rsidR="00E37DD1" w:rsidRPr="00EF7A5A">
        <w:t>29</w:t>
      </w:r>
      <w:r w:rsidRPr="00EF7A5A">
        <w:t>)</w:t>
      </w:r>
    </w:p>
    <w:p w:rsidR="00B86B20" w:rsidRPr="00EF7A5A" w:rsidRDefault="00B86B20" w:rsidP="00B86B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RADLNE</w:t>
      </w:r>
      <w:r w:rsidRPr="00EF7A5A">
        <w:t xml:space="preserve"> and its binding attributes will be </w:t>
      </w:r>
      <w:r w:rsidR="004400A6" w:rsidRPr="00EF7A5A">
        <w:t xml:space="preserve">converted </w:t>
      </w:r>
      <w:r w:rsidRPr="00EF7A5A">
        <w:t xml:space="preserve">automatically </w:t>
      </w:r>
      <w:r w:rsidR="009E6453" w:rsidRPr="00EF7A5A">
        <w:t>to an instance of</w:t>
      </w:r>
      <w:r w:rsidRPr="00EF7A5A">
        <w:t xml:space="preserve"> the S-101 </w:t>
      </w:r>
      <w:r w:rsidR="00A619D4" w:rsidRPr="00EF7A5A">
        <w:t>Feature type</w:t>
      </w:r>
      <w:r w:rsidRPr="00EF7A5A">
        <w:t xml:space="preserve"> </w:t>
      </w:r>
      <w:r w:rsidRPr="00EF7A5A">
        <w:rPr>
          <w:b/>
        </w:rPr>
        <w:t xml:space="preserve">Radar Line </w:t>
      </w:r>
      <w:r w:rsidRPr="00EF7A5A">
        <w:t>during the automated conversion process.</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008" w:name="_Toc422735981"/>
      <w:bookmarkStart w:id="2009" w:name="_Toc460900690"/>
      <w:bookmarkStart w:id="2010" w:name="_Toc173416545"/>
      <w:r w:rsidRPr="00EF7A5A">
        <w:rPr>
          <w:bCs/>
        </w:rPr>
        <w:t>Radar station</w:t>
      </w:r>
      <w:bookmarkEnd w:id="2008"/>
      <w:bookmarkEnd w:id="2009"/>
      <w:bookmarkEnd w:id="2010"/>
    </w:p>
    <w:p w:rsidR="00B86B20" w:rsidRPr="00EF7A5A" w:rsidRDefault="00B86B20" w:rsidP="00B86B2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station (</w:t>
      </w:r>
      <w:r w:rsidRPr="00EF7A5A">
        <w:rPr>
          <w:b/>
        </w:rPr>
        <w:t>RADSTA</w:t>
      </w:r>
      <w:r w:rsidRPr="00EF7A5A">
        <w:t>)</w:t>
      </w:r>
      <w:r w:rsidRPr="00EF7A5A">
        <w:tab/>
      </w:r>
      <w:r w:rsidRPr="00EF7A5A">
        <w:tab/>
        <w:t>(P)</w:t>
      </w:r>
    </w:p>
    <w:p w:rsidR="00B86B20" w:rsidRPr="00EF7A5A" w:rsidRDefault="00B86B20" w:rsidP="00B86B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Station</w:t>
      </w:r>
      <w:r w:rsidRPr="00EF7A5A">
        <w:rPr>
          <w:b/>
        </w:rPr>
        <w:tab/>
      </w:r>
      <w:r w:rsidRPr="00EF7A5A">
        <w:rPr>
          <w:b/>
        </w:rPr>
        <w:tab/>
      </w:r>
      <w:r w:rsidRPr="00EF7A5A">
        <w:rPr>
          <w:b/>
        </w:rPr>
        <w:tab/>
      </w:r>
      <w:r w:rsidRPr="00EF7A5A">
        <w:rPr>
          <w:b/>
        </w:rPr>
        <w:tab/>
      </w:r>
      <w:r w:rsidRPr="00EF7A5A">
        <w:rPr>
          <w:b/>
        </w:rPr>
        <w:tab/>
      </w:r>
      <w:r w:rsidRPr="00EF7A5A">
        <w:t>(P</w:t>
      </w:r>
      <w:r w:rsidR="00DB378E" w:rsidRPr="00EF7A5A">
        <w:t>)</w:t>
      </w:r>
      <w:r w:rsidR="00DB378E" w:rsidRPr="00EF7A5A">
        <w:tab/>
      </w:r>
      <w:r w:rsidR="00DB378E" w:rsidRPr="00EF7A5A">
        <w:tab/>
      </w:r>
      <w:r w:rsidR="00DB378E" w:rsidRPr="00EF7A5A">
        <w:tab/>
      </w:r>
      <w:r w:rsidR="00DB378E" w:rsidRPr="00EF7A5A">
        <w:tab/>
      </w:r>
      <w:r w:rsidR="00DB378E" w:rsidRPr="00EF7A5A">
        <w:tab/>
      </w:r>
      <w:r w:rsidR="00DB378E" w:rsidRPr="00EF7A5A">
        <w:tab/>
      </w:r>
      <w:r w:rsidRPr="00EF7A5A">
        <w:t>(S-101 DCEG Clause 15.</w:t>
      </w:r>
      <w:r w:rsidR="00E37DD1" w:rsidRPr="00EF7A5A">
        <w:t>31</w:t>
      </w:r>
      <w:r w:rsidRPr="00EF7A5A">
        <w:t>)</w:t>
      </w:r>
    </w:p>
    <w:p w:rsidR="00DB378E" w:rsidRPr="00EF7A5A" w:rsidRDefault="00DB378E" w:rsidP="00DB37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RADSTA</w:t>
      </w:r>
      <w:r w:rsidRPr="00EF7A5A">
        <w:t xml:space="preserve"> and its binding attributes will be </w:t>
      </w:r>
      <w:r w:rsidR="009E6453" w:rsidRPr="00EF7A5A">
        <w:t xml:space="preserve">converted </w:t>
      </w:r>
      <w:r w:rsidRPr="00EF7A5A">
        <w:t xml:space="preserve">automatically </w:t>
      </w:r>
      <w:r w:rsidR="009E6453" w:rsidRPr="00EF7A5A">
        <w:t>to an instance of</w:t>
      </w:r>
      <w:r w:rsidRPr="00EF7A5A">
        <w:t xml:space="preserve"> the S-101 </w:t>
      </w:r>
      <w:r w:rsidR="00A619D4" w:rsidRPr="00EF7A5A">
        <w:t>Feature type</w:t>
      </w:r>
      <w:r w:rsidRPr="00EF7A5A">
        <w:t xml:space="preserve"> </w:t>
      </w:r>
      <w:r w:rsidRPr="00EF7A5A">
        <w:rPr>
          <w:b/>
        </w:rPr>
        <w:t xml:space="preserve">Radar Station </w:t>
      </w:r>
      <w:r w:rsidRPr="00EF7A5A">
        <w:t>during the automated conversion process.</w:t>
      </w:r>
      <w:r w:rsidR="005C6026" w:rsidRPr="00EF7A5A">
        <w:t xml:space="preserve"> </w:t>
      </w:r>
      <w:r w:rsidRPr="00EF7A5A">
        <w:t>However</w:t>
      </w:r>
      <w:r w:rsidR="00C742D6">
        <w:t>,</w:t>
      </w:r>
      <w:r w:rsidRPr="00EF7A5A">
        <w:t xml:space="preserve"> the following exceptions apply:</w:t>
      </w:r>
    </w:p>
    <w:p w:rsidR="00DB378E" w:rsidRDefault="00DB378E"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2011" w:author="Jeff Wootton" w:date="2024-08-01T10:37:00Z"/>
        </w:rPr>
      </w:pPr>
      <w:r w:rsidRPr="00EF7A5A">
        <w:t xml:space="preserve">The S-57 attributes DATEND and DATSTA for </w:t>
      </w:r>
      <w:r w:rsidRPr="00EF7A5A">
        <w:rPr>
          <w:b/>
        </w:rPr>
        <w:t>RADSTA</w:t>
      </w:r>
      <w:r w:rsidRPr="00EF7A5A">
        <w:t xml:space="preserve"> will not be converted.</w:t>
      </w:r>
      <w:r w:rsidR="005C6026" w:rsidRPr="00EF7A5A">
        <w:t xml:space="preserve"> </w:t>
      </w:r>
      <w:r w:rsidRPr="00EF7A5A">
        <w:t xml:space="preserve">It is considered that these attributes are not relevant for </w:t>
      </w:r>
      <w:r w:rsidRPr="00EF7A5A">
        <w:rPr>
          <w:b/>
        </w:rPr>
        <w:t>Radar Station</w:t>
      </w:r>
      <w:r w:rsidRPr="00EF7A5A">
        <w:t xml:space="preserve"> in S-101.</w:t>
      </w:r>
    </w:p>
    <w:p w:rsidR="00F6614F" w:rsidRPr="00361CF3" w:rsidRDefault="00F6614F" w:rsidP="00F6614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2012" w:author="Jeff Wootton" w:date="2024-08-01T10:38:00Z"/>
        </w:rPr>
      </w:pPr>
      <w:ins w:id="2013" w:author="Jeff Wootton" w:date="2024-08-01T10:38:00Z">
        <w:r w:rsidRPr="00361CF3">
          <w:t>The following additional requirements for S-57 dataset conversion must be noted:</w:t>
        </w:r>
      </w:ins>
    </w:p>
    <w:p w:rsidR="00F6614F" w:rsidRPr="00361CF3" w:rsidRDefault="00F6614F" w:rsidP="00F6614F">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jc w:val="both"/>
        <w:rPr>
          <w:ins w:id="2014" w:author="Jeff Wootton" w:date="2024-08-01T10:38:00Z"/>
          <w:rFonts w:cs="Arial"/>
          <w:bCs/>
        </w:rPr>
      </w:pPr>
      <w:ins w:id="2015" w:author="Jeff Wootton" w:date="2024-08-01T10:38:00Z">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ins>
      <w:ins w:id="2016" w:author="Jeff Wootton" w:date="2024-08-01T11:24:00Z">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ins>
      <w:ins w:id="2017" w:author="Jeff Wootton" w:date="2024-08-01T10:38:00Z">
        <w:r w:rsidRPr="00361CF3">
          <w:rPr>
            <w:rFonts w:cs="Arial"/>
            <w:bCs/>
          </w:rPr>
          <w:t>.</w:t>
        </w:r>
      </w:ins>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2018" w:name="_Toc422735983"/>
      <w:bookmarkStart w:id="2019" w:name="_Toc460900691"/>
      <w:bookmarkStart w:id="2020" w:name="_Toc173416546"/>
      <w:r w:rsidRPr="00EF7A5A">
        <w:rPr>
          <w:bCs/>
        </w:rPr>
        <w:t>Radar conspicuous objects</w:t>
      </w:r>
      <w:bookmarkEnd w:id="2018"/>
      <w:bookmarkEnd w:id="2019"/>
      <w:bookmarkEnd w:id="2020"/>
    </w:p>
    <w:p w:rsidR="008D5963" w:rsidRPr="00EF7A5A" w:rsidRDefault="008D5963" w:rsidP="008D5963">
      <w:pPr>
        <w:spacing w:after="120"/>
        <w:jc w:val="both"/>
        <w:rPr>
          <w:rFonts w:cs="Arial"/>
          <w:bCs/>
        </w:rPr>
      </w:pPr>
      <w:r w:rsidRPr="00EF7A5A">
        <w:rPr>
          <w:rFonts w:cs="Arial"/>
          <w:bCs/>
        </w:rPr>
        <w:t>The guidance for the encoding of radar conspicuous objects remains unchanged in S-101.</w:t>
      </w:r>
      <w:r w:rsidR="005C6026" w:rsidRPr="00EF7A5A">
        <w:rPr>
          <w:rFonts w:cs="Arial"/>
          <w:bCs/>
        </w:rPr>
        <w:t xml:space="preserve"> </w:t>
      </w:r>
      <w:r w:rsidRPr="00EF7A5A">
        <w:rPr>
          <w:rFonts w:cs="Arial"/>
          <w:bCs/>
        </w:rPr>
        <w:t>See S-101 DCEG clause 2.4.11.</w:t>
      </w:r>
    </w:p>
    <w:p w:rsidR="008D5963" w:rsidRPr="00EF7A5A" w:rsidRDefault="008D5963" w:rsidP="008D596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Radar reflector (</w:t>
      </w:r>
      <w:r w:rsidRPr="00EF7A5A">
        <w:rPr>
          <w:b/>
        </w:rPr>
        <w:t>RADRFL</w:t>
      </w:r>
      <w:r w:rsidRPr="00EF7A5A">
        <w:t>)</w:t>
      </w:r>
      <w:r w:rsidRPr="00EF7A5A">
        <w:tab/>
      </w:r>
      <w:r w:rsidRPr="00EF7A5A">
        <w:tab/>
        <w:t>(P)</w:t>
      </w:r>
    </w:p>
    <w:p w:rsidR="008D5963" w:rsidRPr="00EF7A5A" w:rsidRDefault="008D5963" w:rsidP="008D596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Radar Reflector</w:t>
      </w:r>
      <w:r w:rsidRPr="00EF7A5A">
        <w:rPr>
          <w:b/>
        </w:rPr>
        <w:tab/>
      </w:r>
      <w:r w:rsidRPr="00EF7A5A">
        <w:rPr>
          <w:b/>
        </w:rPr>
        <w:tab/>
      </w:r>
      <w:r w:rsidRPr="00EF7A5A">
        <w:rPr>
          <w:b/>
        </w:rPr>
        <w:tab/>
      </w:r>
      <w:r w:rsidRPr="00EF7A5A">
        <w:rPr>
          <w:b/>
        </w:rPr>
        <w:tab/>
      </w:r>
      <w:r w:rsidRPr="00EF7A5A">
        <w:rPr>
          <w:b/>
        </w:rPr>
        <w:tab/>
      </w:r>
      <w:r w:rsidRPr="00EF7A5A">
        <w:t>(P)</w:t>
      </w:r>
      <w:r w:rsidRPr="00EF7A5A">
        <w:tab/>
      </w:r>
      <w:r w:rsidRPr="00EF7A5A">
        <w:tab/>
      </w:r>
      <w:r w:rsidRPr="00EF7A5A">
        <w:tab/>
      </w:r>
      <w:r w:rsidRPr="00EF7A5A">
        <w:tab/>
      </w:r>
      <w:r w:rsidRPr="00EF7A5A">
        <w:tab/>
        <w:t>(S-101 DCEG Clause 20.</w:t>
      </w:r>
      <w:r w:rsidR="007E319A" w:rsidRPr="00EF7A5A">
        <w:t>1</w:t>
      </w:r>
      <w:r w:rsidR="007E319A">
        <w:t>8</w:t>
      </w:r>
      <w:r w:rsidRPr="00EF7A5A">
        <w:t>)</w:t>
      </w:r>
    </w:p>
    <w:p w:rsidR="004A049D" w:rsidRPr="00EF7A5A" w:rsidRDefault="004A049D" w:rsidP="004A049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RADRFL</w:t>
      </w:r>
      <w:r w:rsidRPr="00EF7A5A">
        <w:t xml:space="preserve"> and its binding attributes will be </w:t>
      </w:r>
      <w:r w:rsidR="009E6453" w:rsidRPr="00EF7A5A">
        <w:t xml:space="preserve">converted </w:t>
      </w:r>
      <w:r w:rsidRPr="00EF7A5A">
        <w:t xml:space="preserve">automatically </w:t>
      </w:r>
      <w:r w:rsidR="009E6453" w:rsidRPr="00EF7A5A">
        <w:t>to an instance of</w:t>
      </w:r>
      <w:r w:rsidRPr="00EF7A5A">
        <w:t xml:space="preserve"> the S-101 </w:t>
      </w:r>
      <w:r w:rsidR="00A619D4" w:rsidRPr="00EF7A5A">
        <w:t>Feature type</w:t>
      </w:r>
      <w:r w:rsidRPr="00EF7A5A">
        <w:t xml:space="preserve"> </w:t>
      </w:r>
      <w:r w:rsidRPr="00EF7A5A">
        <w:rPr>
          <w:b/>
        </w:rPr>
        <w:t xml:space="preserve">Radar Reflector </w:t>
      </w:r>
      <w:r w:rsidRPr="00EF7A5A">
        <w:t>during the automated conversion process.</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2021" w:name="_Toc422735985"/>
      <w:bookmarkStart w:id="2022" w:name="_Toc460900692"/>
      <w:bookmarkStart w:id="2023" w:name="_Toc173416547"/>
      <w:r w:rsidRPr="00EF7A5A">
        <w:rPr>
          <w:bCs/>
        </w:rPr>
        <w:t>Radio reporting (calling-in) points</w:t>
      </w:r>
      <w:bookmarkEnd w:id="2021"/>
      <w:bookmarkEnd w:id="2022"/>
      <w:bookmarkEnd w:id="2023"/>
    </w:p>
    <w:p w:rsidR="001B2073" w:rsidRPr="00EF7A5A" w:rsidRDefault="001B2073" w:rsidP="001B207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t>Radio calling-in point (</w:t>
      </w:r>
      <w:r w:rsidRPr="00EF7A5A">
        <w:rPr>
          <w:b/>
        </w:rPr>
        <w:t>RDOCAL</w:t>
      </w:r>
      <w:r w:rsidRPr="00EF7A5A">
        <w:t>)</w:t>
      </w:r>
      <w:r w:rsidRPr="00EF7A5A">
        <w:tab/>
      </w:r>
      <w:r w:rsidRPr="00EF7A5A">
        <w:tab/>
        <w:t>(P,L)</w:t>
      </w:r>
    </w:p>
    <w:p w:rsidR="001B2073" w:rsidRPr="00EF7A5A" w:rsidRDefault="001B2073" w:rsidP="001B20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Radio Calling-In Point</w:t>
      </w:r>
      <w:r w:rsidRPr="00EF7A5A">
        <w:rPr>
          <w:b/>
        </w:rPr>
        <w:tab/>
      </w:r>
      <w:r w:rsidRPr="00EF7A5A">
        <w:rPr>
          <w:b/>
        </w:rPr>
        <w:tab/>
      </w:r>
      <w:r w:rsidRPr="00EF7A5A">
        <w:rPr>
          <w:b/>
        </w:rPr>
        <w:tab/>
      </w:r>
      <w:r w:rsidRPr="00EF7A5A">
        <w:rPr>
          <w:b/>
        </w:rPr>
        <w:tab/>
      </w:r>
      <w:r w:rsidRPr="00EF7A5A">
        <w:rPr>
          <w:b/>
        </w:rPr>
        <w:tab/>
      </w:r>
      <w:r w:rsidRPr="00EF7A5A">
        <w:t>(P,C)</w:t>
      </w:r>
      <w:r w:rsidRPr="00EF7A5A">
        <w:tab/>
      </w:r>
      <w:r w:rsidRPr="00EF7A5A">
        <w:tab/>
        <w:t>(S-101 DCEG Clause 15.</w:t>
      </w:r>
      <w:r w:rsidR="00E37DD1" w:rsidRPr="00EF7A5A">
        <w:t>27</w:t>
      </w:r>
      <w:r w:rsidRPr="00EF7A5A">
        <w:t>)</w:t>
      </w:r>
    </w:p>
    <w:p w:rsidR="00086AA8" w:rsidRPr="00EF7A5A" w:rsidRDefault="00086AA8" w:rsidP="00086AA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A619D4" w:rsidRPr="00EF7A5A">
        <w:t>O</w:t>
      </w:r>
      <w:r w:rsidRPr="00EF7A5A">
        <w:t>bject</w:t>
      </w:r>
      <w:r w:rsidR="00A619D4" w:rsidRPr="00EF7A5A">
        <w:t xml:space="preserve"> class</w:t>
      </w:r>
      <w:r w:rsidRPr="00EF7A5A">
        <w:t xml:space="preserve"> </w:t>
      </w:r>
      <w:r w:rsidRPr="00EF7A5A">
        <w:rPr>
          <w:b/>
        </w:rPr>
        <w:t>RDOCAL</w:t>
      </w:r>
      <w:r w:rsidRPr="00EF7A5A">
        <w:t xml:space="preserve"> and its binding attributes will be </w:t>
      </w:r>
      <w:r w:rsidR="009E6453" w:rsidRPr="00EF7A5A">
        <w:t xml:space="preserve">converted </w:t>
      </w:r>
      <w:r w:rsidRPr="00EF7A5A">
        <w:t xml:space="preserve">automatically </w:t>
      </w:r>
      <w:r w:rsidR="002B65F7" w:rsidRPr="00EF7A5A">
        <w:t xml:space="preserve">to an instance of </w:t>
      </w:r>
      <w:r w:rsidRPr="00EF7A5A">
        <w:t xml:space="preserve">the S-101 </w:t>
      </w:r>
      <w:r w:rsidR="00A619D4" w:rsidRPr="00EF7A5A">
        <w:t>Feature type</w:t>
      </w:r>
      <w:r w:rsidRPr="00EF7A5A">
        <w:t xml:space="preserve"> </w:t>
      </w:r>
      <w:r w:rsidRPr="00EF7A5A">
        <w:rPr>
          <w:b/>
        </w:rPr>
        <w:t xml:space="preserve">Radio Calling-In Point </w:t>
      </w:r>
      <w:r w:rsidRPr="00EF7A5A">
        <w:t>during the automated conversion process.</w:t>
      </w:r>
      <w:r w:rsidR="005C6026" w:rsidRPr="00EF7A5A">
        <w:t xml:space="preserve"> </w:t>
      </w:r>
      <w:r w:rsidRPr="00EF7A5A">
        <w:t>However</w:t>
      </w:r>
      <w:r w:rsidR="00C742D6">
        <w:t>,</w:t>
      </w:r>
      <w:r w:rsidRPr="00EF7A5A">
        <w:t xml:space="preserve"> the following exceptions apply:</w:t>
      </w:r>
    </w:p>
    <w:p w:rsidR="00086AA8" w:rsidRPr="00EF7A5A" w:rsidRDefault="00086AA8"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pPr>
      <w:r w:rsidRPr="00EF7A5A">
        <w:t xml:space="preserve">The S-57 attribute COMCHA will convert to an instance of the S-101 Information type </w:t>
      </w:r>
      <w:r w:rsidRPr="00EF7A5A">
        <w:rPr>
          <w:b/>
        </w:rPr>
        <w:t>Contact Details</w:t>
      </w:r>
      <w:r w:rsidRPr="00EF7A5A">
        <w:t xml:space="preserve"> (see S-101 DCEG clause </w:t>
      </w:r>
      <w:r w:rsidR="00387E51" w:rsidRPr="00EF7A5A">
        <w:t>24.1</w:t>
      </w:r>
      <w:r w:rsidRPr="00EF7A5A">
        <w:t xml:space="preserve">), attribute </w:t>
      </w:r>
      <w:r w:rsidR="00387E51" w:rsidRPr="00EF7A5A">
        <w:rPr>
          <w:b/>
        </w:rPr>
        <w:t>communication channel</w:t>
      </w:r>
      <w:r w:rsidRPr="00EF7A5A">
        <w:t xml:space="preserve">, associated to the </w:t>
      </w:r>
      <w:r w:rsidR="00387E51" w:rsidRPr="00EF7A5A">
        <w:rPr>
          <w:b/>
        </w:rPr>
        <w:t>Radio Calling-In Point</w:t>
      </w:r>
      <w:r w:rsidR="00387E51" w:rsidRPr="00EF7A5A">
        <w:t xml:space="preserve"> feature</w:t>
      </w:r>
      <w:r w:rsidRPr="00EF7A5A">
        <w:t xml:space="preserve"> using the association </w:t>
      </w:r>
      <w:r w:rsidR="00387E51" w:rsidRPr="00EF7A5A">
        <w:rPr>
          <w:b/>
        </w:rPr>
        <w:t>Additional Information</w:t>
      </w:r>
      <w:r w:rsidRPr="00EF7A5A">
        <w:t>.</w:t>
      </w:r>
      <w:r w:rsidR="005C6026" w:rsidRPr="00EF7A5A">
        <w:t xml:space="preserve"> </w:t>
      </w:r>
      <w:r w:rsidRPr="00EF7A5A">
        <w:t xml:space="preserve">Because of the capability to encode these relationships in a “one to many” manner in S-101, Data Producers are advised to check identical instances of </w:t>
      </w:r>
      <w:r w:rsidR="00387E51" w:rsidRPr="00EF7A5A">
        <w:rPr>
          <w:b/>
        </w:rPr>
        <w:t>Additional Information</w:t>
      </w:r>
      <w:r w:rsidRPr="00EF7A5A">
        <w:t xml:space="preserve"> within a </w:t>
      </w:r>
      <w:r w:rsidR="00387E51" w:rsidRPr="00EF7A5A">
        <w:t xml:space="preserve">converted </w:t>
      </w:r>
      <w:r w:rsidRPr="00EF7A5A">
        <w:t>dataset and rationalise these instances accordingly.</w:t>
      </w:r>
    </w:p>
    <w:p w:rsidR="002A324B" w:rsidRPr="00EF7A5A" w:rsidRDefault="002A324B" w:rsidP="002A32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2A324B" w:rsidRDefault="002A324B" w:rsidP="007E0F56">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ins w:id="2024" w:author="Jeff Wootton" w:date="2024-08-01T10:45:00Z"/>
          <w:rFonts w:cs="Arial"/>
          <w:bCs/>
        </w:rPr>
      </w:pPr>
      <w:r w:rsidRPr="00EF7A5A">
        <w:rPr>
          <w:rFonts w:cs="Arial"/>
          <w:bCs/>
        </w:rPr>
        <w:t xml:space="preserve">For S-57 ENCs a two-way radio-calling-in point having non-reciprocal directions of traffic flow required the encoding of separate instances of </w:t>
      </w:r>
      <w:r w:rsidRPr="00EF7A5A">
        <w:rPr>
          <w:rFonts w:cs="Arial"/>
          <w:b/>
          <w:bCs/>
        </w:rPr>
        <w:t>RDOCAL</w:t>
      </w:r>
      <w:r w:rsidRPr="00EF7A5A">
        <w:rPr>
          <w:rFonts w:cs="Arial"/>
          <w:bCs/>
        </w:rPr>
        <w:t xml:space="preserve"> for each direction.</w:t>
      </w:r>
      <w:r w:rsidR="005C6026" w:rsidRPr="00EF7A5A">
        <w:rPr>
          <w:rFonts w:cs="Arial"/>
          <w:bCs/>
        </w:rPr>
        <w:t xml:space="preserve"> </w:t>
      </w:r>
      <w:r w:rsidRPr="00EF7A5A">
        <w:rPr>
          <w:rFonts w:cs="Arial"/>
          <w:bCs/>
        </w:rPr>
        <w:t>For S-101 ENC</w:t>
      </w:r>
      <w:r w:rsidR="00412630" w:rsidRPr="00EF7A5A">
        <w:rPr>
          <w:rFonts w:cs="Arial"/>
          <w:bCs/>
        </w:rPr>
        <w:t xml:space="preserve">s it is possible to encode both directions using a single instance of </w:t>
      </w:r>
      <w:r w:rsidR="00412630" w:rsidRPr="00EF7A5A">
        <w:rPr>
          <w:b/>
        </w:rPr>
        <w:t>Radio Calling-In Point</w:t>
      </w:r>
      <w:r w:rsidR="00412630" w:rsidRPr="00EF7A5A">
        <w:t>.</w:t>
      </w:r>
      <w:r w:rsidR="005C6026" w:rsidRPr="00EF7A5A">
        <w:t xml:space="preserve"> </w:t>
      </w:r>
      <w:r w:rsidR="00412630" w:rsidRPr="00EF7A5A">
        <w:t>Data producers will be required to examine their converted S-101 datasets and amend the encoding as required</w:t>
      </w:r>
      <w:r w:rsidRPr="00EF7A5A">
        <w:rPr>
          <w:rFonts w:cs="Arial"/>
          <w:bCs/>
        </w:rPr>
        <w:t>.</w:t>
      </w:r>
    </w:p>
    <w:p w:rsidR="00A013BE" w:rsidRPr="00EF7A5A" w:rsidRDefault="00963E76"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ins w:id="2025" w:author="Jeff Wootton" w:date="2024-08-01T10:45:00Z">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ins>
      <w:ins w:id="2026" w:author="Jeff Wootton" w:date="2024-08-01T11:24:00Z">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ins>
      <w:ins w:id="2027" w:author="Jeff Wootton" w:date="2024-08-01T10:45:00Z">
        <w:r w:rsidRPr="00361CF3">
          <w:rPr>
            <w:rFonts w:cs="Arial"/>
            <w:bCs/>
          </w:rPr>
          <w:t>.</w:t>
        </w:r>
      </w:ins>
    </w:p>
    <w:p w:rsidR="002E5058" w:rsidRPr="00EF7A5A" w:rsidRDefault="002E5058" w:rsidP="002E50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2028" w:name="_Toc422735987"/>
      <w:bookmarkStart w:id="2029" w:name="_Toc460900693"/>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000B6DED" w:rsidRPr="00EF7A5A">
        <w:rPr>
          <w:b/>
        </w:rPr>
        <w:t>Vessel Traffic Service</w:t>
      </w:r>
      <w:r w:rsidRPr="00EF7A5A">
        <w:rPr>
          <w:b/>
        </w:rPr>
        <w:t xml:space="preserve"> Area</w:t>
      </w:r>
      <w:r w:rsidRPr="00EF7A5A">
        <w:rPr>
          <w:b/>
        </w:rPr>
        <w:tab/>
      </w:r>
      <w:r w:rsidRPr="00EF7A5A">
        <w:rPr>
          <w:b/>
        </w:rPr>
        <w:tab/>
      </w:r>
      <w:r w:rsidRPr="00EF7A5A">
        <w:t>(S)</w:t>
      </w:r>
      <w:r w:rsidRPr="00EF7A5A">
        <w:tab/>
      </w:r>
      <w:r w:rsidRPr="00EF7A5A">
        <w:tab/>
      </w:r>
      <w:r w:rsidRPr="00EF7A5A">
        <w:tab/>
      </w:r>
      <w:r w:rsidR="000B6DED" w:rsidRPr="00EF7A5A">
        <w:tab/>
      </w:r>
      <w:r w:rsidRPr="00EF7A5A">
        <w:t xml:space="preserve">(S-101 DCEG Clause </w:t>
      </w:r>
      <w:r w:rsidR="000B6DED" w:rsidRPr="00EF7A5A">
        <w:t>22.2</w:t>
      </w:r>
      <w:r w:rsidRPr="00EF7A5A">
        <w:t>)</w:t>
      </w:r>
    </w:p>
    <w:p w:rsidR="002E5058" w:rsidRPr="00EF7A5A" w:rsidRDefault="002E5058" w:rsidP="002E5058">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A619D4" w:rsidRPr="00EF7A5A">
        <w:t>Feature type</w:t>
      </w:r>
      <w:r w:rsidRPr="00EF7A5A">
        <w:rPr>
          <w:rFonts w:cs="Arial"/>
          <w:bCs/>
        </w:rPr>
        <w:t xml:space="preserve"> </w:t>
      </w:r>
      <w:r w:rsidR="000B6DED" w:rsidRPr="00EF7A5A">
        <w:rPr>
          <w:b/>
        </w:rPr>
        <w:t xml:space="preserve">Vessel Traffic Service </w:t>
      </w:r>
      <w:r w:rsidRPr="00EF7A5A">
        <w:rPr>
          <w:b/>
        </w:rPr>
        <w:t>Area</w:t>
      </w:r>
      <w:r w:rsidRPr="00EF7A5A">
        <w:rPr>
          <w:rFonts w:cs="Arial"/>
          <w:bCs/>
        </w:rPr>
        <w:t xml:space="preserve"> has been introduced in S-101 </w:t>
      </w:r>
      <w:r w:rsidR="000B6DED" w:rsidRPr="00EF7A5A">
        <w:rPr>
          <w:rFonts w:cs="Arial"/>
          <w:bCs/>
        </w:rPr>
        <w:t xml:space="preserve">as a dedicated feature </w:t>
      </w:r>
      <w:r w:rsidRPr="00EF7A5A">
        <w:rPr>
          <w:rFonts w:cs="Arial"/>
          <w:bCs/>
        </w:rPr>
        <w:t xml:space="preserve">to encode </w:t>
      </w:r>
      <w:r w:rsidR="000B6DED" w:rsidRPr="00EF7A5A">
        <w:rPr>
          <w:rFonts w:cs="Arial"/>
          <w:bCs/>
        </w:rPr>
        <w:t>such areas</w:t>
      </w:r>
      <w:r w:rsidRPr="00EF7A5A">
        <w:rPr>
          <w:rFonts w:cs="Arial"/>
          <w:bCs/>
        </w:rPr>
        <w:t>.</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ADMARE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0B6DED" w:rsidRPr="00EF7A5A">
        <w:rPr>
          <w:rFonts w:cs="Arial"/>
          <w:b/>
          <w:bCs/>
        </w:rPr>
        <w:t>ADMARE</w:t>
      </w:r>
      <w:r w:rsidRPr="00EF7A5A">
        <w:rPr>
          <w:rFonts w:cs="Arial"/>
          <w:bCs/>
        </w:rPr>
        <w:t xml:space="preserve"> </w:t>
      </w:r>
      <w:r w:rsidR="00B57C9C" w:rsidRPr="00EF7A5A">
        <w:rPr>
          <w:rFonts w:cs="Arial"/>
          <w:bCs/>
        </w:rPr>
        <w:t xml:space="preserve">should </w:t>
      </w:r>
      <w:r w:rsidR="006D3F90" w:rsidRPr="00EF7A5A">
        <w:rPr>
          <w:rFonts w:cs="Arial"/>
          <w:bCs/>
        </w:rPr>
        <w:t>be in a standardised format, such as</w:t>
      </w:r>
      <w:r w:rsidRPr="00EF7A5A">
        <w:rPr>
          <w:rFonts w:cs="Arial"/>
          <w:bCs/>
        </w:rPr>
        <w:t xml:space="preserve"> </w:t>
      </w:r>
      <w:r w:rsidR="000B6DED" w:rsidRPr="00EF7A5A">
        <w:rPr>
          <w:rFonts w:cs="Arial"/>
          <w:bCs/>
          <w:i/>
        </w:rPr>
        <w:t>Vessel traffic service</w:t>
      </w:r>
      <w:r w:rsidRPr="00EF7A5A">
        <w:rPr>
          <w:rFonts w:cs="Arial"/>
          <w:bCs/>
          <w:i/>
        </w:rPr>
        <w:t xml:space="preserve"> area</w:t>
      </w:r>
      <w:r w:rsidRPr="00EF7A5A">
        <w:rPr>
          <w:rFonts w:cs="Arial"/>
          <w:bCs/>
        </w:rPr>
        <w:t>.</w:t>
      </w:r>
      <w:r w:rsidR="005C6026" w:rsidRPr="00EF7A5A">
        <w:rPr>
          <w:rFonts w:cs="Arial"/>
          <w:bCs/>
        </w:rPr>
        <w:t xml:space="preserve"> </w:t>
      </w:r>
      <w:r w:rsidRPr="00EF7A5A">
        <w:rPr>
          <w:rFonts w:cs="Arial"/>
          <w:bCs/>
        </w:rPr>
        <w:t xml:space="preserve">Data Producers are advised to examine any </w:t>
      </w:r>
      <w:r w:rsidR="000B6DED" w:rsidRPr="00EF7A5A">
        <w:rPr>
          <w:b/>
        </w:rPr>
        <w:t xml:space="preserve">Vessel Traffic Service </w:t>
      </w:r>
      <w:r w:rsidRPr="00EF7A5A">
        <w:rPr>
          <w:b/>
        </w:rPr>
        <w:t>Area</w:t>
      </w:r>
      <w:r w:rsidRPr="00EF7A5A">
        <w:t xml:space="preserve"> features created during the automated conversion process and confirm the attribution for these features as required, including any </w:t>
      </w:r>
      <w:r w:rsidR="00AA06DF" w:rsidRPr="00EF7A5A">
        <w:t>values populated for</w:t>
      </w:r>
      <w:r w:rsidRPr="00EF7A5A">
        <w:t xml:space="preserve"> the </w:t>
      </w:r>
      <w:r w:rsidR="00A3582D" w:rsidRPr="00EF7A5A">
        <w:t>complex attribute</w:t>
      </w:r>
      <w:r w:rsidRPr="00EF7A5A">
        <w:t xml:space="preserve"> </w:t>
      </w:r>
      <w:r w:rsidR="00A3582D" w:rsidRPr="00EF7A5A">
        <w:rPr>
          <w:b/>
        </w:rPr>
        <w:t>i</w:t>
      </w:r>
      <w:r w:rsidRPr="00EF7A5A">
        <w:rPr>
          <w:b/>
        </w:rPr>
        <w:t>nformation</w:t>
      </w:r>
      <w:r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rPr>
      </w:pPr>
      <w:bookmarkStart w:id="2030" w:name="_Toc173416548"/>
      <w:r w:rsidRPr="00EF7A5A">
        <w:rPr>
          <w:bCs/>
        </w:rPr>
        <w:t>Automatic Identification Systems (AIS)</w:t>
      </w:r>
      <w:bookmarkEnd w:id="2030"/>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031" w:name="_Toc173416549"/>
      <w:r w:rsidRPr="00EF7A5A">
        <w:rPr>
          <w:bCs/>
        </w:rPr>
        <w:t>AIS equipped aids to navigation</w:t>
      </w:r>
      <w:bookmarkEnd w:id="2031"/>
    </w:p>
    <w:p w:rsidR="005F2030" w:rsidRPr="00EF7A5A" w:rsidRDefault="005F2030" w:rsidP="005F20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bookmarkStart w:id="2032" w:name="_Hlk127556638"/>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r w:rsidRPr="00EF7A5A">
        <w:rPr>
          <w:b/>
        </w:rPr>
        <w:t>Physical AIS Aid to Navigation</w:t>
      </w:r>
      <w:r w:rsidRPr="00EF7A5A">
        <w:rPr>
          <w:b/>
        </w:rPr>
        <w:tab/>
      </w:r>
      <w:r w:rsidR="00170AB0" w:rsidRPr="00EF7A5A">
        <w:rPr>
          <w:b/>
        </w:rPr>
        <w:tab/>
      </w:r>
      <w:r w:rsidRPr="00EF7A5A">
        <w:t>(P)</w:t>
      </w:r>
      <w:r w:rsidRPr="00EF7A5A">
        <w:tab/>
      </w:r>
      <w:r w:rsidRPr="00EF7A5A">
        <w:tab/>
      </w:r>
      <w:r w:rsidR="00170AB0" w:rsidRPr="00EF7A5A">
        <w:tab/>
      </w:r>
      <w:r w:rsidRPr="00EF7A5A">
        <w:t xml:space="preserve">(S-101 DCEG Clause </w:t>
      </w:r>
      <w:r w:rsidR="00170AB0" w:rsidRPr="00EF7A5A">
        <w:t>21.2</w:t>
      </w:r>
      <w:r w:rsidRPr="00EF7A5A">
        <w:t>)</w:t>
      </w:r>
    </w:p>
    <w:p w:rsidR="00170AB0" w:rsidRPr="00EF7A5A" w:rsidRDefault="00170AB0" w:rsidP="00170AB0">
      <w:pPr>
        <w:spacing w:after="120"/>
        <w:jc w:val="both"/>
        <w:rPr>
          <w:rFonts w:cs="Arial"/>
          <w:bCs/>
        </w:rPr>
      </w:pPr>
      <w:r w:rsidRPr="00EF7A5A">
        <w:rPr>
          <w:rFonts w:cs="Arial"/>
          <w:bCs/>
        </w:rPr>
        <w:t xml:space="preserve">The S-101 </w:t>
      </w:r>
      <w:r w:rsidR="00A619D4" w:rsidRPr="00EF7A5A">
        <w:t>Feature type</w:t>
      </w:r>
      <w:r w:rsidRPr="00EF7A5A">
        <w:rPr>
          <w:rFonts w:cs="Arial"/>
          <w:bCs/>
        </w:rPr>
        <w:t xml:space="preserve"> </w:t>
      </w:r>
      <w:r w:rsidRPr="00EF7A5A">
        <w:rPr>
          <w:b/>
        </w:rPr>
        <w:t>Physical AIS Aid to Navigation</w:t>
      </w:r>
      <w:r w:rsidRPr="00EF7A5A">
        <w:rPr>
          <w:rFonts w:cs="Arial"/>
          <w:bCs/>
        </w:rPr>
        <w:t xml:space="preserve"> has been introduced in S-101 to provide the capability to encode a dedicated feature to indicate the presence of an AIS signal that is actually transmitted from a physical aid to navigation, or appears to be transmitted from</w:t>
      </w:r>
      <w:ins w:id="2033" w:author="Jeff Wootton" w:date="2024-09-06T09:44:00Z">
        <w:r w:rsidR="005E0A7A">
          <w:rPr>
            <w:rFonts w:cs="Arial"/>
            <w:bCs/>
          </w:rPr>
          <w:t xml:space="preserve"> t</w:t>
        </w:r>
      </w:ins>
      <w:ins w:id="2034" w:author="Jeff Wootton" w:date="2024-09-06T09:45:00Z">
        <w:r w:rsidR="005E0A7A">
          <w:rPr>
            <w:rFonts w:cs="Arial"/>
            <w:bCs/>
          </w:rPr>
          <w:t>he location of</w:t>
        </w:r>
      </w:ins>
      <w:r w:rsidRPr="00EF7A5A">
        <w:rPr>
          <w:rFonts w:cs="Arial"/>
          <w:bCs/>
        </w:rPr>
        <w:t xml:space="preserve"> a physical aid to navigation but is actually transmitted from an AIS base station.</w:t>
      </w:r>
      <w:r w:rsidR="005C6026" w:rsidRPr="00EF7A5A">
        <w:rPr>
          <w:rFonts w:cs="Arial"/>
          <w:bCs/>
        </w:rPr>
        <w:t xml:space="preserve"> </w:t>
      </w:r>
      <w:r w:rsidRPr="00EF7A5A">
        <w:rPr>
          <w:rFonts w:cs="Arial"/>
          <w:bCs/>
        </w:rPr>
        <w:t xml:space="preserve">This information may be encoded in S-57 using the attribute INFORM on the </w:t>
      </w:r>
      <w:r w:rsidR="000C3EA1" w:rsidRPr="00EF7A5A">
        <w:rPr>
          <w:rFonts w:cs="Arial"/>
          <w:bCs/>
        </w:rPr>
        <w:t>physical aid to navigation structure object</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000C3EA1" w:rsidRPr="00EF7A5A">
        <w:rPr>
          <w:rFonts w:cs="Arial"/>
          <w:bCs/>
        </w:rPr>
        <w:t>navigation aid structure</w:t>
      </w:r>
      <w:r w:rsidRPr="00EF7A5A">
        <w:rPr>
          <w:rFonts w:cs="Arial"/>
          <w:bCs/>
        </w:rPr>
        <w:t xml:space="preserve"> </w:t>
      </w:r>
      <w:r w:rsidR="00F5087E" w:rsidRPr="00EF7A5A">
        <w:rPr>
          <w:rFonts w:cs="Arial"/>
          <w:bCs/>
        </w:rPr>
        <w:t xml:space="preserve">should </w:t>
      </w:r>
      <w:r w:rsidRPr="00EF7A5A">
        <w:rPr>
          <w:rFonts w:cs="Arial"/>
          <w:bCs/>
        </w:rPr>
        <w:t xml:space="preserve">be in </w:t>
      </w:r>
      <w:r w:rsidR="00F5087E" w:rsidRPr="00EF7A5A">
        <w:rPr>
          <w:rFonts w:cs="Arial"/>
          <w:bCs/>
        </w:rPr>
        <w:t xml:space="preserve">a standardised </w:t>
      </w:r>
      <w:r w:rsidRPr="00EF7A5A">
        <w:rPr>
          <w:rFonts w:cs="Arial"/>
          <w:bCs/>
        </w:rPr>
        <w:t>format</w:t>
      </w:r>
      <w:r w:rsidR="00F5087E" w:rsidRPr="00EF7A5A">
        <w:rPr>
          <w:rFonts w:cs="Arial"/>
          <w:bCs/>
        </w:rPr>
        <w:t>, such as</w:t>
      </w:r>
      <w:r w:rsidRPr="00EF7A5A">
        <w:rPr>
          <w:rFonts w:cs="Arial"/>
          <w:bCs/>
        </w:rPr>
        <w:t xml:space="preserve"> </w:t>
      </w:r>
      <w:r w:rsidR="000C3EA1" w:rsidRPr="00EF7A5A">
        <w:rPr>
          <w:i/>
          <w:lang w:eastAsia="en-US"/>
        </w:rPr>
        <w:t>Automatic Identification System (AIS) aid to navigation</w:t>
      </w:r>
      <w:r w:rsidRPr="00EF7A5A">
        <w:rPr>
          <w:rFonts w:cs="Arial"/>
          <w:bCs/>
        </w:rPr>
        <w:t>.</w:t>
      </w:r>
    </w:p>
    <w:bookmarkEnd w:id="2032"/>
    <w:p w:rsidR="000C3EA1" w:rsidRPr="00EF7A5A" w:rsidRDefault="000C3EA1" w:rsidP="00170AB0">
      <w:pPr>
        <w:spacing w:after="120"/>
        <w:jc w:val="both"/>
        <w:rPr>
          <w:rFonts w:cs="Arial"/>
          <w:bCs/>
        </w:rPr>
      </w:pPr>
      <w:r w:rsidRPr="00EF7A5A">
        <w:rPr>
          <w:rFonts w:cs="Arial"/>
          <w:bCs/>
        </w:rPr>
        <w:t xml:space="preserve">Data Producers will be required to evaluate each instance of the </w:t>
      </w:r>
      <w:r w:rsidR="00A619D4" w:rsidRPr="00EF7A5A">
        <w:t>Feature type</w:t>
      </w:r>
      <w:r w:rsidRPr="00EF7A5A">
        <w:rPr>
          <w:rFonts w:cs="Arial"/>
          <w:bCs/>
        </w:rPr>
        <w:t xml:space="preserve"> </w:t>
      </w:r>
      <w:r w:rsidRPr="00EF7A5A">
        <w:rPr>
          <w:b/>
        </w:rPr>
        <w:t>Physical AIS Aid to Navigation</w:t>
      </w:r>
      <w:r w:rsidRPr="00EF7A5A">
        <w:t xml:space="preserve"> created during the automated conversion process and populate</w:t>
      </w:r>
      <w:r w:rsidR="002F7B5C" w:rsidRPr="00EF7A5A">
        <w:t xml:space="preserve"> </w:t>
      </w:r>
      <w:r w:rsidR="00985408" w:rsidRPr="00EF7A5A">
        <w:t>allowable</w:t>
      </w:r>
      <w:r w:rsidR="002F7B5C" w:rsidRPr="00EF7A5A">
        <w:t xml:space="preserve"> attributes as required.</w:t>
      </w:r>
    </w:p>
    <w:p w:rsidR="006B2826" w:rsidRPr="00EF7A5A" w:rsidRDefault="006B2826" w:rsidP="00C93144">
      <w:pPr>
        <w:pStyle w:val="Heading4"/>
        <w:keepLines/>
        <w:widowControl/>
        <w:numPr>
          <w:ilvl w:val="3"/>
          <w:numId w:val="13"/>
        </w:numPr>
        <w:tabs>
          <w:tab w:val="clear" w:pos="915"/>
          <w:tab w:val="clear" w:pos="2911"/>
        </w:tabs>
        <w:spacing w:after="120"/>
        <w:ind w:left="862" w:hanging="862"/>
        <w:rPr>
          <w:bCs/>
        </w:rPr>
      </w:pPr>
      <w:bookmarkStart w:id="2035" w:name="_Toc173416550"/>
      <w:r w:rsidRPr="00EF7A5A">
        <w:rPr>
          <w:bCs/>
        </w:rPr>
        <w:t>Virtual AIS aids to navigation</w:t>
      </w:r>
      <w:bookmarkEnd w:id="2035"/>
    </w:p>
    <w:p w:rsidR="00E425AB" w:rsidRPr="00EF7A5A" w:rsidRDefault="00E425AB" w:rsidP="00E425A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A619D4" w:rsidRPr="00EF7A5A">
        <w:rPr>
          <w:u w:val="single"/>
        </w:rPr>
        <w:t>Object</w:t>
      </w:r>
      <w:r w:rsidRPr="00EF7A5A">
        <w:rPr>
          <w:u w:val="single"/>
        </w:rPr>
        <w:t>:</w:t>
      </w:r>
      <w:r w:rsidRPr="00EF7A5A">
        <w:tab/>
      </w:r>
      <w:r w:rsidRPr="00EF7A5A">
        <w:tab/>
      </w:r>
      <w:bookmarkStart w:id="2036" w:name="_Hlk127558370"/>
      <w:r w:rsidRPr="00EF7A5A">
        <w:t>New object (</w:t>
      </w:r>
      <w:r w:rsidRPr="00EF7A5A">
        <w:rPr>
          <w:b/>
        </w:rPr>
        <w:t>NEWOBJ</w:t>
      </w:r>
      <w:r w:rsidRPr="00EF7A5A">
        <w:t>)</w:t>
      </w:r>
      <w:bookmarkEnd w:id="2036"/>
      <w:r w:rsidRPr="00EF7A5A">
        <w:tab/>
      </w:r>
      <w:r w:rsidRPr="00EF7A5A">
        <w:tab/>
      </w:r>
      <w:r w:rsidRPr="00EF7A5A">
        <w:tab/>
      </w:r>
      <w:r w:rsidRPr="00EF7A5A">
        <w:tab/>
      </w:r>
      <w:r w:rsidRPr="00EF7A5A">
        <w:tab/>
        <w:t>(P)</w:t>
      </w:r>
    </w:p>
    <w:p w:rsidR="00E425AB" w:rsidRPr="00EF7A5A" w:rsidRDefault="00E425AB" w:rsidP="00E425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A619D4" w:rsidRPr="00EF7A5A">
        <w:rPr>
          <w:u w:val="single"/>
        </w:rPr>
        <w:t>Feature</w:t>
      </w:r>
      <w:r w:rsidRPr="00EF7A5A">
        <w:t>:</w:t>
      </w:r>
      <w:r w:rsidRPr="00EF7A5A">
        <w:tab/>
      </w:r>
      <w:bookmarkStart w:id="2037" w:name="_Hlk127558405"/>
      <w:r w:rsidRPr="00EF7A5A">
        <w:rPr>
          <w:b/>
        </w:rPr>
        <w:t>Virtual AIS Aid to Navigation</w:t>
      </w:r>
      <w:bookmarkEnd w:id="2037"/>
      <w:r w:rsidRPr="00EF7A5A">
        <w:rPr>
          <w:b/>
        </w:rPr>
        <w:tab/>
      </w:r>
      <w:r w:rsidRPr="00EF7A5A">
        <w:rPr>
          <w:b/>
        </w:rPr>
        <w:tab/>
      </w:r>
      <w:r w:rsidRPr="00EF7A5A">
        <w:rPr>
          <w:b/>
        </w:rPr>
        <w:tab/>
      </w:r>
      <w:r w:rsidRPr="00EF7A5A">
        <w:t>(P)</w:t>
      </w:r>
      <w:r w:rsidRPr="00EF7A5A">
        <w:tab/>
      </w:r>
      <w:r w:rsidRPr="00EF7A5A">
        <w:tab/>
      </w:r>
      <w:r w:rsidRPr="00EF7A5A">
        <w:tab/>
        <w:t xml:space="preserve">(S-101 DCEG Clause </w:t>
      </w:r>
      <w:r w:rsidR="00C0534B" w:rsidRPr="00EF7A5A">
        <w:t>21.3</w:t>
      </w:r>
      <w:r w:rsidRPr="00EF7A5A">
        <w:t>)</w:t>
      </w:r>
    </w:p>
    <w:p w:rsidR="00E425AB" w:rsidRPr="00EF7A5A" w:rsidRDefault="00E425AB" w:rsidP="006C389E">
      <w:pPr>
        <w:spacing w:after="120"/>
        <w:jc w:val="both"/>
      </w:pPr>
      <w:r w:rsidRPr="00EF7A5A">
        <w:rPr>
          <w:rFonts w:cs="Arial"/>
        </w:rPr>
        <w:t xml:space="preserve">The encoding of Virtual AIS aids to navigation using the Object class </w:t>
      </w:r>
      <w:r w:rsidRPr="00EF7A5A">
        <w:rPr>
          <w:rFonts w:cs="Arial"/>
          <w:b/>
        </w:rPr>
        <w:t>NEWOBJ</w:t>
      </w:r>
      <w:r w:rsidRPr="00EF7A5A">
        <w:rPr>
          <w:rFonts w:cs="Arial"/>
        </w:rPr>
        <w:t xml:space="preserve"> is the only approved application of </w:t>
      </w:r>
      <w:r w:rsidR="00D121C1" w:rsidRPr="00EF7A5A">
        <w:rPr>
          <w:rFonts w:cs="Arial"/>
          <w:b/>
        </w:rPr>
        <w:t>NEWOBJ</w:t>
      </w:r>
      <w:r w:rsidR="00D121C1" w:rsidRPr="00EF7A5A">
        <w:rPr>
          <w:rFonts w:cs="Arial"/>
        </w:rPr>
        <w:t xml:space="preserve"> in S-57.</w:t>
      </w:r>
      <w:r w:rsidR="005C6026" w:rsidRPr="00EF7A5A">
        <w:rPr>
          <w:rFonts w:cs="Arial"/>
        </w:rPr>
        <w:t xml:space="preserve"> </w:t>
      </w:r>
      <w:r w:rsidR="00D121C1" w:rsidRPr="00EF7A5A">
        <w:rPr>
          <w:rFonts w:cs="Arial"/>
        </w:rPr>
        <w:t xml:space="preserve">As such, </w:t>
      </w:r>
      <w:r w:rsidR="00D121C1" w:rsidRPr="00EF7A5A">
        <w:t xml:space="preserve">all instances of encoding of the S-57 </w:t>
      </w:r>
      <w:r w:rsidR="00A619D4" w:rsidRPr="00EF7A5A">
        <w:t>O</w:t>
      </w:r>
      <w:r w:rsidR="00D121C1" w:rsidRPr="00EF7A5A">
        <w:t>bject</w:t>
      </w:r>
      <w:r w:rsidR="00A619D4" w:rsidRPr="00EF7A5A">
        <w:t xml:space="preserve"> class</w:t>
      </w:r>
      <w:r w:rsidR="00D121C1" w:rsidRPr="00EF7A5A">
        <w:t xml:space="preserve"> </w:t>
      </w:r>
      <w:r w:rsidR="00D121C1" w:rsidRPr="00EF7A5A">
        <w:rPr>
          <w:rFonts w:cs="Arial"/>
          <w:b/>
        </w:rPr>
        <w:t>NEWOBJ</w:t>
      </w:r>
      <w:r w:rsidR="00D121C1" w:rsidRPr="00EF7A5A">
        <w:t xml:space="preserve"> will be converted to an instance of the S-101 </w:t>
      </w:r>
      <w:r w:rsidR="00A619D4" w:rsidRPr="00EF7A5A">
        <w:t>Feature type</w:t>
      </w:r>
      <w:r w:rsidR="00D121C1" w:rsidRPr="00EF7A5A">
        <w:t xml:space="preserve"> </w:t>
      </w:r>
      <w:r w:rsidR="00D121C1" w:rsidRPr="00EF7A5A">
        <w:rPr>
          <w:b/>
        </w:rPr>
        <w:t xml:space="preserve">Virtual AIS Aid to Navigation </w:t>
      </w:r>
      <w:r w:rsidR="00D121C1" w:rsidRPr="00EF7A5A">
        <w:t>during the automated conversion process.</w:t>
      </w:r>
    </w:p>
    <w:p w:rsidR="00D121C1" w:rsidRPr="00EF7A5A" w:rsidRDefault="00D121C1" w:rsidP="00D121C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dataset conversion must be noted:</w:t>
      </w:r>
    </w:p>
    <w:p w:rsidR="00D121C1" w:rsidRPr="00EF7A5A" w:rsidRDefault="00D121C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t xml:space="preserve">The S-101 mandatory attribute </w:t>
      </w:r>
      <w:r w:rsidRPr="00EF7A5A">
        <w:rPr>
          <w:b/>
        </w:rPr>
        <w:t>virtual AIS aid to navigation type</w:t>
      </w:r>
      <w:r w:rsidRPr="00EF7A5A">
        <w:t xml:space="preserve"> will be automatically populated according to the value populated</w:t>
      </w:r>
      <w:r w:rsidR="004509C1" w:rsidRPr="00EF7A5A">
        <w:t xml:space="preserve"> for the S-57 mandatory attribute CLSNAM on </w:t>
      </w:r>
      <w:r w:rsidR="004509C1" w:rsidRPr="00EF7A5A">
        <w:rPr>
          <w:b/>
        </w:rPr>
        <w:t>NEWOBJ</w:t>
      </w:r>
      <w:r w:rsidRPr="00EF7A5A">
        <w:rPr>
          <w:rFonts w:cs="Arial"/>
          <w:bCs/>
        </w:rPr>
        <w:t>.</w:t>
      </w:r>
    </w:p>
    <w:p w:rsidR="004509C1" w:rsidRPr="00EF7A5A" w:rsidRDefault="004509C1"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Similarly, </w:t>
      </w:r>
      <w:r w:rsidR="00EE2C7B" w:rsidRPr="00EF7A5A">
        <w:rPr>
          <w:rFonts w:cs="Arial"/>
          <w:bCs/>
        </w:rPr>
        <w:t xml:space="preserve">values populated for the </w:t>
      </w:r>
      <w:r w:rsidR="00EE2C7B" w:rsidRPr="00EF7A5A">
        <w:rPr>
          <w:rFonts w:cs="Arial"/>
          <w:b/>
          <w:bCs/>
        </w:rPr>
        <w:t>NEWOBJ</w:t>
      </w:r>
      <w:r w:rsidR="00EE2C7B" w:rsidRPr="00EF7A5A">
        <w:rPr>
          <w:rFonts w:cs="Arial"/>
          <w:bCs/>
        </w:rPr>
        <w:t xml:space="preserve"> attributes DATEND, DATSTA, NOBJNM, OBJNAM, SCAMIN and STATUS will be converted to the corresponding attributes for </w:t>
      </w:r>
      <w:r w:rsidR="00EE2C7B" w:rsidRPr="00EF7A5A">
        <w:rPr>
          <w:b/>
        </w:rPr>
        <w:t>Virtual AIS Aid to Navigation</w:t>
      </w:r>
      <w:r w:rsidR="00EE2C7B" w:rsidRPr="00EF7A5A">
        <w:t>.</w:t>
      </w:r>
      <w:r w:rsidR="005C6026" w:rsidRPr="00EF7A5A">
        <w:t xml:space="preserve"> </w:t>
      </w:r>
      <w:r w:rsidR="00EE2C7B" w:rsidRPr="00EF7A5A">
        <w:t>Note</w:t>
      </w:r>
      <w:r w:rsidR="00C742D6">
        <w:t>,</w:t>
      </w:r>
      <w:r w:rsidR="00EE2C7B" w:rsidRPr="00EF7A5A">
        <w:t xml:space="preserve"> however</w:t>
      </w:r>
      <w:r w:rsidR="00C742D6">
        <w:t>,</w:t>
      </w:r>
      <w:r w:rsidR="00EE2C7B" w:rsidRPr="00EF7A5A">
        <w:t xml:space="preserve"> that STATUS ha</w:t>
      </w:r>
      <w:r w:rsidR="00C0534B" w:rsidRPr="00EF7A5A">
        <w:t>s</w:t>
      </w:r>
      <w:r w:rsidR="00EE2C7B" w:rsidRPr="00EF7A5A">
        <w:t xml:space="preserve"> restricted allowable enumerate values for </w:t>
      </w:r>
      <w:r w:rsidR="00C0534B" w:rsidRPr="00EF7A5A">
        <w:rPr>
          <w:b/>
        </w:rPr>
        <w:t>Virtual AIS Aid to Navigation</w:t>
      </w:r>
      <w:r w:rsidR="00EE2C7B" w:rsidRPr="00EF7A5A">
        <w:t xml:space="preserve"> in S-101</w:t>
      </w:r>
      <w:r w:rsidR="00C0534B" w:rsidRPr="00EF7A5A">
        <w:t xml:space="preserve"> (see S-101 DCEG clause 21.3); </w:t>
      </w:r>
      <w:r w:rsidR="00C0534B" w:rsidRPr="00EF7A5A">
        <w:rPr>
          <w:rFonts w:cs="Arial"/>
          <w:bCs/>
        </w:rPr>
        <w:t xml:space="preserve">Data Producers are advised to check any populated values for STATUS on </w:t>
      </w:r>
      <w:r w:rsidR="00C0534B" w:rsidRPr="00EF7A5A">
        <w:rPr>
          <w:rFonts w:cs="Arial"/>
          <w:b/>
          <w:bCs/>
        </w:rPr>
        <w:t>NEWOBJ</w:t>
      </w:r>
      <w:r w:rsidR="00C0534B" w:rsidRPr="00EF7A5A">
        <w:rPr>
          <w:rFonts w:cs="Arial"/>
          <w:bCs/>
        </w:rPr>
        <w:t xml:space="preserve"> and amend appropriately.</w:t>
      </w:r>
    </w:p>
    <w:p w:rsidR="00C0534B" w:rsidRPr="00EF7A5A" w:rsidRDefault="00C0534B" w:rsidP="00E340ED">
      <w:pPr>
        <w:pStyle w:val="ListParagraph"/>
        <w:widowControl w:val="0"/>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rPr>
          <w:rFonts w:cs="Arial"/>
          <w:bCs/>
        </w:rPr>
        <w:t xml:space="preserve">Data Producers will be required to evaluate each instance of the </w:t>
      </w:r>
      <w:r w:rsidR="00711035" w:rsidRPr="00EF7A5A">
        <w:t>Feature type</w:t>
      </w:r>
      <w:r w:rsidRPr="00EF7A5A">
        <w:rPr>
          <w:rFonts w:cs="Arial"/>
          <w:bCs/>
        </w:rPr>
        <w:t xml:space="preserve"> </w:t>
      </w:r>
      <w:r w:rsidRPr="00EF7A5A">
        <w:rPr>
          <w:b/>
        </w:rPr>
        <w:t>Virtual AIS Aid to Navigation</w:t>
      </w:r>
      <w:r w:rsidRPr="00EF7A5A">
        <w:t xml:space="preserve"> created during the automated conversion process and populate other allowable attributes as required.</w:t>
      </w:r>
    </w:p>
    <w:p w:rsidR="00C0534B" w:rsidRPr="00EF7A5A" w:rsidRDefault="00C0534B" w:rsidP="00C9314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cs="Arial"/>
          <w:bCs/>
        </w:rPr>
      </w:pPr>
      <w:r w:rsidRPr="00EF7A5A">
        <w:t xml:space="preserve">The S-57 attribute INFORM for </w:t>
      </w:r>
      <w:r w:rsidRPr="00EF7A5A">
        <w:rPr>
          <w:b/>
        </w:rPr>
        <w:t>NEWOBJ</w:t>
      </w:r>
      <w:r w:rsidRPr="00EF7A5A">
        <w:t xml:space="preserve"> will not be converted, as information populated in INFORM </w:t>
      </w:r>
      <w:r w:rsidR="00595589" w:rsidRPr="00EF7A5A">
        <w:t xml:space="preserve">in this case </w:t>
      </w:r>
      <w:r w:rsidRPr="00EF7A5A">
        <w:t xml:space="preserve">is intended </w:t>
      </w:r>
      <w:r w:rsidR="00595589" w:rsidRPr="00EF7A5A">
        <w:t>to allow for ECDIS backward compatibility</w:t>
      </w:r>
      <w:r w:rsidRPr="00EF7A5A">
        <w:t>.</w:t>
      </w:r>
    </w:p>
    <w:p w:rsidR="006B2826" w:rsidRPr="00EF7A5A" w:rsidRDefault="006B2826" w:rsidP="00C93144">
      <w:pPr>
        <w:pStyle w:val="Heading1"/>
        <w:pageBreakBefore/>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2038" w:name="_Toc173416551"/>
      <w:r w:rsidRPr="00EF7A5A">
        <w:rPr>
          <w:bCs/>
        </w:rPr>
        <w:t>Marine services and signal stations</w:t>
      </w:r>
      <w:bookmarkEnd w:id="2028"/>
      <w:bookmarkEnd w:id="2029"/>
      <w:bookmarkEnd w:id="2038"/>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2039" w:name="_Toc422735989"/>
      <w:bookmarkStart w:id="2040" w:name="_Toc460900694"/>
      <w:bookmarkStart w:id="2041" w:name="_Toc173416552"/>
      <w:r w:rsidRPr="00EF7A5A">
        <w:rPr>
          <w:bCs/>
        </w:rPr>
        <w:t>Pilot stations</w:t>
      </w:r>
      <w:bookmarkEnd w:id="2039"/>
      <w:bookmarkEnd w:id="2040"/>
      <w:bookmarkEnd w:id="2041"/>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042" w:name="_Toc422735991"/>
      <w:bookmarkStart w:id="2043" w:name="_Toc460900695"/>
      <w:bookmarkStart w:id="2044" w:name="_Toc173416553"/>
      <w:r w:rsidRPr="00EF7A5A">
        <w:rPr>
          <w:bCs/>
        </w:rPr>
        <w:t>Pilot stations ashore</w:t>
      </w:r>
      <w:bookmarkEnd w:id="2042"/>
      <w:bookmarkEnd w:id="2043"/>
      <w:bookmarkEnd w:id="2044"/>
    </w:p>
    <w:p w:rsidR="00985408" w:rsidRPr="00EF7A5A" w:rsidRDefault="00985408" w:rsidP="00985408">
      <w:pPr>
        <w:spacing w:after="120"/>
        <w:jc w:val="both"/>
        <w:rPr>
          <w:rFonts w:cs="Arial"/>
          <w:bCs/>
        </w:rPr>
      </w:pPr>
      <w:r w:rsidRPr="00EF7A5A">
        <w:rPr>
          <w:rFonts w:cs="Arial"/>
          <w:bCs/>
        </w:rPr>
        <w:t>The guidance for the encoding of pilot stations ashore remains unchanged in S-101.</w:t>
      </w:r>
      <w:r w:rsidR="005C6026" w:rsidRPr="00EF7A5A">
        <w:rPr>
          <w:rFonts w:cs="Arial"/>
          <w:bCs/>
        </w:rPr>
        <w:t xml:space="preserve"> </w:t>
      </w:r>
      <w:r w:rsidRPr="00EF7A5A">
        <w:rPr>
          <w:rFonts w:cs="Arial"/>
          <w:bCs/>
        </w:rPr>
        <w:t>See S-101 DCEG clause 22.1.2.</w:t>
      </w:r>
    </w:p>
    <w:p w:rsidR="006B2826" w:rsidRPr="00EF7A5A" w:rsidRDefault="006B2826" w:rsidP="00C93144">
      <w:pPr>
        <w:pStyle w:val="Heading3"/>
        <w:keepLines/>
        <w:numPr>
          <w:ilvl w:val="2"/>
          <w:numId w:val="13"/>
        </w:numPr>
        <w:tabs>
          <w:tab w:val="clear" w:pos="283"/>
          <w:tab w:val="clear" w:pos="566"/>
          <w:tab w:val="clear" w:pos="720"/>
          <w:tab w:val="clear" w:pos="850"/>
          <w:tab w:val="clear" w:pos="915"/>
          <w:tab w:val="clear" w:pos="2911"/>
          <w:tab w:val="left" w:pos="851"/>
        </w:tabs>
        <w:spacing w:before="240" w:after="120"/>
        <w:ind w:left="851" w:hanging="851"/>
        <w:rPr>
          <w:bCs/>
        </w:rPr>
      </w:pPr>
      <w:bookmarkStart w:id="2045" w:name="_Toc422735993"/>
      <w:bookmarkStart w:id="2046" w:name="_Toc460900696"/>
      <w:bookmarkStart w:id="2047" w:name="_Toc173416554"/>
      <w:r w:rsidRPr="00EF7A5A">
        <w:rPr>
          <w:bCs/>
        </w:rPr>
        <w:t>Pilot boarding places</w:t>
      </w:r>
      <w:bookmarkEnd w:id="2045"/>
      <w:bookmarkEnd w:id="2046"/>
      <w:bookmarkEnd w:id="2047"/>
    </w:p>
    <w:p w:rsidR="00985408" w:rsidRPr="00EF7A5A" w:rsidRDefault="00985408" w:rsidP="0098540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Pilot boarding place (</w:t>
      </w:r>
      <w:r w:rsidRPr="00EF7A5A">
        <w:rPr>
          <w:b/>
        </w:rPr>
        <w:t>PILBOP</w:t>
      </w:r>
      <w:r w:rsidRPr="00EF7A5A">
        <w:t>)</w:t>
      </w:r>
      <w:r w:rsidRPr="00EF7A5A">
        <w:tab/>
      </w:r>
      <w:r w:rsidRPr="00EF7A5A">
        <w:tab/>
        <w:t>(P,A)</w:t>
      </w:r>
    </w:p>
    <w:p w:rsidR="00985408" w:rsidRPr="00EF7A5A" w:rsidRDefault="00985408" w:rsidP="0098540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Pilot Boarding Place</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22.1)</w:t>
      </w:r>
    </w:p>
    <w:p w:rsidR="00BD18F3" w:rsidRPr="00EF7A5A" w:rsidRDefault="00BD18F3" w:rsidP="00BD18F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 xml:space="preserve">All instances of encoding of the S-57 </w:t>
      </w:r>
      <w:r w:rsidR="00711035" w:rsidRPr="00EF7A5A">
        <w:t>O</w:t>
      </w:r>
      <w:r w:rsidRPr="00EF7A5A">
        <w:t>bject</w:t>
      </w:r>
      <w:r w:rsidR="00711035" w:rsidRPr="00EF7A5A">
        <w:t xml:space="preserve"> class</w:t>
      </w:r>
      <w:r w:rsidRPr="00EF7A5A">
        <w:t xml:space="preserve"> </w:t>
      </w:r>
      <w:r w:rsidRPr="00EF7A5A">
        <w:rPr>
          <w:b/>
        </w:rPr>
        <w:t>PILBOP</w:t>
      </w:r>
      <w:r w:rsidRPr="00EF7A5A">
        <w:t xml:space="preserve"> and its binding attributes will be </w:t>
      </w:r>
      <w:r w:rsidR="00162050" w:rsidRPr="00EF7A5A">
        <w:t xml:space="preserve">converted </w:t>
      </w:r>
      <w:r w:rsidRPr="00EF7A5A">
        <w:t xml:space="preserve">automatically </w:t>
      </w:r>
      <w:r w:rsidR="00162050" w:rsidRPr="00EF7A5A">
        <w:t>to an instance of</w:t>
      </w:r>
      <w:r w:rsidRPr="00EF7A5A">
        <w:t xml:space="preserve"> the S-101 </w:t>
      </w:r>
      <w:r w:rsidR="00711035" w:rsidRPr="00EF7A5A">
        <w:t>Feature type</w:t>
      </w:r>
      <w:r w:rsidRPr="00EF7A5A">
        <w:t xml:space="preserve"> </w:t>
      </w:r>
      <w:r w:rsidRPr="00EF7A5A">
        <w:rPr>
          <w:b/>
        </w:rPr>
        <w:t xml:space="preserve">Pilot Boarding Place </w:t>
      </w:r>
      <w:r w:rsidRPr="00EF7A5A">
        <w:t>during the automated conversion process.</w:t>
      </w:r>
      <w:r w:rsidR="005C6026" w:rsidRPr="00EF7A5A">
        <w:t xml:space="preserve"> </w:t>
      </w:r>
      <w:r w:rsidRPr="00EF7A5A">
        <w:t>However</w:t>
      </w:r>
      <w:r w:rsidR="00C742D6">
        <w:t>,</w:t>
      </w:r>
      <w:r w:rsidRPr="00EF7A5A">
        <w:t xml:space="preserve"> the following exceptions apply:</w:t>
      </w:r>
    </w:p>
    <w:p w:rsidR="00BD18F3" w:rsidRPr="00EF7A5A" w:rsidRDefault="00BD18F3" w:rsidP="00BC7D89">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pPr>
      <w:r w:rsidRPr="00EF7A5A">
        <w:t xml:space="preserve">The S-57 attributes NPLDST and PILDST for </w:t>
      </w:r>
      <w:r w:rsidRPr="00EF7A5A">
        <w:rPr>
          <w:b/>
        </w:rPr>
        <w:t>PILBOP</w:t>
      </w:r>
      <w:r w:rsidRPr="00EF7A5A">
        <w:t xml:space="preserve"> will not be converted.</w:t>
      </w:r>
      <w:r w:rsidR="005C6026" w:rsidRPr="00EF7A5A">
        <w:t xml:space="preserve"> </w:t>
      </w:r>
      <w:r w:rsidRPr="00EF7A5A">
        <w:t xml:space="preserve">See guidance on new S-101 </w:t>
      </w:r>
      <w:r w:rsidR="00711035" w:rsidRPr="00EF7A5A">
        <w:t>Feature type</w:t>
      </w:r>
      <w:r w:rsidRPr="00EF7A5A">
        <w:t xml:space="preserve"> </w:t>
      </w:r>
      <w:r w:rsidRPr="00EF7A5A">
        <w:rPr>
          <w:b/>
        </w:rPr>
        <w:t>Pilotage District</w:t>
      </w:r>
      <w:r w:rsidRPr="00EF7A5A">
        <w:t xml:space="preserve"> below.</w:t>
      </w:r>
    </w:p>
    <w:p w:rsidR="00BD18F3" w:rsidRPr="00EF7A5A" w:rsidDel="00BC7D89" w:rsidRDefault="00BD18F3" w:rsidP="00C93144">
      <w:pPr>
        <w:pStyle w:val="ListParagraph"/>
        <w:numPr>
          <w:ilvl w:val="0"/>
          <w:numId w:val="20"/>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del w:id="2048" w:author="Jeff Wootton" w:date="2024-08-01T11:12:00Z"/>
        </w:rPr>
      </w:pPr>
      <w:del w:id="2049" w:author="Jeff Wootton" w:date="2024-08-01T11:12:00Z">
        <w:r w:rsidRPr="00EF7A5A" w:rsidDel="00BC7D89">
          <w:delText xml:space="preserve">The S-57 attribute COMCHA will convert to an instance of the S-101 Information type </w:delText>
        </w:r>
        <w:r w:rsidRPr="00EF7A5A" w:rsidDel="00BC7D89">
          <w:rPr>
            <w:b/>
          </w:rPr>
          <w:delText>Contact Details</w:delText>
        </w:r>
        <w:r w:rsidRPr="00EF7A5A" w:rsidDel="00BC7D89">
          <w:delText xml:space="preserve"> (see S-101 DCEG clause 24.1), attribute </w:delText>
        </w:r>
        <w:r w:rsidRPr="00EF7A5A" w:rsidDel="00BC7D89">
          <w:rPr>
            <w:b/>
          </w:rPr>
          <w:delText>communication channel</w:delText>
        </w:r>
        <w:r w:rsidRPr="00EF7A5A" w:rsidDel="00BC7D89">
          <w:delText xml:space="preserve">, associated to the </w:delText>
        </w:r>
        <w:r w:rsidRPr="00EF7A5A" w:rsidDel="00BC7D89">
          <w:rPr>
            <w:b/>
          </w:rPr>
          <w:delText>Pilot Boarding Place</w:delText>
        </w:r>
        <w:r w:rsidRPr="00EF7A5A" w:rsidDel="00BC7D89">
          <w:delText xml:space="preserve"> feature using the association </w:delText>
        </w:r>
        <w:r w:rsidRPr="00EF7A5A" w:rsidDel="00BC7D89">
          <w:rPr>
            <w:b/>
          </w:rPr>
          <w:delText>Additional Information</w:delText>
        </w:r>
        <w:r w:rsidRPr="00EF7A5A" w:rsidDel="00BC7D89">
          <w:delText>.</w:delText>
        </w:r>
        <w:r w:rsidR="005C6026" w:rsidRPr="00EF7A5A" w:rsidDel="00BC7D89">
          <w:delText xml:space="preserve"> </w:delText>
        </w:r>
        <w:r w:rsidRPr="00EF7A5A" w:rsidDel="00BC7D89">
          <w:delText xml:space="preserve">Because of the capability to encode these relationships in a “one to many” manner in S-101, Data Producers are advised to check identical instances of </w:delText>
        </w:r>
        <w:r w:rsidRPr="00EF7A5A" w:rsidDel="00BC7D89">
          <w:rPr>
            <w:b/>
          </w:rPr>
          <w:delText>Additional Information</w:delText>
        </w:r>
        <w:r w:rsidRPr="00EF7A5A" w:rsidDel="00BC7D89">
          <w:delText xml:space="preserve"> within a converted dataset and rationalise these instances accordingly.</w:delText>
        </w:r>
      </w:del>
    </w:p>
    <w:p w:rsidR="00CB7EF1" w:rsidRPr="00EF7A5A" w:rsidRDefault="00CB7EF1" w:rsidP="00CB7EF1">
      <w:pPr>
        <w:spacing w:after="120"/>
        <w:jc w:val="both"/>
      </w:pPr>
      <w:r w:rsidRPr="00EF7A5A">
        <w:t xml:space="preserve">Data Producers are advised that the following enumerate type attribute has restricted allowable enumerate values for </w:t>
      </w:r>
      <w:r w:rsidR="00894DA6" w:rsidRPr="00EF7A5A">
        <w:rPr>
          <w:b/>
        </w:rPr>
        <w:t>Pilot Boarding Place</w:t>
      </w:r>
      <w:r w:rsidRPr="00EF7A5A">
        <w:t xml:space="preserve"> in S-101:</w:t>
      </w:r>
    </w:p>
    <w:p w:rsidR="00CB7EF1" w:rsidRPr="00EF7A5A" w:rsidRDefault="00CB7EF1" w:rsidP="00CB7EF1">
      <w:pPr>
        <w:spacing w:after="120"/>
        <w:jc w:val="both"/>
      </w:pPr>
      <w:r w:rsidRPr="00EF7A5A">
        <w:rPr>
          <w:b/>
        </w:rPr>
        <w:t>status</w:t>
      </w:r>
      <w:r w:rsidRPr="00EF7A5A">
        <w:tab/>
      </w:r>
      <w:r w:rsidRPr="00EF7A5A">
        <w:tab/>
        <w:t>(STATUS)</w:t>
      </w:r>
    </w:p>
    <w:p w:rsidR="00CB7EF1" w:rsidRDefault="00CB7EF1" w:rsidP="00CB7EF1">
      <w:pPr>
        <w:pStyle w:val="NormalWeb"/>
        <w:spacing w:after="120"/>
        <w:jc w:val="both"/>
        <w:rPr>
          <w:ins w:id="2050" w:author="Jeff Wootton" w:date="2024-08-01T11:13:00Z"/>
          <w:rFonts w:ascii="Arial" w:hAnsi="Arial" w:cs="Arial"/>
          <w:bCs/>
          <w:sz w:val="20"/>
          <w:szCs w:val="20"/>
        </w:rPr>
      </w:pPr>
      <w:r w:rsidRPr="00EF7A5A">
        <w:rPr>
          <w:rFonts w:ascii="Arial" w:hAnsi="Arial" w:cs="Arial"/>
          <w:bCs/>
          <w:sz w:val="20"/>
          <w:szCs w:val="20"/>
        </w:rPr>
        <w:t xml:space="preserve">See S-101 DCEG clause </w:t>
      </w:r>
      <w:r w:rsidR="00894DA6" w:rsidRPr="00EF7A5A">
        <w:rPr>
          <w:rFonts w:ascii="Arial" w:hAnsi="Arial" w:cs="Arial"/>
          <w:bCs/>
          <w:sz w:val="20"/>
          <w:szCs w:val="20"/>
        </w:rPr>
        <w:t>22.1</w:t>
      </w:r>
      <w:r w:rsidRPr="00EF7A5A">
        <w:rPr>
          <w:rFonts w:ascii="Arial" w:hAnsi="Arial" w:cs="Arial"/>
          <w:bCs/>
          <w:sz w:val="20"/>
          <w:szCs w:val="20"/>
        </w:rPr>
        <w:t xml:space="preserve"> for the listing of allowable values. Values populated in S-57 for this attribute other than the allowable values will</w:t>
      </w:r>
      <w:r w:rsidRPr="00EF7A5A">
        <w:rPr>
          <w:rFonts w:ascii="Arial" w:hAnsi="Arial" w:cs="Arial"/>
          <w:sz w:val="20"/>
          <w:szCs w:val="20"/>
        </w:rPr>
        <w:t xml:space="preserve"> not be converted across to S-101</w:t>
      </w:r>
      <w:r w:rsidRPr="00EF7A5A">
        <w:rPr>
          <w:rFonts w:ascii="Arial" w:hAnsi="Arial" w:cs="Arial"/>
          <w:bCs/>
          <w:sz w:val="20"/>
          <w:szCs w:val="20"/>
        </w:rPr>
        <w:t xml:space="preserve">. Data Producers are advised to check any populated values for </w:t>
      </w:r>
      <w:r w:rsidR="00894DA6" w:rsidRPr="00EF7A5A">
        <w:rPr>
          <w:rFonts w:ascii="Arial" w:hAnsi="Arial" w:cs="Arial"/>
          <w:bCs/>
          <w:sz w:val="20"/>
          <w:szCs w:val="20"/>
        </w:rPr>
        <w:t>STATUS</w:t>
      </w:r>
      <w:r w:rsidRPr="00EF7A5A">
        <w:rPr>
          <w:rFonts w:ascii="Arial" w:hAnsi="Arial" w:cs="Arial"/>
          <w:bCs/>
          <w:sz w:val="20"/>
          <w:szCs w:val="20"/>
        </w:rPr>
        <w:t xml:space="preserve"> on </w:t>
      </w:r>
      <w:r w:rsidR="00894DA6" w:rsidRPr="00EF7A5A">
        <w:rPr>
          <w:rFonts w:ascii="Arial" w:hAnsi="Arial" w:cs="Arial"/>
          <w:b/>
          <w:bCs/>
          <w:sz w:val="20"/>
          <w:szCs w:val="20"/>
        </w:rPr>
        <w:t>PILBOP</w:t>
      </w:r>
      <w:r w:rsidRPr="00EF7A5A">
        <w:rPr>
          <w:rFonts w:ascii="Arial" w:hAnsi="Arial" w:cs="Arial"/>
          <w:bCs/>
          <w:sz w:val="20"/>
          <w:szCs w:val="20"/>
        </w:rPr>
        <w:t xml:space="preserve"> and amend appropriately.</w:t>
      </w:r>
    </w:p>
    <w:p w:rsidR="00F36F8E" w:rsidRPr="00361CF3" w:rsidRDefault="00F36F8E" w:rsidP="00F36F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2051" w:author="Jeff Wootton" w:date="2024-08-01T11:13:00Z"/>
        </w:rPr>
      </w:pPr>
      <w:ins w:id="2052" w:author="Jeff Wootton" w:date="2024-08-01T11:13:00Z">
        <w:r w:rsidRPr="00361CF3">
          <w:t>The following additional requirements for S-57 dataset conversion must be noted:</w:t>
        </w:r>
      </w:ins>
    </w:p>
    <w:p w:rsidR="00F36F8E" w:rsidRPr="00361CF3" w:rsidRDefault="00F36F8E" w:rsidP="00F36F8E">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2053" w:author="Jeff Wootton" w:date="2024-08-01T11:13:00Z"/>
          <w:rFonts w:cs="Arial"/>
          <w:bCs/>
        </w:rPr>
      </w:pPr>
      <w:ins w:id="2054" w:author="Jeff Wootton" w:date="2024-08-01T11:13:00Z">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ins>
      <w:ins w:id="2055" w:author="Jeff Wootton" w:date="2024-08-01T11:24:00Z">
        <w:r w:rsidR="00782EA0" w:rsidRPr="00252C40">
          <w:rPr>
            <w:rFonts w:cs="Arial"/>
            <w:bCs/>
            <w:lang w:val="en-US"/>
          </w:rPr>
          <w:t xml:space="preserve">Producers </w:t>
        </w:r>
        <w:r w:rsidR="00782EA0">
          <w:rPr>
            <w:rFonts w:cs="Arial"/>
            <w:bCs/>
            <w:lang w:val="en-US"/>
          </w:rPr>
          <w:t>may</w:t>
        </w:r>
        <w:r w:rsidR="00782EA0" w:rsidRPr="00252C40">
          <w:rPr>
            <w:rFonts w:cs="Arial"/>
            <w:bCs/>
            <w:lang w:val="en-US"/>
          </w:rPr>
          <w:t xml:space="preserve"> be required to revisit converted instances of </w:t>
        </w:r>
        <w:r w:rsidR="00782EA0" w:rsidRPr="00252C40">
          <w:rPr>
            <w:rFonts w:cs="Arial"/>
            <w:b/>
            <w:bCs/>
            <w:lang w:val="en-US"/>
          </w:rPr>
          <w:t>communication channel</w:t>
        </w:r>
        <w:r w:rsidR="00782EA0" w:rsidRPr="00252C40">
          <w:rPr>
            <w:rFonts w:cs="Arial"/>
            <w:bCs/>
            <w:lang w:val="en-US"/>
          </w:rPr>
          <w:t xml:space="preserve"> and </w:t>
        </w:r>
        <w:r w:rsidR="00782EA0">
          <w:rPr>
            <w:rFonts w:cs="Arial"/>
            <w:bCs/>
            <w:lang w:val="en-US"/>
          </w:rPr>
          <w:t>adjust to comply with</w:t>
        </w:r>
        <w:r w:rsidR="00782EA0" w:rsidRPr="00252C40">
          <w:rPr>
            <w:rFonts w:cs="Arial"/>
            <w:bCs/>
            <w:lang w:val="en-US"/>
          </w:rPr>
          <w:t xml:space="preserve"> the new format convention as required</w:t>
        </w:r>
      </w:ins>
      <w:ins w:id="2056" w:author="Jeff Wootton" w:date="2024-08-01T11:13:00Z">
        <w:r w:rsidRPr="00361CF3">
          <w:rPr>
            <w:rFonts w:cs="Arial"/>
            <w:bCs/>
          </w:rPr>
          <w:t>.</w:t>
        </w:r>
      </w:ins>
    </w:p>
    <w:p w:rsidR="00985408" w:rsidRPr="00EF7A5A" w:rsidRDefault="00985408" w:rsidP="0098540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2306BE"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Pilotage District</w:t>
      </w:r>
      <w:r w:rsidRPr="00EF7A5A">
        <w:rPr>
          <w:b/>
        </w:rPr>
        <w:tab/>
      </w:r>
      <w:r w:rsidRPr="00EF7A5A">
        <w:rPr>
          <w:b/>
        </w:rPr>
        <w:tab/>
      </w:r>
      <w:r w:rsidR="00BD6507" w:rsidRPr="00EF7A5A">
        <w:rPr>
          <w:b/>
        </w:rPr>
        <w:tab/>
      </w:r>
      <w:r w:rsidR="00BD6507" w:rsidRPr="00EF7A5A">
        <w:rPr>
          <w:b/>
        </w:rPr>
        <w:tab/>
      </w:r>
      <w:r w:rsidR="00BD6507" w:rsidRPr="00EF7A5A">
        <w:rPr>
          <w:b/>
        </w:rPr>
        <w:tab/>
      </w:r>
      <w:r w:rsidR="00BD6507" w:rsidRPr="00EF7A5A">
        <w:rPr>
          <w:b/>
        </w:rPr>
        <w:tab/>
      </w:r>
      <w:r w:rsidRPr="00EF7A5A">
        <w:t>(S)</w:t>
      </w:r>
      <w:r w:rsidRPr="00EF7A5A">
        <w:tab/>
      </w:r>
      <w:r w:rsidRPr="00EF7A5A">
        <w:tab/>
      </w:r>
      <w:r w:rsidRPr="00EF7A5A">
        <w:tab/>
      </w:r>
      <w:r w:rsidRPr="00EF7A5A">
        <w:tab/>
        <w:t xml:space="preserve">(S-101 DCEG Clause </w:t>
      </w:r>
      <w:r w:rsidR="00C97C5B" w:rsidRPr="00EF7A5A">
        <w:t>16.</w:t>
      </w:r>
      <w:r w:rsidR="008E66FF" w:rsidRPr="00EF7A5A">
        <w:t>2</w:t>
      </w:r>
      <w:r w:rsidR="008E66FF">
        <w:t>6</w:t>
      </w:r>
      <w:r w:rsidRPr="00EF7A5A">
        <w:t>)</w:t>
      </w:r>
    </w:p>
    <w:p w:rsidR="00BD6507" w:rsidRPr="00EF7A5A" w:rsidRDefault="00BD6507" w:rsidP="00BD65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Pilotage District Association</w:t>
      </w:r>
      <w:r w:rsidRPr="00EF7A5A">
        <w:rPr>
          <w:b/>
        </w:rPr>
        <w:tab/>
      </w:r>
      <w:r w:rsidRPr="00EF7A5A">
        <w:rPr>
          <w:b/>
        </w:rPr>
        <w:tab/>
      </w:r>
      <w:r w:rsidRPr="00EF7A5A">
        <w:t>(N)</w:t>
      </w:r>
      <w:r w:rsidRPr="00EF7A5A">
        <w:tab/>
      </w:r>
      <w:r w:rsidRPr="00EF7A5A">
        <w:tab/>
      </w:r>
      <w:r w:rsidRPr="00EF7A5A">
        <w:tab/>
      </w:r>
      <w:r w:rsidRPr="00EF7A5A">
        <w:tab/>
        <w:t>(S-101 DCEG Clause 25.11)</w:t>
      </w:r>
    </w:p>
    <w:p w:rsidR="005831E5" w:rsidRPr="00EF7A5A" w:rsidRDefault="005831E5" w:rsidP="005831E5">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rFonts w:cs="Arial"/>
          <w:bCs/>
        </w:rPr>
        <w:t xml:space="preserve">The S-101 </w:t>
      </w:r>
      <w:r w:rsidR="00711035" w:rsidRPr="00EF7A5A">
        <w:t>Feature type</w:t>
      </w:r>
      <w:r w:rsidRPr="00EF7A5A">
        <w:rPr>
          <w:rFonts w:cs="Arial"/>
          <w:bCs/>
        </w:rPr>
        <w:t xml:space="preserve"> </w:t>
      </w:r>
      <w:r w:rsidRPr="00EF7A5A">
        <w:rPr>
          <w:b/>
        </w:rPr>
        <w:t>Pilotage District</w:t>
      </w:r>
      <w:r w:rsidRPr="00EF7A5A">
        <w:rPr>
          <w:rFonts w:cs="Arial"/>
          <w:bCs/>
        </w:rPr>
        <w:t xml:space="preserve"> has been introduced in S-101 as a dedicated feature to encode such areas.</w:t>
      </w:r>
      <w:r w:rsidR="005C6026" w:rsidRPr="00EF7A5A">
        <w:rPr>
          <w:rFonts w:cs="Arial"/>
          <w:bCs/>
        </w:rPr>
        <w:t xml:space="preserve"> </w:t>
      </w:r>
      <w:r w:rsidRPr="00EF7A5A">
        <w:rPr>
          <w:rFonts w:cs="Arial"/>
          <w:bCs/>
        </w:rPr>
        <w:t xml:space="preserve">This information is encoded in S-57 using the Object class </w:t>
      </w:r>
      <w:r w:rsidRPr="00EF7A5A">
        <w:rPr>
          <w:rFonts w:cs="Arial"/>
          <w:b/>
          <w:bCs/>
        </w:rPr>
        <w:t>ADMARE</w:t>
      </w:r>
      <w:r w:rsidRPr="00EF7A5A">
        <w:rPr>
          <w:rFonts w:cs="Arial"/>
          <w:bCs/>
        </w:rPr>
        <w:t>.</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rFonts w:cs="Arial"/>
          <w:b/>
          <w:bCs/>
        </w:rPr>
        <w:t>ADMARE</w:t>
      </w:r>
      <w:r w:rsidRPr="00EF7A5A">
        <w:rPr>
          <w:rFonts w:cs="Arial"/>
          <w:bCs/>
        </w:rPr>
        <w:t xml:space="preserve"> </w:t>
      </w:r>
      <w:r w:rsidR="00510F1A" w:rsidRPr="00EF7A5A">
        <w:rPr>
          <w:rFonts w:cs="Arial"/>
          <w:bCs/>
        </w:rPr>
        <w:t>should be in a standardised format, such as</w:t>
      </w:r>
      <w:r w:rsidRPr="00EF7A5A">
        <w:rPr>
          <w:rFonts w:cs="Arial"/>
          <w:bCs/>
        </w:rPr>
        <w:t xml:space="preserve"> </w:t>
      </w:r>
      <w:r w:rsidRPr="00EF7A5A">
        <w:rPr>
          <w:rFonts w:cs="Arial"/>
          <w:bCs/>
          <w:i/>
        </w:rPr>
        <w:t>Pilotage district</w:t>
      </w:r>
      <w:r w:rsidRPr="00EF7A5A">
        <w:rPr>
          <w:rFonts w:cs="Arial"/>
          <w:bCs/>
        </w:rPr>
        <w:t>.</w:t>
      </w:r>
      <w:r w:rsidR="005C6026" w:rsidRPr="00EF7A5A">
        <w:rPr>
          <w:rFonts w:cs="Arial"/>
          <w:bCs/>
        </w:rPr>
        <w:t xml:space="preserve"> </w:t>
      </w:r>
      <w:r w:rsidRPr="00EF7A5A">
        <w:rPr>
          <w:rFonts w:cs="Arial"/>
          <w:bCs/>
        </w:rPr>
        <w:t xml:space="preserve">Data Producers are advised to examine any </w:t>
      </w:r>
      <w:r w:rsidRPr="00EF7A5A">
        <w:rPr>
          <w:b/>
        </w:rPr>
        <w:t>Pilotage District</w:t>
      </w:r>
      <w:r w:rsidRPr="00EF7A5A">
        <w:t xml:space="preserve"> features created during the automated conversion process and confirm the attribution for these features as required, including any </w:t>
      </w:r>
      <w:r w:rsidR="00A3582D" w:rsidRPr="00EF7A5A">
        <w:t>values populated for</w:t>
      </w:r>
      <w:r w:rsidRPr="00EF7A5A">
        <w:t xml:space="preserve"> the </w:t>
      </w:r>
      <w:r w:rsidR="00A3582D" w:rsidRPr="00EF7A5A">
        <w:t>complex attribute</w:t>
      </w:r>
      <w:r w:rsidRPr="00EF7A5A">
        <w:t xml:space="preserve"> </w:t>
      </w:r>
      <w:r w:rsidR="00A3582D" w:rsidRPr="00EF7A5A">
        <w:rPr>
          <w:b/>
        </w:rPr>
        <w:t>i</w:t>
      </w:r>
      <w:r w:rsidRPr="00EF7A5A">
        <w:rPr>
          <w:b/>
        </w:rPr>
        <w:t>nformation</w:t>
      </w:r>
      <w:r w:rsidRPr="00EF7A5A">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2057" w:name="_Toc422735995"/>
      <w:bookmarkStart w:id="2058" w:name="_Toc460900697"/>
      <w:bookmarkStart w:id="2059" w:name="_Toc173416555"/>
      <w:r w:rsidRPr="00EF7A5A">
        <w:rPr>
          <w:bCs/>
        </w:rPr>
        <w:t>Coastguard stations</w:t>
      </w:r>
      <w:bookmarkEnd w:id="2057"/>
      <w:bookmarkEnd w:id="2058"/>
      <w:bookmarkEnd w:id="2059"/>
    </w:p>
    <w:p w:rsidR="00C77B05" w:rsidRPr="00EF7A5A" w:rsidRDefault="00C77B05" w:rsidP="00C77B0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Coastguard station (</w:t>
      </w:r>
      <w:r w:rsidRPr="00EF7A5A">
        <w:rPr>
          <w:b/>
        </w:rPr>
        <w:t>CGUSTA</w:t>
      </w:r>
      <w:r w:rsidRPr="00EF7A5A">
        <w:t>)</w:t>
      </w:r>
      <w:r w:rsidRPr="00EF7A5A">
        <w:tab/>
      </w:r>
      <w:r w:rsidRPr="00EF7A5A">
        <w:tab/>
        <w:t>(P)</w:t>
      </w:r>
    </w:p>
    <w:p w:rsidR="00C77B05" w:rsidRPr="00EF7A5A" w:rsidRDefault="00C77B05" w:rsidP="00C77B0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Coast Guard Station</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t>(S-101 DCEG Clause 22.3)</w:t>
      </w:r>
    </w:p>
    <w:p w:rsidR="0059462A" w:rsidRPr="00EF7A5A" w:rsidRDefault="0059462A" w:rsidP="0059462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 xml:space="preserve">All instances of encoding of the S-57 </w:t>
      </w:r>
      <w:r w:rsidR="00711035" w:rsidRPr="00EF7A5A">
        <w:t>O</w:t>
      </w:r>
      <w:r w:rsidRPr="00EF7A5A">
        <w:t>bject</w:t>
      </w:r>
      <w:r w:rsidR="00711035" w:rsidRPr="00EF7A5A">
        <w:t xml:space="preserve"> class</w:t>
      </w:r>
      <w:r w:rsidRPr="00EF7A5A">
        <w:t xml:space="preserve"> </w:t>
      </w:r>
      <w:r w:rsidRPr="00EF7A5A">
        <w:rPr>
          <w:b/>
        </w:rPr>
        <w:t>CGUSTA</w:t>
      </w:r>
      <w:r w:rsidRPr="00EF7A5A">
        <w:t xml:space="preserve"> and its binding attributes will be </w:t>
      </w:r>
      <w:r w:rsidR="00162050" w:rsidRPr="00EF7A5A">
        <w:t xml:space="preserve">converted </w:t>
      </w:r>
      <w:r w:rsidRPr="00EF7A5A">
        <w:t xml:space="preserve">automatically </w:t>
      </w:r>
      <w:r w:rsidR="00162050" w:rsidRPr="00EF7A5A">
        <w:t>to an instance of</w:t>
      </w:r>
      <w:r w:rsidRPr="00EF7A5A">
        <w:t xml:space="preserve"> the S-101 </w:t>
      </w:r>
      <w:r w:rsidR="00711035" w:rsidRPr="00EF7A5A">
        <w:t>Feature type</w:t>
      </w:r>
      <w:r w:rsidRPr="00EF7A5A">
        <w:t xml:space="preserve"> </w:t>
      </w:r>
      <w:r w:rsidRPr="00EF7A5A">
        <w:rPr>
          <w:b/>
        </w:rPr>
        <w:t xml:space="preserve">Coast Guard Station </w:t>
      </w:r>
      <w:r w:rsidRPr="00EF7A5A">
        <w:t>during the automated conversion process.</w:t>
      </w:r>
    </w:p>
    <w:p w:rsidR="0059462A" w:rsidRPr="00EF7A5A" w:rsidRDefault="0059462A" w:rsidP="0059462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rsidRPr="00EF7A5A">
        <w:t>The following additional requirements for S-57 attribution must be noted:</w:t>
      </w:r>
    </w:p>
    <w:p w:rsidR="0059462A" w:rsidRPr="00EF7A5A" w:rsidRDefault="0059462A" w:rsidP="004B1C19">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contextualSpacing w:val="0"/>
        <w:jc w:val="both"/>
        <w:rPr>
          <w:rFonts w:cs="Arial"/>
          <w:bCs/>
        </w:rPr>
      </w:pPr>
      <w:r w:rsidRPr="00EF7A5A">
        <w:rPr>
          <w:rFonts w:cs="Arial"/>
          <w:bCs/>
        </w:rPr>
        <w:t xml:space="preserve">The S-101 Boolean attribute </w:t>
      </w:r>
      <w:r w:rsidRPr="00EF7A5A">
        <w:rPr>
          <w:rFonts w:cs="Arial"/>
          <w:b/>
          <w:bCs/>
        </w:rPr>
        <w:t>is MRCC</w:t>
      </w:r>
      <w:r w:rsidRPr="00EF7A5A">
        <w:rPr>
          <w:rFonts w:cs="Arial"/>
          <w:bCs/>
        </w:rPr>
        <w:t xml:space="preserve"> has been introduced in S-101 to indicate that a coast guard station also performs the function of a </w:t>
      </w:r>
      <w:r w:rsidRPr="00EF7A5A">
        <w:t>Maritime Rescue and Coordination Centres (MRCC)</w:t>
      </w:r>
      <w:r w:rsidRPr="00EF7A5A">
        <w:rPr>
          <w:rFonts w:cs="Arial"/>
          <w:bCs/>
        </w:rPr>
        <w:t>.</w:t>
      </w:r>
      <w:r w:rsidR="005C6026" w:rsidRPr="00EF7A5A">
        <w:rPr>
          <w:rFonts w:cs="Arial"/>
          <w:bCs/>
        </w:rPr>
        <w:t xml:space="preserve"> </w:t>
      </w:r>
      <w:r w:rsidRPr="00EF7A5A">
        <w:rPr>
          <w:rFonts w:cs="Arial"/>
          <w:bCs/>
        </w:rPr>
        <w:t xml:space="preserve">This information is encoded in S-57 on </w:t>
      </w:r>
      <w:r w:rsidRPr="00EF7A5A">
        <w:rPr>
          <w:b/>
        </w:rPr>
        <w:t>CGUSTA</w:t>
      </w:r>
      <w:r w:rsidRPr="00EF7A5A">
        <w:rPr>
          <w:rFonts w:cs="Arial"/>
          <w:bCs/>
        </w:rPr>
        <w:t xml:space="preserve"> using the attribute INFORM (see clause 2.3).</w:t>
      </w:r>
      <w:r w:rsidR="005C6026" w:rsidRPr="00EF7A5A">
        <w:rPr>
          <w:rFonts w:cs="Arial"/>
          <w:bCs/>
        </w:rPr>
        <w:t xml:space="preserve"> </w:t>
      </w:r>
      <w:r w:rsidRPr="00EF7A5A">
        <w:rPr>
          <w:rFonts w:cs="Arial"/>
          <w:bCs/>
        </w:rPr>
        <w:t xml:space="preserve">In order for this information to be converted across to S-101, the text string encoded in INFORM on the </w:t>
      </w:r>
      <w:r w:rsidRPr="00EF7A5A">
        <w:rPr>
          <w:b/>
        </w:rPr>
        <w:t>CGUSTA</w:t>
      </w:r>
      <w:r w:rsidRPr="00EF7A5A">
        <w:rPr>
          <w:rFonts w:cs="Arial"/>
          <w:bCs/>
        </w:rPr>
        <w:t xml:space="preserve"> </w:t>
      </w:r>
      <w:r w:rsidR="00621CA2" w:rsidRPr="00EF7A5A">
        <w:rPr>
          <w:rFonts w:cs="Arial"/>
          <w:bCs/>
        </w:rPr>
        <w:t xml:space="preserve">should </w:t>
      </w:r>
      <w:r w:rsidRPr="00EF7A5A">
        <w:rPr>
          <w:rFonts w:cs="Arial"/>
          <w:bCs/>
        </w:rPr>
        <w:t xml:space="preserve">be in </w:t>
      </w:r>
      <w:r w:rsidR="00621CA2" w:rsidRPr="00EF7A5A">
        <w:rPr>
          <w:rFonts w:cs="Arial"/>
          <w:bCs/>
        </w:rPr>
        <w:t xml:space="preserve">a standardised format, such as </w:t>
      </w:r>
      <w:r w:rsidRPr="00EF7A5A">
        <w:rPr>
          <w:i/>
        </w:rPr>
        <w:t>Maritime Rescue and Coordination Centre</w:t>
      </w:r>
      <w:r w:rsidRPr="00EF7A5A">
        <w:rPr>
          <w:rFonts w:cs="Arial"/>
          <w:bCs/>
        </w:rPr>
        <w:t>.</w:t>
      </w:r>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2060" w:name="_Toc422735997"/>
      <w:bookmarkStart w:id="2061" w:name="_Toc460900698"/>
      <w:bookmarkStart w:id="2062" w:name="_Toc173416556"/>
      <w:r w:rsidRPr="00EF7A5A">
        <w:rPr>
          <w:bCs/>
        </w:rPr>
        <w:t>Rescue stations</w:t>
      </w:r>
      <w:bookmarkEnd w:id="2060"/>
      <w:bookmarkEnd w:id="2061"/>
      <w:bookmarkEnd w:id="2062"/>
    </w:p>
    <w:p w:rsidR="008B0330" w:rsidRPr="00EF7A5A" w:rsidRDefault="008B0330" w:rsidP="008B033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Rescue station (</w:t>
      </w:r>
      <w:r w:rsidRPr="00EF7A5A">
        <w:rPr>
          <w:b/>
        </w:rPr>
        <w:t>RSCSTA</w:t>
      </w:r>
      <w:r w:rsidRPr="00EF7A5A">
        <w:t>)</w:t>
      </w:r>
      <w:r w:rsidRPr="00EF7A5A">
        <w:tab/>
      </w:r>
      <w:r w:rsidRPr="00EF7A5A">
        <w:tab/>
        <w:t>(P)</w:t>
      </w:r>
    </w:p>
    <w:p w:rsidR="008B0330" w:rsidRPr="00EF7A5A" w:rsidRDefault="008B0330" w:rsidP="008B03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Rescue Station</w:t>
      </w:r>
      <w:r w:rsidRPr="00EF7A5A">
        <w:rPr>
          <w:b/>
        </w:rPr>
        <w:tab/>
      </w:r>
      <w:r w:rsidRPr="00EF7A5A">
        <w:rPr>
          <w:b/>
        </w:rPr>
        <w:tab/>
      </w:r>
      <w:r w:rsidRPr="00EF7A5A">
        <w:rPr>
          <w:b/>
        </w:rPr>
        <w:tab/>
      </w:r>
      <w:r w:rsidRPr="00EF7A5A">
        <w:rPr>
          <w:b/>
        </w:rPr>
        <w:tab/>
      </w:r>
      <w:r w:rsidRPr="00EF7A5A">
        <w:rPr>
          <w:b/>
        </w:rPr>
        <w:tab/>
      </w:r>
      <w:r w:rsidRPr="00EF7A5A">
        <w:t>(P,S)</w:t>
      </w:r>
      <w:r w:rsidRPr="00EF7A5A">
        <w:tab/>
      </w:r>
      <w:r w:rsidRPr="00EF7A5A">
        <w:tab/>
      </w:r>
      <w:r w:rsidRPr="00EF7A5A">
        <w:tab/>
      </w:r>
      <w:r w:rsidRPr="00EF7A5A">
        <w:tab/>
        <w:t>(S-101 DCEG Clause 22.6)</w:t>
      </w:r>
    </w:p>
    <w:p w:rsidR="002C399C" w:rsidRDefault="002C399C" w:rsidP="002C39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2063" w:author="Jeff Wootton" w:date="2024-08-01T11:44:00Z"/>
        </w:rPr>
      </w:pPr>
      <w:r w:rsidRPr="00EF7A5A">
        <w:t xml:space="preserve">All instances of encoding of the S-57 </w:t>
      </w:r>
      <w:r w:rsidR="00711035" w:rsidRPr="00EF7A5A">
        <w:t>O</w:t>
      </w:r>
      <w:r w:rsidRPr="00EF7A5A">
        <w:t>bject</w:t>
      </w:r>
      <w:r w:rsidR="00711035" w:rsidRPr="00EF7A5A">
        <w:t xml:space="preserve"> class</w:t>
      </w:r>
      <w:r w:rsidRPr="00EF7A5A">
        <w:t xml:space="preserve"> </w:t>
      </w:r>
      <w:r w:rsidRPr="00EF7A5A">
        <w:rPr>
          <w:b/>
        </w:rPr>
        <w:t>RSCSTA</w:t>
      </w:r>
      <w:r w:rsidRPr="00EF7A5A">
        <w:t xml:space="preserve"> and its binding attributes will be </w:t>
      </w:r>
      <w:r w:rsidR="00162050" w:rsidRPr="00EF7A5A">
        <w:t xml:space="preserve">converted </w:t>
      </w:r>
      <w:r w:rsidRPr="00EF7A5A">
        <w:t xml:space="preserve">automatically </w:t>
      </w:r>
      <w:r w:rsidR="00162050" w:rsidRPr="00EF7A5A">
        <w:t>to an instance of</w:t>
      </w:r>
      <w:r w:rsidRPr="00EF7A5A">
        <w:t xml:space="preserve"> the S-101 </w:t>
      </w:r>
      <w:r w:rsidR="00711035" w:rsidRPr="00EF7A5A">
        <w:t xml:space="preserve">Feature type </w:t>
      </w:r>
      <w:r w:rsidRPr="00EF7A5A">
        <w:rPr>
          <w:b/>
        </w:rPr>
        <w:t xml:space="preserve">Rescue Station </w:t>
      </w:r>
      <w:r w:rsidRPr="00EF7A5A">
        <w:t>during the automated conversion process.</w:t>
      </w:r>
    </w:p>
    <w:p w:rsidR="00A53B1B" w:rsidRPr="00EF7A5A" w:rsidDel="00A53B1B" w:rsidRDefault="00A53B1B" w:rsidP="002C39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2064" w:author="Jeff Wootton" w:date="2024-08-01T11:44:00Z"/>
        </w:rPr>
      </w:pPr>
      <w:bookmarkStart w:id="2065" w:name="_Toc173416210"/>
      <w:bookmarkStart w:id="2066" w:name="_Toc173416557"/>
      <w:bookmarkEnd w:id="2065"/>
      <w:bookmarkEnd w:id="2066"/>
    </w:p>
    <w:p w:rsidR="006B2826" w:rsidRPr="00EF7A5A" w:rsidRDefault="006B2826" w:rsidP="00C93144">
      <w:pPr>
        <w:pStyle w:val="Heading2"/>
        <w:numPr>
          <w:ilvl w:val="1"/>
          <w:numId w:val="13"/>
        </w:numPr>
        <w:tabs>
          <w:tab w:val="clear" w:pos="283"/>
          <w:tab w:val="clear" w:pos="576"/>
          <w:tab w:val="clear" w:pos="720"/>
          <w:tab w:val="clear" w:pos="850"/>
          <w:tab w:val="clear" w:pos="915"/>
          <w:tab w:val="clear" w:pos="2911"/>
          <w:tab w:val="left" w:pos="851"/>
        </w:tabs>
        <w:spacing w:before="240" w:after="120"/>
        <w:ind w:left="851" w:hanging="851"/>
        <w:rPr>
          <w:bCs/>
          <w:sz w:val="20"/>
        </w:rPr>
      </w:pPr>
      <w:bookmarkStart w:id="2067" w:name="_Toc422735999"/>
      <w:bookmarkStart w:id="2068" w:name="_Toc460900699"/>
      <w:bookmarkStart w:id="2069" w:name="_Toc173416558"/>
      <w:r w:rsidRPr="00EF7A5A">
        <w:rPr>
          <w:bCs/>
        </w:rPr>
        <w:t>Signal stations</w:t>
      </w:r>
      <w:bookmarkEnd w:id="2067"/>
      <w:bookmarkEnd w:id="2068"/>
      <w:bookmarkEnd w:id="2069"/>
    </w:p>
    <w:p w:rsidR="002C1F9C" w:rsidRPr="00EF7A5A" w:rsidRDefault="002C1F9C" w:rsidP="002C1F9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r>
      <w:r w:rsidR="009D1718" w:rsidRPr="00EF7A5A">
        <w:t>Signal station, traffic (</w:t>
      </w:r>
      <w:r w:rsidR="009D1718" w:rsidRPr="00EF7A5A">
        <w:rPr>
          <w:b/>
        </w:rPr>
        <w:t>SISTAT</w:t>
      </w:r>
      <w:r w:rsidR="009D1718" w:rsidRPr="00EF7A5A">
        <w:t>)</w:t>
      </w:r>
      <w:r w:rsidRPr="00EF7A5A">
        <w:tab/>
      </w:r>
      <w:r w:rsidRPr="00EF7A5A">
        <w:tab/>
      </w:r>
      <w:ins w:id="2070" w:author="Jeff Wootton" w:date="2024-08-01T11:42:00Z">
        <w:r w:rsidR="00465045">
          <w:tab/>
        </w:r>
      </w:ins>
      <w:r w:rsidRPr="00EF7A5A">
        <w:t>(P)</w:t>
      </w:r>
    </w:p>
    <w:p w:rsidR="002C1F9C" w:rsidRPr="00EF7A5A" w:rsidRDefault="002C1F9C" w:rsidP="002C1F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009D1718" w:rsidRPr="00EF7A5A">
        <w:rPr>
          <w:b/>
        </w:rPr>
        <w:t xml:space="preserve">Signal Station </w:t>
      </w:r>
      <w:r w:rsidR="00703A3C" w:rsidRPr="00EF7A5A">
        <w:rPr>
          <w:b/>
        </w:rPr>
        <w:t>Traffic</w:t>
      </w:r>
      <w:r w:rsidRPr="00EF7A5A">
        <w:rPr>
          <w:b/>
        </w:rPr>
        <w:tab/>
      </w:r>
      <w:r w:rsidRPr="00EF7A5A">
        <w:rPr>
          <w:b/>
        </w:rPr>
        <w:tab/>
      </w:r>
      <w:r w:rsidRPr="00EF7A5A">
        <w:rPr>
          <w:b/>
        </w:rPr>
        <w:tab/>
      </w:r>
      <w:r w:rsidRPr="00EF7A5A">
        <w:rPr>
          <w:b/>
        </w:rPr>
        <w:tab/>
      </w:r>
      <w:ins w:id="2071" w:author="Jeff Wootton" w:date="2024-08-01T11:42:00Z">
        <w:r w:rsidR="00465045">
          <w:rPr>
            <w:b/>
          </w:rPr>
          <w:tab/>
        </w:r>
      </w:ins>
      <w:r w:rsidRPr="00EF7A5A">
        <w:t>(P,S)</w:t>
      </w:r>
      <w:r w:rsidRPr="00EF7A5A">
        <w:tab/>
      </w:r>
      <w:r w:rsidRPr="00EF7A5A">
        <w:tab/>
      </w:r>
      <w:del w:id="2072" w:author="Jeff Wootton" w:date="2024-08-01T11:42:00Z">
        <w:r w:rsidRPr="00EF7A5A" w:rsidDel="00465045">
          <w:tab/>
        </w:r>
      </w:del>
      <w:r w:rsidRPr="00EF7A5A">
        <w:t>(S-101 DCEG Clause 22.</w:t>
      </w:r>
      <w:r w:rsidR="005D5C1D" w:rsidRPr="00EF7A5A">
        <w:t>5</w:t>
      </w:r>
      <w:r w:rsidRPr="00EF7A5A">
        <w:t>)</w:t>
      </w:r>
    </w:p>
    <w:p w:rsidR="009D1718" w:rsidRPr="00EF7A5A" w:rsidDel="00ED37B7" w:rsidRDefault="009D1718" w:rsidP="009D171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del w:id="2073" w:author="Jeff Wootton" w:date="2024-08-01T11:40:00Z"/>
        </w:rPr>
      </w:pPr>
      <w:del w:id="2074" w:author="Jeff Wootton" w:date="2024-08-01T11:40:00Z">
        <w:r w:rsidRPr="00EF7A5A" w:rsidDel="00ED37B7">
          <w:delText xml:space="preserve">All instances of encoding of the S-57 </w:delText>
        </w:r>
        <w:r w:rsidR="00711035" w:rsidRPr="00EF7A5A" w:rsidDel="00ED37B7">
          <w:delText>O</w:delText>
        </w:r>
        <w:r w:rsidRPr="00EF7A5A" w:rsidDel="00ED37B7">
          <w:delText>bject</w:delText>
        </w:r>
        <w:r w:rsidR="00711035" w:rsidRPr="00EF7A5A" w:rsidDel="00ED37B7">
          <w:delText xml:space="preserve"> class</w:delText>
        </w:r>
        <w:r w:rsidRPr="00EF7A5A" w:rsidDel="00ED37B7">
          <w:delText xml:space="preserve"> </w:delText>
        </w:r>
        <w:r w:rsidRPr="00EF7A5A" w:rsidDel="00ED37B7">
          <w:rPr>
            <w:b/>
          </w:rPr>
          <w:delText>SISTAT</w:delText>
        </w:r>
        <w:r w:rsidRPr="00EF7A5A" w:rsidDel="00ED37B7">
          <w:delText xml:space="preserve"> and its binding attributes will be </w:delText>
        </w:r>
        <w:r w:rsidR="00162050" w:rsidRPr="00EF7A5A" w:rsidDel="00ED37B7">
          <w:delText xml:space="preserve">converted </w:delText>
        </w:r>
        <w:r w:rsidRPr="00EF7A5A" w:rsidDel="00ED37B7">
          <w:delText xml:space="preserve">automatically </w:delText>
        </w:r>
        <w:r w:rsidR="00162050" w:rsidRPr="00EF7A5A" w:rsidDel="00ED37B7">
          <w:delText>to an instance of</w:delText>
        </w:r>
        <w:r w:rsidRPr="00EF7A5A" w:rsidDel="00ED37B7">
          <w:delText xml:space="preserve"> the S-101 </w:delText>
        </w:r>
        <w:r w:rsidR="00711035" w:rsidRPr="00EF7A5A" w:rsidDel="00ED37B7">
          <w:delText>Feature type</w:delText>
        </w:r>
        <w:r w:rsidRPr="00EF7A5A" w:rsidDel="00ED37B7">
          <w:delText xml:space="preserve"> </w:delText>
        </w:r>
        <w:r w:rsidR="00ED2DAB" w:rsidRPr="00EF7A5A" w:rsidDel="00ED37B7">
          <w:rPr>
            <w:b/>
          </w:rPr>
          <w:delText>Signal Station Traffic</w:delText>
        </w:r>
        <w:r w:rsidRPr="00EF7A5A" w:rsidDel="00ED37B7">
          <w:rPr>
            <w:b/>
          </w:rPr>
          <w:delText xml:space="preserve"> </w:delText>
        </w:r>
        <w:r w:rsidRPr="00EF7A5A" w:rsidDel="00ED37B7">
          <w:delText>during the automated conversion process.</w:delText>
        </w:r>
      </w:del>
    </w:p>
    <w:p w:rsidR="00ED2DAB" w:rsidRPr="00EF7A5A" w:rsidRDefault="00ED2DAB" w:rsidP="00ED2DA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 xml:space="preserve">S-57 Geo </w:t>
      </w:r>
      <w:r w:rsidR="00711035" w:rsidRPr="00EF7A5A">
        <w:rPr>
          <w:u w:val="single"/>
        </w:rPr>
        <w:t>Object</w:t>
      </w:r>
      <w:r w:rsidRPr="00EF7A5A">
        <w:rPr>
          <w:u w:val="single"/>
        </w:rPr>
        <w:t>:</w:t>
      </w:r>
      <w:r w:rsidRPr="00EF7A5A">
        <w:tab/>
      </w:r>
      <w:r w:rsidRPr="00EF7A5A">
        <w:tab/>
        <w:t>Signal station, warning (</w:t>
      </w:r>
      <w:r w:rsidRPr="00EF7A5A">
        <w:rPr>
          <w:b/>
        </w:rPr>
        <w:t>SISTAW</w:t>
      </w:r>
      <w:r w:rsidRPr="00EF7A5A">
        <w:t>)</w:t>
      </w:r>
      <w:r w:rsidRPr="00EF7A5A">
        <w:tab/>
      </w:r>
      <w:r w:rsidRPr="00EF7A5A">
        <w:tab/>
        <w:t>(P)</w:t>
      </w:r>
    </w:p>
    <w:p w:rsidR="00ED2DAB" w:rsidRPr="00EF7A5A" w:rsidRDefault="00ED2DAB" w:rsidP="00ED2D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 xml:space="preserve">Signal Station </w:t>
      </w:r>
      <w:r w:rsidR="00703A3C" w:rsidRPr="00EF7A5A">
        <w:rPr>
          <w:b/>
        </w:rPr>
        <w:t>Warning</w:t>
      </w:r>
      <w:r w:rsidRPr="00EF7A5A">
        <w:rPr>
          <w:b/>
        </w:rPr>
        <w:tab/>
      </w:r>
      <w:r w:rsidRPr="00EF7A5A">
        <w:rPr>
          <w:b/>
        </w:rPr>
        <w:tab/>
      </w:r>
      <w:r w:rsidRPr="00EF7A5A">
        <w:rPr>
          <w:b/>
        </w:rPr>
        <w:tab/>
      </w:r>
      <w:r w:rsidRPr="00EF7A5A">
        <w:rPr>
          <w:b/>
        </w:rPr>
        <w:tab/>
      </w:r>
      <w:r w:rsidR="00B226A7" w:rsidRPr="00EF7A5A">
        <w:rPr>
          <w:b/>
        </w:rPr>
        <w:tab/>
      </w:r>
      <w:r w:rsidRPr="00EF7A5A">
        <w:t>(</w:t>
      </w:r>
      <w:r w:rsidR="00B226A7" w:rsidRPr="00EF7A5A">
        <w:t>P,S)</w:t>
      </w:r>
      <w:r w:rsidR="00B226A7" w:rsidRPr="00EF7A5A">
        <w:tab/>
      </w:r>
      <w:r w:rsidR="00B226A7" w:rsidRPr="00EF7A5A">
        <w:tab/>
      </w:r>
      <w:r w:rsidRPr="00EF7A5A">
        <w:t>(S-101 DCEG Clause 22.</w:t>
      </w:r>
      <w:r w:rsidR="005D5C1D" w:rsidRPr="00EF7A5A">
        <w:t>4</w:t>
      </w:r>
      <w:r w:rsidRPr="00EF7A5A">
        <w:t>)</w:t>
      </w:r>
    </w:p>
    <w:p w:rsidR="00ED2DAB" w:rsidRDefault="00ED2DAB" w:rsidP="00ED2DA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ins w:id="2075" w:author="Jeff Wootton" w:date="2024-08-01T11:41:00Z"/>
        </w:rPr>
      </w:pPr>
      <w:r w:rsidRPr="00EF7A5A">
        <w:t xml:space="preserve">All instances of encoding of the S-57 </w:t>
      </w:r>
      <w:r w:rsidR="00711035" w:rsidRPr="00EF7A5A">
        <w:t>O</w:t>
      </w:r>
      <w:r w:rsidRPr="00EF7A5A">
        <w:t>bject</w:t>
      </w:r>
      <w:r w:rsidR="00711035" w:rsidRPr="00EF7A5A">
        <w:t xml:space="preserve"> class</w:t>
      </w:r>
      <w:ins w:id="2076" w:author="Jeff Wootton" w:date="2024-08-01T11:40:00Z">
        <w:r w:rsidR="00CF592E">
          <w:t xml:space="preserve">es </w:t>
        </w:r>
        <w:r w:rsidR="00CF592E">
          <w:rPr>
            <w:b/>
            <w:bCs/>
          </w:rPr>
          <w:t>SISTAT</w:t>
        </w:r>
        <w:r w:rsidR="00CF592E">
          <w:t xml:space="preserve"> and</w:t>
        </w:r>
      </w:ins>
      <w:r w:rsidRPr="00EF7A5A">
        <w:t xml:space="preserve"> </w:t>
      </w:r>
      <w:r w:rsidRPr="00EF7A5A">
        <w:rPr>
          <w:b/>
        </w:rPr>
        <w:t>SISTAW</w:t>
      </w:r>
      <w:r w:rsidRPr="00EF7A5A">
        <w:t xml:space="preserve"> and </w:t>
      </w:r>
      <w:del w:id="2077" w:author="Jeff Wootton" w:date="2024-08-01T11:41:00Z">
        <w:r w:rsidRPr="00EF7A5A" w:rsidDel="00CF592E">
          <w:delText xml:space="preserve">its </w:delText>
        </w:r>
      </w:del>
      <w:ins w:id="2078" w:author="Jeff Wootton" w:date="2024-08-01T11:41:00Z">
        <w:r w:rsidR="00CF592E">
          <w:t>their</w:t>
        </w:r>
        <w:r w:rsidR="00CF592E" w:rsidRPr="00EF7A5A">
          <w:t xml:space="preserve"> </w:t>
        </w:r>
      </w:ins>
      <w:r w:rsidRPr="00EF7A5A">
        <w:t xml:space="preserve">binding attributes will be </w:t>
      </w:r>
      <w:r w:rsidR="00255892" w:rsidRPr="00EF7A5A">
        <w:t xml:space="preserve">converted </w:t>
      </w:r>
      <w:r w:rsidRPr="00EF7A5A">
        <w:t xml:space="preserve">automatically </w:t>
      </w:r>
      <w:r w:rsidR="00255892" w:rsidRPr="00EF7A5A">
        <w:t>to an instance of</w:t>
      </w:r>
      <w:r w:rsidRPr="00EF7A5A">
        <w:t xml:space="preserve"> the S-101 </w:t>
      </w:r>
      <w:r w:rsidR="00711035" w:rsidRPr="00EF7A5A">
        <w:t>Feature type</w:t>
      </w:r>
      <w:ins w:id="2079" w:author="Jeff Wootton" w:date="2024-08-01T11:41:00Z">
        <w:r w:rsidR="00CF592E">
          <w:t xml:space="preserve">s </w:t>
        </w:r>
        <w:r w:rsidR="00CF592E">
          <w:rPr>
            <w:b/>
            <w:bCs/>
          </w:rPr>
          <w:t>Signal Station Traffic</w:t>
        </w:r>
        <w:r w:rsidR="00C514D3">
          <w:t xml:space="preserve"> and</w:t>
        </w:r>
      </w:ins>
      <w:r w:rsidRPr="00EF7A5A">
        <w:t xml:space="preserve"> </w:t>
      </w:r>
      <w:r w:rsidRPr="00EF7A5A">
        <w:rPr>
          <w:b/>
        </w:rPr>
        <w:t>Signal Station Warning</w:t>
      </w:r>
      <w:ins w:id="2080" w:author="Jeff Wootton" w:date="2024-08-01T11:41:00Z">
        <w:r w:rsidR="00C514D3">
          <w:rPr>
            <w:bCs/>
          </w:rPr>
          <w:t>, respectively,</w:t>
        </w:r>
      </w:ins>
      <w:r w:rsidRPr="00EF7A5A">
        <w:rPr>
          <w:b/>
        </w:rPr>
        <w:t xml:space="preserve"> </w:t>
      </w:r>
      <w:r w:rsidRPr="00EF7A5A">
        <w:t>during the automated conversion process.</w:t>
      </w:r>
    </w:p>
    <w:p w:rsidR="00465045" w:rsidRPr="00361CF3" w:rsidRDefault="00465045" w:rsidP="0046504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ins w:id="2081" w:author="Jeff Wootton" w:date="2024-08-01T11:42:00Z"/>
        </w:rPr>
      </w:pPr>
      <w:bookmarkStart w:id="2082" w:name="_Hlk173405071"/>
      <w:ins w:id="2083" w:author="Jeff Wootton" w:date="2024-08-01T11:42:00Z">
        <w:r w:rsidRPr="00361CF3">
          <w:t>The following additional requirements for S-57 dataset conversion must be noted:</w:t>
        </w:r>
      </w:ins>
    </w:p>
    <w:p w:rsidR="00465045" w:rsidRPr="00361CF3" w:rsidRDefault="00465045" w:rsidP="00465045">
      <w:pPr>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ins w:id="2084" w:author="Jeff Wootton" w:date="2024-08-01T11:42:00Z"/>
          <w:rFonts w:cs="Arial"/>
          <w:bCs/>
        </w:rPr>
      </w:pPr>
      <w:ins w:id="2085" w:author="Jeff Wootton" w:date="2024-08-01T11:42:00Z">
        <w:r w:rsidRPr="00361CF3">
          <w:rPr>
            <w:rFonts w:cs="Arial"/>
            <w:bCs/>
          </w:rPr>
          <w:t xml:space="preserve">The format for the S-101 attribute </w:t>
        </w:r>
        <w:r w:rsidRPr="00361CF3">
          <w:rPr>
            <w:rFonts w:cs="Arial"/>
            <w:b/>
            <w:bCs/>
          </w:rPr>
          <w:t>communication channel</w:t>
        </w:r>
        <w:r w:rsidRPr="00361CF3">
          <w:rPr>
            <w:rFonts w:cs="Arial"/>
            <w:bCs/>
          </w:rPr>
          <w:t xml:space="preserve"> is different from the format used for the S-57 attribute COMCHA (see S-101 DCEG clause 27.77). By definition, COMCHA is used to provide VHF communication channels. Therefore, during the automated conversion process, if no characters (A-Z) are included for a communication channel, the channel will convert to the corresponding S-101 format for </w:t>
        </w:r>
        <w:r>
          <w:rPr>
            <w:rFonts w:cs="Arial"/>
            <w:bCs/>
          </w:rPr>
          <w:t>a VHF</w:t>
        </w:r>
        <w:r w:rsidRPr="00361CF3">
          <w:rPr>
            <w:rFonts w:cs="Arial"/>
            <w:bCs/>
          </w:rPr>
          <w:t xml:space="preserve"> communication channel; for example, </w:t>
        </w:r>
        <w:r w:rsidRPr="00361CF3">
          <w:rPr>
            <w:rFonts w:cs="Arial"/>
            <w:bCs/>
            <w:i/>
            <w:iCs/>
          </w:rPr>
          <w:t>[07]</w:t>
        </w:r>
        <w:r w:rsidRPr="00361CF3">
          <w:rPr>
            <w:rFonts w:cs="Arial"/>
            <w:bCs/>
          </w:rPr>
          <w:t xml:space="preserve"> will convert to </w:t>
        </w:r>
        <w:r w:rsidRPr="00361CF3">
          <w:rPr>
            <w:rFonts w:cs="Arial"/>
            <w:bCs/>
            <w:i/>
            <w:iCs/>
          </w:rPr>
          <w:t>[VHF0007]</w:t>
        </w:r>
        <w:r w:rsidRPr="00361CF3">
          <w:rPr>
            <w:rFonts w:cs="Arial"/>
            <w:bCs/>
          </w:rPr>
          <w:t xml:space="preserve">. However, if characters (A-Z) are included in an encoded value for COMCHA, these letters will be included in the converted value of </w:t>
        </w:r>
        <w:r w:rsidRPr="00361CF3">
          <w:rPr>
            <w:rFonts w:cs="Arial"/>
            <w:b/>
            <w:bCs/>
          </w:rPr>
          <w:t>communication channel</w:t>
        </w:r>
        <w:r w:rsidRPr="00361CF3">
          <w:rPr>
            <w:rFonts w:cs="Arial"/>
            <w:bCs/>
          </w:rPr>
          <w:t xml:space="preserve">; for example, </w:t>
        </w:r>
        <w:r w:rsidRPr="00361CF3">
          <w:rPr>
            <w:rFonts w:cs="Arial"/>
            <w:bCs/>
            <w:i/>
            <w:iCs/>
          </w:rPr>
          <w:t>[WX1]</w:t>
        </w:r>
        <w:r w:rsidRPr="00361CF3">
          <w:rPr>
            <w:rFonts w:cs="Arial"/>
            <w:bCs/>
          </w:rPr>
          <w:t xml:space="preserve"> will convert to </w:t>
        </w:r>
        <w:r w:rsidRPr="00361CF3">
          <w:rPr>
            <w:rFonts w:cs="Arial"/>
            <w:bCs/>
            <w:i/>
            <w:iCs/>
          </w:rPr>
          <w:t>[WX0001]</w:t>
        </w:r>
        <w:r w:rsidRPr="00361CF3">
          <w:rPr>
            <w:rFonts w:cs="Arial"/>
            <w:bCs/>
          </w:rPr>
          <w:t xml:space="preserve">. Data </w:t>
        </w:r>
        <w:r w:rsidRPr="00252C40">
          <w:rPr>
            <w:rFonts w:cs="Arial"/>
            <w:bCs/>
            <w:lang w:val="en-US"/>
          </w:rPr>
          <w:t xml:space="preserve">Producers </w:t>
        </w:r>
        <w:r>
          <w:rPr>
            <w:rFonts w:cs="Arial"/>
            <w:bCs/>
            <w:lang w:val="en-US"/>
          </w:rPr>
          <w:t>may</w:t>
        </w:r>
        <w:r w:rsidRPr="00252C40">
          <w:rPr>
            <w:rFonts w:cs="Arial"/>
            <w:bCs/>
            <w:lang w:val="en-US"/>
          </w:rPr>
          <w:t xml:space="preserve"> be required to revisit converted instances of </w:t>
        </w:r>
        <w:r w:rsidRPr="00252C40">
          <w:rPr>
            <w:rFonts w:cs="Arial"/>
            <w:b/>
            <w:bCs/>
            <w:lang w:val="en-US"/>
          </w:rPr>
          <w:t>communication channel</w:t>
        </w:r>
        <w:r w:rsidRPr="00252C40">
          <w:rPr>
            <w:rFonts w:cs="Arial"/>
            <w:bCs/>
            <w:lang w:val="en-US"/>
          </w:rPr>
          <w:t xml:space="preserve"> and </w:t>
        </w:r>
        <w:r>
          <w:rPr>
            <w:rFonts w:cs="Arial"/>
            <w:bCs/>
            <w:lang w:val="en-US"/>
          </w:rPr>
          <w:t>adjust to comply with</w:t>
        </w:r>
        <w:r w:rsidRPr="00252C40">
          <w:rPr>
            <w:rFonts w:cs="Arial"/>
            <w:bCs/>
            <w:lang w:val="en-US"/>
          </w:rPr>
          <w:t xml:space="preserve"> the new format convention as required</w:t>
        </w:r>
        <w:r w:rsidRPr="00361CF3">
          <w:rPr>
            <w:rFonts w:cs="Arial"/>
            <w:bCs/>
          </w:rPr>
          <w:t>.</w:t>
        </w:r>
      </w:ins>
    </w:p>
    <w:p w:rsidR="006B2826" w:rsidRPr="009C39C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2086" w:name="_Toc422736001"/>
      <w:bookmarkStart w:id="2087" w:name="_Toc460900700"/>
      <w:bookmarkEnd w:id="2082"/>
      <w:r w:rsidRPr="00EF7A5A">
        <w:br w:type="page"/>
      </w:r>
      <w:bookmarkStart w:id="2088" w:name="_Toc173416559"/>
      <w:r w:rsidRPr="009C39CA">
        <w:rPr>
          <w:bCs/>
        </w:rPr>
        <w:t>Geographic names</w:t>
      </w:r>
      <w:bookmarkEnd w:id="2086"/>
      <w:bookmarkEnd w:id="2087"/>
      <w:bookmarkEnd w:id="2088"/>
    </w:p>
    <w:p w:rsidR="00856AE6" w:rsidRPr="00EF7A5A" w:rsidRDefault="00856AE6" w:rsidP="00856AE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w:t>
      </w:r>
      <w:r w:rsidR="00BD6507" w:rsidRPr="00EF7A5A">
        <w:rPr>
          <w:u w:val="single"/>
        </w:rPr>
        <w:t>-</w:t>
      </w:r>
      <w:r w:rsidRPr="00EF7A5A">
        <w:rPr>
          <w:u w:val="single"/>
        </w:rPr>
        <w:t xml:space="preserve">101 Geo </w:t>
      </w:r>
      <w:r w:rsidR="00711035" w:rsidRPr="00EF7A5A">
        <w:rPr>
          <w:u w:val="single"/>
        </w:rPr>
        <w:t>Feature</w:t>
      </w:r>
      <w:r w:rsidRPr="00EF7A5A">
        <w:t>:</w:t>
      </w:r>
      <w:r w:rsidRPr="00EF7A5A">
        <w:tab/>
      </w:r>
      <w:r w:rsidRPr="00EF7A5A">
        <w:rPr>
          <w:b/>
        </w:rPr>
        <w:t>Island Group</w:t>
      </w:r>
      <w:r w:rsidRPr="00EF7A5A">
        <w:rPr>
          <w:b/>
        </w:rPr>
        <w:tab/>
      </w:r>
      <w:r w:rsidRPr="00EF7A5A">
        <w:rPr>
          <w:b/>
        </w:rPr>
        <w:tab/>
      </w:r>
      <w:r w:rsidR="00BD6507" w:rsidRPr="00EF7A5A">
        <w:rPr>
          <w:b/>
        </w:rPr>
        <w:tab/>
      </w:r>
      <w:r w:rsidR="00BD6507" w:rsidRPr="00EF7A5A">
        <w:rPr>
          <w:b/>
        </w:rPr>
        <w:tab/>
      </w:r>
      <w:r w:rsidRPr="00EF7A5A">
        <w:t>(</w:t>
      </w:r>
      <w:r w:rsidR="00104862" w:rsidRPr="00EF7A5A">
        <w:t>S,</w:t>
      </w:r>
      <w:r w:rsidRPr="00EF7A5A">
        <w:t>N)</w:t>
      </w:r>
      <w:r w:rsidRPr="00EF7A5A">
        <w:tab/>
      </w:r>
      <w:r w:rsidRPr="00EF7A5A">
        <w:tab/>
      </w:r>
      <w:r w:rsidRPr="00EF7A5A">
        <w:tab/>
      </w:r>
      <w:r w:rsidRPr="00EF7A5A">
        <w:tab/>
      </w:r>
      <w:r w:rsidR="00DF1487" w:rsidRPr="00EF7A5A">
        <w:tab/>
      </w:r>
      <w:r w:rsidR="00DF1487" w:rsidRPr="00EF7A5A">
        <w:tab/>
      </w:r>
      <w:r w:rsidRPr="00EF7A5A">
        <w:t xml:space="preserve">(S-101 DCEG Clause </w:t>
      </w:r>
      <w:r w:rsidR="00DF1487" w:rsidRPr="00EF7A5A">
        <w:t>5</w:t>
      </w:r>
      <w:r w:rsidRPr="00EF7A5A">
        <w:t>.5)</w:t>
      </w:r>
    </w:p>
    <w:p w:rsidR="00BD6507" w:rsidRPr="00EF7A5A" w:rsidRDefault="00BD6507" w:rsidP="00BD650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Island Aggregation</w:t>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25.9)</w:t>
      </w:r>
    </w:p>
    <w:p w:rsidR="00B429E3" w:rsidRPr="00EF7A5A" w:rsidRDefault="00B429E3" w:rsidP="00B429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rPr>
          <w:u w:val="single"/>
        </w:rPr>
        <w:t>S-101 Association</w:t>
      </w:r>
      <w:r w:rsidRPr="00EF7A5A">
        <w:t>:</w:t>
      </w:r>
      <w:r w:rsidRPr="00EF7A5A">
        <w:tab/>
      </w:r>
      <w:r w:rsidRPr="00EF7A5A">
        <w:tab/>
      </w:r>
      <w:r w:rsidRPr="00EF7A5A">
        <w:rPr>
          <w:b/>
        </w:rPr>
        <w:t>Text Association</w:t>
      </w:r>
      <w:r w:rsidRPr="00EF7A5A">
        <w:rPr>
          <w:b/>
        </w:rPr>
        <w:tab/>
      </w:r>
      <w:r w:rsidRPr="00EF7A5A">
        <w:rPr>
          <w:b/>
        </w:rPr>
        <w:tab/>
      </w:r>
      <w:r w:rsidRPr="00EF7A5A">
        <w:rPr>
          <w:b/>
        </w:rPr>
        <w:tab/>
      </w:r>
      <w:r w:rsidRPr="00EF7A5A">
        <w:t>(N)</w:t>
      </w:r>
      <w:r w:rsidRPr="00EF7A5A">
        <w:tab/>
      </w:r>
      <w:r w:rsidRPr="00EF7A5A">
        <w:tab/>
      </w:r>
      <w:r w:rsidRPr="00EF7A5A">
        <w:tab/>
      </w:r>
      <w:r w:rsidRPr="00EF7A5A">
        <w:tab/>
      </w:r>
      <w:r w:rsidRPr="00EF7A5A">
        <w:tab/>
      </w:r>
      <w:r w:rsidRPr="00EF7A5A">
        <w:tab/>
      </w:r>
      <w:r w:rsidRPr="00EF7A5A">
        <w:tab/>
        <w:t>(S-101 DCEG Clause 25.</w:t>
      </w:r>
      <w:del w:id="2089" w:author="Jeff Wootton" w:date="2024-08-01T12:44:00Z">
        <w:r w:rsidRPr="00EF7A5A" w:rsidDel="00F720DF">
          <w:delText>16</w:delText>
        </w:r>
      </w:del>
      <w:ins w:id="2090" w:author="Jeff Wootton" w:date="2024-08-01T12:44:00Z">
        <w:r w:rsidR="00F720DF" w:rsidRPr="00EF7A5A">
          <w:t>1</w:t>
        </w:r>
        <w:r w:rsidR="00F720DF">
          <w:t>7</w:t>
        </w:r>
      </w:ins>
      <w:r w:rsidRPr="00EF7A5A">
        <w:t>)</w:t>
      </w:r>
    </w:p>
    <w:p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cs="Arial"/>
          <w:bCs/>
        </w:rPr>
      </w:pPr>
      <w:r>
        <w:rPr>
          <w:rFonts w:cs="Arial"/>
          <w:bCs/>
        </w:rPr>
        <w:t xml:space="preserve">Instances of the S-57 attributes OBJNAM and NOBJNM will be converted into an instance of the S-101 complex attribute </w:t>
      </w:r>
      <w:r>
        <w:rPr>
          <w:rFonts w:cs="Arial"/>
          <w:b/>
          <w:bCs/>
        </w:rPr>
        <w:t>feature name</w:t>
      </w:r>
      <w:r>
        <w:rPr>
          <w:rFonts w:cs="Arial"/>
          <w:bCs/>
        </w:rPr>
        <w:t>, having the following sub-attributes:</w:t>
      </w:r>
    </w:p>
    <w:p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cs="Arial"/>
          <w:bCs/>
        </w:rPr>
      </w:pPr>
      <w:r>
        <w:rPr>
          <w:rFonts w:cs="Arial"/>
          <w:bCs/>
        </w:rPr>
        <w:t xml:space="preserve">- </w:t>
      </w:r>
      <w:r>
        <w:rPr>
          <w:rFonts w:cs="Arial"/>
          <w:b/>
          <w:bCs/>
        </w:rPr>
        <w:t>language</w:t>
      </w:r>
      <w:r>
        <w:rPr>
          <w:rFonts w:cs="Arial"/>
          <w:bCs/>
        </w:rPr>
        <w:t xml:space="preserve"> (mandatory);</w:t>
      </w:r>
    </w:p>
    <w:p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cs="Arial"/>
          <w:bCs/>
        </w:rPr>
      </w:pPr>
      <w:r>
        <w:rPr>
          <w:rFonts w:cs="Arial"/>
          <w:bCs/>
        </w:rPr>
        <w:t xml:space="preserve">- </w:t>
      </w:r>
      <w:r>
        <w:rPr>
          <w:rFonts w:cs="Arial"/>
          <w:b/>
          <w:bCs/>
        </w:rPr>
        <w:t>name</w:t>
      </w:r>
      <w:r>
        <w:rPr>
          <w:rFonts w:cs="Arial"/>
          <w:bCs/>
        </w:rPr>
        <w:t xml:space="preserve"> (mandatory); and</w:t>
      </w:r>
    </w:p>
    <w:p w:rsidR="00697244" w:rsidRDefault="00697244" w:rsidP="00756E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jc w:val="both"/>
        <w:rPr>
          <w:rFonts w:cs="Arial"/>
          <w:bCs/>
        </w:rPr>
      </w:pPr>
      <w:r>
        <w:rPr>
          <w:rFonts w:cs="Arial"/>
          <w:bCs/>
        </w:rPr>
        <w:t xml:space="preserve">- </w:t>
      </w:r>
      <w:r>
        <w:rPr>
          <w:rFonts w:cs="Arial"/>
          <w:b/>
          <w:bCs/>
        </w:rPr>
        <w:t>name usage</w:t>
      </w:r>
      <w:r>
        <w:rPr>
          <w:rFonts w:cs="Arial"/>
          <w:bCs/>
        </w:rPr>
        <w:t xml:space="preserve"> (conditionally mandatory)</w:t>
      </w:r>
      <w:r w:rsidR="00756E4E">
        <w:rPr>
          <w:rFonts w:cs="Arial"/>
          <w:bCs/>
        </w:rPr>
        <w:t>.</w:t>
      </w:r>
    </w:p>
    <w:p w:rsidR="00CA2B95" w:rsidRDefault="00DF1487" w:rsidP="00A2383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cs="Arial"/>
          <w:bCs/>
        </w:rPr>
      </w:pPr>
      <w:r w:rsidRPr="00EF7A5A">
        <w:rPr>
          <w:rFonts w:cs="Arial"/>
          <w:bCs/>
        </w:rPr>
        <w:t>See S-101 DCEG clause 2.5.8.</w:t>
      </w:r>
    </w:p>
    <w:p w:rsidR="00CA2B95" w:rsidRDefault="00CA2B95"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rPr>
          <w:rFonts w:cs="Arial"/>
          <w:bCs/>
        </w:rPr>
      </w:pPr>
      <w:r>
        <w:rPr>
          <w:rFonts w:cs="Arial"/>
          <w:bCs/>
        </w:rPr>
        <w:t xml:space="preserve">During the automated conversion process, instances of OBJNAM and NOBJNM will be converted to an instance of </w:t>
      </w:r>
      <w:r>
        <w:rPr>
          <w:rFonts w:cs="Arial"/>
          <w:b/>
          <w:bCs/>
        </w:rPr>
        <w:t>feature name</w:t>
      </w:r>
      <w:r>
        <w:rPr>
          <w:rFonts w:cs="Arial"/>
          <w:bCs/>
        </w:rPr>
        <w:t xml:space="preserve"> as follows:</w:t>
      </w:r>
    </w:p>
    <w:p w:rsidR="00CA2B95" w:rsidRDefault="00CA2B95"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cs="Arial"/>
          <w:bCs/>
        </w:rPr>
      </w:pPr>
      <w:r>
        <w:rPr>
          <w:rFonts w:cs="Arial"/>
          <w:bCs/>
        </w:rPr>
        <w:t>- OBJNAM:</w:t>
      </w:r>
    </w:p>
    <w:p w:rsidR="00CA2B95" w:rsidRPr="00CA2B95"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language</w:t>
      </w:r>
      <w:r>
        <w:rPr>
          <w:rFonts w:cs="Arial"/>
          <w:bCs/>
        </w:rPr>
        <w:t xml:space="preserve"> = empty (null)</w:t>
      </w:r>
      <w:r w:rsidR="008C273B">
        <w:rPr>
          <w:rFonts w:cs="Arial"/>
          <w:bCs/>
        </w:rPr>
        <w:t xml:space="preserve"> or </w:t>
      </w:r>
      <w:r w:rsidR="008C273B">
        <w:rPr>
          <w:rFonts w:cs="Arial"/>
          <w:bCs/>
          <w:i/>
        </w:rPr>
        <w:t>eng</w:t>
      </w:r>
    </w:p>
    <w:p w:rsidR="00CA2B95" w:rsidRPr="00CA2B95"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name</w:t>
      </w:r>
      <w:r>
        <w:rPr>
          <w:rFonts w:cs="Arial"/>
          <w:bCs/>
        </w:rPr>
        <w:t xml:space="preserve"> = text string as included in OBJNAM</w:t>
      </w:r>
    </w:p>
    <w:p w:rsidR="00CA2B95" w:rsidRPr="00CA2B95"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name usage</w:t>
      </w:r>
      <w:r>
        <w:rPr>
          <w:rFonts w:cs="Arial"/>
          <w:bCs/>
        </w:rPr>
        <w:t xml:space="preserve"> = not populated</w:t>
      </w:r>
    </w:p>
    <w:p w:rsidR="00CA2B95" w:rsidRDefault="00CA2B95"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cs="Arial"/>
          <w:bCs/>
        </w:rPr>
      </w:pPr>
      <w:r>
        <w:rPr>
          <w:rFonts w:cs="Arial"/>
          <w:bCs/>
        </w:rPr>
        <w:t>- NOBJNM:</w:t>
      </w:r>
    </w:p>
    <w:p w:rsidR="00CA2B95" w:rsidRPr="00CA2B95" w:rsidRDefault="00CA2B95" w:rsidP="00CA2B95">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language</w:t>
      </w:r>
      <w:r>
        <w:rPr>
          <w:rFonts w:cs="Arial"/>
          <w:bCs/>
        </w:rPr>
        <w:t xml:space="preserve"> = empty (null)</w:t>
      </w:r>
      <w:r w:rsidR="00032737">
        <w:rPr>
          <w:rFonts w:cs="Arial"/>
          <w:bCs/>
        </w:rPr>
        <w:t xml:space="preserve"> *</w:t>
      </w:r>
    </w:p>
    <w:p w:rsidR="00CA2B95" w:rsidRPr="00CA2B95" w:rsidRDefault="00CA2B95" w:rsidP="00CA2B95">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Pr>
          <w:rFonts w:cs="Arial"/>
          <w:b/>
          <w:bCs/>
        </w:rPr>
        <w:t>name</w:t>
      </w:r>
      <w:r>
        <w:rPr>
          <w:rFonts w:cs="Arial"/>
          <w:bCs/>
        </w:rPr>
        <w:t xml:space="preserve"> = text string as included in </w:t>
      </w:r>
      <w:r w:rsidR="00FF578F">
        <w:rPr>
          <w:rFonts w:cs="Arial"/>
          <w:bCs/>
        </w:rPr>
        <w:t>N</w:t>
      </w:r>
      <w:r>
        <w:rPr>
          <w:rFonts w:cs="Arial"/>
          <w:bCs/>
        </w:rPr>
        <w:t>OBJNM</w:t>
      </w:r>
    </w:p>
    <w:p w:rsidR="00CA2B95" w:rsidRPr="00032737" w:rsidRDefault="00CA2B95" w:rsidP="00032737">
      <w:pPr>
        <w:pStyle w:val="ListParagraph"/>
        <w:numPr>
          <w:ilvl w:val="0"/>
          <w:numId w:val="41"/>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pPr>
      <w:r>
        <w:rPr>
          <w:rFonts w:cs="Arial"/>
          <w:b/>
          <w:bCs/>
        </w:rPr>
        <w:t>name usage</w:t>
      </w:r>
      <w:r>
        <w:rPr>
          <w:rFonts w:cs="Arial"/>
          <w:bCs/>
        </w:rPr>
        <w:t xml:space="preserve"> = </w:t>
      </w:r>
      <w:r w:rsidR="00032737">
        <w:rPr>
          <w:rFonts w:cs="Arial"/>
          <w:bCs/>
          <w:i/>
        </w:rPr>
        <w:t>2</w:t>
      </w:r>
      <w:r w:rsidR="00032737">
        <w:rPr>
          <w:rFonts w:cs="Arial"/>
          <w:bCs/>
        </w:rPr>
        <w:t xml:space="preserve"> (alternate name) **</w:t>
      </w:r>
    </w:p>
    <w:p w:rsidR="00032737" w:rsidRPr="001A7072" w:rsidRDefault="00032737"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360"/>
        <w:jc w:val="both"/>
      </w:pPr>
      <w:r>
        <w:t xml:space="preserve">* </w:t>
      </w:r>
      <w:r w:rsidR="001A7072">
        <w:t xml:space="preserve">The converter may be customised so as to populate an assigned value for </w:t>
      </w:r>
      <w:r w:rsidR="001A7072">
        <w:rPr>
          <w:b/>
        </w:rPr>
        <w:t>language</w:t>
      </w:r>
      <w:r w:rsidR="001A7072">
        <w:t xml:space="preserve"> with</w:t>
      </w:r>
      <w:r w:rsidR="001A7072" w:rsidRPr="00B63849">
        <w:rPr>
          <w:rFonts w:cs="Arial"/>
        </w:rPr>
        <w:t xml:space="preserve"> the relevant </w:t>
      </w:r>
      <w:r w:rsidR="001A7072">
        <w:rPr>
          <w:rFonts w:cs="Arial"/>
        </w:rPr>
        <w:t xml:space="preserve">three-letter </w:t>
      </w:r>
      <w:r w:rsidR="001A7072" w:rsidRPr="00B63849">
        <w:rPr>
          <w:rFonts w:cs="Arial"/>
        </w:rPr>
        <w:t xml:space="preserve">language </w:t>
      </w:r>
      <w:r w:rsidR="001A7072">
        <w:rPr>
          <w:rFonts w:cs="Arial"/>
        </w:rPr>
        <w:t>code</w:t>
      </w:r>
      <w:r w:rsidR="001A7072" w:rsidRPr="00B63849">
        <w:rPr>
          <w:rFonts w:cs="Arial"/>
        </w:rPr>
        <w:t xml:space="preserve"> in accordance with ISO 639-2/T</w:t>
      </w:r>
      <w:r w:rsidR="001A7072">
        <w:rPr>
          <w:rFonts w:cs="Arial"/>
        </w:rPr>
        <w:t>.</w:t>
      </w:r>
    </w:p>
    <w:p w:rsidR="00032737" w:rsidRPr="001A7072" w:rsidRDefault="00032737" w:rsidP="0003273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360"/>
        <w:jc w:val="both"/>
      </w:pPr>
      <w:r>
        <w:t xml:space="preserve">** </w:t>
      </w:r>
      <w:r w:rsidR="001A7072">
        <w:t xml:space="preserve">If </w:t>
      </w:r>
      <w:r w:rsidR="001A7072">
        <w:rPr>
          <w:b/>
        </w:rPr>
        <w:t>language</w:t>
      </w:r>
      <w:r w:rsidR="001A7072">
        <w:t xml:space="preserve"> is populated with a three-letter language code, </w:t>
      </w:r>
      <w:r w:rsidR="001A7072">
        <w:rPr>
          <w:b/>
        </w:rPr>
        <w:t>name usage</w:t>
      </w:r>
      <w:r w:rsidR="001A7072">
        <w:t xml:space="preserve"> is not required to be populated.</w:t>
      </w:r>
    </w:p>
    <w:p w:rsidR="00DF1487" w:rsidRPr="00EF7A5A" w:rsidRDefault="00A23835" w:rsidP="00DF14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
        <w:t>T</w:t>
      </w:r>
      <w:r w:rsidR="00DF1487" w:rsidRPr="00EF7A5A">
        <w:t>he following additional requirements for S-57 attribution must be noted:</w:t>
      </w:r>
    </w:p>
    <w:p w:rsidR="00DF1487" w:rsidRPr="00EF7A5A" w:rsidRDefault="00DF1487" w:rsidP="00834A04">
      <w:pPr>
        <w:pStyle w:val="ListParagraph"/>
        <w:numPr>
          <w:ilvl w:val="0"/>
          <w:numId w:val="20"/>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val="0"/>
        <w:jc w:val="both"/>
        <w:rPr>
          <w:rFonts w:cs="Arial"/>
          <w:bCs/>
        </w:rPr>
      </w:pPr>
      <w:r w:rsidRPr="00EF7A5A">
        <w:rPr>
          <w:rFonts w:cs="Arial"/>
          <w:bCs/>
        </w:rPr>
        <w:t xml:space="preserve">The S-101 </w:t>
      </w:r>
      <w:r w:rsidR="00711035" w:rsidRPr="00EF7A5A">
        <w:t>Feature type</w:t>
      </w:r>
      <w:r w:rsidRPr="00EF7A5A">
        <w:rPr>
          <w:rFonts w:cs="Arial"/>
          <w:bCs/>
        </w:rPr>
        <w:t xml:space="preserve"> </w:t>
      </w:r>
      <w:r w:rsidRPr="00EF7A5A">
        <w:rPr>
          <w:rFonts w:cs="Arial"/>
          <w:b/>
          <w:bCs/>
        </w:rPr>
        <w:t xml:space="preserve">Island </w:t>
      </w:r>
      <w:r w:rsidR="00781D2F" w:rsidRPr="00EF7A5A">
        <w:rPr>
          <w:rFonts w:cs="Arial"/>
          <w:b/>
          <w:bCs/>
        </w:rPr>
        <w:t>Group</w:t>
      </w:r>
      <w:r w:rsidR="00781D2F" w:rsidRPr="00EF7A5A">
        <w:rPr>
          <w:rFonts w:cs="Arial"/>
          <w:bCs/>
        </w:rPr>
        <w:t xml:space="preserve"> </w:t>
      </w:r>
      <w:r w:rsidRPr="00EF7A5A">
        <w:rPr>
          <w:rFonts w:cs="Arial"/>
          <w:bCs/>
        </w:rPr>
        <w:t xml:space="preserve">has been introduced in S-101 to provide a </w:t>
      </w:r>
      <w:r w:rsidR="00C1133A" w:rsidRPr="00EF7A5A">
        <w:rPr>
          <w:rFonts w:cs="Arial"/>
          <w:bCs/>
        </w:rPr>
        <w:t>dedicated method for the encoding of named groups of islands and archipelagos</w:t>
      </w:r>
      <w:r w:rsidR="00EE10B7" w:rsidRPr="00EF7A5A">
        <w:rPr>
          <w:rFonts w:cs="Arial"/>
          <w:bCs/>
        </w:rPr>
        <w:t xml:space="preserve"> (see S-101 DCEG clause </w:t>
      </w:r>
      <w:r w:rsidR="00781D2F" w:rsidRPr="00EF7A5A">
        <w:rPr>
          <w:rFonts w:cs="Arial"/>
          <w:bCs/>
        </w:rPr>
        <w:t>5.5</w:t>
      </w:r>
      <w:r w:rsidR="00EE10B7" w:rsidRPr="00EF7A5A">
        <w:rPr>
          <w:rFonts w:cs="Arial"/>
          <w:bCs/>
        </w:rPr>
        <w:t>)</w:t>
      </w:r>
      <w:r w:rsidRPr="00EF7A5A">
        <w:rPr>
          <w:rFonts w:cs="Arial"/>
          <w:bCs/>
        </w:rPr>
        <w:t>.</w:t>
      </w:r>
      <w:r w:rsidR="005C6026" w:rsidRPr="00EF7A5A">
        <w:rPr>
          <w:rFonts w:cs="Arial"/>
          <w:bCs/>
        </w:rPr>
        <w:t xml:space="preserve"> </w:t>
      </w:r>
      <w:r w:rsidRPr="00EF7A5A">
        <w:rPr>
          <w:rFonts w:cs="Arial"/>
          <w:bCs/>
        </w:rPr>
        <w:t>This information may be encoded in S-57 using a</w:t>
      </w:r>
      <w:r w:rsidR="009D38CB" w:rsidRPr="00EF7A5A">
        <w:rPr>
          <w:rFonts w:cs="Arial"/>
          <w:bCs/>
        </w:rPr>
        <w:t>n instance of the S-57 Object class</w:t>
      </w:r>
      <w:r w:rsidRPr="00EF7A5A">
        <w:rPr>
          <w:rFonts w:cs="Arial"/>
          <w:bCs/>
        </w:rPr>
        <w:t xml:space="preserve"> </w:t>
      </w:r>
      <w:r w:rsidR="00C1133A" w:rsidRPr="00EF7A5A">
        <w:rPr>
          <w:rFonts w:cs="Arial"/>
          <w:b/>
          <w:bCs/>
        </w:rPr>
        <w:t>LNDRGN</w:t>
      </w:r>
      <w:r w:rsidRPr="00EF7A5A">
        <w:rPr>
          <w:rFonts w:cs="Arial"/>
          <w:bCs/>
        </w:rPr>
        <w:t xml:space="preserve"> covering </w:t>
      </w:r>
      <w:r w:rsidR="00C1133A" w:rsidRPr="00EF7A5A">
        <w:rPr>
          <w:rFonts w:cs="Arial"/>
          <w:bCs/>
        </w:rPr>
        <w:t xml:space="preserve">or centred in </w:t>
      </w:r>
      <w:r w:rsidRPr="00EF7A5A">
        <w:rPr>
          <w:rFonts w:cs="Arial"/>
          <w:bCs/>
        </w:rPr>
        <w:t xml:space="preserve">the </w:t>
      </w:r>
      <w:r w:rsidR="00C1133A" w:rsidRPr="00EF7A5A">
        <w:rPr>
          <w:rFonts w:cs="Arial"/>
          <w:bCs/>
        </w:rPr>
        <w:t>group of islands</w:t>
      </w:r>
      <w:r w:rsidRPr="00EF7A5A">
        <w:rPr>
          <w:rFonts w:cs="Arial"/>
          <w:bCs/>
        </w:rPr>
        <w:t>.</w:t>
      </w:r>
      <w:r w:rsidR="005C6026" w:rsidRPr="00EF7A5A">
        <w:rPr>
          <w:rFonts w:cs="Arial"/>
          <w:bCs/>
        </w:rPr>
        <w:t xml:space="preserve"> </w:t>
      </w:r>
      <w:r w:rsidR="006C5FEF">
        <w:rPr>
          <w:rFonts w:cs="Arial"/>
          <w:bCs/>
        </w:rPr>
        <w:t xml:space="preserve">For guidance on </w:t>
      </w:r>
      <w:r w:rsidR="00E6237A">
        <w:rPr>
          <w:rFonts w:cs="Arial"/>
          <w:bCs/>
        </w:rPr>
        <w:t xml:space="preserve">ENC conversion from </w:t>
      </w:r>
      <w:r w:rsidR="00E6237A">
        <w:rPr>
          <w:rFonts w:cs="Arial"/>
          <w:b/>
        </w:rPr>
        <w:t>LNDRGN</w:t>
      </w:r>
      <w:r w:rsidR="00E6237A">
        <w:rPr>
          <w:rFonts w:cs="Arial"/>
          <w:bCs/>
        </w:rPr>
        <w:t xml:space="preserve"> to </w:t>
      </w:r>
      <w:r w:rsidR="00E6237A">
        <w:rPr>
          <w:rFonts w:cs="Arial"/>
          <w:b/>
        </w:rPr>
        <w:t>Island Group</w:t>
      </w:r>
      <w:r w:rsidR="00E6237A">
        <w:rPr>
          <w:rFonts w:cs="Arial"/>
          <w:bCs/>
        </w:rPr>
        <w:t>, see clause 4.7.1.</w:t>
      </w:r>
    </w:p>
    <w:p w:rsidR="00834A04" w:rsidRPr="00EF7A5A" w:rsidRDefault="00834A04" w:rsidP="00834A0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p>
    <w:p w:rsidR="006B2826" w:rsidRPr="00EF7A5A" w:rsidRDefault="006B2826" w:rsidP="00C93144">
      <w:pPr>
        <w:pStyle w:val="Heading1"/>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 w:val="20"/>
        </w:rPr>
      </w:pPr>
      <w:bookmarkStart w:id="2091" w:name="_Toc422736003"/>
      <w:bookmarkStart w:id="2092" w:name="_Toc460900701"/>
      <w:r w:rsidRPr="00EF7A5A">
        <w:rPr>
          <w:bCs/>
        </w:rPr>
        <w:br w:type="page"/>
      </w:r>
      <w:bookmarkStart w:id="2093" w:name="_Toc173416560"/>
      <w:r w:rsidRPr="00EF7A5A">
        <w:rPr>
          <w:bCs/>
        </w:rPr>
        <w:t>Collection objects</w:t>
      </w:r>
      <w:bookmarkEnd w:id="2091"/>
      <w:bookmarkEnd w:id="2092"/>
      <w:bookmarkEnd w:id="2093"/>
    </w:p>
    <w:p w:rsidR="008E3C3E" w:rsidRPr="00EF7A5A" w:rsidRDefault="008E3C3E" w:rsidP="002219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pPr>
      <w:r w:rsidRPr="00EF7A5A">
        <w:t>For a description of the Named Associations that may be encoded in S-101, see S-101 DCEG Section 25.</w:t>
      </w:r>
      <w:r w:rsidR="005C6026" w:rsidRPr="00EF7A5A">
        <w:t xml:space="preserve"> </w:t>
      </w:r>
      <w:r w:rsidR="00BC3255" w:rsidRPr="00EF7A5A">
        <w:t xml:space="preserve">Data Producers are advised to </w:t>
      </w:r>
      <w:r w:rsidR="00860CD4" w:rsidRPr="00EF7A5A">
        <w:t>check all relationships created during the automated conversion process to ensure all relevant features are included as required.</w:t>
      </w:r>
    </w:p>
    <w:p w:rsidR="006B2826" w:rsidRPr="00EF7A5A" w:rsidRDefault="003C0624" w:rsidP="00CF5E47">
      <w:pPr>
        <w:spacing w:after="120"/>
        <w:jc w:val="both"/>
      </w:pPr>
      <w:r w:rsidRPr="00EF7A5A">
        <w:t>T</w:t>
      </w:r>
      <w:r w:rsidR="006B2826" w:rsidRPr="00EF7A5A">
        <w:t xml:space="preserve">he most common examples of the application of </w:t>
      </w:r>
      <w:r w:rsidR="009D38CB" w:rsidRPr="00EF7A5A">
        <w:t>Collection Object</w:t>
      </w:r>
      <w:r w:rsidR="006B2826" w:rsidRPr="00EF7A5A">
        <w:t>s</w:t>
      </w:r>
      <w:r w:rsidRPr="00EF7A5A">
        <w:t xml:space="preserve"> as described in S-57 Appendix B.1, Annex A – </w:t>
      </w:r>
      <w:r w:rsidRPr="00EF7A5A">
        <w:rPr>
          <w:i/>
        </w:rPr>
        <w:t>Use of the Object Catalogue for ENC</w:t>
      </w:r>
      <w:r w:rsidRPr="00EF7A5A">
        <w:t xml:space="preserve"> will be converted during the automated conversion process as follows:</w:t>
      </w:r>
    </w:p>
    <w:tbl>
      <w:tblPr>
        <w:tblW w:w="9285" w:type="dxa"/>
        <w:tblInd w:w="-202" w:type="dxa"/>
        <w:tblLayout w:type="fixed"/>
        <w:tblCellMar>
          <w:left w:w="120" w:type="dxa"/>
          <w:right w:w="120" w:type="dxa"/>
        </w:tblCellMar>
        <w:tblLook w:val="0000" w:firstRow="0" w:lastRow="0" w:firstColumn="0" w:lastColumn="0" w:noHBand="0" w:noVBand="0"/>
      </w:tblPr>
      <w:tblGrid>
        <w:gridCol w:w="2970"/>
        <w:gridCol w:w="1680"/>
        <w:gridCol w:w="2354"/>
        <w:gridCol w:w="2281"/>
      </w:tblGrid>
      <w:tr w:rsidR="00AD4562" w:rsidRPr="00EF7A5A" w:rsidTr="008C7503">
        <w:tc>
          <w:tcPr>
            <w:tcW w:w="2970" w:type="dxa"/>
            <w:tcBorders>
              <w:top w:val="single" w:sz="18" w:space="0" w:color="000000"/>
              <w:left w:val="single" w:sz="18" w:space="0" w:color="000000"/>
              <w:bottom w:val="single" w:sz="18" w:space="0" w:color="000000"/>
              <w:right w:val="single" w:sz="6" w:space="0" w:color="000000"/>
            </w:tcBorders>
            <w:shd w:val="clear" w:color="000000" w:fill="E0E0E0"/>
            <w:vAlign w:val="center"/>
          </w:tcPr>
          <w:p w:rsidR="00AD4562" w:rsidRPr="00EF7A5A" w:rsidRDefault="00AD4562"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Relationships</w:t>
            </w:r>
          </w:p>
        </w:tc>
        <w:tc>
          <w:tcPr>
            <w:tcW w:w="1680" w:type="dxa"/>
            <w:tcBorders>
              <w:top w:val="single" w:sz="18" w:space="0" w:color="000000"/>
              <w:left w:val="single" w:sz="6" w:space="0" w:color="000000"/>
              <w:bottom w:val="single" w:sz="18" w:space="0" w:color="000000"/>
              <w:right w:val="single" w:sz="6" w:space="0" w:color="000000"/>
            </w:tcBorders>
            <w:shd w:val="clear" w:color="000000" w:fill="E0E0E0"/>
            <w:vAlign w:val="center"/>
          </w:tcPr>
          <w:p w:rsidR="00AD4562" w:rsidRPr="00EF7A5A" w:rsidRDefault="00AD4562" w:rsidP="009D38C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 xml:space="preserve">S-57 Collection </w:t>
            </w:r>
            <w:r w:rsidR="009D38CB" w:rsidRPr="00EF7A5A">
              <w:rPr>
                <w:b/>
                <w:sz w:val="16"/>
              </w:rPr>
              <w:t>Object</w:t>
            </w:r>
          </w:p>
        </w:tc>
        <w:tc>
          <w:tcPr>
            <w:tcW w:w="2354" w:type="dxa"/>
            <w:tcBorders>
              <w:top w:val="single" w:sz="18" w:space="0" w:color="000000"/>
              <w:left w:val="single" w:sz="6" w:space="0" w:color="000000"/>
              <w:bottom w:val="single" w:sz="18" w:space="0" w:color="000000"/>
              <w:right w:val="single" w:sz="18" w:space="0" w:color="000000"/>
            </w:tcBorders>
            <w:shd w:val="clear" w:color="000000" w:fill="E0E0E0"/>
            <w:vAlign w:val="center"/>
          </w:tcPr>
          <w:p w:rsidR="00AD4562" w:rsidRPr="00EF7A5A" w:rsidRDefault="00AD4562"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S-101 Association</w:t>
            </w:r>
          </w:p>
        </w:tc>
        <w:tc>
          <w:tcPr>
            <w:tcW w:w="2281" w:type="dxa"/>
            <w:tcBorders>
              <w:top w:val="single" w:sz="18" w:space="0" w:color="000000"/>
              <w:left w:val="single" w:sz="6" w:space="0" w:color="000000"/>
              <w:bottom w:val="single" w:sz="18" w:space="0" w:color="000000"/>
              <w:right w:val="single" w:sz="18" w:space="0" w:color="000000"/>
            </w:tcBorders>
            <w:shd w:val="clear" w:color="000000" w:fill="E0E0E0"/>
            <w:vAlign w:val="center"/>
          </w:tcPr>
          <w:p w:rsidR="00AD4562"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Comments</w:t>
            </w:r>
          </w:p>
        </w:tc>
      </w:tr>
      <w:tr w:rsidR="00AD4562" w:rsidRPr="00EF7A5A" w:rsidTr="008C7503">
        <w:tc>
          <w:tcPr>
            <w:tcW w:w="2970" w:type="dxa"/>
            <w:tcBorders>
              <w:top w:val="single" w:sz="18" w:space="0" w:color="000000"/>
              <w:left w:val="single" w:sz="6" w:space="0" w:color="000000"/>
              <w:bottom w:val="single" w:sz="6" w:space="0" w:color="000000"/>
              <w:right w:val="single" w:sz="6" w:space="0" w:color="000000"/>
            </w:tcBorders>
            <w:vAlign w:val="center"/>
          </w:tcPr>
          <w:p w:rsidR="00AD4562" w:rsidRPr="00EF7A5A" w:rsidRDefault="00AD4562"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Mooring trots</w:t>
            </w:r>
          </w:p>
        </w:tc>
        <w:tc>
          <w:tcPr>
            <w:tcW w:w="1680" w:type="dxa"/>
            <w:tcBorders>
              <w:top w:val="single" w:sz="18" w:space="0" w:color="000000"/>
              <w:left w:val="single" w:sz="6" w:space="0" w:color="000000"/>
              <w:bottom w:val="single" w:sz="6" w:space="0" w:color="000000"/>
              <w:right w:val="single" w:sz="6" w:space="0" w:color="000000"/>
            </w:tcBorders>
            <w:vAlign w:val="center"/>
          </w:tcPr>
          <w:p w:rsidR="00AD4562" w:rsidRPr="00EF7A5A" w:rsidRDefault="00AD4562" w:rsidP="00215641">
            <w:pPr>
              <w:spacing w:before="60" w:after="60"/>
              <w:rPr>
                <w:b/>
                <w:sz w:val="16"/>
              </w:rPr>
            </w:pPr>
            <w:r w:rsidRPr="00EF7A5A">
              <w:rPr>
                <w:b/>
                <w:sz w:val="16"/>
              </w:rPr>
              <w:t>C_AGGR</w:t>
            </w:r>
          </w:p>
        </w:tc>
        <w:tc>
          <w:tcPr>
            <w:tcW w:w="2354" w:type="dxa"/>
            <w:tcBorders>
              <w:top w:val="single" w:sz="18" w:space="0" w:color="000000"/>
              <w:left w:val="single" w:sz="6" w:space="0" w:color="000000"/>
              <w:bottom w:val="single" w:sz="6" w:space="0" w:color="000000"/>
              <w:right w:val="single" w:sz="6" w:space="0" w:color="000000"/>
            </w:tcBorders>
            <w:vAlign w:val="center"/>
          </w:tcPr>
          <w:p w:rsidR="00AD4562" w:rsidRPr="00EF7A5A" w:rsidRDefault="000D7350" w:rsidP="0021564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Mooring Trot Aggregation</w:t>
            </w:r>
          </w:p>
        </w:tc>
        <w:tc>
          <w:tcPr>
            <w:tcW w:w="2281" w:type="dxa"/>
            <w:tcBorders>
              <w:top w:val="single" w:sz="18" w:space="0" w:color="000000"/>
              <w:left w:val="single" w:sz="6" w:space="0" w:color="000000"/>
              <w:bottom w:val="single" w:sz="6" w:space="0" w:color="000000"/>
              <w:right w:val="single" w:sz="6" w:space="0" w:color="000000"/>
            </w:tcBorders>
          </w:tcPr>
          <w:p w:rsidR="00AD4562" w:rsidRPr="00EF7A5A" w:rsidRDefault="000D7350" w:rsidP="00E4532A">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 xml:space="preserve">S-101 DCEG clause </w:t>
            </w:r>
            <w:r w:rsidR="008E3C3E" w:rsidRPr="00EF7A5A">
              <w:rPr>
                <w:sz w:val="16"/>
              </w:rPr>
              <w:t>8.</w:t>
            </w:r>
            <w:del w:id="2094" w:author="Jeff Wootton" w:date="2024-08-01T12:45:00Z">
              <w:r w:rsidR="00E4532A" w:rsidRPr="00EF7A5A" w:rsidDel="00C24004">
                <w:rPr>
                  <w:sz w:val="16"/>
                </w:rPr>
                <w:delText>2</w:delText>
              </w:r>
              <w:r w:rsidR="00E4532A" w:rsidDel="00C24004">
                <w:rPr>
                  <w:sz w:val="16"/>
                </w:rPr>
                <w:delText>2</w:delText>
              </w:r>
            </w:del>
            <w:ins w:id="2095" w:author="Jeff Wootton" w:date="2024-08-01T12:45:00Z">
              <w:r w:rsidR="00C24004" w:rsidRPr="00EF7A5A">
                <w:rPr>
                  <w:sz w:val="16"/>
                </w:rPr>
                <w:t>2</w:t>
              </w:r>
              <w:r w:rsidR="00C24004">
                <w:rPr>
                  <w:sz w:val="16"/>
                </w:rPr>
                <w:t>3</w:t>
              </w:r>
            </w:ins>
            <w:r w:rsidR="008E3C3E" w:rsidRPr="00EF7A5A">
              <w:rPr>
                <w:sz w:val="16"/>
              </w:rPr>
              <w:t>.1</w:t>
            </w:r>
            <w:r w:rsidR="004836AC" w:rsidRPr="00EF7A5A">
              <w:rPr>
                <w:sz w:val="16"/>
              </w:rPr>
              <w:t xml:space="preserve"> (not mandatory but recommended)</w:t>
            </w:r>
          </w:p>
        </w:tc>
      </w:tr>
      <w:tr w:rsidR="000D7350"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0D7350"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Measured distances</w:t>
            </w:r>
          </w:p>
        </w:tc>
        <w:tc>
          <w:tcPr>
            <w:tcW w:w="1680" w:type="dxa"/>
            <w:tcBorders>
              <w:top w:val="single" w:sz="6" w:space="0" w:color="000000"/>
              <w:left w:val="single" w:sz="6" w:space="0" w:color="000000"/>
              <w:bottom w:val="single" w:sz="6" w:space="0" w:color="000000"/>
              <w:right w:val="single" w:sz="6" w:space="0" w:color="000000"/>
            </w:tcBorders>
            <w:vAlign w:val="center"/>
          </w:tcPr>
          <w:p w:rsidR="000D7350" w:rsidRPr="00EF7A5A" w:rsidRDefault="000D7350" w:rsidP="000D7350">
            <w:pPr>
              <w:spacing w:before="60" w:after="60"/>
              <w:rPr>
                <w:b/>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rsidR="000D7350"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w:t>
            </w:r>
            <w:r w:rsidR="00416CF5" w:rsidRPr="00EF7A5A">
              <w:rPr>
                <w:b/>
                <w:sz w:val="16"/>
              </w:rPr>
              <w:t xml:space="preserve"> Aggregation</w:t>
            </w:r>
          </w:p>
        </w:tc>
        <w:tc>
          <w:tcPr>
            <w:tcW w:w="2281" w:type="dxa"/>
            <w:tcBorders>
              <w:top w:val="single" w:sz="6" w:space="0" w:color="000000"/>
              <w:left w:val="single" w:sz="6" w:space="0" w:color="000000"/>
              <w:bottom w:val="single" w:sz="6" w:space="0" w:color="000000"/>
              <w:right w:val="single" w:sz="6" w:space="0" w:color="000000"/>
            </w:tcBorders>
          </w:tcPr>
          <w:p w:rsidR="000D7350" w:rsidRPr="00EF7A5A" w:rsidRDefault="000D7350" w:rsidP="000D735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15.4.2</w:t>
            </w:r>
            <w:r w:rsidR="004836AC" w:rsidRPr="00EF7A5A">
              <w:rPr>
                <w:sz w:val="16"/>
              </w:rPr>
              <w:t xml:space="preserve"> (mandatory)</w:t>
            </w:r>
          </w:p>
        </w:tc>
      </w:tr>
      <w:tr w:rsidR="006B6DF4"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6B6DF4" w:rsidRPr="00EF7A5A" w:rsidRDefault="006B6DF4" w:rsidP="006B6DF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Traffic Separation Scheme</w:t>
            </w:r>
            <w:r w:rsidRPr="00EF7A5A">
              <w:rPr>
                <w:dstrike/>
                <w:sz w:val="16"/>
              </w:rPr>
              <w:t>s</w:t>
            </w:r>
            <w:r w:rsidRPr="00EF7A5A">
              <w:rPr>
                <w:sz w:val="16"/>
              </w:rPr>
              <w:t xml:space="preserve"> systems</w:t>
            </w:r>
          </w:p>
        </w:tc>
        <w:tc>
          <w:tcPr>
            <w:tcW w:w="1680" w:type="dxa"/>
            <w:tcBorders>
              <w:top w:val="single" w:sz="6" w:space="0" w:color="000000"/>
              <w:left w:val="single" w:sz="6" w:space="0" w:color="000000"/>
              <w:bottom w:val="single" w:sz="6" w:space="0" w:color="000000"/>
              <w:right w:val="single" w:sz="6" w:space="0" w:color="000000"/>
            </w:tcBorders>
            <w:vAlign w:val="center"/>
          </w:tcPr>
          <w:p w:rsidR="006B6DF4" w:rsidRPr="00EF7A5A" w:rsidRDefault="006B6DF4" w:rsidP="006B6DF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rsidR="006B6DF4" w:rsidRPr="00EF7A5A" w:rsidRDefault="006B6DF4" w:rsidP="006B6DF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Traffic Separation Scheme Aggregation</w:t>
            </w:r>
          </w:p>
        </w:tc>
        <w:tc>
          <w:tcPr>
            <w:tcW w:w="2281" w:type="dxa"/>
            <w:tcBorders>
              <w:top w:val="single" w:sz="6" w:space="0" w:color="000000"/>
              <w:left w:val="single" w:sz="6" w:space="0" w:color="000000"/>
              <w:bottom w:val="single" w:sz="6" w:space="0" w:color="000000"/>
              <w:right w:val="single" w:sz="6" w:space="0" w:color="000000"/>
            </w:tcBorders>
          </w:tcPr>
          <w:p w:rsidR="006B6DF4" w:rsidRPr="00EF7A5A" w:rsidRDefault="006B6DF4" w:rsidP="006E7D5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 xml:space="preserve">S-101 DCEG clause </w:t>
            </w:r>
            <w:r w:rsidR="006E7D55" w:rsidRPr="00EF7A5A">
              <w:rPr>
                <w:sz w:val="16"/>
              </w:rPr>
              <w:t>15</w:t>
            </w:r>
            <w:r w:rsidRPr="00EF7A5A">
              <w:rPr>
                <w:sz w:val="16"/>
              </w:rPr>
              <w:t>.</w:t>
            </w:r>
            <w:r w:rsidR="008E3C3E" w:rsidRPr="00EF7A5A">
              <w:rPr>
                <w:sz w:val="16"/>
              </w:rPr>
              <w:t>3</w:t>
            </w:r>
            <w:r w:rsidR="004836AC" w:rsidRPr="00EF7A5A">
              <w:rPr>
                <w:sz w:val="16"/>
              </w:rPr>
              <w:t xml:space="preserve"> (mandatory)</w:t>
            </w:r>
          </w:p>
        </w:tc>
      </w:tr>
      <w:tr w:rsidR="006B6DF4"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6B6DF4" w:rsidRPr="00EF7A5A" w:rsidRDefault="006B6DF4" w:rsidP="006B6DF4">
            <w:pPr>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Navigation lines and tracks</w:t>
            </w:r>
          </w:p>
        </w:tc>
        <w:tc>
          <w:tcPr>
            <w:tcW w:w="1680" w:type="dxa"/>
            <w:tcBorders>
              <w:top w:val="single" w:sz="6" w:space="0" w:color="000000"/>
              <w:left w:val="single" w:sz="6" w:space="0" w:color="000000"/>
              <w:bottom w:val="single" w:sz="6" w:space="0" w:color="000000"/>
              <w:right w:val="single" w:sz="6" w:space="0" w:color="000000"/>
            </w:tcBorders>
            <w:vAlign w:val="center"/>
          </w:tcPr>
          <w:p w:rsidR="006B6DF4" w:rsidRPr="00EF7A5A" w:rsidRDefault="006B6DF4" w:rsidP="006B6DF4">
            <w:pPr>
              <w:spacing w:before="60" w:after="60"/>
              <w:rPr>
                <w:b/>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rsidR="006B6DF4" w:rsidRPr="00EF7A5A" w:rsidRDefault="006B6DF4" w:rsidP="006B6D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 Aggregation</w:t>
            </w:r>
          </w:p>
        </w:tc>
        <w:tc>
          <w:tcPr>
            <w:tcW w:w="2281" w:type="dxa"/>
            <w:tcBorders>
              <w:top w:val="single" w:sz="6" w:space="0" w:color="000000"/>
              <w:left w:val="single" w:sz="6" w:space="0" w:color="000000"/>
              <w:bottom w:val="single" w:sz="6" w:space="0" w:color="000000"/>
              <w:right w:val="single" w:sz="6" w:space="0" w:color="000000"/>
            </w:tcBorders>
          </w:tcPr>
          <w:p w:rsidR="006B6DF4" w:rsidRPr="00EF7A5A" w:rsidRDefault="006B6DF4" w:rsidP="006B6DF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15.1.1</w:t>
            </w:r>
            <w:r w:rsidR="00486C53" w:rsidRPr="00EF7A5A">
              <w:rPr>
                <w:sz w:val="16"/>
              </w:rPr>
              <w:t xml:space="preserve"> (not mandatory but recommended)</w:t>
            </w:r>
          </w:p>
        </w:tc>
      </w:tr>
      <w:tr w:rsidR="00AD4562"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AD4562" w:rsidRPr="00EF7A5A" w:rsidRDefault="00AD4562"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Navigation lines, tracks and dangers</w:t>
            </w:r>
          </w:p>
        </w:tc>
        <w:tc>
          <w:tcPr>
            <w:tcW w:w="1680" w:type="dxa"/>
            <w:tcBorders>
              <w:top w:val="single" w:sz="6" w:space="0" w:color="000000"/>
              <w:left w:val="single" w:sz="6" w:space="0" w:color="000000"/>
              <w:bottom w:val="single" w:sz="6" w:space="0" w:color="000000"/>
              <w:right w:val="single" w:sz="6" w:space="0" w:color="000000"/>
            </w:tcBorders>
            <w:vAlign w:val="center"/>
          </w:tcPr>
          <w:p w:rsidR="00AD4562" w:rsidRPr="00EF7A5A" w:rsidRDefault="00AD4562"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rsidR="00AD4562" w:rsidRPr="00EF7A5A" w:rsidRDefault="006E7D55"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rsidR="00AD4562" w:rsidRPr="00EF7A5A" w:rsidRDefault="006E7D55"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Not in S-101</w:t>
            </w:r>
          </w:p>
        </w:tc>
      </w:tr>
      <w:tr w:rsidR="00521A25"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Synchronised lights</w:t>
            </w:r>
          </w:p>
        </w:tc>
        <w:tc>
          <w:tcPr>
            <w:tcW w:w="168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 Aggregation</w:t>
            </w:r>
          </w:p>
        </w:tc>
        <w:tc>
          <w:tcPr>
            <w:tcW w:w="2281" w:type="dxa"/>
            <w:tcBorders>
              <w:top w:val="single" w:sz="6" w:space="0" w:color="000000"/>
              <w:left w:val="single" w:sz="6" w:space="0" w:color="000000"/>
              <w:bottom w:val="single" w:sz="6" w:space="0" w:color="000000"/>
              <w:right w:val="single" w:sz="6" w:space="0" w:color="000000"/>
            </w:tcBorders>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19.1.7</w:t>
            </w:r>
            <w:r w:rsidR="00AD125D" w:rsidRPr="00EF7A5A">
              <w:rPr>
                <w:sz w:val="16"/>
              </w:rPr>
              <w:t xml:space="preserve"> (not mandatory)</w:t>
            </w:r>
          </w:p>
        </w:tc>
      </w:tr>
      <w:tr w:rsidR="00521A25"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Airfield, airport, (runway, control etc)</w:t>
            </w:r>
          </w:p>
        </w:tc>
        <w:tc>
          <w:tcPr>
            <w:tcW w:w="168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spacing w:before="60" w:after="60"/>
              <w:rPr>
                <w:b/>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Not in S-101</w:t>
            </w:r>
          </w:p>
        </w:tc>
      </w:tr>
      <w:tr w:rsidR="00521A25"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Tide, tidal stream (non-harmonic prediction – time series or harmonic prediction)</w:t>
            </w:r>
          </w:p>
        </w:tc>
        <w:tc>
          <w:tcPr>
            <w:tcW w:w="168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spacing w:before="60" w:after="60"/>
              <w:rPr>
                <w:b/>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Tide and tidal stream features not included in S-101.</w:t>
            </w:r>
          </w:p>
        </w:tc>
      </w:tr>
      <w:tr w:rsidR="00521A25"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Anchorage</w:t>
            </w:r>
          </w:p>
        </w:tc>
        <w:tc>
          <w:tcPr>
            <w:tcW w:w="168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spacing w:before="60" w:after="60"/>
              <w:rPr>
                <w:b/>
                <w:sz w:val="16"/>
              </w:rPr>
            </w:pPr>
            <w:r w:rsidRPr="00EF7A5A">
              <w:rPr>
                <w:b/>
                <w:sz w:val="16"/>
              </w:rPr>
              <w:t>C_ASSO</w:t>
            </w:r>
          </w:p>
        </w:tc>
        <w:tc>
          <w:tcPr>
            <w:tcW w:w="2354"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sz w:val="16"/>
              </w:rPr>
              <w:t>-</w:t>
            </w:r>
          </w:p>
        </w:tc>
        <w:tc>
          <w:tcPr>
            <w:tcW w:w="2281" w:type="dxa"/>
            <w:tcBorders>
              <w:top w:val="single" w:sz="6" w:space="0" w:color="000000"/>
              <w:left w:val="single" w:sz="6" w:space="0" w:color="000000"/>
              <w:bottom w:val="single" w:sz="6" w:space="0" w:color="000000"/>
              <w:right w:val="single" w:sz="6" w:space="0" w:color="000000"/>
            </w:tcBorders>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Not in S-101</w:t>
            </w:r>
          </w:p>
        </w:tc>
      </w:tr>
      <w:tr w:rsidR="00521A25"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Fairway</w:t>
            </w:r>
          </w:p>
        </w:tc>
        <w:tc>
          <w:tcPr>
            <w:tcW w:w="1680"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C_ASSO</w:t>
            </w:r>
            <w:r w:rsidRPr="00EF7A5A">
              <w:rPr>
                <w:sz w:val="16"/>
              </w:rPr>
              <w:t>/</w:t>
            </w: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Fairway Aggregation</w:t>
            </w:r>
          </w:p>
        </w:tc>
        <w:tc>
          <w:tcPr>
            <w:tcW w:w="2281" w:type="dxa"/>
            <w:tcBorders>
              <w:top w:val="single" w:sz="6" w:space="0" w:color="000000"/>
              <w:left w:val="single" w:sz="6" w:space="0" w:color="000000"/>
              <w:bottom w:val="single" w:sz="6" w:space="0" w:color="000000"/>
              <w:right w:val="single" w:sz="6" w:space="0" w:color="000000"/>
            </w:tcBorders>
          </w:tcPr>
          <w:p w:rsidR="00521A25" w:rsidRPr="00EF7A5A" w:rsidRDefault="00521A25" w:rsidP="00521A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15.8.1</w:t>
            </w:r>
            <w:r w:rsidR="00AD125D" w:rsidRPr="00EF7A5A">
              <w:rPr>
                <w:sz w:val="16"/>
              </w:rPr>
              <w:t xml:space="preserve"> (mandatory)</w:t>
            </w:r>
          </w:p>
        </w:tc>
      </w:tr>
      <w:tr w:rsidR="008C7503" w:rsidRPr="00EF7A5A" w:rsidTr="008C7503">
        <w:tc>
          <w:tcPr>
            <w:tcW w:w="2970" w:type="dxa"/>
            <w:tcBorders>
              <w:top w:val="single" w:sz="6" w:space="0" w:color="000000"/>
              <w:left w:val="single" w:sz="6" w:space="0" w:color="000000"/>
              <w:bottom w:val="single" w:sz="6" w:space="0" w:color="000000"/>
              <w:right w:val="single" w:sz="6" w:space="0" w:color="000000"/>
            </w:tcBorders>
            <w:vAlign w:val="center"/>
          </w:tcPr>
          <w:p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Radar beacon</w:t>
            </w:r>
          </w:p>
        </w:tc>
        <w:tc>
          <w:tcPr>
            <w:tcW w:w="1680" w:type="dxa"/>
            <w:tcBorders>
              <w:top w:val="single" w:sz="6" w:space="0" w:color="000000"/>
              <w:left w:val="single" w:sz="6" w:space="0" w:color="000000"/>
              <w:bottom w:val="single" w:sz="6" w:space="0" w:color="000000"/>
              <w:right w:val="single" w:sz="6" w:space="0" w:color="000000"/>
            </w:tcBorders>
            <w:vAlign w:val="center"/>
          </w:tcPr>
          <w:p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b/>
                <w:sz w:val="16"/>
              </w:rPr>
              <w:t>C_AGGR</w:t>
            </w:r>
          </w:p>
        </w:tc>
        <w:tc>
          <w:tcPr>
            <w:tcW w:w="2354" w:type="dxa"/>
            <w:tcBorders>
              <w:top w:val="single" w:sz="6" w:space="0" w:color="000000"/>
              <w:left w:val="single" w:sz="6" w:space="0" w:color="000000"/>
              <w:bottom w:val="single" w:sz="6" w:space="0" w:color="000000"/>
              <w:right w:val="single" w:sz="6" w:space="0" w:color="000000"/>
            </w:tcBorders>
            <w:vAlign w:val="center"/>
          </w:tcPr>
          <w:p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b/>
                <w:sz w:val="16"/>
              </w:rPr>
            </w:pPr>
            <w:r w:rsidRPr="00EF7A5A">
              <w:rPr>
                <w:b/>
                <w:sz w:val="16"/>
              </w:rPr>
              <w:t>Range System Aggregation</w:t>
            </w:r>
          </w:p>
        </w:tc>
        <w:tc>
          <w:tcPr>
            <w:tcW w:w="2281" w:type="dxa"/>
            <w:tcBorders>
              <w:top w:val="single" w:sz="6" w:space="0" w:color="000000"/>
              <w:left w:val="single" w:sz="6" w:space="0" w:color="000000"/>
              <w:bottom w:val="single" w:sz="6" w:space="0" w:color="000000"/>
              <w:right w:val="single" w:sz="6" w:space="0" w:color="000000"/>
            </w:tcBorders>
          </w:tcPr>
          <w:p w:rsidR="008C7503" w:rsidRPr="00EF7A5A" w:rsidRDefault="008C7503" w:rsidP="008C750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sz w:val="16"/>
              </w:rPr>
            </w:pPr>
            <w:r w:rsidRPr="00EF7A5A">
              <w:rPr>
                <w:sz w:val="16"/>
              </w:rPr>
              <w:t>S-101 DCEG clause 21.5.1</w:t>
            </w:r>
            <w:r w:rsidR="00AD125D" w:rsidRPr="00EF7A5A">
              <w:rPr>
                <w:sz w:val="16"/>
              </w:rPr>
              <w:t xml:space="preserve"> (not mandatory but recommended)</w:t>
            </w:r>
          </w:p>
        </w:tc>
      </w:tr>
      <w:tr w:rsidR="00AD4562" w:rsidRPr="00EF7A5A" w:rsidTr="008C7503">
        <w:trPr>
          <w:cantSplit/>
        </w:trPr>
        <w:tc>
          <w:tcPr>
            <w:tcW w:w="2970" w:type="dxa"/>
            <w:tcBorders>
              <w:top w:val="single" w:sz="6" w:space="0" w:color="000000"/>
            </w:tcBorders>
          </w:tcPr>
          <w:p w:rsidR="00AD4562" w:rsidRPr="00EF7A5A" w:rsidRDefault="00AD4562">
            <w:pPr>
              <w:spacing w:line="120" w:lineRule="exact"/>
              <w:rPr>
                <w:sz w:val="16"/>
              </w:rPr>
            </w:pPr>
          </w:p>
          <w:p w:rsidR="00AD4562" w:rsidRPr="00EF7A5A" w:rsidRDefault="00AD456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58"/>
              <w:rPr>
                <w:sz w:val="16"/>
              </w:rPr>
            </w:pPr>
          </w:p>
        </w:tc>
        <w:tc>
          <w:tcPr>
            <w:tcW w:w="1680" w:type="dxa"/>
            <w:tcBorders>
              <w:top w:val="single" w:sz="6" w:space="0" w:color="000000"/>
            </w:tcBorders>
          </w:tcPr>
          <w:p w:rsidR="00AD4562" w:rsidRPr="00EF7A5A" w:rsidRDefault="00AD4562">
            <w:pPr>
              <w:spacing w:line="120" w:lineRule="exact"/>
              <w:rPr>
                <w:sz w:val="16"/>
              </w:rPr>
            </w:pPr>
          </w:p>
          <w:p w:rsidR="00AD4562" w:rsidRPr="00EF7A5A" w:rsidRDefault="00AD456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58"/>
              <w:rPr>
                <w:sz w:val="16"/>
              </w:rPr>
            </w:pPr>
          </w:p>
        </w:tc>
        <w:tc>
          <w:tcPr>
            <w:tcW w:w="2354" w:type="dxa"/>
            <w:tcBorders>
              <w:top w:val="single" w:sz="6" w:space="0" w:color="000000"/>
            </w:tcBorders>
            <w:vAlign w:val="center"/>
          </w:tcPr>
          <w:p w:rsidR="00AD4562" w:rsidRPr="00EF7A5A" w:rsidRDefault="00AD4562" w:rsidP="0021564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sz w:val="16"/>
              </w:rPr>
            </w:pPr>
          </w:p>
        </w:tc>
        <w:tc>
          <w:tcPr>
            <w:tcW w:w="2281" w:type="dxa"/>
            <w:tcBorders>
              <w:top w:val="single" w:sz="6" w:space="0" w:color="000000"/>
            </w:tcBorders>
          </w:tcPr>
          <w:p w:rsidR="00AD4562" w:rsidRPr="00EF7A5A" w:rsidRDefault="00CD5DD6" w:rsidP="00CD5D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right"/>
              <w:rPr>
                <w:i/>
                <w:sz w:val="16"/>
              </w:rPr>
            </w:pPr>
            <w:r w:rsidRPr="00EF7A5A">
              <w:rPr>
                <w:i/>
                <w:sz w:val="16"/>
              </w:rPr>
              <w:t xml:space="preserve">Table </w:t>
            </w:r>
            <w:r w:rsidR="000D7350" w:rsidRPr="00EF7A5A">
              <w:rPr>
                <w:i/>
                <w:sz w:val="16"/>
              </w:rPr>
              <w:t>15</w:t>
            </w:r>
            <w:r w:rsidRPr="00EF7A5A">
              <w:rPr>
                <w:i/>
                <w:sz w:val="16"/>
              </w:rPr>
              <w:t>-</w:t>
            </w:r>
            <w:r w:rsidR="000D7350" w:rsidRPr="00EF7A5A">
              <w:rPr>
                <w:i/>
                <w:sz w:val="16"/>
              </w:rPr>
              <w:t>1</w:t>
            </w:r>
          </w:p>
        </w:tc>
      </w:tr>
    </w:tbl>
    <w:p w:rsidR="00745AF4" w:rsidRPr="00EF7A5A" w:rsidRDefault="00416CF5" w:rsidP="00E551D4">
      <w:pPr>
        <w:spacing w:after="120"/>
        <w:jc w:val="both"/>
      </w:pPr>
      <w:r w:rsidRPr="00EF7A5A">
        <w:t>It is recommended that Data Producers</w:t>
      </w:r>
      <w:r w:rsidR="00AD125D" w:rsidRPr="00EF7A5A">
        <w:t xml:space="preserve">, as a minimum, </w:t>
      </w:r>
      <w:r w:rsidR="00E551D4" w:rsidRPr="00EF7A5A">
        <w:t>include</w:t>
      </w:r>
      <w:r w:rsidR="00AD125D" w:rsidRPr="00EF7A5A">
        <w:t xml:space="preserve"> the appropriate </w:t>
      </w:r>
      <w:r w:rsidR="00E551D4" w:rsidRPr="00EF7A5A">
        <w:t xml:space="preserve">S-57 </w:t>
      </w:r>
      <w:r w:rsidR="009D38CB" w:rsidRPr="00EF7A5A">
        <w:t>Collection Object</w:t>
      </w:r>
      <w:r w:rsidR="00E551D4" w:rsidRPr="00EF7A5A">
        <w:t>s within their data holdings i</w:t>
      </w:r>
      <w:r w:rsidR="001F4A19" w:rsidRPr="00EF7A5A">
        <w:t>ndicated</w:t>
      </w:r>
      <w:r w:rsidR="00E551D4" w:rsidRPr="00EF7A5A">
        <w:t xml:space="preserve"> for the corresponding S-101 association</w:t>
      </w:r>
      <w:r w:rsidR="001F4A19" w:rsidRPr="00EF7A5A">
        <w:t>s</w:t>
      </w:r>
      <w:r w:rsidR="00E551D4" w:rsidRPr="00EF7A5A">
        <w:t xml:space="preserve"> in </w:t>
      </w:r>
      <w:r w:rsidR="00CD5DD6" w:rsidRPr="00EF7A5A">
        <w:t xml:space="preserve">Table </w:t>
      </w:r>
      <w:r w:rsidR="00E551D4" w:rsidRPr="00EF7A5A">
        <w:t>15</w:t>
      </w:r>
      <w:r w:rsidR="00CD5DD6" w:rsidRPr="00EF7A5A">
        <w:t>-</w:t>
      </w:r>
      <w:r w:rsidR="00E551D4" w:rsidRPr="00EF7A5A">
        <w:t>1 above as mandatory.</w:t>
      </w:r>
    </w:p>
    <w:p w:rsidR="006B2826" w:rsidRPr="00EF7A5A" w:rsidRDefault="006B2826" w:rsidP="00E551D4">
      <w:pPr>
        <w:pStyle w:val="Heading1"/>
        <w:keepNext w:val="0"/>
        <w:keepLines w:val="0"/>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Cs w:val="28"/>
        </w:rPr>
      </w:pPr>
      <w:r w:rsidRPr="00EF7A5A">
        <w:br w:type="page"/>
      </w:r>
      <w:bookmarkStart w:id="2096" w:name="_Toc173416561"/>
      <w:r w:rsidRPr="00EF7A5A">
        <w:rPr>
          <w:bCs/>
          <w:szCs w:val="28"/>
        </w:rPr>
        <w:t>New Object</w:t>
      </w:r>
      <w:bookmarkEnd w:id="2096"/>
    </w:p>
    <w:p w:rsidR="00860CD4" w:rsidRPr="00EF7A5A" w:rsidRDefault="00860CD4" w:rsidP="009F57C3">
      <w:pPr>
        <w:tabs>
          <w:tab w:val="left" w:pos="0"/>
          <w:tab w:val="left" w:pos="900"/>
        </w:tabs>
        <w:spacing w:after="120"/>
        <w:jc w:val="both"/>
      </w:pPr>
      <w:r w:rsidRPr="00EF7A5A">
        <w:t>See clause 12.14.1.1.</w:t>
      </w:r>
    </w:p>
    <w:p w:rsidR="006B2826" w:rsidRPr="00EF7A5A" w:rsidRDefault="006B2826" w:rsidP="00C93144">
      <w:pPr>
        <w:pStyle w:val="Heading1"/>
        <w:keepNext w:val="0"/>
        <w:keepLines w:val="0"/>
        <w:pageBreakBefore/>
        <w:numPr>
          <w:ilvl w:val="0"/>
          <w:numId w:val="13"/>
        </w:numPr>
        <w:tabs>
          <w:tab w:val="clear" w:pos="283"/>
          <w:tab w:val="clear" w:pos="432"/>
          <w:tab w:val="clear" w:pos="566"/>
          <w:tab w:val="clear" w:pos="720"/>
          <w:tab w:val="clear" w:pos="850"/>
          <w:tab w:val="clear" w:pos="915"/>
          <w:tab w:val="clear" w:pos="2911"/>
          <w:tab w:val="left" w:pos="851"/>
        </w:tabs>
        <w:spacing w:before="240" w:after="120"/>
        <w:ind w:left="851" w:hanging="851"/>
        <w:rPr>
          <w:bCs/>
          <w:szCs w:val="28"/>
        </w:rPr>
      </w:pPr>
      <w:bookmarkStart w:id="2097" w:name="_Toc173416562"/>
      <w:r w:rsidRPr="00EF7A5A">
        <w:rPr>
          <w:bCs/>
          <w:szCs w:val="28"/>
        </w:rPr>
        <w:t>Masking</w:t>
      </w:r>
      <w:bookmarkEnd w:id="2097"/>
    </w:p>
    <w:p w:rsidR="00860CD4" w:rsidRPr="00EF7A5A" w:rsidRDefault="00860CD4" w:rsidP="00860CD4">
      <w:pPr>
        <w:spacing w:after="120"/>
        <w:jc w:val="both"/>
        <w:rPr>
          <w:rFonts w:cs="Arial"/>
          <w:bCs/>
        </w:rPr>
      </w:pPr>
      <w:r w:rsidRPr="00EF7A5A">
        <w:rPr>
          <w:rFonts w:cs="Arial"/>
          <w:bCs/>
        </w:rPr>
        <w:t>The guidance for masking remains unchanged in S-101.</w:t>
      </w:r>
      <w:r w:rsidR="005C6026" w:rsidRPr="00EF7A5A">
        <w:rPr>
          <w:rFonts w:cs="Arial"/>
          <w:bCs/>
        </w:rPr>
        <w:t xml:space="preserve"> </w:t>
      </w:r>
      <w:r w:rsidRPr="00EF7A5A">
        <w:rPr>
          <w:rFonts w:cs="Arial"/>
          <w:bCs/>
        </w:rPr>
        <w:t>See S-101 DCEG clause 2.5.10.</w:t>
      </w:r>
    </w:p>
    <w:p w:rsidR="0052578D" w:rsidRPr="00EF7A5A" w:rsidRDefault="0052578D">
      <w:r w:rsidRPr="00EF7A5A">
        <w:br w:type="page"/>
      </w:r>
    </w:p>
    <w:p w:rsidR="0052578D" w:rsidRPr="00EF7A5A" w:rsidRDefault="0052578D"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393A5F" w:rsidRPr="00EF7A5A" w:rsidRDefault="00393A5F" w:rsidP="00982AA1"/>
    <w:p w:rsidR="0052578D" w:rsidRPr="00EF7A5A" w:rsidRDefault="0052578D" w:rsidP="00982AA1"/>
    <w:p w:rsidR="00393A5F" w:rsidRPr="00EF7A5A" w:rsidRDefault="00393A5F" w:rsidP="00393A5F">
      <w:pPr>
        <w:framePr w:w="4406" w:hSpace="240" w:vSpace="240" w:wrap="auto" w:vAnchor="text" w:hAnchor="page" w:x="3742" w:y="1"/>
        <w:pBdr>
          <w:top w:val="single" w:sz="6" w:space="0" w:color="000000" w:shadow="1"/>
          <w:left w:val="single" w:sz="6" w:space="0" w:color="000000" w:shadow="1"/>
          <w:bottom w:val="single" w:sz="6" w:space="0" w:color="000000" w:shadow="1"/>
          <w:right w:val="single" w:sz="6" w:space="0" w:color="000000" w:shadow="1"/>
        </w:pBdr>
        <w:tabs>
          <w:tab w:val="center" w:pos="2203"/>
          <w:tab w:val="left" w:pos="2880"/>
          <w:tab w:val="left" w:pos="3600"/>
          <w:tab w:val="left" w:pos="4320"/>
          <w:tab w:val="left" w:pos="5040"/>
          <w:tab w:val="left" w:pos="5760"/>
          <w:tab w:val="left" w:pos="6480"/>
          <w:tab w:val="left" w:pos="7200"/>
          <w:tab w:val="left" w:pos="7920"/>
          <w:tab w:val="left" w:pos="8640"/>
        </w:tabs>
        <w:rPr>
          <w:sz w:val="22"/>
        </w:rPr>
      </w:pPr>
      <w:r w:rsidRPr="00EF7A5A">
        <w:rPr>
          <w:sz w:val="22"/>
        </w:rPr>
        <w:tab/>
        <w:t>Page intentionally left blank</w:t>
      </w:r>
    </w:p>
    <w:p w:rsidR="005D7373" w:rsidRPr="00EF7A5A" w:rsidRDefault="007A682D" w:rsidP="00982AA1">
      <w:r w:rsidRPr="00EF7A5A">
        <w:br w:type="page"/>
      </w:r>
    </w:p>
    <w:p w:rsidR="005D7373" w:rsidRPr="00EF7A5A" w:rsidRDefault="005D7373" w:rsidP="005D7373">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sectPr w:rsidR="005D7373" w:rsidRPr="00EF7A5A" w:rsidSect="002C20AD">
          <w:headerReference w:type="even" r:id="rId21"/>
          <w:headerReference w:type="default" r:id="rId22"/>
          <w:footerReference w:type="even" r:id="rId23"/>
          <w:footerReference w:type="default" r:id="rId24"/>
          <w:pgSz w:w="11907" w:h="16840" w:code="9"/>
          <w:pgMar w:top="1440" w:right="1440" w:bottom="1440" w:left="1440" w:header="709" w:footer="709" w:gutter="0"/>
          <w:pgNumType w:start="1"/>
          <w:cols w:space="720"/>
          <w:rtlGutter/>
          <w:docGrid w:linePitch="360"/>
        </w:sectPr>
      </w:pPr>
    </w:p>
    <w:p w:rsidR="005D7373" w:rsidRPr="00EF7A5A" w:rsidRDefault="005115B2" w:rsidP="00B94EC2">
      <w:pPr>
        <w:pStyle w:val="Heading1"/>
        <w:spacing w:before="120" w:after="240"/>
        <w:ind w:left="431" w:hanging="431"/>
      </w:pPr>
      <w:bookmarkStart w:id="2098" w:name="_Toc173416563"/>
      <w:r w:rsidRPr="00EF7A5A">
        <w:t xml:space="preserve">Appendix </w:t>
      </w:r>
      <w:r w:rsidR="005D7373" w:rsidRPr="00EF7A5A">
        <w:t>A:</w:t>
      </w:r>
      <w:r w:rsidR="005C6026" w:rsidRPr="00EF7A5A">
        <w:t xml:space="preserve"> </w:t>
      </w:r>
      <w:r w:rsidR="005D7373" w:rsidRPr="00EF7A5A">
        <w:t>S-57 to S-101 conversion quick references</w:t>
      </w:r>
      <w:bookmarkEnd w:id="2098"/>
    </w:p>
    <w:p w:rsidR="00F51A55" w:rsidRPr="00EF7A5A" w:rsidRDefault="007049DB" w:rsidP="00E2471A">
      <w:pPr>
        <w:pStyle w:val="Heading2Annex"/>
        <w:numPr>
          <w:ilvl w:val="0"/>
          <w:numId w:val="27"/>
        </w:numPr>
        <w:ind w:left="567" w:hanging="567"/>
      </w:pPr>
      <w:bookmarkStart w:id="2099" w:name="_Toc173416564"/>
      <w:r w:rsidRPr="007049DB">
        <w:t>Summary of possible manual intervention required by the Data Producer</w:t>
      </w:r>
      <w:bookmarkEnd w:id="2099"/>
    </w:p>
    <w:p w:rsidR="00475086" w:rsidRDefault="00475086" w:rsidP="001E20AF">
      <w:pPr>
        <w:spacing w:after="120"/>
        <w:jc w:val="both"/>
        <w:rPr>
          <w:rFonts w:eastAsia="Calibri" w:cs="Arial"/>
          <w:lang w:eastAsia="en-US"/>
        </w:rPr>
      </w:pPr>
      <w:r w:rsidRPr="00EF7A5A">
        <w:rPr>
          <w:rFonts w:eastAsia="Calibri" w:cs="Arial"/>
          <w:lang w:eastAsia="en-US"/>
        </w:rPr>
        <w:t>Table A-1 below</w:t>
      </w:r>
      <w:r>
        <w:rPr>
          <w:rFonts w:eastAsia="Calibri" w:cs="Arial"/>
          <w:lang w:eastAsia="en-US"/>
        </w:rPr>
        <w:t xml:space="preserve"> provides a summary of the pre- or post-conversion manual intervention that may be required by the Data Producer when converting S-57 ENCs so as to provide an “equivalent” S-101 ENC. For a more comprehensive description of the intent for the requirement to perform this manual intervention, see clause 1.1. For optional S-101 encoding that may be applied post-conversion to extend the dataset to be a “full capability” S-101 dataset, see Tables A-2 and A-3.</w:t>
      </w:r>
    </w:p>
    <w:p w:rsidR="00475086" w:rsidRPr="00EF7A5A" w:rsidRDefault="00475086" w:rsidP="001E20AF">
      <w:pPr>
        <w:spacing w:after="120"/>
        <w:jc w:val="both"/>
        <w:rPr>
          <w:rFonts w:eastAsia="Calibri" w:cs="Arial"/>
          <w:lang w:eastAsia="en-US"/>
        </w:rPr>
      </w:pPr>
      <w:r>
        <w:rPr>
          <w:rFonts w:eastAsia="Calibri" w:cs="Arial"/>
          <w:lang w:eastAsia="en-US"/>
        </w:rPr>
        <w:t xml:space="preserve">The level of manual intervention required is dependent on the extent </w:t>
      </w:r>
      <w:r w:rsidRPr="00EF7A5A">
        <w:t>that conversion tools may be customised so as to adapt to the specific data encoding policies and practices</w:t>
      </w:r>
      <w:r>
        <w:t xml:space="preserve"> of the Data Producer. The summary information contained in Table A-1 is intended to cater for conversion tools having a minimal customization capability.</w:t>
      </w:r>
    </w:p>
    <w:p w:rsidR="00475086" w:rsidRPr="00EF7A5A" w:rsidRDefault="00475086" w:rsidP="00475086">
      <w:pPr>
        <w:spacing w:after="120"/>
        <w:jc w:val="both"/>
        <w:rPr>
          <w:rFonts w:eastAsia="Calibri" w:cs="Arial"/>
          <w:lang w:eastAsia="en-US"/>
        </w:rPr>
      </w:pPr>
      <w:r>
        <w:rPr>
          <w:rFonts w:eastAsia="Calibri" w:cs="Arial"/>
          <w:lang w:eastAsia="en-US"/>
        </w:rPr>
        <w:t>More concise</w:t>
      </w:r>
      <w:r w:rsidRPr="00EF7A5A">
        <w:rPr>
          <w:rFonts w:eastAsia="Calibri" w:cs="Arial"/>
          <w:lang w:eastAsia="en-US"/>
        </w:rPr>
        <w:t xml:space="preserve"> guidance within this document can be found in the clause numbers listed in </w:t>
      </w:r>
      <w:r>
        <w:rPr>
          <w:rFonts w:eastAsia="Calibri" w:cs="Arial"/>
          <w:lang w:eastAsia="en-US"/>
        </w:rPr>
        <w:t>the 2</w:t>
      </w:r>
      <w:r w:rsidRPr="001172DB">
        <w:rPr>
          <w:rFonts w:eastAsia="Calibri" w:cs="Arial"/>
          <w:vertAlign w:val="superscript"/>
          <w:lang w:eastAsia="en-US"/>
        </w:rPr>
        <w:t>nd</w:t>
      </w:r>
      <w:r>
        <w:rPr>
          <w:rFonts w:eastAsia="Calibri" w:cs="Arial"/>
          <w:lang w:eastAsia="en-US"/>
        </w:rPr>
        <w:t xml:space="preserve"> </w:t>
      </w:r>
      <w:r w:rsidRPr="00EF7A5A">
        <w:rPr>
          <w:rFonts w:eastAsia="Calibri" w:cs="Arial"/>
          <w:lang w:eastAsia="en-US"/>
        </w:rPr>
        <w:t xml:space="preserve">column. Where there are multiple clause numbers listed against an S-57 Object class, the clause number listed in </w:t>
      </w:r>
      <w:r w:rsidRPr="00EF7A5A">
        <w:rPr>
          <w:rFonts w:eastAsia="Calibri" w:cs="Arial"/>
          <w:b/>
          <w:lang w:eastAsia="en-US"/>
        </w:rPr>
        <w:t>bold</w:t>
      </w:r>
      <w:r w:rsidRPr="00EF7A5A">
        <w:rPr>
          <w:rFonts w:eastAsia="Calibri" w:cs="Arial"/>
          <w:lang w:eastAsia="en-US"/>
        </w:rPr>
        <w:t xml:space="preserve"> is the principle reference.</w:t>
      </w:r>
      <w:r>
        <w:rPr>
          <w:rFonts w:eastAsia="Calibri" w:cs="Arial"/>
          <w:lang w:eastAsia="en-US"/>
        </w:rPr>
        <w:t xml:space="preserve"> Where the 3</w:t>
      </w:r>
      <w:r w:rsidRPr="003D1B6F">
        <w:rPr>
          <w:rFonts w:eastAsia="Calibri" w:cs="Arial"/>
          <w:vertAlign w:val="superscript"/>
          <w:lang w:eastAsia="en-US"/>
        </w:rPr>
        <w:t>rd</w:t>
      </w:r>
      <w:r>
        <w:rPr>
          <w:rFonts w:eastAsia="Calibri" w:cs="Arial"/>
          <w:lang w:eastAsia="en-US"/>
        </w:rPr>
        <w:t xml:space="preserve"> column indicates that one or more binding attributes for an S-57 Object class has a restricted allowable list of enumerate values in S-101, refer to Table A-2 for the allowable list of S-101 values.</w:t>
      </w:r>
    </w:p>
    <w:tbl>
      <w:tblPr>
        <w:tblStyle w:val="TableGrid1"/>
        <w:tblW w:w="9408" w:type="dxa"/>
        <w:jc w:val="center"/>
        <w:tblLook w:val="04A0" w:firstRow="1" w:lastRow="0" w:firstColumn="1" w:lastColumn="0" w:noHBand="0" w:noVBand="1"/>
      </w:tblPr>
      <w:tblGrid>
        <w:gridCol w:w="1252"/>
        <w:gridCol w:w="867"/>
        <w:gridCol w:w="4976"/>
        <w:gridCol w:w="2313"/>
        <w:tblGridChange w:id="2100">
          <w:tblGrid>
            <w:gridCol w:w="1252"/>
            <w:gridCol w:w="867"/>
            <w:gridCol w:w="4976"/>
            <w:gridCol w:w="2313"/>
          </w:tblGrid>
        </w:tblGridChange>
      </w:tblGrid>
      <w:tr w:rsidR="001167E3" w:rsidRPr="00EF7A5A" w:rsidTr="001E20AF">
        <w:trPr>
          <w:cantSplit/>
          <w:tblHeader/>
          <w:jc w:val="center"/>
        </w:trPr>
        <w:tc>
          <w:tcPr>
            <w:tcW w:w="1252" w:type="dxa"/>
            <w:shd w:val="clear" w:color="auto" w:fill="D9D9D9"/>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S-57 Object class</w:t>
            </w:r>
          </w:p>
        </w:tc>
        <w:tc>
          <w:tcPr>
            <w:tcW w:w="867" w:type="dxa"/>
            <w:tcBorders>
              <w:right w:val="double" w:sz="4" w:space="0" w:color="auto"/>
            </w:tcBorders>
            <w:shd w:val="clear" w:color="auto" w:fill="D9D9D9"/>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Clause</w:t>
            </w:r>
          </w:p>
        </w:tc>
        <w:tc>
          <w:tcPr>
            <w:tcW w:w="4976" w:type="dxa"/>
            <w:tcBorders>
              <w:left w:val="double" w:sz="4" w:space="0" w:color="auto"/>
              <w:right w:val="double" w:sz="4" w:space="0" w:color="auto"/>
            </w:tcBorders>
            <w:shd w:val="clear" w:color="auto" w:fill="D9D9D9"/>
          </w:tcPr>
          <w:p w:rsidR="001167E3" w:rsidRPr="00AE0420" w:rsidRDefault="001167E3" w:rsidP="001E20AF">
            <w:pPr>
              <w:spacing w:before="60" w:after="60"/>
              <w:rPr>
                <w:rFonts w:cs="Arial"/>
                <w:b/>
                <w:sz w:val="18"/>
                <w:szCs w:val="18"/>
                <w:lang w:eastAsia="en-US"/>
              </w:rPr>
            </w:pPr>
            <w:r>
              <w:rPr>
                <w:rFonts w:cs="Arial"/>
                <w:b/>
                <w:sz w:val="18"/>
                <w:szCs w:val="18"/>
                <w:lang w:eastAsia="en-US"/>
              </w:rPr>
              <w:t>Possible Pre- or Post-Conversion Work Required:</w:t>
            </w:r>
          </w:p>
        </w:tc>
        <w:tc>
          <w:tcPr>
            <w:tcW w:w="2313" w:type="dxa"/>
            <w:tcBorders>
              <w:left w:val="double" w:sz="4" w:space="0" w:color="auto"/>
            </w:tcBorders>
            <w:shd w:val="clear" w:color="auto" w:fill="D9D9D9"/>
          </w:tcPr>
          <w:p w:rsidR="001167E3" w:rsidRPr="00AE0420" w:rsidRDefault="001167E3" w:rsidP="001E20AF">
            <w:pPr>
              <w:spacing w:before="60" w:after="60"/>
              <w:rPr>
                <w:rFonts w:cs="Arial"/>
                <w:b/>
                <w:sz w:val="18"/>
                <w:szCs w:val="18"/>
                <w:lang w:eastAsia="en-US"/>
              </w:rPr>
            </w:pPr>
            <w:r>
              <w:rPr>
                <w:rFonts w:cs="Arial"/>
                <w:b/>
                <w:sz w:val="18"/>
                <w:szCs w:val="18"/>
                <w:lang w:eastAsia="en-US"/>
              </w:rPr>
              <w:t>Converts to:</w:t>
            </w:r>
          </w:p>
        </w:tc>
      </w:tr>
      <w:tr w:rsidR="001167E3" w:rsidRPr="00EF7A5A" w:rsidTr="00A50E66">
        <w:trPr>
          <w:cantSplit/>
          <w:jc w:val="center"/>
        </w:trPr>
        <w:tc>
          <w:tcPr>
            <w:tcW w:w="1252" w:type="dxa"/>
          </w:tcPr>
          <w:p w:rsidR="001167E3" w:rsidRPr="003719D1"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rsidR="001167E3" w:rsidRPr="005C4CFD" w:rsidRDefault="001167E3" w:rsidP="001E20AF">
            <w:pPr>
              <w:spacing w:before="60" w:after="60"/>
              <w:jc w:val="center"/>
              <w:rPr>
                <w:rFonts w:cs="Arial"/>
                <w:bCs/>
                <w:sz w:val="18"/>
                <w:szCs w:val="18"/>
                <w:lang w:eastAsia="en-US"/>
              </w:rPr>
            </w:pPr>
            <w:r w:rsidRPr="005C4CFD">
              <w:rPr>
                <w:rFonts w:cs="Arial"/>
                <w:bCs/>
                <w:sz w:val="18"/>
                <w:szCs w:val="18"/>
                <w:lang w:eastAsia="en-US"/>
              </w:rPr>
              <w:t>-</w:t>
            </w:r>
          </w:p>
        </w:tc>
        <w:tc>
          <w:tcPr>
            <w:tcW w:w="4976" w:type="dxa"/>
            <w:tcBorders>
              <w:left w:val="double" w:sz="4" w:space="0" w:color="auto"/>
            </w:tcBorders>
          </w:tcPr>
          <w:p w:rsidR="001167E3" w:rsidRDefault="001167E3" w:rsidP="00A50E66">
            <w:pPr>
              <w:spacing w:before="60" w:after="60"/>
              <w:rPr>
                <w:rFonts w:cs="Arial"/>
                <w:sz w:val="18"/>
                <w:szCs w:val="18"/>
                <w:lang w:eastAsia="en-US"/>
              </w:rPr>
            </w:pPr>
            <w:r>
              <w:rPr>
                <w:rFonts w:cs="Arial"/>
                <w:sz w:val="18"/>
                <w:szCs w:val="18"/>
                <w:lang w:eastAsia="en-US"/>
              </w:rPr>
              <w:t>Separate discrete information populated in INFORM using a standard separator such as semicolon “;”.</w:t>
            </w:r>
          </w:p>
        </w:tc>
        <w:tc>
          <w:tcPr>
            <w:tcW w:w="2313" w:type="dxa"/>
            <w:tcBorders>
              <w:left w:val="double" w:sz="4" w:space="0" w:color="auto"/>
            </w:tcBorders>
          </w:tcPr>
          <w:p w:rsidR="001167E3" w:rsidRDefault="001167E3" w:rsidP="00A65061">
            <w:pPr>
              <w:spacing w:before="60" w:after="60"/>
              <w:rPr>
                <w:rFonts w:cs="Arial"/>
                <w:b/>
                <w:sz w:val="18"/>
                <w:szCs w:val="18"/>
                <w:lang w:eastAsia="en-US"/>
              </w:rPr>
            </w:pPr>
          </w:p>
        </w:tc>
      </w:tr>
      <w:tr w:rsidR="00FD7E5C" w:rsidRPr="00EF7A5A" w:rsidTr="00A65061">
        <w:trPr>
          <w:cantSplit/>
          <w:jc w:val="center"/>
        </w:trPr>
        <w:tc>
          <w:tcPr>
            <w:tcW w:w="1252" w:type="dxa"/>
          </w:tcPr>
          <w:p w:rsidR="00FD7E5C" w:rsidRDefault="00FD7E5C"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rsidR="00FD7E5C" w:rsidRPr="005C4CFD" w:rsidRDefault="005C4CFD" w:rsidP="001E20AF">
            <w:pPr>
              <w:spacing w:before="60" w:after="60"/>
              <w:jc w:val="center"/>
              <w:rPr>
                <w:rFonts w:cs="Arial"/>
                <w:b/>
                <w:sz w:val="18"/>
                <w:szCs w:val="18"/>
                <w:lang w:eastAsia="en-US"/>
              </w:rPr>
            </w:pPr>
            <w:r w:rsidRPr="005C4CFD">
              <w:rPr>
                <w:rFonts w:cs="Arial"/>
                <w:b/>
                <w:sz w:val="18"/>
                <w:szCs w:val="18"/>
                <w:lang w:eastAsia="en-US"/>
              </w:rPr>
              <w:t>2.1.5</w:t>
            </w:r>
          </w:p>
        </w:tc>
        <w:tc>
          <w:tcPr>
            <w:tcW w:w="4976" w:type="dxa"/>
            <w:tcBorders>
              <w:left w:val="double" w:sz="4" w:space="0" w:color="auto"/>
            </w:tcBorders>
            <w:vAlign w:val="center"/>
          </w:tcPr>
          <w:p w:rsidR="00FD7E5C" w:rsidRDefault="00FD7E5C" w:rsidP="001E20AF">
            <w:pPr>
              <w:spacing w:before="60" w:after="60"/>
              <w:rPr>
                <w:rFonts w:cs="Arial"/>
                <w:sz w:val="18"/>
                <w:szCs w:val="18"/>
                <w:lang w:eastAsia="en-US"/>
              </w:rPr>
            </w:pPr>
            <w:r>
              <w:rPr>
                <w:rFonts w:cs="Arial"/>
                <w:sz w:val="18"/>
                <w:szCs w:val="18"/>
                <w:lang w:eastAsia="en-US"/>
              </w:rPr>
              <w:t xml:space="preserve">Consider removal of date-expired </w:t>
            </w:r>
            <w:r w:rsidR="005C4CFD">
              <w:rPr>
                <w:rFonts w:cs="Arial"/>
                <w:sz w:val="18"/>
                <w:szCs w:val="18"/>
                <w:lang w:eastAsia="en-US"/>
              </w:rPr>
              <w:t>S-57 Objects.</w:t>
            </w:r>
          </w:p>
        </w:tc>
        <w:tc>
          <w:tcPr>
            <w:tcW w:w="2313" w:type="dxa"/>
            <w:tcBorders>
              <w:left w:val="double" w:sz="4" w:space="0" w:color="auto"/>
            </w:tcBorders>
          </w:tcPr>
          <w:p w:rsidR="00FD7E5C" w:rsidRDefault="00FD7E5C" w:rsidP="00A65061">
            <w:pPr>
              <w:spacing w:before="60" w:after="60"/>
              <w:rPr>
                <w:rFonts w:cs="Arial"/>
                <w:b/>
                <w:sz w:val="18"/>
                <w:szCs w:val="18"/>
                <w:lang w:eastAsia="en-US"/>
              </w:rPr>
            </w:pPr>
          </w:p>
        </w:tc>
      </w:tr>
      <w:tr w:rsidR="00487586" w:rsidRPr="00EF7A5A" w:rsidTr="005A19B7">
        <w:trPr>
          <w:cantSplit/>
          <w:jc w:val="center"/>
        </w:trPr>
        <w:tc>
          <w:tcPr>
            <w:tcW w:w="1252" w:type="dxa"/>
          </w:tcPr>
          <w:p w:rsidR="00487586" w:rsidRDefault="00487586"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rsidR="00487586" w:rsidRPr="007023F8" w:rsidRDefault="00487586" w:rsidP="001E20AF">
            <w:pPr>
              <w:spacing w:before="60" w:after="60"/>
              <w:jc w:val="center"/>
              <w:rPr>
                <w:rFonts w:cs="Arial"/>
                <w:b/>
                <w:sz w:val="18"/>
                <w:szCs w:val="18"/>
                <w:lang w:eastAsia="en-US"/>
              </w:rPr>
            </w:pPr>
            <w:r>
              <w:rPr>
                <w:rFonts w:cs="Arial"/>
                <w:b/>
                <w:sz w:val="18"/>
                <w:szCs w:val="18"/>
                <w:lang w:eastAsia="en-US"/>
              </w:rPr>
              <w:t>2.2.3.5</w:t>
            </w:r>
          </w:p>
        </w:tc>
        <w:tc>
          <w:tcPr>
            <w:tcW w:w="4976" w:type="dxa"/>
            <w:tcBorders>
              <w:left w:val="double" w:sz="4" w:space="0" w:color="auto"/>
            </w:tcBorders>
          </w:tcPr>
          <w:p w:rsidR="00487586" w:rsidRDefault="00487586" w:rsidP="005A19B7">
            <w:pPr>
              <w:spacing w:before="60" w:after="60"/>
              <w:rPr>
                <w:rFonts w:cs="Arial"/>
                <w:sz w:val="18"/>
                <w:szCs w:val="18"/>
                <w:lang w:eastAsia="en-US"/>
              </w:rPr>
            </w:pPr>
            <w:r>
              <w:rPr>
                <w:rFonts w:cs="Arial"/>
                <w:sz w:val="18"/>
                <w:szCs w:val="18"/>
                <w:lang w:eastAsia="en-US"/>
              </w:rPr>
              <w:t xml:space="preserve">Reconcile </w:t>
            </w:r>
            <w:r w:rsidR="00B34CE7">
              <w:rPr>
                <w:rFonts w:cs="Arial"/>
                <w:sz w:val="18"/>
                <w:szCs w:val="18"/>
                <w:lang w:eastAsia="en-US"/>
              </w:rPr>
              <w:t xml:space="preserve">conversion of </w:t>
            </w:r>
            <w:r w:rsidR="00B34CE7" w:rsidRPr="00B34CE7">
              <w:rPr>
                <w:rFonts w:cs="Arial"/>
                <w:sz w:val="18"/>
                <w:szCs w:val="18"/>
                <w:lang w:eastAsia="en-US"/>
              </w:rPr>
              <w:t xml:space="preserve">TECSOU value </w:t>
            </w:r>
            <w:r w:rsidR="00B34CE7" w:rsidRPr="00B34CE7">
              <w:rPr>
                <w:rFonts w:cs="Arial"/>
                <w:i/>
                <w:sz w:val="18"/>
                <w:szCs w:val="18"/>
                <w:lang w:eastAsia="en-US"/>
              </w:rPr>
              <w:t>14</w:t>
            </w:r>
            <w:r w:rsidR="00B34CE7" w:rsidRPr="00B34CE7">
              <w:rPr>
                <w:rFonts w:cs="Arial"/>
                <w:sz w:val="18"/>
                <w:szCs w:val="18"/>
                <w:lang w:eastAsia="en-US"/>
              </w:rPr>
              <w:t xml:space="preserve"> (computer generated)</w:t>
            </w:r>
            <w:r w:rsidR="00EE0200">
              <w:rPr>
                <w:rFonts w:cs="Arial"/>
                <w:sz w:val="18"/>
                <w:szCs w:val="18"/>
                <w:lang w:eastAsia="en-US"/>
              </w:rPr>
              <w:t>.</w:t>
            </w:r>
          </w:p>
        </w:tc>
        <w:tc>
          <w:tcPr>
            <w:tcW w:w="2313" w:type="dxa"/>
            <w:tcBorders>
              <w:left w:val="double" w:sz="4" w:space="0" w:color="auto"/>
            </w:tcBorders>
          </w:tcPr>
          <w:p w:rsidR="00487586" w:rsidRPr="005A19B7" w:rsidRDefault="007E1FAF" w:rsidP="00A65061">
            <w:pPr>
              <w:spacing w:before="60" w:after="60"/>
              <w:rPr>
                <w:rFonts w:cs="Arial"/>
                <w:bCs/>
                <w:i/>
                <w:iCs/>
                <w:sz w:val="18"/>
                <w:szCs w:val="18"/>
                <w:lang w:eastAsia="en-US"/>
              </w:rPr>
            </w:pPr>
            <w:r>
              <w:rPr>
                <w:rFonts w:cs="Arial"/>
                <w:b/>
                <w:sz w:val="18"/>
                <w:szCs w:val="18"/>
                <w:lang w:eastAsia="en-US"/>
              </w:rPr>
              <w:t>Technique of vertical measurement</w:t>
            </w:r>
            <w:r>
              <w:rPr>
                <w:rFonts w:cs="Arial"/>
                <w:bCs/>
                <w:sz w:val="18"/>
                <w:szCs w:val="18"/>
                <w:lang w:eastAsia="en-US"/>
              </w:rPr>
              <w:t xml:space="preserve"> = </w:t>
            </w:r>
            <w:r w:rsidR="00CF3D02" w:rsidRPr="00CF3D02">
              <w:rPr>
                <w:rFonts w:cs="Arial"/>
                <w:bCs/>
                <w:i/>
                <w:sz w:val="18"/>
                <w:szCs w:val="18"/>
                <w:lang w:eastAsia="en-US"/>
              </w:rPr>
              <w:t>17</w:t>
            </w:r>
            <w:r w:rsidR="00CF3D02" w:rsidRPr="00CF3D02">
              <w:rPr>
                <w:rFonts w:cs="Arial"/>
                <w:bCs/>
                <w:sz w:val="18"/>
                <w:szCs w:val="18"/>
                <w:lang w:eastAsia="en-US"/>
              </w:rPr>
              <w:t xml:space="preserve"> (hyperspectral imagery)</w:t>
            </w:r>
          </w:p>
        </w:tc>
      </w:tr>
      <w:tr w:rsidR="001167E3" w:rsidRPr="00EF7A5A" w:rsidTr="00A65061">
        <w:trPr>
          <w:cantSplit/>
          <w:jc w:val="center"/>
        </w:trPr>
        <w:tc>
          <w:tcPr>
            <w:tcW w:w="1252" w:type="dxa"/>
          </w:tcPr>
          <w:p w:rsidR="001167E3"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rsidR="001167E3" w:rsidRPr="007023F8" w:rsidRDefault="001167E3" w:rsidP="001E20AF">
            <w:pPr>
              <w:spacing w:before="60" w:after="60"/>
              <w:jc w:val="center"/>
              <w:rPr>
                <w:rFonts w:cs="Arial"/>
                <w:b/>
                <w:sz w:val="18"/>
                <w:szCs w:val="18"/>
                <w:lang w:eastAsia="en-US"/>
              </w:rPr>
            </w:pPr>
            <w:r w:rsidRPr="007023F8">
              <w:rPr>
                <w:rFonts w:cs="Arial"/>
                <w:b/>
                <w:sz w:val="18"/>
                <w:szCs w:val="18"/>
                <w:lang w:eastAsia="en-US"/>
              </w:rPr>
              <w:t>2.3</w:t>
            </w:r>
            <w:r>
              <w:rPr>
                <w:rFonts w:cs="Arial"/>
                <w:b/>
                <w:sz w:val="18"/>
                <w:szCs w:val="18"/>
                <w:lang w:eastAsia="en-US"/>
              </w:rPr>
              <w:t xml:space="preserve"> 4.8.20</w:t>
            </w:r>
          </w:p>
        </w:tc>
        <w:tc>
          <w:tcPr>
            <w:tcW w:w="4976" w:type="dxa"/>
            <w:tcBorders>
              <w:left w:val="double" w:sz="4" w:space="0" w:color="auto"/>
            </w:tcBorders>
            <w:vAlign w:val="center"/>
          </w:tcPr>
          <w:p w:rsidR="001167E3" w:rsidRPr="00397991" w:rsidRDefault="001167E3" w:rsidP="001E20AF">
            <w:pPr>
              <w:spacing w:before="60" w:after="60"/>
              <w:rPr>
                <w:rFonts w:cs="Arial"/>
                <w:sz w:val="18"/>
                <w:szCs w:val="18"/>
                <w:lang w:eastAsia="en-US"/>
              </w:rPr>
            </w:pPr>
            <w:r>
              <w:rPr>
                <w:rFonts w:cs="Arial"/>
                <w:sz w:val="18"/>
                <w:szCs w:val="18"/>
                <w:lang w:eastAsia="en-US"/>
              </w:rPr>
              <w:t xml:space="preserve">Reconcile new file naming convention for support files for attributes </w:t>
            </w:r>
            <w:r>
              <w:rPr>
                <w:rFonts w:cs="Arial"/>
                <w:b/>
                <w:bCs/>
                <w:sz w:val="18"/>
                <w:szCs w:val="18"/>
                <w:lang w:eastAsia="en-US"/>
              </w:rPr>
              <w:t>information</w:t>
            </w:r>
            <w:r>
              <w:rPr>
                <w:rFonts w:cs="Arial"/>
                <w:sz w:val="18"/>
                <w:szCs w:val="18"/>
                <w:lang w:eastAsia="en-US"/>
              </w:rPr>
              <w:t>/</w:t>
            </w:r>
            <w:r>
              <w:rPr>
                <w:rFonts w:cs="Arial"/>
                <w:b/>
                <w:bCs/>
                <w:sz w:val="18"/>
                <w:szCs w:val="18"/>
                <w:lang w:eastAsia="en-US"/>
              </w:rPr>
              <w:t>file reference</w:t>
            </w:r>
            <w:r>
              <w:rPr>
                <w:rFonts w:cs="Arial"/>
                <w:sz w:val="18"/>
                <w:szCs w:val="18"/>
                <w:lang w:eastAsia="en-US"/>
              </w:rPr>
              <w:t xml:space="preserve"> and </w:t>
            </w:r>
            <w:r>
              <w:rPr>
                <w:rFonts w:cs="Arial"/>
                <w:b/>
                <w:bCs/>
                <w:sz w:val="18"/>
                <w:szCs w:val="18"/>
                <w:lang w:eastAsia="en-US"/>
              </w:rPr>
              <w:t>pictorial representation</w:t>
            </w:r>
            <w:r>
              <w:rPr>
                <w:rFonts w:cs="Arial"/>
                <w:sz w:val="18"/>
                <w:szCs w:val="18"/>
                <w:lang w:eastAsia="en-US"/>
              </w:rPr>
              <w:t>.</w:t>
            </w:r>
          </w:p>
        </w:tc>
        <w:tc>
          <w:tcPr>
            <w:tcW w:w="2313" w:type="dxa"/>
            <w:tcBorders>
              <w:left w:val="double" w:sz="4" w:space="0" w:color="auto"/>
            </w:tcBorders>
          </w:tcPr>
          <w:p w:rsidR="001167E3" w:rsidRDefault="001167E3" w:rsidP="00A65061">
            <w:pPr>
              <w:spacing w:before="60" w:after="60"/>
              <w:rPr>
                <w:rFonts w:cs="Arial"/>
                <w:b/>
                <w:sz w:val="18"/>
                <w:szCs w:val="18"/>
                <w:lang w:eastAsia="en-US"/>
              </w:rPr>
            </w:pPr>
          </w:p>
        </w:tc>
      </w:tr>
      <w:tr w:rsidR="001167E3" w:rsidRPr="00EF7A5A" w:rsidTr="001E20AF">
        <w:trPr>
          <w:cantSplit/>
          <w:jc w:val="center"/>
        </w:trPr>
        <w:tc>
          <w:tcPr>
            <w:tcW w:w="1252" w:type="dxa"/>
          </w:tcPr>
          <w:p w:rsidR="001167E3"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rsidR="001167E3" w:rsidRPr="007023F8" w:rsidRDefault="001167E3" w:rsidP="001E20AF">
            <w:pPr>
              <w:spacing w:before="60" w:after="60"/>
              <w:jc w:val="center"/>
              <w:rPr>
                <w:rFonts w:cs="Arial"/>
                <w:b/>
                <w:sz w:val="18"/>
                <w:szCs w:val="18"/>
                <w:lang w:eastAsia="en-US"/>
              </w:rPr>
            </w:pPr>
            <w:r w:rsidRPr="007023F8">
              <w:rPr>
                <w:rFonts w:cs="Arial"/>
                <w:b/>
                <w:sz w:val="18"/>
                <w:szCs w:val="18"/>
                <w:lang w:eastAsia="en-US"/>
              </w:rPr>
              <w:t>2.3</w:t>
            </w:r>
          </w:p>
        </w:tc>
        <w:tc>
          <w:tcPr>
            <w:tcW w:w="4976" w:type="dxa"/>
            <w:tcBorders>
              <w:left w:val="double" w:sz="4" w:space="0" w:color="auto"/>
            </w:tcBorders>
            <w:vAlign w:val="center"/>
          </w:tcPr>
          <w:p w:rsidR="001167E3" w:rsidRPr="00A63B1B" w:rsidRDefault="001167E3" w:rsidP="001E20AF">
            <w:pPr>
              <w:spacing w:before="60" w:after="60"/>
              <w:rPr>
                <w:rFonts w:cs="Arial"/>
                <w:sz w:val="18"/>
                <w:szCs w:val="18"/>
                <w:lang w:eastAsia="en-US"/>
              </w:rPr>
            </w:pPr>
            <w:r>
              <w:rPr>
                <w:rFonts w:cs="Arial"/>
                <w:sz w:val="18"/>
                <w:szCs w:val="18"/>
                <w:lang w:eastAsia="en-US"/>
              </w:rPr>
              <w:t xml:space="preserve">Reconcile encoding of national language in S-101 using attribute </w:t>
            </w:r>
            <w:r>
              <w:rPr>
                <w:rFonts w:cs="Arial"/>
                <w:b/>
                <w:bCs/>
                <w:sz w:val="18"/>
                <w:szCs w:val="18"/>
                <w:lang w:eastAsia="en-US"/>
              </w:rPr>
              <w:t>information</w:t>
            </w:r>
            <w:r>
              <w:rPr>
                <w:rFonts w:cs="Arial"/>
                <w:sz w:val="18"/>
                <w:szCs w:val="18"/>
                <w:lang w:eastAsia="en-US"/>
              </w:rPr>
              <w:t>/</w:t>
            </w:r>
            <w:r>
              <w:rPr>
                <w:rFonts w:cs="Arial"/>
                <w:b/>
                <w:bCs/>
                <w:sz w:val="18"/>
                <w:szCs w:val="18"/>
                <w:lang w:eastAsia="en-US"/>
              </w:rPr>
              <w:t>language</w:t>
            </w:r>
            <w:r>
              <w:rPr>
                <w:rFonts w:cs="Arial"/>
                <w:sz w:val="18"/>
                <w:szCs w:val="18"/>
                <w:lang w:eastAsia="en-US"/>
              </w:rPr>
              <w:t>.</w:t>
            </w:r>
          </w:p>
        </w:tc>
        <w:tc>
          <w:tcPr>
            <w:tcW w:w="2313" w:type="dxa"/>
            <w:tcBorders>
              <w:left w:val="double" w:sz="4" w:space="0" w:color="auto"/>
            </w:tcBorders>
            <w:vAlign w:val="center"/>
          </w:tcPr>
          <w:p w:rsidR="001167E3" w:rsidRDefault="001167E3" w:rsidP="001E20AF">
            <w:pPr>
              <w:spacing w:before="60" w:after="60"/>
              <w:rPr>
                <w:rFonts w:cs="Arial"/>
                <w:b/>
                <w:sz w:val="18"/>
                <w:szCs w:val="18"/>
                <w:lang w:eastAsia="en-US"/>
              </w:rPr>
            </w:pPr>
          </w:p>
        </w:tc>
      </w:tr>
      <w:tr w:rsidR="001167E3" w:rsidRPr="00EF7A5A" w:rsidTr="001E20AF">
        <w:trPr>
          <w:cantSplit/>
          <w:jc w:val="center"/>
        </w:trPr>
        <w:tc>
          <w:tcPr>
            <w:tcW w:w="1252" w:type="dxa"/>
          </w:tcPr>
          <w:p w:rsidR="001167E3" w:rsidRDefault="001167E3" w:rsidP="001E20AF">
            <w:pPr>
              <w:spacing w:before="60" w:after="60"/>
              <w:jc w:val="center"/>
              <w:rPr>
                <w:rFonts w:cs="Arial"/>
                <w:bCs/>
                <w:sz w:val="18"/>
                <w:szCs w:val="18"/>
                <w:lang w:eastAsia="en-US"/>
              </w:rPr>
            </w:pPr>
            <w:r>
              <w:rPr>
                <w:rFonts w:cs="Arial"/>
                <w:bCs/>
                <w:sz w:val="18"/>
                <w:szCs w:val="18"/>
                <w:lang w:eastAsia="en-US"/>
              </w:rPr>
              <w:t>All</w:t>
            </w:r>
          </w:p>
        </w:tc>
        <w:tc>
          <w:tcPr>
            <w:tcW w:w="867" w:type="dxa"/>
            <w:tcBorders>
              <w:right w:val="double" w:sz="4" w:space="0" w:color="auto"/>
            </w:tcBorders>
          </w:tcPr>
          <w:p w:rsidR="001167E3" w:rsidRPr="007023F8" w:rsidRDefault="001167E3" w:rsidP="001E20AF">
            <w:pPr>
              <w:spacing w:before="60" w:after="60"/>
              <w:jc w:val="center"/>
              <w:rPr>
                <w:rFonts w:cs="Arial"/>
                <w:b/>
                <w:sz w:val="18"/>
                <w:szCs w:val="18"/>
                <w:lang w:eastAsia="en-US"/>
              </w:rPr>
            </w:pPr>
            <w:r>
              <w:rPr>
                <w:rFonts w:cs="Arial"/>
                <w:b/>
                <w:sz w:val="18"/>
                <w:szCs w:val="18"/>
                <w:lang w:eastAsia="en-US"/>
              </w:rPr>
              <w:t>14</w:t>
            </w:r>
          </w:p>
        </w:tc>
        <w:tc>
          <w:tcPr>
            <w:tcW w:w="4976" w:type="dxa"/>
            <w:tcBorders>
              <w:left w:val="double" w:sz="4" w:space="0" w:color="auto"/>
            </w:tcBorders>
            <w:vAlign w:val="center"/>
          </w:tcPr>
          <w:p w:rsidR="001167E3" w:rsidRDefault="001167E3" w:rsidP="001E20AF">
            <w:pPr>
              <w:spacing w:before="60" w:after="60"/>
              <w:rPr>
                <w:rFonts w:cs="Arial"/>
                <w:sz w:val="18"/>
                <w:szCs w:val="18"/>
                <w:lang w:eastAsia="en-US"/>
              </w:rPr>
            </w:pPr>
            <w:r>
              <w:rPr>
                <w:rFonts w:cs="Arial"/>
                <w:sz w:val="18"/>
                <w:szCs w:val="18"/>
                <w:lang w:eastAsia="en-US"/>
              </w:rPr>
              <w:t xml:space="preserve">Reconcile encoding of national language in S-101 using attribute </w:t>
            </w:r>
            <w:r>
              <w:rPr>
                <w:rFonts w:cs="Arial"/>
                <w:b/>
                <w:bCs/>
                <w:sz w:val="18"/>
                <w:szCs w:val="18"/>
                <w:lang w:eastAsia="en-US"/>
              </w:rPr>
              <w:t>feature name</w:t>
            </w:r>
            <w:r>
              <w:rPr>
                <w:rFonts w:cs="Arial"/>
                <w:sz w:val="18"/>
                <w:szCs w:val="18"/>
                <w:lang w:eastAsia="en-US"/>
              </w:rPr>
              <w:t>/</w:t>
            </w:r>
            <w:r>
              <w:rPr>
                <w:rFonts w:cs="Arial"/>
                <w:b/>
                <w:bCs/>
                <w:sz w:val="18"/>
                <w:szCs w:val="18"/>
                <w:lang w:eastAsia="en-US"/>
              </w:rPr>
              <w:t>language</w:t>
            </w:r>
            <w:r>
              <w:rPr>
                <w:rFonts w:cs="Arial"/>
                <w:sz w:val="18"/>
                <w:szCs w:val="18"/>
                <w:lang w:eastAsia="en-US"/>
              </w:rPr>
              <w:t>.</w:t>
            </w:r>
          </w:p>
        </w:tc>
        <w:tc>
          <w:tcPr>
            <w:tcW w:w="2313" w:type="dxa"/>
            <w:tcBorders>
              <w:left w:val="double" w:sz="4" w:space="0" w:color="auto"/>
            </w:tcBorders>
            <w:vAlign w:val="center"/>
          </w:tcPr>
          <w:p w:rsidR="001167E3" w:rsidRDefault="001167E3" w:rsidP="001E20AF">
            <w:pPr>
              <w:spacing w:before="60" w:after="60"/>
              <w:rPr>
                <w:rFonts w:cs="Arial"/>
                <w:b/>
                <w:sz w:val="18"/>
                <w:szCs w:val="18"/>
                <w:lang w:eastAsia="en-US"/>
              </w:rPr>
            </w:pP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ACHARE</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9.2.1</w:t>
            </w:r>
          </w:p>
        </w:tc>
        <w:tc>
          <w:tcPr>
            <w:tcW w:w="4976" w:type="dxa"/>
            <w:tcBorders>
              <w:left w:val="double" w:sz="4" w:space="0" w:color="auto"/>
            </w:tcBorders>
            <w:vAlign w:val="center"/>
          </w:tcPr>
          <w:p w:rsidR="001167E3" w:rsidRPr="002764C9" w:rsidRDefault="001167E3" w:rsidP="001E20AF">
            <w:pPr>
              <w:spacing w:before="60" w:after="60"/>
              <w:rPr>
                <w:rFonts w:cs="Arial"/>
                <w:sz w:val="18"/>
                <w:szCs w:val="18"/>
                <w:lang w:eastAsia="en-US"/>
              </w:rPr>
            </w:pPr>
            <w:r>
              <w:rPr>
                <w:rFonts w:cs="Arial"/>
                <w:sz w:val="18"/>
                <w:szCs w:val="18"/>
                <w:lang w:eastAsia="en-US"/>
              </w:rPr>
              <w:t>Standardised text string for INFORM (for reported anchorage).</w:t>
            </w:r>
          </w:p>
        </w:tc>
        <w:tc>
          <w:tcPr>
            <w:tcW w:w="2313" w:type="dxa"/>
            <w:tcBorders>
              <w:left w:val="double" w:sz="4" w:space="0" w:color="auto"/>
            </w:tcBorders>
            <w:vAlign w:val="center"/>
          </w:tcPr>
          <w:p w:rsidR="001167E3" w:rsidRPr="00D95AEB" w:rsidRDefault="001167E3" w:rsidP="001E20AF">
            <w:pPr>
              <w:spacing w:before="60" w:after="60"/>
              <w:rPr>
                <w:rFonts w:cs="Arial"/>
                <w:b/>
                <w:sz w:val="18"/>
                <w:szCs w:val="18"/>
                <w:lang w:eastAsia="en-US"/>
              </w:rPr>
            </w:pPr>
            <w:r>
              <w:rPr>
                <w:rFonts w:cs="Arial"/>
                <w:b/>
                <w:sz w:val="18"/>
                <w:szCs w:val="18"/>
                <w:lang w:eastAsia="en-US"/>
              </w:rPr>
              <w:t>Anchorage Area</w:t>
            </w:r>
            <w:r w:rsidRPr="004779B0">
              <w:rPr>
                <w:rFonts w:cs="Arial"/>
                <w:sz w:val="18"/>
                <w:szCs w:val="18"/>
                <w:lang w:eastAsia="en-US"/>
              </w:rPr>
              <w:t xml:space="preserve">; </w:t>
            </w:r>
            <w:r>
              <w:rPr>
                <w:rFonts w:cs="Arial"/>
                <w:b/>
                <w:sz w:val="18"/>
                <w:szCs w:val="18"/>
                <w:lang w:eastAsia="en-US"/>
              </w:rPr>
              <w:t>Mooring Area</w:t>
            </w:r>
          </w:p>
        </w:tc>
      </w:tr>
      <w:tr w:rsidR="001167E3" w:rsidRPr="00EF7A5A" w:rsidTr="005A19B7">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ACHBRT</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9.2.2</w:t>
            </w:r>
          </w:p>
        </w:tc>
        <w:tc>
          <w:tcPr>
            <w:tcW w:w="4976" w:type="dxa"/>
            <w:tcBorders>
              <w:left w:val="double" w:sz="4" w:space="0" w:color="auto"/>
            </w:tcBorders>
          </w:tcPr>
          <w:p w:rsidR="001167E3" w:rsidRPr="002764C9" w:rsidRDefault="001167E3" w:rsidP="005A19B7">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Pr="00D95AEB" w:rsidRDefault="001167E3" w:rsidP="005A19B7">
            <w:pPr>
              <w:spacing w:before="60" w:after="60"/>
              <w:rPr>
                <w:rFonts w:cs="Arial"/>
                <w:b/>
                <w:sz w:val="18"/>
                <w:szCs w:val="18"/>
                <w:lang w:eastAsia="en-US"/>
              </w:rPr>
            </w:pPr>
            <w:r>
              <w:rPr>
                <w:rFonts w:cs="Arial"/>
                <w:b/>
                <w:sz w:val="18"/>
                <w:szCs w:val="18"/>
                <w:lang w:eastAsia="en-US"/>
              </w:rPr>
              <w:t>Anchorage Area</w:t>
            </w:r>
            <w:r w:rsidRPr="004779B0">
              <w:rPr>
                <w:rFonts w:cs="Arial"/>
                <w:sz w:val="18"/>
                <w:szCs w:val="18"/>
                <w:lang w:eastAsia="en-US"/>
              </w:rPr>
              <w:t xml:space="preserve">; </w:t>
            </w:r>
            <w:r>
              <w:rPr>
                <w:rFonts w:cs="Arial"/>
                <w:b/>
                <w:sz w:val="18"/>
                <w:szCs w:val="18"/>
                <w:lang w:eastAsia="en-US"/>
              </w:rPr>
              <w:t>Mooring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ADMARE</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sidRPr="00EF7A5A">
              <w:rPr>
                <w:rFonts w:cs="Arial"/>
                <w:b/>
                <w:sz w:val="18"/>
                <w:szCs w:val="18"/>
                <w:lang w:eastAsia="en-US"/>
              </w:rPr>
              <w:t>11.2.1</w:t>
            </w:r>
            <w:r w:rsidRPr="00EF7A5A">
              <w:rPr>
                <w:rFonts w:cs="Arial"/>
                <w:sz w:val="18"/>
                <w:szCs w:val="18"/>
                <w:lang w:eastAsia="en-US"/>
              </w:rPr>
              <w:t xml:space="preserve"> 11.16 12.13 13.1.2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strings for INFORM (for marine pollution regulations area, vessel traffic service area and pilotage district).</w:t>
            </w:r>
          </w:p>
          <w:p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rsidR="001167E3" w:rsidRPr="004779B0"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rsidR="001167E3" w:rsidRPr="004779B0" w:rsidRDefault="001167E3" w:rsidP="001E20AF">
            <w:pPr>
              <w:spacing w:before="60" w:after="60"/>
              <w:rPr>
                <w:rFonts w:cs="Arial"/>
                <w:b/>
                <w:sz w:val="18"/>
                <w:szCs w:val="18"/>
                <w:lang w:eastAsia="en-US"/>
              </w:rPr>
            </w:pPr>
            <w:r>
              <w:rPr>
                <w:rFonts w:cs="Arial"/>
                <w:b/>
                <w:sz w:val="18"/>
                <w:szCs w:val="18"/>
                <w:lang w:eastAsia="en-US"/>
              </w:rPr>
              <w:t>Administration Area</w:t>
            </w:r>
            <w:r>
              <w:rPr>
                <w:rFonts w:cs="Arial"/>
                <w:sz w:val="18"/>
                <w:szCs w:val="18"/>
                <w:lang w:eastAsia="en-US"/>
              </w:rPr>
              <w:t xml:space="preserve">; </w:t>
            </w:r>
            <w:r>
              <w:rPr>
                <w:rFonts w:cs="Arial"/>
                <w:b/>
                <w:sz w:val="18"/>
                <w:szCs w:val="18"/>
                <w:lang w:eastAsia="en-US"/>
              </w:rPr>
              <w:t>Marine Pollution Regulations Area</w:t>
            </w:r>
            <w:r>
              <w:rPr>
                <w:rFonts w:cs="Arial"/>
                <w:sz w:val="18"/>
                <w:szCs w:val="18"/>
                <w:lang w:eastAsia="en-US"/>
              </w:rPr>
              <w:t xml:space="preserve">; </w:t>
            </w:r>
            <w:r>
              <w:rPr>
                <w:rFonts w:cs="Arial"/>
                <w:b/>
                <w:sz w:val="18"/>
                <w:szCs w:val="18"/>
                <w:lang w:eastAsia="en-US"/>
              </w:rPr>
              <w:t>Pilotage District</w:t>
            </w:r>
            <w:r>
              <w:rPr>
                <w:rFonts w:cs="Arial"/>
                <w:sz w:val="18"/>
                <w:szCs w:val="18"/>
                <w:lang w:eastAsia="en-US"/>
              </w:rPr>
              <w:t xml:space="preserve">; </w:t>
            </w:r>
            <w:r>
              <w:rPr>
                <w:rFonts w:cs="Arial"/>
                <w:b/>
                <w:sz w:val="18"/>
                <w:szCs w:val="18"/>
                <w:lang w:eastAsia="en-US"/>
              </w:rPr>
              <w:t>Vessel Traffic Service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AIRARE</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w:t>
            </w:r>
            <w:r>
              <w:rPr>
                <w:rFonts w:cs="Arial"/>
                <w:sz w:val="18"/>
                <w:szCs w:val="18"/>
                <w:lang w:eastAsia="en-US"/>
              </w:rPr>
              <w:t>s</w:t>
            </w:r>
            <w:r w:rsidRPr="00742C6F">
              <w:rPr>
                <w:rFonts w:cs="Arial"/>
                <w:sz w:val="18"/>
                <w:szCs w:val="18"/>
                <w:lang w:eastAsia="en-US"/>
              </w:rPr>
              <w:t xml:space="preserve">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Airport/Airfield</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Pr>
                <w:rFonts w:cs="Arial"/>
                <w:b/>
                <w:sz w:val="18"/>
                <w:szCs w:val="18"/>
                <w:lang w:eastAsia="en-US"/>
              </w:rPr>
              <w:t>ARCSLN</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Pr>
                <w:rFonts w:cs="Arial"/>
                <w:b/>
                <w:sz w:val="18"/>
                <w:szCs w:val="18"/>
                <w:lang w:eastAsia="en-US"/>
              </w:rPr>
              <w:t>10.5.1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Pr="00CD6E61" w:rsidRDefault="001167E3" w:rsidP="001E20AF">
            <w:pPr>
              <w:spacing w:before="60" w:after="60"/>
              <w:rPr>
                <w:rFonts w:cs="Arial"/>
                <w:b/>
                <w:sz w:val="18"/>
                <w:szCs w:val="18"/>
                <w:lang w:eastAsia="en-US"/>
              </w:rPr>
            </w:pPr>
            <w:r w:rsidRPr="00CD6E61">
              <w:rPr>
                <w:b/>
                <w:sz w:val="18"/>
                <w:szCs w:val="18"/>
              </w:rPr>
              <w:t>Archipelagic Sea Lane Area</w:t>
            </w:r>
          </w:p>
        </w:tc>
      </w:tr>
      <w:tr w:rsidR="001167E3" w:rsidRPr="00EF7A5A" w:rsidTr="001E20AF">
        <w:trPr>
          <w:cantSplit/>
          <w:jc w:val="center"/>
        </w:trPr>
        <w:tc>
          <w:tcPr>
            <w:tcW w:w="1252" w:type="dxa"/>
          </w:tcPr>
          <w:p w:rsidR="001167E3" w:rsidRDefault="001167E3" w:rsidP="001E20AF">
            <w:pPr>
              <w:spacing w:before="60" w:after="60"/>
              <w:jc w:val="center"/>
              <w:rPr>
                <w:rFonts w:cs="Arial"/>
                <w:b/>
                <w:sz w:val="18"/>
                <w:szCs w:val="18"/>
                <w:lang w:eastAsia="en-US"/>
              </w:rPr>
            </w:pPr>
            <w:r>
              <w:rPr>
                <w:rFonts w:cs="Arial"/>
                <w:b/>
                <w:sz w:val="18"/>
                <w:szCs w:val="18"/>
                <w:lang w:eastAsia="en-US"/>
              </w:rPr>
              <w:t>ASLXIS</w:t>
            </w:r>
          </w:p>
        </w:tc>
        <w:tc>
          <w:tcPr>
            <w:tcW w:w="867" w:type="dxa"/>
            <w:tcBorders>
              <w:right w:val="double" w:sz="4" w:space="0" w:color="auto"/>
            </w:tcBorders>
          </w:tcPr>
          <w:p w:rsidR="001167E3" w:rsidRDefault="001167E3" w:rsidP="001E20AF">
            <w:pPr>
              <w:spacing w:before="60" w:after="60"/>
              <w:jc w:val="center"/>
              <w:rPr>
                <w:rFonts w:cs="Arial"/>
                <w:b/>
                <w:sz w:val="18"/>
                <w:szCs w:val="18"/>
                <w:lang w:eastAsia="en-US"/>
              </w:rPr>
            </w:pPr>
            <w:r>
              <w:rPr>
                <w:rFonts w:cs="Arial"/>
                <w:b/>
                <w:sz w:val="18"/>
                <w:szCs w:val="18"/>
                <w:lang w:eastAsia="en-US"/>
              </w:rPr>
              <w:t>10.5.2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Pr="00CD6E61" w:rsidRDefault="001167E3" w:rsidP="001E20AF">
            <w:pPr>
              <w:spacing w:before="60" w:after="60"/>
              <w:rPr>
                <w:b/>
                <w:sz w:val="18"/>
                <w:szCs w:val="18"/>
              </w:rPr>
            </w:pPr>
            <w:r w:rsidRPr="00CD6E61">
              <w:rPr>
                <w:b/>
                <w:sz w:val="18"/>
                <w:szCs w:val="18"/>
              </w:rPr>
              <w:t>Archipelagic Sea Lane Axis</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BCNCAR</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Cardinal Beacon</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BCNISD</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Isolated Danger Beacon</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BCNLAT</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Lateral Beacon</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BCNSAW</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Safe Water Beacon</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BCNSPP</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CATSPM,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Special Purpose/General Beacon</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BERTHS</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4.6.2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strings for INFORM (for maximum permitted draught and dangerous or hazardous cargo).</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 STATUS.</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Berth</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BOYCAR</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Cardinal Buoy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BOYINB</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Attributes MARSYS and VERLEN will not be converted.</w:t>
            </w:r>
          </w:p>
          <w:p w:rsidR="001167E3" w:rsidRDefault="001167E3" w:rsidP="001E20AF">
            <w:pPr>
              <w:spacing w:before="60" w:after="60"/>
              <w:rPr>
                <w:ins w:id="2101" w:author="Jeff Wootton" w:date="2024-09-05T12:04: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rsidR="003658BA" w:rsidRPr="003658BA" w:rsidRDefault="003658BA" w:rsidP="001E20AF">
            <w:pPr>
              <w:spacing w:before="60" w:after="60"/>
              <w:rPr>
                <w:rFonts w:cs="Arial"/>
                <w:sz w:val="18"/>
                <w:szCs w:val="18"/>
                <w:lang w:eastAsia="en-US"/>
              </w:rPr>
            </w:pPr>
            <w:ins w:id="2102" w:author="Jeff Wootton" w:date="2024-09-05T12:04:00Z">
              <w:r>
                <w:rPr>
                  <w:rFonts w:cs="Arial"/>
                  <w:b/>
                  <w:bCs/>
                  <w:sz w:val="18"/>
                  <w:szCs w:val="18"/>
                  <w:lang w:eastAsia="en-US"/>
                </w:rPr>
                <w:t>TOP</w:t>
              </w:r>
            </w:ins>
            <w:ins w:id="2103" w:author="Jeff Wootton" w:date="2024-09-05T12:05:00Z">
              <w:r>
                <w:rPr>
                  <w:rFonts w:cs="Arial"/>
                  <w:b/>
                  <w:bCs/>
                  <w:sz w:val="18"/>
                  <w:szCs w:val="18"/>
                  <w:lang w:eastAsia="en-US"/>
                </w:rPr>
                <w:t>MAR</w:t>
              </w:r>
              <w:r>
                <w:rPr>
                  <w:rFonts w:cs="Arial"/>
                  <w:sz w:val="18"/>
                  <w:szCs w:val="18"/>
                  <w:lang w:eastAsia="en-US"/>
                </w:rPr>
                <w:t xml:space="preserve"> associated to </w:t>
              </w:r>
              <w:r>
                <w:rPr>
                  <w:rFonts w:cs="Arial"/>
                  <w:b/>
                  <w:bCs/>
                  <w:sz w:val="18"/>
                  <w:szCs w:val="18"/>
                  <w:lang w:eastAsia="en-US"/>
                </w:rPr>
                <w:t>BOYINB</w:t>
              </w:r>
              <w:r>
                <w:rPr>
                  <w:rFonts w:cs="Arial"/>
                  <w:sz w:val="18"/>
                  <w:szCs w:val="18"/>
                  <w:lang w:eastAsia="en-US"/>
                </w:rPr>
                <w:t xml:space="preserve"> will not be converted.</w:t>
              </w:r>
            </w:ins>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Installation Buoy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BOYISD</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Isolated Danger Buoy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BOYLAT</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Lateral Buoy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BOYSAW</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Safe Water Buoy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BOYSPP</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12.4.1</w:t>
            </w:r>
          </w:p>
        </w:tc>
        <w:tc>
          <w:tcPr>
            <w:tcW w:w="4976" w:type="dxa"/>
            <w:tcBorders>
              <w:left w:val="double" w:sz="4" w:space="0" w:color="auto"/>
            </w:tcBorders>
          </w:tcPr>
          <w:p w:rsidR="001167E3" w:rsidRDefault="001167E3" w:rsidP="001E20AF">
            <w:pPr>
              <w:spacing w:before="60" w:after="60"/>
              <w:rPr>
                <w:ins w:id="2104" w:author="Jeff Wootton" w:date="2024-09-05T11:36: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CATSPM, MARSYS, NATCON.</w:t>
            </w:r>
          </w:p>
          <w:p w:rsidR="00036295" w:rsidRDefault="00036295" w:rsidP="001E20AF">
            <w:pPr>
              <w:spacing w:before="60" w:after="60"/>
              <w:rPr>
                <w:rFonts w:cs="Arial"/>
                <w:sz w:val="18"/>
                <w:szCs w:val="18"/>
                <w:lang w:eastAsia="en-US"/>
              </w:rPr>
            </w:pPr>
            <w:ins w:id="2105" w:author="Jeff Wootton" w:date="2024-09-05T11:36:00Z">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BOYSHP</w:t>
              </w:r>
              <w:r w:rsidR="00D41D08">
                <w:rPr>
                  <w:rFonts w:cs="Arial"/>
                  <w:sz w:val="18"/>
                  <w:szCs w:val="18"/>
                  <w:lang w:eastAsia="en-US"/>
                </w:rPr>
                <w:t xml:space="preserve"> (when</w:t>
              </w:r>
            </w:ins>
            <w:ins w:id="2106" w:author="Jeff Wootton" w:date="2024-09-05T11:37:00Z">
              <w:r w:rsidR="00D41D08">
                <w:rPr>
                  <w:rFonts w:cs="Arial"/>
                  <w:sz w:val="18"/>
                  <w:szCs w:val="18"/>
                  <w:lang w:eastAsia="en-US"/>
                </w:rPr>
                <w:t xml:space="preserve"> converting to </w:t>
              </w:r>
            </w:ins>
            <w:ins w:id="2107" w:author="Jeff Wootton" w:date="2024-09-05T11:38:00Z">
              <w:r w:rsidR="00D71543">
                <w:rPr>
                  <w:rFonts w:cs="Arial"/>
                  <w:b/>
                  <w:bCs/>
                  <w:sz w:val="18"/>
                  <w:szCs w:val="18"/>
                  <w:lang w:eastAsia="en-US"/>
                </w:rPr>
                <w:t>E</w:t>
              </w:r>
            </w:ins>
            <w:ins w:id="2108" w:author="Jeff Wootton" w:date="2024-09-05T11:37:00Z">
              <w:r w:rsidR="00D41D08">
                <w:rPr>
                  <w:rFonts w:cs="Arial"/>
                  <w:b/>
                  <w:bCs/>
                  <w:sz w:val="18"/>
                  <w:szCs w:val="18"/>
                  <w:lang w:eastAsia="en-US"/>
                </w:rPr>
                <w:t>mergency Wreck Marking Buoy</w:t>
              </w:r>
              <w:r w:rsidR="00D41D08">
                <w:rPr>
                  <w:rFonts w:cs="Arial"/>
                  <w:sz w:val="18"/>
                  <w:szCs w:val="18"/>
                  <w:lang w:eastAsia="en-US"/>
                </w:rPr>
                <w:t>)</w:t>
              </w:r>
            </w:ins>
            <w:ins w:id="2109" w:author="Jeff Wootton" w:date="2024-09-05T11:36:00Z">
              <w:r>
                <w:rPr>
                  <w:rFonts w:cs="Arial"/>
                  <w:sz w:val="18"/>
                  <w:szCs w:val="18"/>
                  <w:lang w:eastAsia="en-US"/>
                </w:rPr>
                <w:t>.</w:t>
              </w:r>
            </w:ins>
          </w:p>
        </w:tc>
        <w:tc>
          <w:tcPr>
            <w:tcW w:w="2313" w:type="dxa"/>
            <w:tcBorders>
              <w:left w:val="double" w:sz="4" w:space="0" w:color="auto"/>
            </w:tcBorders>
          </w:tcPr>
          <w:p w:rsidR="001167E3" w:rsidRPr="00EE5F06" w:rsidRDefault="001167E3" w:rsidP="001E20AF">
            <w:pPr>
              <w:spacing w:before="60" w:after="60"/>
              <w:rPr>
                <w:rFonts w:cs="Arial"/>
                <w:b/>
                <w:sz w:val="18"/>
                <w:szCs w:val="18"/>
                <w:lang w:eastAsia="en-US"/>
              </w:rPr>
            </w:pPr>
            <w:r>
              <w:rPr>
                <w:rFonts w:cs="Arial"/>
                <w:b/>
                <w:sz w:val="18"/>
                <w:szCs w:val="18"/>
                <w:lang w:eastAsia="en-US"/>
              </w:rPr>
              <w:t>Special Purpose/General Buoy</w:t>
            </w:r>
            <w:ins w:id="2110" w:author="Jeff Wootton" w:date="2024-09-05T11:37:00Z">
              <w:r w:rsidR="00EE5F06">
                <w:rPr>
                  <w:rFonts w:cs="Arial"/>
                  <w:bCs/>
                  <w:sz w:val="18"/>
                  <w:szCs w:val="18"/>
                  <w:lang w:eastAsia="en-US"/>
                </w:rPr>
                <w:t xml:space="preserve">, </w:t>
              </w:r>
              <w:r w:rsidR="00EE5F06">
                <w:rPr>
                  <w:rFonts w:cs="Arial"/>
                  <w:b/>
                  <w:sz w:val="18"/>
                  <w:szCs w:val="18"/>
                  <w:lang w:eastAsia="en-US"/>
                </w:rPr>
                <w:t>Emergency Wreck Marking Buoy</w:t>
              </w:r>
            </w:ins>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BRIDGE</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Pr>
                <w:rFonts w:cs="Arial"/>
                <w:sz w:val="18"/>
                <w:szCs w:val="18"/>
                <w:lang w:eastAsia="en-US"/>
              </w:rPr>
              <w:t>2.1.2</w:t>
            </w:r>
          </w:p>
          <w:p w:rsidR="001167E3" w:rsidRDefault="001167E3" w:rsidP="001E20AF">
            <w:pPr>
              <w:spacing w:before="60" w:after="60"/>
              <w:jc w:val="center"/>
              <w:rPr>
                <w:rFonts w:cs="Arial"/>
                <w:sz w:val="18"/>
                <w:szCs w:val="18"/>
                <w:lang w:eastAsia="en-US"/>
              </w:rPr>
            </w:pPr>
            <w:r>
              <w:rPr>
                <w:rFonts w:cs="Arial"/>
                <w:sz w:val="18"/>
                <w:szCs w:val="18"/>
                <w:lang w:eastAsia="en-US"/>
              </w:rPr>
              <w:t>2.2.4.2</w:t>
            </w:r>
          </w:p>
          <w:p w:rsidR="001167E3" w:rsidRDefault="001167E3" w:rsidP="001E20AF">
            <w:pPr>
              <w:spacing w:before="60" w:after="60"/>
              <w:jc w:val="center"/>
              <w:rPr>
                <w:rFonts w:cs="Arial"/>
                <w:sz w:val="18"/>
                <w:szCs w:val="18"/>
                <w:lang w:eastAsia="en-US"/>
              </w:rPr>
            </w:pPr>
            <w:r>
              <w:rPr>
                <w:rFonts w:cs="Arial"/>
                <w:sz w:val="18"/>
                <w:szCs w:val="18"/>
                <w:lang w:eastAsia="en-US"/>
              </w:rPr>
              <w:t>2.2.4.3</w:t>
            </w:r>
          </w:p>
          <w:p w:rsidR="001167E3" w:rsidRPr="00F91B0D" w:rsidRDefault="001167E3" w:rsidP="001E20AF">
            <w:pPr>
              <w:spacing w:before="60" w:after="60"/>
              <w:jc w:val="center"/>
              <w:rPr>
                <w:rFonts w:cs="Arial"/>
                <w:b/>
                <w:sz w:val="18"/>
                <w:szCs w:val="18"/>
                <w:lang w:eastAsia="en-US"/>
              </w:rPr>
            </w:pPr>
            <w:r w:rsidRPr="00F91B0D">
              <w:rPr>
                <w:rFonts w:cs="Arial"/>
                <w:b/>
                <w:sz w:val="18"/>
                <w:szCs w:val="18"/>
                <w:lang w:eastAsia="en-US"/>
              </w:rPr>
              <w:t>4.8.10</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Each span of a bridge encoded as a separate </w:t>
            </w:r>
            <w:r>
              <w:rPr>
                <w:rFonts w:cs="Arial"/>
                <w:b/>
                <w:sz w:val="18"/>
                <w:szCs w:val="18"/>
                <w:lang w:eastAsia="en-US"/>
              </w:rPr>
              <w:t>BRIDGE</w:t>
            </w:r>
            <w:r>
              <w:rPr>
                <w:rFonts w:cs="Arial"/>
                <w:sz w:val="18"/>
                <w:szCs w:val="18"/>
                <w:lang w:eastAsia="en-US"/>
              </w:rPr>
              <w:t xml:space="preserve"> feature (recommended).</w:t>
            </w:r>
          </w:p>
          <w:p w:rsidR="001167E3" w:rsidRPr="003E766B" w:rsidRDefault="001167E3" w:rsidP="001E20AF">
            <w:pPr>
              <w:spacing w:before="60" w:after="60"/>
              <w:rPr>
                <w:rFonts w:cs="Arial"/>
                <w:sz w:val="18"/>
                <w:szCs w:val="18"/>
                <w:lang w:eastAsia="en-US"/>
              </w:rPr>
            </w:pPr>
            <w:r>
              <w:rPr>
                <w:rFonts w:cs="Arial"/>
                <w:sz w:val="18"/>
                <w:szCs w:val="18"/>
                <w:lang w:eastAsia="en-US"/>
              </w:rPr>
              <w:t>Confirm converted S-101 encoding, including bridge and span type; categorization of bridge as opening or closing; and clearance types and values.</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Bridge</w:t>
            </w:r>
            <w:r>
              <w:rPr>
                <w:rFonts w:cs="Arial"/>
                <w:sz w:val="18"/>
                <w:szCs w:val="18"/>
                <w:lang w:eastAsia="en-US"/>
              </w:rPr>
              <w:t xml:space="preserve">, </w:t>
            </w:r>
            <w:r>
              <w:rPr>
                <w:rFonts w:cs="Arial"/>
                <w:b/>
                <w:sz w:val="18"/>
                <w:szCs w:val="18"/>
                <w:lang w:eastAsia="en-US"/>
              </w:rPr>
              <w:t>Span Fixed</w:t>
            </w:r>
            <w:r>
              <w:rPr>
                <w:rFonts w:cs="Arial"/>
                <w:sz w:val="18"/>
                <w:szCs w:val="18"/>
                <w:lang w:eastAsia="en-US"/>
              </w:rPr>
              <w:t xml:space="preserve">, </w:t>
            </w:r>
            <w:r>
              <w:rPr>
                <w:rFonts w:cs="Arial"/>
                <w:b/>
                <w:sz w:val="18"/>
                <w:szCs w:val="18"/>
                <w:lang w:eastAsia="en-US"/>
              </w:rPr>
              <w:t>Span Opening</w:t>
            </w:r>
          </w:p>
          <w:p w:rsidR="001167E3" w:rsidRPr="003319F9" w:rsidRDefault="001167E3" w:rsidP="001E20AF">
            <w:pPr>
              <w:spacing w:before="60" w:after="60"/>
              <w:rPr>
                <w:rFonts w:cs="Arial"/>
                <w:sz w:val="18"/>
                <w:szCs w:val="18"/>
                <w:lang w:eastAsia="en-US"/>
              </w:rPr>
            </w:pPr>
            <w:r>
              <w:rPr>
                <w:rFonts w:cs="Arial"/>
                <w:b/>
                <w:sz w:val="18"/>
                <w:szCs w:val="18"/>
                <w:lang w:eastAsia="en-US"/>
              </w:rPr>
              <w:t>Landmark</w:t>
            </w:r>
            <w:r>
              <w:rPr>
                <w:rFonts w:cs="Arial"/>
                <w:sz w:val="18"/>
                <w:szCs w:val="18"/>
                <w:lang w:eastAsia="en-US"/>
              </w:rPr>
              <w:t xml:space="preserve"> (</w:t>
            </w:r>
            <w:r>
              <w:rPr>
                <w:rFonts w:cs="Arial"/>
                <w:b/>
                <w:sz w:val="18"/>
                <w:szCs w:val="18"/>
                <w:lang w:eastAsia="en-US"/>
              </w:rPr>
              <w:t>BRIDGE</w:t>
            </w:r>
            <w:r>
              <w:rPr>
                <w:rFonts w:cs="Arial"/>
                <w:sz w:val="18"/>
                <w:szCs w:val="18"/>
                <w:lang w:eastAsia="en-US"/>
              </w:rPr>
              <w:t xml:space="preserve"> of geometric primitive point)</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BUAARE</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4.8.14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Built-Up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BUISGL</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boathouse or boatshed).</w:t>
            </w:r>
          </w:p>
          <w:p w:rsidR="001167E3" w:rsidRDefault="001167E3" w:rsidP="001E20AF">
            <w:pPr>
              <w:spacing w:before="60" w:after="60"/>
              <w:rPr>
                <w:ins w:id="2111" w:author="Jeff Wootton" w:date="2024-07-30T11:07:00Z"/>
                <w:rFonts w:cs="Arial"/>
                <w:sz w:val="18"/>
                <w:szCs w:val="18"/>
                <w:lang w:eastAsia="en-US"/>
              </w:rPr>
            </w:pPr>
            <w:r>
              <w:rPr>
                <w:rFonts w:cs="Arial"/>
                <w:sz w:val="18"/>
                <w:szCs w:val="18"/>
                <w:lang w:eastAsia="en-US"/>
              </w:rPr>
              <w:t>Remove S-57 ECDIS Base display structure for buildings located in the water in converted S-101 dataset.</w:t>
            </w:r>
          </w:p>
          <w:p w:rsidR="00247A94" w:rsidRPr="00C94909" w:rsidRDefault="00C94909" w:rsidP="001E20AF">
            <w:pPr>
              <w:spacing w:before="60" w:after="60"/>
              <w:rPr>
                <w:rFonts w:cs="Arial"/>
                <w:sz w:val="18"/>
                <w:szCs w:val="18"/>
                <w:lang w:eastAsia="en-US"/>
              </w:rPr>
            </w:pPr>
            <w:ins w:id="2112" w:author="Jeff Wootton" w:date="2024-07-30T11:07:00Z">
              <w:r>
                <w:rPr>
                  <w:rFonts w:cs="Arial"/>
                  <w:sz w:val="18"/>
                  <w:szCs w:val="18"/>
                  <w:lang w:eastAsia="en-US"/>
                </w:rPr>
                <w:t xml:space="preserve">Optional amendment of converted </w:t>
              </w:r>
              <w:r>
                <w:rPr>
                  <w:rFonts w:cs="Arial"/>
                  <w:b/>
                  <w:bCs/>
                  <w:sz w:val="18"/>
                  <w:szCs w:val="18"/>
                  <w:lang w:eastAsia="en-US"/>
                </w:rPr>
                <w:t>Building</w:t>
              </w:r>
              <w:r>
                <w:rPr>
                  <w:rFonts w:cs="Arial"/>
                  <w:sz w:val="18"/>
                  <w:szCs w:val="18"/>
                  <w:lang w:eastAsia="en-US"/>
                </w:rPr>
                <w:t xml:space="preserve"> feature to </w:t>
              </w:r>
              <w:r>
                <w:rPr>
                  <w:rFonts w:cs="Arial"/>
                  <w:b/>
                  <w:bCs/>
                  <w:sz w:val="18"/>
                  <w:szCs w:val="18"/>
                  <w:lang w:eastAsia="en-US"/>
                </w:rPr>
                <w:t>Structure Over Navigable Water</w:t>
              </w:r>
            </w:ins>
            <w:ins w:id="2113" w:author="Jeff Wootton" w:date="2024-08-20T10:21:00Z">
              <w:r w:rsidR="00D601B5">
                <w:rPr>
                  <w:rFonts w:cs="Arial"/>
                  <w:sz w:val="18"/>
                  <w:szCs w:val="18"/>
                  <w:lang w:eastAsia="en-US"/>
                </w:rPr>
                <w:t xml:space="preserve"> (see S-101 DCEG clause 8.7)</w:t>
              </w:r>
            </w:ins>
            <w:ins w:id="2114" w:author="Jeff Wootton" w:date="2024-07-30T11:08:00Z">
              <w:r>
                <w:rPr>
                  <w:rFonts w:cs="Arial"/>
                  <w:sz w:val="18"/>
                  <w:szCs w:val="18"/>
                  <w:lang w:eastAsia="en-US"/>
                </w:rPr>
                <w:t>.</w:t>
              </w:r>
            </w:ins>
          </w:p>
        </w:tc>
        <w:tc>
          <w:tcPr>
            <w:tcW w:w="2313" w:type="dxa"/>
            <w:tcBorders>
              <w:left w:val="double" w:sz="4" w:space="0" w:color="auto"/>
            </w:tcBorders>
          </w:tcPr>
          <w:p w:rsidR="001167E3" w:rsidRPr="002E62FB" w:rsidRDefault="001167E3" w:rsidP="001E20AF">
            <w:pPr>
              <w:spacing w:before="60" w:after="60"/>
              <w:rPr>
                <w:rFonts w:cs="Arial"/>
                <w:b/>
                <w:sz w:val="18"/>
                <w:szCs w:val="18"/>
                <w:lang w:eastAsia="en-US"/>
              </w:rPr>
            </w:pPr>
            <w:r>
              <w:rPr>
                <w:rFonts w:cs="Arial"/>
                <w:b/>
                <w:sz w:val="18"/>
                <w:szCs w:val="18"/>
                <w:lang w:eastAsia="en-US"/>
              </w:rPr>
              <w:t>Building</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CANALS</w:t>
            </w:r>
          </w:p>
        </w:tc>
        <w:tc>
          <w:tcPr>
            <w:tcW w:w="867" w:type="dxa"/>
            <w:tcBorders>
              <w:right w:val="double" w:sz="4" w:space="0" w:color="auto"/>
            </w:tcBorders>
          </w:tcPr>
          <w:p w:rsidR="001167E3" w:rsidRPr="004D6E4C" w:rsidRDefault="001167E3" w:rsidP="001E20AF">
            <w:pPr>
              <w:spacing w:before="60"/>
              <w:jc w:val="center"/>
              <w:rPr>
                <w:rFonts w:cs="Arial"/>
                <w:b/>
                <w:sz w:val="18"/>
                <w:szCs w:val="18"/>
                <w:lang w:eastAsia="en-US"/>
              </w:rPr>
            </w:pPr>
            <w:r w:rsidRPr="004D6E4C">
              <w:rPr>
                <w:rFonts w:cs="Arial"/>
                <w:b/>
                <w:sz w:val="18"/>
                <w:szCs w:val="18"/>
                <w:lang w:eastAsia="en-US"/>
              </w:rPr>
              <w:t>4.8.1</w:t>
            </w:r>
          </w:p>
          <w:p w:rsidR="001167E3" w:rsidRDefault="001167E3" w:rsidP="001E20AF">
            <w:pPr>
              <w:jc w:val="center"/>
              <w:rPr>
                <w:rFonts w:cs="Arial"/>
                <w:sz w:val="18"/>
                <w:szCs w:val="18"/>
                <w:lang w:eastAsia="en-US"/>
              </w:rPr>
            </w:pPr>
            <w:r>
              <w:rPr>
                <w:rFonts w:cs="Arial"/>
                <w:sz w:val="18"/>
                <w:szCs w:val="18"/>
                <w:lang w:eastAsia="en-US"/>
              </w:rPr>
              <w:t>5.4.8</w:t>
            </w:r>
          </w:p>
          <w:p w:rsidR="001167E3" w:rsidRPr="00EF7A5A" w:rsidRDefault="001167E3" w:rsidP="001E20AF">
            <w:pPr>
              <w:spacing w:after="60"/>
              <w:jc w:val="center"/>
              <w:rPr>
                <w:rFonts w:cs="Arial"/>
                <w:sz w:val="18"/>
                <w:szCs w:val="18"/>
                <w:lang w:eastAsia="en-US"/>
              </w:rPr>
            </w:pPr>
            <w:r>
              <w:rPr>
                <w:rFonts w:cs="Arial"/>
                <w:sz w:val="18"/>
                <w:szCs w:val="18"/>
                <w:lang w:eastAsia="en-US"/>
              </w:rPr>
              <w:t>5.8.1</w:t>
            </w:r>
          </w:p>
        </w:tc>
        <w:tc>
          <w:tcPr>
            <w:tcW w:w="4976" w:type="dxa"/>
            <w:tcBorders>
              <w:left w:val="double" w:sz="4" w:space="0" w:color="auto"/>
            </w:tcBorders>
          </w:tcPr>
          <w:p w:rsidR="001167E3" w:rsidRPr="00DA1C8B" w:rsidRDefault="001167E3" w:rsidP="001E20AF">
            <w:pPr>
              <w:spacing w:before="60" w:after="60"/>
              <w:rPr>
                <w:rFonts w:cs="Arial"/>
                <w:sz w:val="18"/>
                <w:szCs w:val="18"/>
                <w:lang w:eastAsia="en-US"/>
              </w:rPr>
            </w:pPr>
            <w:r>
              <w:rPr>
                <w:rFonts w:cs="Arial"/>
                <w:sz w:val="18"/>
                <w:szCs w:val="18"/>
                <w:lang w:eastAsia="en-US"/>
              </w:rPr>
              <w:t xml:space="preserve">Ensure that the underlying S-101 Skin of the Earth feature is </w:t>
            </w:r>
            <w:r>
              <w:rPr>
                <w:rFonts w:cs="Arial"/>
                <w:b/>
                <w:sz w:val="18"/>
                <w:szCs w:val="18"/>
                <w:lang w:eastAsia="en-US"/>
              </w:rPr>
              <w:t>Land Area</w:t>
            </w:r>
            <w:r>
              <w:rPr>
                <w:rFonts w:cs="Arial"/>
                <w:sz w:val="18"/>
                <w:szCs w:val="18"/>
                <w:lang w:eastAsia="en-US"/>
              </w:rPr>
              <w: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Canal</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CAUSWY</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4.8.9</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Causeway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CBLARE</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11.5.3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CATCBL, RESTRN.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Cable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CBLOHD</w:t>
            </w:r>
          </w:p>
        </w:tc>
        <w:tc>
          <w:tcPr>
            <w:tcW w:w="867" w:type="dxa"/>
            <w:tcBorders>
              <w:right w:val="double" w:sz="4" w:space="0" w:color="auto"/>
            </w:tcBorders>
          </w:tcPr>
          <w:p w:rsidR="001167E3" w:rsidRDefault="001167E3" w:rsidP="001E20AF">
            <w:pPr>
              <w:spacing w:before="60"/>
              <w:jc w:val="center"/>
              <w:rPr>
                <w:rFonts w:cs="Arial"/>
                <w:sz w:val="18"/>
                <w:szCs w:val="18"/>
                <w:lang w:eastAsia="en-US"/>
              </w:rPr>
            </w:pPr>
            <w:r>
              <w:rPr>
                <w:rFonts w:cs="Arial"/>
                <w:sz w:val="18"/>
                <w:szCs w:val="18"/>
                <w:lang w:eastAsia="en-US"/>
              </w:rPr>
              <w:t>2.1.2</w:t>
            </w:r>
          </w:p>
          <w:p w:rsidR="001167E3" w:rsidRPr="00C9722D" w:rsidRDefault="001167E3" w:rsidP="001E20AF">
            <w:pPr>
              <w:spacing w:after="60"/>
              <w:jc w:val="center"/>
              <w:rPr>
                <w:rFonts w:cs="Arial"/>
                <w:b/>
                <w:sz w:val="18"/>
                <w:szCs w:val="18"/>
                <w:lang w:eastAsia="en-US"/>
              </w:rPr>
            </w:pPr>
            <w:r w:rsidRPr="00C9722D">
              <w:rPr>
                <w:rFonts w:cs="Arial"/>
                <w:b/>
                <w:sz w:val="18"/>
                <w:szCs w:val="18"/>
                <w:lang w:eastAsia="en-US"/>
              </w:rPr>
              <w:t>11.5.2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Cable Overhead</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CBLSUB</w:t>
            </w:r>
          </w:p>
        </w:tc>
        <w:tc>
          <w:tcPr>
            <w:tcW w:w="867" w:type="dxa"/>
            <w:tcBorders>
              <w:right w:val="double" w:sz="4" w:space="0" w:color="auto"/>
            </w:tcBorders>
          </w:tcPr>
          <w:p w:rsidR="001167E3" w:rsidRPr="009801B2" w:rsidRDefault="001167E3" w:rsidP="001E20AF">
            <w:pPr>
              <w:spacing w:before="60" w:after="60"/>
              <w:jc w:val="center"/>
              <w:rPr>
                <w:rFonts w:cs="Arial"/>
                <w:b/>
                <w:sz w:val="18"/>
                <w:szCs w:val="18"/>
                <w:lang w:eastAsia="en-US"/>
              </w:rPr>
            </w:pPr>
            <w:r w:rsidRPr="009801B2">
              <w:rPr>
                <w:rFonts w:cs="Arial"/>
                <w:b/>
                <w:sz w:val="18"/>
                <w:szCs w:val="18"/>
                <w:lang w:eastAsia="en-US"/>
              </w:rPr>
              <w:t>11.5.1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Attributes DRVAL1 and DRVAL2 will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CATCBL.</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Cable Submarine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CGUSTA</w:t>
            </w:r>
          </w:p>
        </w:tc>
        <w:tc>
          <w:tcPr>
            <w:tcW w:w="867" w:type="dxa"/>
            <w:tcBorders>
              <w:right w:val="double" w:sz="4" w:space="0" w:color="auto"/>
            </w:tcBorders>
          </w:tcPr>
          <w:p w:rsidR="001167E3" w:rsidRPr="00FE1397" w:rsidRDefault="001167E3" w:rsidP="001E20AF">
            <w:pPr>
              <w:spacing w:before="60" w:after="60"/>
              <w:jc w:val="center"/>
              <w:rPr>
                <w:rFonts w:cs="Arial"/>
                <w:b/>
                <w:bCs/>
                <w:sz w:val="18"/>
                <w:szCs w:val="18"/>
                <w:lang w:eastAsia="en-US"/>
              </w:rPr>
            </w:pPr>
            <w:r w:rsidRPr="00FE1397">
              <w:rPr>
                <w:rFonts w:cs="Arial"/>
                <w:b/>
                <w:bCs/>
                <w:sz w:val="18"/>
                <w:szCs w:val="18"/>
                <w:lang w:eastAsia="en-US"/>
              </w:rPr>
              <w:t>13.2</w:t>
            </w:r>
          </w:p>
        </w:tc>
        <w:tc>
          <w:tcPr>
            <w:tcW w:w="4976" w:type="dxa"/>
            <w:tcBorders>
              <w:left w:val="double" w:sz="4" w:space="0" w:color="auto"/>
            </w:tcBorders>
          </w:tcPr>
          <w:p w:rsidR="009E1DF3" w:rsidRDefault="001167E3" w:rsidP="001E20AF">
            <w:pPr>
              <w:spacing w:before="60" w:after="60"/>
              <w:rPr>
                <w:rFonts w:cs="Arial"/>
                <w:sz w:val="18"/>
                <w:szCs w:val="18"/>
                <w:lang w:eastAsia="en-US"/>
              </w:rPr>
            </w:pPr>
            <w:r>
              <w:rPr>
                <w:rFonts w:cs="Arial"/>
                <w:sz w:val="18"/>
                <w:szCs w:val="18"/>
                <w:lang w:eastAsia="en-US"/>
              </w:rPr>
              <w:t>Standardised text string for INFORM (for Marine Rescue and Coordination Centre (MRCC)).</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Coast Guard Station</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CHKPNT</w:t>
            </w:r>
          </w:p>
        </w:tc>
        <w:tc>
          <w:tcPr>
            <w:tcW w:w="867" w:type="dxa"/>
            <w:tcBorders>
              <w:right w:val="double" w:sz="4" w:space="0" w:color="auto"/>
            </w:tcBorders>
          </w:tcPr>
          <w:p w:rsidR="001167E3" w:rsidRPr="00FE1397" w:rsidRDefault="001167E3" w:rsidP="001E20AF">
            <w:pPr>
              <w:spacing w:before="60" w:after="60"/>
              <w:jc w:val="center"/>
              <w:rPr>
                <w:rFonts w:cs="Arial"/>
                <w:b/>
                <w:bCs/>
                <w:sz w:val="18"/>
                <w:szCs w:val="18"/>
                <w:lang w:eastAsia="en-US"/>
              </w:rPr>
            </w:pPr>
            <w:r w:rsidRPr="00FE1397">
              <w:rPr>
                <w:rFonts w:cs="Arial"/>
                <w:b/>
                <w:bCs/>
                <w:sz w:val="18"/>
                <w:szCs w:val="18"/>
                <w:lang w:eastAsia="en-US"/>
              </w:rPr>
              <w:t>4.6.4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Checkpoint</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COALNE</w:t>
            </w:r>
          </w:p>
        </w:tc>
        <w:tc>
          <w:tcPr>
            <w:tcW w:w="867" w:type="dxa"/>
            <w:tcBorders>
              <w:right w:val="double" w:sz="4" w:space="0" w:color="auto"/>
            </w:tcBorders>
          </w:tcPr>
          <w:p w:rsidR="001167E3" w:rsidRPr="00FE1397" w:rsidRDefault="001167E3" w:rsidP="001E20AF">
            <w:pPr>
              <w:spacing w:before="60"/>
              <w:jc w:val="center"/>
              <w:rPr>
                <w:rFonts w:cs="Arial"/>
                <w:sz w:val="18"/>
                <w:szCs w:val="18"/>
                <w:lang w:eastAsia="en-US"/>
              </w:rPr>
            </w:pPr>
            <w:r>
              <w:rPr>
                <w:rFonts w:cs="Arial"/>
                <w:sz w:val="18"/>
                <w:szCs w:val="18"/>
                <w:lang w:eastAsia="en-US"/>
              </w:rPr>
              <w:t>2.4</w:t>
            </w:r>
          </w:p>
          <w:p w:rsidR="001167E3" w:rsidRDefault="001167E3" w:rsidP="001E20AF">
            <w:pPr>
              <w:jc w:val="center"/>
              <w:rPr>
                <w:rFonts w:cs="Arial"/>
                <w:b/>
                <w:bCs/>
                <w:sz w:val="18"/>
                <w:szCs w:val="18"/>
                <w:lang w:eastAsia="en-US"/>
              </w:rPr>
            </w:pPr>
            <w:r w:rsidRPr="00FE1397">
              <w:rPr>
                <w:rFonts w:cs="Arial"/>
                <w:b/>
                <w:bCs/>
                <w:sz w:val="18"/>
                <w:szCs w:val="18"/>
                <w:lang w:eastAsia="en-US"/>
              </w:rPr>
              <w:t>4.5.1</w:t>
            </w:r>
          </w:p>
          <w:p w:rsidR="001167E3" w:rsidRPr="00FE1397" w:rsidRDefault="001167E3" w:rsidP="001E20AF">
            <w:pPr>
              <w:spacing w:after="60"/>
              <w:jc w:val="center"/>
              <w:rPr>
                <w:rFonts w:cs="Arial"/>
                <w:sz w:val="18"/>
                <w:szCs w:val="18"/>
                <w:lang w:eastAsia="en-US"/>
              </w:rPr>
            </w:pPr>
            <w:r>
              <w:rPr>
                <w:rFonts w:cs="Arial"/>
                <w:sz w:val="18"/>
                <w:szCs w:val="18"/>
                <w:lang w:eastAsia="en-US"/>
              </w:rPr>
              <w:t>4.7.11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Coastline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CONVYR</w:t>
            </w:r>
          </w:p>
        </w:tc>
        <w:tc>
          <w:tcPr>
            <w:tcW w:w="867" w:type="dxa"/>
            <w:tcBorders>
              <w:right w:val="double" w:sz="4" w:space="0" w:color="auto"/>
            </w:tcBorders>
          </w:tcPr>
          <w:p w:rsidR="001167E3" w:rsidRPr="00AF260F" w:rsidRDefault="001167E3" w:rsidP="001E20AF">
            <w:pPr>
              <w:spacing w:before="60"/>
              <w:jc w:val="center"/>
              <w:rPr>
                <w:rFonts w:cs="Arial"/>
                <w:sz w:val="18"/>
                <w:szCs w:val="18"/>
                <w:lang w:eastAsia="en-US"/>
              </w:rPr>
            </w:pPr>
            <w:r>
              <w:rPr>
                <w:rFonts w:cs="Arial"/>
                <w:sz w:val="18"/>
                <w:szCs w:val="18"/>
                <w:lang w:eastAsia="en-US"/>
              </w:rPr>
              <w:t>2.1.2</w:t>
            </w:r>
          </w:p>
          <w:p w:rsidR="001167E3" w:rsidRPr="00AF260F" w:rsidRDefault="001167E3" w:rsidP="001E20AF">
            <w:pPr>
              <w:spacing w:after="60"/>
              <w:jc w:val="center"/>
              <w:rPr>
                <w:rFonts w:cs="Arial"/>
                <w:b/>
                <w:bCs/>
                <w:sz w:val="18"/>
                <w:szCs w:val="18"/>
                <w:lang w:eastAsia="en-US"/>
              </w:rPr>
            </w:pPr>
            <w:r w:rsidRPr="00AF260F">
              <w:rPr>
                <w:rFonts w:cs="Arial"/>
                <w:b/>
                <w:bCs/>
                <w:sz w:val="18"/>
                <w:szCs w:val="18"/>
                <w:lang w:eastAsia="en-US"/>
              </w:rPr>
              <w:t>4.8.11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PRODCT, STATUS.</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Conveyor</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CONZNE</w:t>
            </w:r>
          </w:p>
        </w:tc>
        <w:tc>
          <w:tcPr>
            <w:tcW w:w="867" w:type="dxa"/>
            <w:tcBorders>
              <w:right w:val="double" w:sz="4" w:space="0" w:color="auto"/>
            </w:tcBorders>
          </w:tcPr>
          <w:p w:rsidR="001167E3" w:rsidRPr="00AF260F" w:rsidRDefault="001167E3" w:rsidP="001E20AF">
            <w:pPr>
              <w:spacing w:before="60" w:after="60"/>
              <w:jc w:val="center"/>
              <w:rPr>
                <w:rFonts w:cs="Arial"/>
                <w:b/>
                <w:bCs/>
                <w:sz w:val="18"/>
                <w:szCs w:val="18"/>
                <w:lang w:eastAsia="en-US"/>
              </w:rPr>
            </w:pPr>
            <w:r w:rsidRPr="00AF260F">
              <w:rPr>
                <w:rFonts w:cs="Arial"/>
                <w:b/>
                <w:bCs/>
                <w:sz w:val="18"/>
                <w:szCs w:val="18"/>
                <w:lang w:eastAsia="en-US"/>
              </w:rPr>
              <w:t>11.2.5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STATUS will not be converted.</w:t>
            </w:r>
          </w:p>
          <w:p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Contiguous Zone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COSARE</w:t>
            </w:r>
          </w:p>
        </w:tc>
        <w:tc>
          <w:tcPr>
            <w:tcW w:w="867" w:type="dxa"/>
            <w:tcBorders>
              <w:right w:val="double" w:sz="4" w:space="0" w:color="auto"/>
            </w:tcBorders>
          </w:tcPr>
          <w:p w:rsidR="001167E3" w:rsidRPr="00DF2FFE" w:rsidRDefault="001167E3" w:rsidP="001E20AF">
            <w:pPr>
              <w:spacing w:before="60" w:after="60"/>
              <w:jc w:val="center"/>
              <w:rPr>
                <w:rFonts w:cs="Arial"/>
                <w:b/>
                <w:bCs/>
                <w:sz w:val="18"/>
                <w:szCs w:val="18"/>
                <w:lang w:eastAsia="en-US"/>
              </w:rPr>
            </w:pPr>
            <w:r w:rsidRPr="00DF2FFE">
              <w:rPr>
                <w:rFonts w:cs="Arial"/>
                <w:b/>
                <w:bCs/>
                <w:sz w:val="18"/>
                <w:szCs w:val="18"/>
                <w:lang w:eastAsia="en-US"/>
              </w:rPr>
              <w:t>11.2.7</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Continental Shelf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CRANES</w:t>
            </w:r>
          </w:p>
        </w:tc>
        <w:tc>
          <w:tcPr>
            <w:tcW w:w="867" w:type="dxa"/>
            <w:tcBorders>
              <w:right w:val="double" w:sz="4" w:space="0" w:color="auto"/>
            </w:tcBorders>
          </w:tcPr>
          <w:p w:rsidR="001167E3" w:rsidRDefault="001167E3" w:rsidP="001E20AF">
            <w:pPr>
              <w:spacing w:before="60"/>
              <w:jc w:val="center"/>
              <w:rPr>
                <w:rFonts w:cs="Arial"/>
                <w:sz w:val="18"/>
                <w:szCs w:val="18"/>
                <w:lang w:eastAsia="en-US"/>
              </w:rPr>
            </w:pPr>
            <w:r>
              <w:rPr>
                <w:rFonts w:cs="Arial"/>
                <w:sz w:val="18"/>
                <w:szCs w:val="18"/>
                <w:lang w:eastAsia="en-US"/>
              </w:rPr>
              <w:t>2.1.2</w:t>
            </w:r>
          </w:p>
          <w:p w:rsidR="001167E3" w:rsidRPr="00DF2FFE" w:rsidRDefault="001167E3" w:rsidP="001E20AF">
            <w:pPr>
              <w:spacing w:after="60"/>
              <w:jc w:val="center"/>
              <w:rPr>
                <w:rFonts w:cs="Arial"/>
                <w:b/>
                <w:bCs/>
                <w:sz w:val="18"/>
                <w:szCs w:val="18"/>
                <w:lang w:eastAsia="en-US"/>
              </w:rPr>
            </w:pPr>
            <w:r w:rsidRPr="00DF2FFE">
              <w:rPr>
                <w:rFonts w:cs="Arial"/>
                <w:b/>
                <w:bCs/>
                <w:sz w:val="18"/>
                <w:szCs w:val="18"/>
                <w:lang w:eastAsia="en-US"/>
              </w:rPr>
              <w:t>4.6.9.3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buildings located in the water in converted S-101 dataset.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Crane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CTNARE</w:t>
            </w:r>
          </w:p>
        </w:tc>
        <w:tc>
          <w:tcPr>
            <w:tcW w:w="867" w:type="dxa"/>
            <w:tcBorders>
              <w:right w:val="double" w:sz="4" w:space="0" w:color="auto"/>
            </w:tcBorders>
          </w:tcPr>
          <w:p w:rsidR="001167E3" w:rsidRPr="003203FA" w:rsidRDefault="001167E3" w:rsidP="001E20AF">
            <w:pPr>
              <w:spacing w:before="60"/>
              <w:jc w:val="center"/>
              <w:rPr>
                <w:rFonts w:cs="Arial"/>
                <w:b/>
                <w:sz w:val="18"/>
                <w:szCs w:val="18"/>
                <w:lang w:eastAsia="en-US"/>
              </w:rPr>
            </w:pPr>
            <w:r w:rsidRPr="003203FA">
              <w:rPr>
                <w:rFonts w:cs="Arial"/>
                <w:sz w:val="18"/>
                <w:szCs w:val="18"/>
                <w:lang w:eastAsia="en-US"/>
              </w:rPr>
              <w:t xml:space="preserve">6.5   </w:t>
            </w:r>
            <w:r w:rsidRPr="003203FA">
              <w:rPr>
                <w:rFonts w:cs="Arial"/>
                <w:b/>
                <w:sz w:val="18"/>
                <w:szCs w:val="18"/>
                <w:lang w:eastAsia="en-US"/>
              </w:rPr>
              <w:t>6.6</w:t>
            </w:r>
          </w:p>
          <w:p w:rsidR="001167E3" w:rsidRPr="003203FA" w:rsidRDefault="001167E3" w:rsidP="001E20AF">
            <w:pPr>
              <w:jc w:val="center"/>
              <w:rPr>
                <w:rFonts w:cs="Arial"/>
                <w:bCs/>
                <w:sz w:val="18"/>
                <w:szCs w:val="18"/>
                <w:lang w:eastAsia="en-US"/>
              </w:rPr>
            </w:pPr>
            <w:r w:rsidRPr="003203FA">
              <w:rPr>
                <w:rFonts w:cs="Arial"/>
                <w:bCs/>
                <w:sz w:val="18"/>
                <w:szCs w:val="18"/>
                <w:lang w:eastAsia="en-US"/>
              </w:rPr>
              <w:t>4.6.6.2</w:t>
            </w:r>
          </w:p>
          <w:p w:rsidR="001167E3" w:rsidRPr="003203FA" w:rsidRDefault="001167E3" w:rsidP="001E20AF">
            <w:pPr>
              <w:jc w:val="center"/>
              <w:rPr>
                <w:rFonts w:cs="Arial"/>
                <w:bCs/>
                <w:sz w:val="18"/>
                <w:szCs w:val="18"/>
                <w:lang w:eastAsia="en-US"/>
              </w:rPr>
            </w:pPr>
            <w:r w:rsidRPr="003203FA">
              <w:rPr>
                <w:rFonts w:cs="Arial"/>
                <w:bCs/>
                <w:sz w:val="18"/>
                <w:szCs w:val="18"/>
                <w:lang w:eastAsia="en-US"/>
              </w:rPr>
              <w:t>4.6.7.3</w:t>
            </w:r>
          </w:p>
          <w:p w:rsidR="001167E3" w:rsidRPr="003203FA" w:rsidRDefault="001167E3" w:rsidP="001E20AF">
            <w:pPr>
              <w:jc w:val="center"/>
              <w:rPr>
                <w:rFonts w:cs="Arial"/>
                <w:bCs/>
                <w:sz w:val="18"/>
                <w:szCs w:val="18"/>
                <w:lang w:eastAsia="en-US"/>
              </w:rPr>
            </w:pPr>
            <w:r w:rsidRPr="003203FA">
              <w:rPr>
                <w:rFonts w:cs="Arial"/>
                <w:bCs/>
                <w:sz w:val="18"/>
                <w:szCs w:val="18"/>
                <w:lang w:eastAsia="en-US"/>
              </w:rPr>
              <w:t>4.6.8</w:t>
            </w:r>
          </w:p>
          <w:p w:rsidR="001167E3" w:rsidRPr="003203FA" w:rsidRDefault="001167E3" w:rsidP="001E20AF">
            <w:pPr>
              <w:jc w:val="center"/>
              <w:rPr>
                <w:rFonts w:cs="Arial"/>
                <w:sz w:val="18"/>
                <w:szCs w:val="18"/>
                <w:lang w:eastAsia="en-US"/>
              </w:rPr>
            </w:pPr>
            <w:r w:rsidRPr="003203FA">
              <w:rPr>
                <w:rFonts w:cs="Arial"/>
                <w:sz w:val="18"/>
                <w:szCs w:val="18"/>
                <w:lang w:eastAsia="en-US"/>
              </w:rPr>
              <w:t>11.2.1</w:t>
            </w:r>
          </w:p>
          <w:p w:rsidR="001167E3" w:rsidRPr="003203FA" w:rsidRDefault="001167E3" w:rsidP="001E20AF">
            <w:pPr>
              <w:jc w:val="center"/>
              <w:rPr>
                <w:rFonts w:cs="Arial"/>
                <w:sz w:val="18"/>
                <w:szCs w:val="18"/>
                <w:lang w:eastAsia="en-US"/>
              </w:rPr>
            </w:pPr>
            <w:r w:rsidRPr="003203FA">
              <w:rPr>
                <w:rFonts w:cs="Arial"/>
                <w:sz w:val="18"/>
                <w:szCs w:val="18"/>
                <w:lang w:eastAsia="en-US"/>
              </w:rPr>
              <w:t>11.2.4</w:t>
            </w:r>
          </w:p>
          <w:p w:rsidR="001167E3" w:rsidRPr="003203FA" w:rsidRDefault="001167E3" w:rsidP="001E20AF">
            <w:pPr>
              <w:jc w:val="center"/>
              <w:rPr>
                <w:rFonts w:cs="Arial"/>
                <w:sz w:val="18"/>
                <w:szCs w:val="18"/>
                <w:lang w:eastAsia="en-US"/>
              </w:rPr>
            </w:pPr>
            <w:r w:rsidRPr="003203FA">
              <w:rPr>
                <w:rFonts w:cs="Arial"/>
                <w:sz w:val="18"/>
                <w:szCs w:val="18"/>
                <w:lang w:eastAsia="en-US"/>
              </w:rPr>
              <w:t>11.2.5</w:t>
            </w:r>
          </w:p>
          <w:p w:rsidR="001167E3" w:rsidRPr="003203FA" w:rsidRDefault="001167E3" w:rsidP="001E20AF">
            <w:pPr>
              <w:spacing w:after="60"/>
              <w:jc w:val="center"/>
              <w:rPr>
                <w:rFonts w:cs="Arial"/>
                <w:sz w:val="18"/>
                <w:szCs w:val="18"/>
                <w:lang w:eastAsia="en-US"/>
              </w:rPr>
            </w:pPr>
            <w:r w:rsidRPr="003203FA">
              <w:rPr>
                <w:rFonts w:cs="Arial"/>
                <w:sz w:val="18"/>
                <w:szCs w:val="18"/>
                <w:lang w:eastAsia="en-US"/>
              </w:rPr>
              <w:t>11.2.8 11.13.5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discoloured water and collision regulations limits).</w:t>
            </w:r>
          </w:p>
          <w:p w:rsidR="001167E3" w:rsidRDefault="001167E3" w:rsidP="001E20AF">
            <w:pPr>
              <w:spacing w:before="60" w:after="60"/>
              <w:rPr>
                <w:rFonts w:cs="Arial"/>
                <w:sz w:val="18"/>
                <w:szCs w:val="18"/>
                <w:lang w:eastAsia="en-US"/>
              </w:rPr>
            </w:pPr>
            <w:r>
              <w:rPr>
                <w:rFonts w:cs="Arial"/>
                <w:sz w:val="18"/>
                <w:szCs w:val="18"/>
                <w:lang w:eastAsia="en-US"/>
              </w:rPr>
              <w:t xml:space="preserve">Replacement of “very narrow area” features to represent “linear” feature with new allowable curve geometric primitive in S-101 (for </w:t>
            </w:r>
            <w:r>
              <w:rPr>
                <w:rFonts w:cs="Arial"/>
                <w:b/>
                <w:sz w:val="18"/>
                <w:szCs w:val="18"/>
                <w:lang w:eastAsia="en-US"/>
              </w:rPr>
              <w:t>Collision Regulations Limit</w:t>
            </w:r>
            <w:r>
              <w:rPr>
                <w:rFonts w:cs="Arial"/>
                <w:bCs/>
                <w:sz w:val="18"/>
                <w:szCs w:val="18"/>
                <w:lang w:eastAsia="en-US"/>
              </w:rPr>
              <w:t>)</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r w:rsidR="009530F0">
              <w:rPr>
                <w:rFonts w:cs="Arial"/>
                <w:sz w:val="18"/>
                <w:szCs w:val="18"/>
                <w:lang w:eastAsia="en-US"/>
              </w:rPr>
              <w:t xml:space="preserve"> and </w:t>
            </w:r>
            <w:r w:rsidR="00EE3163">
              <w:rPr>
                <w:rFonts w:cs="Arial"/>
                <w:sz w:val="18"/>
                <w:szCs w:val="18"/>
                <w:lang w:eastAsia="en-US"/>
              </w:rPr>
              <w:t>areas of continual change in bathymetry</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 xml:space="preserve">Reconcile </w:t>
            </w:r>
            <w:r>
              <w:rPr>
                <w:rFonts w:cs="Arial"/>
                <w:b/>
                <w:sz w:val="18"/>
                <w:szCs w:val="18"/>
                <w:lang w:eastAsia="en-US"/>
              </w:rPr>
              <w:t>CTNARE</w:t>
            </w:r>
            <w:r>
              <w:rPr>
                <w:rFonts w:cs="Arial"/>
                <w:sz w:val="18"/>
                <w:szCs w:val="18"/>
                <w:lang w:eastAsia="en-US"/>
              </w:rPr>
              <w:t xml:space="preserve"> </w:t>
            </w:r>
            <w:r w:rsidRPr="003203FA">
              <w:rPr>
                <w:rFonts w:cs="Arial"/>
                <w:sz w:val="18"/>
                <w:szCs w:val="18"/>
                <w:lang w:eastAsia="en-US"/>
              </w:rPr>
              <w:t>encoded to indicate periodicity of S-57 Skin of the Earth Objects for which the corresponding S-101 Features are not part of the.Skin of the Earth</w:t>
            </w:r>
            <w:r>
              <w:rPr>
                <w:rFonts w:cs="Arial"/>
                <w:sz w:val="18"/>
                <w:szCs w:val="18"/>
                <w:lang w:eastAsia="en-US"/>
              </w:rPr>
              <w:t>.</w:t>
            </w:r>
          </w:p>
        </w:tc>
        <w:tc>
          <w:tcPr>
            <w:tcW w:w="2313" w:type="dxa"/>
            <w:tcBorders>
              <w:left w:val="double" w:sz="4" w:space="0" w:color="auto"/>
            </w:tcBorders>
          </w:tcPr>
          <w:p w:rsidR="001167E3" w:rsidRPr="003203FA" w:rsidRDefault="001167E3" w:rsidP="001E20AF">
            <w:pPr>
              <w:spacing w:before="60" w:after="60"/>
              <w:rPr>
                <w:rFonts w:cs="Arial"/>
                <w:b/>
                <w:sz w:val="18"/>
                <w:szCs w:val="18"/>
                <w:lang w:eastAsia="en-US"/>
              </w:rPr>
            </w:pPr>
            <w:r>
              <w:rPr>
                <w:rFonts w:cs="Arial"/>
                <w:b/>
                <w:sz w:val="18"/>
                <w:szCs w:val="18"/>
                <w:lang w:eastAsia="en-US"/>
              </w:rPr>
              <w:t>Administration Area</w:t>
            </w:r>
            <w:r>
              <w:rPr>
                <w:rFonts w:cs="Arial"/>
                <w:bCs/>
                <w:sz w:val="18"/>
                <w:szCs w:val="18"/>
                <w:lang w:eastAsia="en-US"/>
              </w:rPr>
              <w:t xml:space="preserve">, </w:t>
            </w:r>
            <w:r>
              <w:rPr>
                <w:rFonts w:cs="Arial"/>
                <w:b/>
                <w:sz w:val="18"/>
                <w:szCs w:val="18"/>
                <w:lang w:eastAsia="en-US"/>
              </w:rPr>
              <w:t>Contiguous Zone</w:t>
            </w:r>
            <w:r>
              <w:rPr>
                <w:rFonts w:cs="Arial"/>
                <w:bCs/>
                <w:sz w:val="18"/>
                <w:szCs w:val="18"/>
                <w:lang w:eastAsia="en-US"/>
              </w:rPr>
              <w:t>,</w:t>
            </w:r>
            <w:r w:rsidRPr="003203FA">
              <w:rPr>
                <w:rFonts w:cs="Arial"/>
                <w:bCs/>
                <w:sz w:val="18"/>
                <w:szCs w:val="18"/>
                <w:lang w:eastAsia="en-US"/>
              </w:rPr>
              <w:t xml:space="preserve"> </w:t>
            </w:r>
            <w:r>
              <w:rPr>
                <w:rFonts w:cs="Arial"/>
                <w:b/>
                <w:sz w:val="18"/>
                <w:szCs w:val="18"/>
                <w:lang w:eastAsia="en-US"/>
              </w:rPr>
              <w:t>Caution Area</w:t>
            </w:r>
            <w:r>
              <w:rPr>
                <w:rFonts w:cs="Arial"/>
                <w:bCs/>
                <w:sz w:val="18"/>
                <w:szCs w:val="18"/>
                <w:lang w:eastAsia="en-US"/>
              </w:rPr>
              <w:t xml:space="preserve">, </w:t>
            </w:r>
            <w:r>
              <w:rPr>
                <w:rFonts w:cs="Arial"/>
                <w:b/>
                <w:sz w:val="18"/>
                <w:szCs w:val="18"/>
                <w:lang w:eastAsia="en-US"/>
              </w:rPr>
              <w:t>Collision Regulations Limit</w:t>
            </w:r>
            <w:r>
              <w:rPr>
                <w:rFonts w:cs="Arial"/>
                <w:bCs/>
                <w:sz w:val="18"/>
                <w:szCs w:val="18"/>
                <w:lang w:eastAsia="en-US"/>
              </w:rPr>
              <w:t xml:space="preserve">, </w:t>
            </w:r>
            <w:r>
              <w:rPr>
                <w:rFonts w:cs="Arial"/>
                <w:b/>
                <w:sz w:val="18"/>
                <w:szCs w:val="18"/>
                <w:lang w:eastAsia="en-US"/>
              </w:rPr>
              <w:t>Discoloured Water</w:t>
            </w:r>
            <w:r>
              <w:rPr>
                <w:rFonts w:cs="Arial"/>
                <w:bCs/>
                <w:sz w:val="18"/>
                <w:szCs w:val="18"/>
                <w:lang w:eastAsia="en-US"/>
              </w:rPr>
              <w:t xml:space="preserve">, </w:t>
            </w:r>
            <w:r>
              <w:rPr>
                <w:rFonts w:cs="Arial"/>
                <w:b/>
                <w:sz w:val="18"/>
                <w:szCs w:val="18"/>
                <w:lang w:eastAsia="en-US"/>
              </w:rPr>
              <w:t>Exclusive Economic Zone</w:t>
            </w:r>
            <w:r>
              <w:rPr>
                <w:rFonts w:cs="Arial"/>
                <w:bCs/>
                <w:sz w:val="18"/>
                <w:szCs w:val="18"/>
                <w:lang w:eastAsia="en-US"/>
              </w:rPr>
              <w:t xml:space="preserve">, </w:t>
            </w:r>
            <w:r>
              <w:rPr>
                <w:rFonts w:cs="Arial"/>
                <w:b/>
                <w:sz w:val="18"/>
                <w:szCs w:val="18"/>
                <w:lang w:eastAsia="en-US"/>
              </w:rPr>
              <w:t>Territorial Sea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CTRPNT</w:t>
            </w:r>
          </w:p>
        </w:tc>
        <w:tc>
          <w:tcPr>
            <w:tcW w:w="867" w:type="dxa"/>
            <w:tcBorders>
              <w:right w:val="double" w:sz="4" w:space="0" w:color="auto"/>
            </w:tcBorders>
          </w:tcPr>
          <w:p w:rsidR="001167E3" w:rsidRPr="00B47DF5" w:rsidRDefault="001167E3" w:rsidP="001E20AF">
            <w:pPr>
              <w:spacing w:before="60"/>
              <w:jc w:val="center"/>
              <w:rPr>
                <w:rFonts w:cs="Arial"/>
                <w:b/>
                <w:bCs/>
                <w:sz w:val="18"/>
                <w:szCs w:val="18"/>
                <w:lang w:eastAsia="en-US"/>
              </w:rPr>
            </w:pPr>
            <w:r w:rsidRPr="00B47DF5">
              <w:rPr>
                <w:rFonts w:cs="Arial"/>
                <w:b/>
                <w:bCs/>
                <w:sz w:val="18"/>
                <w:szCs w:val="18"/>
                <w:lang w:eastAsia="en-US"/>
              </w:rPr>
              <w:t>4.3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w:t>
            </w:r>
            <w:r>
              <w:rPr>
                <w:rFonts w:cs="Arial"/>
                <w:sz w:val="18"/>
                <w:szCs w:val="18"/>
                <w:lang w:eastAsia="en-US"/>
              </w:rPr>
              <w:t>s</w:t>
            </w:r>
            <w:r w:rsidRPr="00742C6F">
              <w:rPr>
                <w:rFonts w:cs="Arial"/>
                <w:sz w:val="18"/>
                <w:szCs w:val="18"/>
                <w:lang w:eastAsia="en-US"/>
              </w:rPr>
              <w:t xml:space="preserve"> for</w:t>
            </w:r>
            <w:r>
              <w:rPr>
                <w:rFonts w:cs="Arial"/>
                <w:sz w:val="18"/>
                <w:szCs w:val="18"/>
                <w:lang w:eastAsia="en-US"/>
              </w:rPr>
              <w:t xml:space="preserve"> CATCTR.</w:t>
            </w:r>
          </w:p>
          <w:p w:rsidR="001167E3" w:rsidRDefault="001167E3" w:rsidP="001E20AF">
            <w:pPr>
              <w:spacing w:before="60" w:after="60"/>
              <w:rPr>
                <w:rFonts w:cs="Arial"/>
                <w:sz w:val="18"/>
                <w:szCs w:val="18"/>
                <w:lang w:eastAsia="en-US"/>
              </w:rPr>
            </w:pPr>
            <w:r>
              <w:rPr>
                <w:rFonts w:cs="Arial"/>
                <w:sz w:val="18"/>
                <w:szCs w:val="18"/>
                <w:lang w:eastAsia="en-US"/>
              </w:rPr>
              <w:t>M</w:t>
            </w:r>
            <w:r w:rsidRPr="00007AB0">
              <w:rPr>
                <w:rFonts w:cs="Arial"/>
                <w:sz w:val="18"/>
                <w:szCs w:val="18"/>
                <w:lang w:eastAsia="en-US"/>
              </w:rPr>
              <w:t xml:space="preserve">andatory attribute </w:t>
            </w:r>
            <w:r w:rsidRPr="00007AB0">
              <w:rPr>
                <w:rFonts w:cs="Arial"/>
                <w:b/>
                <w:sz w:val="18"/>
                <w:szCs w:val="18"/>
                <w:lang w:eastAsia="en-US"/>
              </w:rPr>
              <w:t>visual prominence</w:t>
            </w:r>
            <w:r w:rsidRPr="00007AB0">
              <w:rPr>
                <w:rFonts w:cs="Arial"/>
                <w:sz w:val="18"/>
                <w:szCs w:val="18"/>
                <w:lang w:eastAsia="en-US"/>
              </w:rPr>
              <w:t xml:space="preserve"> on the converted </w:t>
            </w:r>
            <w:r w:rsidRPr="00007AB0">
              <w:rPr>
                <w:rFonts w:cs="Arial"/>
                <w:b/>
                <w:sz w:val="18"/>
                <w:szCs w:val="18"/>
                <w:lang w:eastAsia="en-US"/>
              </w:rPr>
              <w:t>Landmark</w:t>
            </w:r>
            <w:r w:rsidRPr="00007AB0">
              <w:rPr>
                <w:rFonts w:cs="Arial"/>
                <w:sz w:val="18"/>
                <w:szCs w:val="18"/>
                <w:lang w:eastAsia="en-US"/>
              </w:rPr>
              <w:t xml:space="preserve"> feature will be populated with value </w:t>
            </w:r>
            <w:r w:rsidRPr="00007AB0">
              <w:rPr>
                <w:rFonts w:cs="Arial"/>
                <w:i/>
                <w:sz w:val="18"/>
                <w:szCs w:val="18"/>
                <w:lang w:eastAsia="en-US"/>
              </w:rPr>
              <w:t>2</w:t>
            </w:r>
            <w:r w:rsidRPr="00007AB0">
              <w:rPr>
                <w:rFonts w:cs="Arial"/>
                <w:sz w:val="18"/>
                <w:szCs w:val="18"/>
                <w:lang w:eastAsia="en-US"/>
              </w:rPr>
              <w:t xml:space="preserve"> (not visually conspicuous)</w:t>
            </w:r>
            <w:r w:rsidRPr="00007AB0">
              <w:rPr>
                <w:rFonts w:cs="Arial"/>
                <w:bCs/>
                <w:sz w:val="18"/>
                <w:szCs w:val="18"/>
                <w:lang w:eastAsia="en-US"/>
              </w:rPr>
              <w: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Landmark</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CTSARE</w:t>
            </w:r>
          </w:p>
        </w:tc>
        <w:tc>
          <w:tcPr>
            <w:tcW w:w="867" w:type="dxa"/>
            <w:tcBorders>
              <w:right w:val="double" w:sz="4" w:space="0" w:color="auto"/>
            </w:tcBorders>
          </w:tcPr>
          <w:p w:rsidR="001167E3" w:rsidRPr="00A63182" w:rsidRDefault="001167E3" w:rsidP="001E20AF">
            <w:pPr>
              <w:spacing w:before="60"/>
              <w:jc w:val="center"/>
              <w:rPr>
                <w:rFonts w:cs="Arial"/>
                <w:b/>
                <w:bCs/>
                <w:sz w:val="18"/>
                <w:szCs w:val="18"/>
                <w:lang w:eastAsia="en-US"/>
              </w:rPr>
            </w:pPr>
            <w:r w:rsidRPr="00A63182">
              <w:rPr>
                <w:rFonts w:cs="Arial"/>
                <w:b/>
                <w:bCs/>
                <w:sz w:val="18"/>
                <w:szCs w:val="18"/>
                <w:lang w:eastAsia="en-US"/>
              </w:rPr>
              <w:t>11.13.4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Cargo Transhipment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CURENT</w:t>
            </w:r>
          </w:p>
        </w:tc>
        <w:tc>
          <w:tcPr>
            <w:tcW w:w="867" w:type="dxa"/>
            <w:tcBorders>
              <w:right w:val="double" w:sz="4" w:space="0" w:color="auto"/>
            </w:tcBorders>
          </w:tcPr>
          <w:p w:rsidR="001167E3" w:rsidRPr="008C1C31" w:rsidRDefault="001167E3" w:rsidP="001E20AF">
            <w:pPr>
              <w:spacing w:before="60"/>
              <w:jc w:val="center"/>
              <w:rPr>
                <w:rFonts w:cs="Arial"/>
                <w:b/>
                <w:bCs/>
                <w:sz w:val="18"/>
                <w:szCs w:val="18"/>
                <w:lang w:eastAsia="en-US"/>
              </w:rPr>
            </w:pPr>
            <w:r w:rsidRPr="008C1C31">
              <w:rPr>
                <w:rFonts w:cs="Arial"/>
                <w:b/>
                <w:bCs/>
                <w:sz w:val="18"/>
                <w:szCs w:val="18"/>
                <w:lang w:eastAsia="en-US"/>
              </w:rPr>
              <w:t>3.4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Current – Non-Gravitational</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CUSZNE</w:t>
            </w:r>
          </w:p>
        </w:tc>
        <w:tc>
          <w:tcPr>
            <w:tcW w:w="867" w:type="dxa"/>
            <w:tcBorders>
              <w:right w:val="double" w:sz="4" w:space="0" w:color="auto"/>
            </w:tcBorders>
          </w:tcPr>
          <w:p w:rsidR="001167E3" w:rsidRPr="00913B68" w:rsidRDefault="001167E3" w:rsidP="001E20AF">
            <w:pPr>
              <w:spacing w:before="60"/>
              <w:jc w:val="center"/>
              <w:rPr>
                <w:rFonts w:cs="Arial"/>
                <w:b/>
                <w:bCs/>
                <w:sz w:val="18"/>
                <w:szCs w:val="18"/>
                <w:lang w:eastAsia="en-US"/>
              </w:rPr>
            </w:pPr>
            <w:r w:rsidRPr="00913B68">
              <w:rPr>
                <w:rFonts w:cs="Arial"/>
                <w:b/>
                <w:bCs/>
                <w:sz w:val="18"/>
                <w:szCs w:val="18"/>
                <w:lang w:eastAsia="en-US"/>
              </w:rPr>
              <w:t>11.2.2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Custom Zone</w:t>
            </w:r>
          </w:p>
        </w:tc>
      </w:tr>
      <w:tr w:rsidR="001167E3" w:rsidRPr="00EF7A5A" w:rsidTr="00DC4F3E">
        <w:trPr>
          <w:jc w:val="center"/>
        </w:trPr>
        <w:tc>
          <w:tcPr>
            <w:tcW w:w="1252" w:type="dxa"/>
          </w:tcPr>
          <w:p w:rsidR="001167E3" w:rsidRPr="00EF7A5A" w:rsidRDefault="001167E3" w:rsidP="001E20AF">
            <w:pPr>
              <w:spacing w:before="60" w:after="60"/>
              <w:jc w:val="center"/>
              <w:rPr>
                <w:rFonts w:cs="Arial"/>
                <w:b/>
                <w:sz w:val="18"/>
                <w:szCs w:val="18"/>
                <w:lang w:eastAsia="en-US"/>
              </w:rPr>
            </w:pPr>
            <w:r>
              <w:rPr>
                <w:rFonts w:cs="Arial"/>
                <w:b/>
                <w:sz w:val="18"/>
                <w:szCs w:val="18"/>
                <w:lang w:eastAsia="en-US"/>
              </w:rPr>
              <w:t>C_AGGR</w:t>
            </w:r>
          </w:p>
        </w:tc>
        <w:tc>
          <w:tcPr>
            <w:tcW w:w="867" w:type="dxa"/>
            <w:tcBorders>
              <w:right w:val="double" w:sz="4" w:space="0" w:color="auto"/>
            </w:tcBorders>
          </w:tcPr>
          <w:p w:rsidR="001167E3" w:rsidRDefault="001167E3" w:rsidP="001E20AF">
            <w:pPr>
              <w:spacing w:before="60"/>
              <w:jc w:val="center"/>
              <w:rPr>
                <w:rFonts w:cs="Arial"/>
                <w:sz w:val="18"/>
                <w:szCs w:val="18"/>
                <w:lang w:eastAsia="en-US"/>
              </w:rPr>
            </w:pPr>
            <w:r>
              <w:rPr>
                <w:rFonts w:cs="Arial"/>
                <w:sz w:val="18"/>
                <w:szCs w:val="18"/>
                <w:lang w:eastAsia="en-US"/>
              </w:rPr>
              <w:t>4.8.10</w:t>
            </w:r>
          </w:p>
          <w:p w:rsidR="001167E3" w:rsidRDefault="001167E3" w:rsidP="001E20AF">
            <w:pPr>
              <w:jc w:val="center"/>
              <w:rPr>
                <w:rFonts w:cs="Arial"/>
                <w:sz w:val="18"/>
                <w:szCs w:val="18"/>
                <w:lang w:eastAsia="en-US"/>
              </w:rPr>
            </w:pPr>
            <w:r w:rsidRPr="00EF7A5A">
              <w:rPr>
                <w:rFonts w:cs="Arial"/>
                <w:sz w:val="18"/>
                <w:szCs w:val="18"/>
                <w:lang w:eastAsia="en-US"/>
              </w:rPr>
              <w:t>9.2.5 10.1.2 10.1.3</w:t>
            </w:r>
            <w:r>
              <w:rPr>
                <w:rFonts w:cs="Arial"/>
                <w:sz w:val="18"/>
                <w:szCs w:val="18"/>
                <w:lang w:eastAsia="en-US"/>
              </w:rPr>
              <w:t xml:space="preserve"> 10.2.1</w:t>
            </w:r>
            <w:r w:rsidRPr="00EF7A5A">
              <w:rPr>
                <w:rFonts w:cs="Arial"/>
                <w:sz w:val="18"/>
                <w:szCs w:val="18"/>
                <w:lang w:eastAsia="en-US"/>
              </w:rPr>
              <w:t xml:space="preserve"> </w:t>
            </w:r>
          </w:p>
          <w:p w:rsidR="001167E3" w:rsidRPr="00913B68" w:rsidRDefault="001167E3" w:rsidP="001E20AF">
            <w:pPr>
              <w:jc w:val="center"/>
              <w:rPr>
                <w:rFonts w:cs="Arial"/>
                <w:b/>
                <w:bCs/>
                <w:sz w:val="18"/>
                <w:szCs w:val="18"/>
                <w:lang w:eastAsia="en-US"/>
              </w:rPr>
            </w:pPr>
            <w:r w:rsidRPr="00EF7A5A">
              <w:rPr>
                <w:rFonts w:cs="Arial"/>
                <w:sz w:val="18"/>
                <w:szCs w:val="18"/>
                <w:lang w:eastAsia="en-US"/>
              </w:rPr>
              <w:t xml:space="preserve">10.2.2 10.2.3 10.2.6 10.4 10.5.3 </w:t>
            </w:r>
            <w:r w:rsidRPr="00EF7A5A">
              <w:rPr>
                <w:rFonts w:cs="Arial"/>
                <w:b/>
                <w:sz w:val="18"/>
                <w:szCs w:val="18"/>
                <w:lang w:eastAsia="en-US"/>
              </w:rPr>
              <w:t>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b/>
                <w:bCs/>
                <w:sz w:val="18"/>
                <w:szCs w:val="18"/>
                <w:lang w:eastAsia="en-US"/>
              </w:rPr>
              <w:t>C_AGGR</w:t>
            </w:r>
            <w:r>
              <w:rPr>
                <w:rFonts w:cs="Arial"/>
                <w:sz w:val="18"/>
                <w:szCs w:val="18"/>
                <w:lang w:eastAsia="en-US"/>
              </w:rPr>
              <w:t xml:space="preserve"> encoded to aggregate </w:t>
            </w:r>
            <w:r>
              <w:rPr>
                <w:rFonts w:cs="Arial"/>
                <w:b/>
                <w:bCs/>
                <w:sz w:val="18"/>
                <w:szCs w:val="18"/>
                <w:lang w:eastAsia="en-US"/>
              </w:rPr>
              <w:t>ADMARE</w:t>
            </w:r>
            <w:r>
              <w:rPr>
                <w:rFonts w:cs="Arial"/>
                <w:sz w:val="18"/>
                <w:szCs w:val="18"/>
                <w:lang w:eastAsia="en-US"/>
              </w:rPr>
              <w:t xml:space="preserve"> (for Vessel Traffic Service) with associated </w:t>
            </w:r>
            <w:r>
              <w:rPr>
                <w:rFonts w:cs="Arial"/>
                <w:b/>
                <w:bCs/>
                <w:sz w:val="18"/>
                <w:szCs w:val="18"/>
                <w:lang w:eastAsia="en-US"/>
              </w:rPr>
              <w:t>RDOCAL</w:t>
            </w:r>
            <w:r>
              <w:rPr>
                <w:rFonts w:cs="Arial"/>
                <w:sz w:val="18"/>
                <w:szCs w:val="18"/>
                <w:lang w:eastAsia="en-US"/>
              </w:rPr>
              <w:t xml:space="preserve"> will not be converted.</w:t>
            </w:r>
          </w:p>
          <w:p w:rsidR="001167E3" w:rsidRPr="00434EA0" w:rsidRDefault="001167E3" w:rsidP="001E20AF">
            <w:pPr>
              <w:spacing w:before="60" w:after="60"/>
              <w:rPr>
                <w:rFonts w:cs="Arial"/>
                <w:sz w:val="18"/>
                <w:szCs w:val="18"/>
                <w:lang w:eastAsia="en-US"/>
              </w:rPr>
            </w:pPr>
            <w:r>
              <w:rPr>
                <w:rFonts w:cs="Arial"/>
                <w:sz w:val="18"/>
                <w:szCs w:val="18"/>
                <w:lang w:eastAsia="en-US"/>
              </w:rPr>
              <w:t xml:space="preserve">For bridges over navigable water in S-57, encode each span as a separate </w:t>
            </w:r>
            <w:r>
              <w:rPr>
                <w:rFonts w:cs="Arial"/>
                <w:b/>
                <w:bCs/>
                <w:sz w:val="18"/>
                <w:szCs w:val="18"/>
                <w:lang w:eastAsia="en-US"/>
              </w:rPr>
              <w:t>BRIDGE</w:t>
            </w:r>
            <w:r>
              <w:rPr>
                <w:rFonts w:cs="Arial"/>
                <w:sz w:val="18"/>
                <w:szCs w:val="18"/>
                <w:lang w:eastAsia="en-US"/>
              </w:rPr>
              <w:t xml:space="preserve"> feature and aggregate using </w:t>
            </w:r>
            <w:r>
              <w:rPr>
                <w:rFonts w:cs="Arial"/>
                <w:b/>
                <w:bCs/>
                <w:sz w:val="18"/>
                <w:szCs w:val="18"/>
                <w:lang w:eastAsia="en-US"/>
              </w:rPr>
              <w:t>C_AGGR</w:t>
            </w:r>
            <w:r>
              <w:rPr>
                <w:rFonts w:cs="Arial"/>
                <w:sz w:val="18"/>
                <w:szCs w:val="18"/>
                <w:lang w:eastAsia="en-US"/>
              </w:rPr>
              <w:t xml:space="preserve"> (see clause 4.8.10).</w:t>
            </w:r>
          </w:p>
          <w:p w:rsidR="001167E3" w:rsidRDefault="001167E3" w:rsidP="001E20AF">
            <w:pPr>
              <w:spacing w:before="60" w:after="60"/>
              <w:rPr>
                <w:rFonts w:cs="Arial"/>
                <w:sz w:val="18"/>
                <w:szCs w:val="18"/>
                <w:lang w:eastAsia="en-US"/>
              </w:rPr>
            </w:pPr>
            <w:r>
              <w:rPr>
                <w:rFonts w:cs="Arial"/>
                <w:sz w:val="18"/>
                <w:szCs w:val="18"/>
                <w:lang w:eastAsia="en-US"/>
              </w:rPr>
              <w:t xml:space="preserve">Remove </w:t>
            </w:r>
            <w:r>
              <w:rPr>
                <w:rFonts w:cs="Arial"/>
                <w:b/>
                <w:bCs/>
                <w:sz w:val="18"/>
                <w:szCs w:val="18"/>
                <w:lang w:eastAsia="en-US"/>
              </w:rPr>
              <w:t>feature name</w:t>
            </w:r>
            <w:r>
              <w:rPr>
                <w:rFonts w:cs="Arial"/>
                <w:sz w:val="18"/>
                <w:szCs w:val="18"/>
                <w:lang w:eastAsia="en-US"/>
              </w:rPr>
              <w:t xml:space="preserve"> from most representative feature if OBJNAM has been populated on most representative Object; or delete converted </w:t>
            </w:r>
            <w:r>
              <w:rPr>
                <w:rFonts w:cs="Arial"/>
                <w:b/>
                <w:bCs/>
                <w:sz w:val="18"/>
                <w:szCs w:val="18"/>
                <w:lang w:eastAsia="en-US"/>
              </w:rPr>
              <w:t>Sea Area/Named Water Area</w:t>
            </w:r>
            <w:r>
              <w:rPr>
                <w:rFonts w:cs="Arial"/>
                <w:sz w:val="18"/>
                <w:szCs w:val="18"/>
                <w:lang w:eastAsia="en-US"/>
              </w:rPr>
              <w:t xml:space="preserve"> if </w:t>
            </w:r>
            <w:r>
              <w:rPr>
                <w:rFonts w:cs="Arial"/>
                <w:b/>
                <w:bCs/>
                <w:sz w:val="18"/>
                <w:szCs w:val="18"/>
                <w:lang w:eastAsia="en-US"/>
              </w:rPr>
              <w:t>SEAARE</w:t>
            </w:r>
            <w:r>
              <w:rPr>
                <w:rFonts w:cs="Arial"/>
                <w:sz w:val="18"/>
                <w:szCs w:val="18"/>
                <w:lang w:eastAsia="en-US"/>
              </w:rPr>
              <w:t xml:space="preserve"> has been encoded to include the name in S-57.</w:t>
            </w:r>
          </w:p>
          <w:p w:rsidR="001167E3" w:rsidRPr="00431BF1" w:rsidRDefault="001167E3" w:rsidP="001E20AF">
            <w:pPr>
              <w:spacing w:before="60" w:after="60"/>
              <w:rPr>
                <w:rFonts w:cs="Arial"/>
                <w:sz w:val="18"/>
                <w:szCs w:val="18"/>
                <w:lang w:eastAsia="en-US"/>
              </w:rPr>
            </w:pPr>
            <w:r>
              <w:rPr>
                <w:rFonts w:cs="Arial"/>
                <w:sz w:val="18"/>
                <w:szCs w:val="18"/>
                <w:lang w:eastAsia="en-US"/>
              </w:rPr>
              <w:t xml:space="preserve">For converted named </w:t>
            </w:r>
            <w:r>
              <w:rPr>
                <w:rFonts w:cs="Arial"/>
                <w:b/>
                <w:bCs/>
                <w:sz w:val="18"/>
                <w:szCs w:val="18"/>
                <w:lang w:eastAsia="en-US"/>
              </w:rPr>
              <w:t>Fairway System</w:t>
            </w:r>
            <w:r>
              <w:rPr>
                <w:rFonts w:cs="Arial"/>
                <w:sz w:val="18"/>
                <w:szCs w:val="18"/>
                <w:lang w:eastAsia="en-US"/>
              </w:rPr>
              <w:t xml:space="preserve">, populate </w:t>
            </w:r>
            <w:r w:rsidRPr="00C2609A">
              <w:rPr>
                <w:rFonts w:cs="Arial"/>
                <w:sz w:val="18"/>
                <w:szCs w:val="18"/>
                <w:lang w:eastAsia="en-US"/>
              </w:rPr>
              <w:t xml:space="preserve">attributes </w:t>
            </w:r>
            <w:r w:rsidRPr="00C2609A">
              <w:rPr>
                <w:rFonts w:cs="Arial"/>
                <w:b/>
                <w:sz w:val="18"/>
                <w:szCs w:val="18"/>
                <w:lang w:eastAsia="en-US"/>
              </w:rPr>
              <w:t>fixed date range</w:t>
            </w:r>
            <w:r w:rsidRPr="00C2609A">
              <w:rPr>
                <w:rFonts w:cs="Arial"/>
                <w:sz w:val="18"/>
                <w:szCs w:val="18"/>
                <w:lang w:eastAsia="en-US"/>
              </w:rPr>
              <w:t xml:space="preserve">, </w:t>
            </w:r>
            <w:r w:rsidRPr="00C2609A">
              <w:rPr>
                <w:rFonts w:cs="Arial"/>
                <w:b/>
                <w:sz w:val="18"/>
                <w:szCs w:val="18"/>
                <w:lang w:eastAsia="en-US"/>
              </w:rPr>
              <w:t>maximum permitted draught</w:t>
            </w:r>
            <w:r w:rsidRPr="00C2609A">
              <w:rPr>
                <w:rFonts w:cs="Arial"/>
                <w:sz w:val="18"/>
                <w:szCs w:val="18"/>
                <w:lang w:eastAsia="en-US"/>
              </w:rPr>
              <w:t xml:space="preserve"> and </w:t>
            </w:r>
            <w:r w:rsidRPr="00C2609A">
              <w:rPr>
                <w:rFonts w:cs="Arial"/>
                <w:b/>
                <w:sz w:val="18"/>
                <w:szCs w:val="18"/>
                <w:lang w:eastAsia="en-US"/>
              </w:rPr>
              <w:t>periodic date range</w:t>
            </w:r>
            <w:r w:rsidRPr="00C2609A">
              <w:rPr>
                <w:rFonts w:cs="Arial"/>
                <w:sz w:val="18"/>
                <w:szCs w:val="18"/>
                <w:lang w:eastAsia="en-US"/>
              </w:rPr>
              <w:t xml:space="preserve"> manually, if considered necessary</w:t>
            </w:r>
            <w:r>
              <w:rPr>
                <w:rFonts w:cs="Arial"/>
                <w:sz w:val="18"/>
                <w:szCs w:val="18"/>
                <w:lang w:eastAsia="en-US"/>
              </w:rPr>
              <w:t>.</w:t>
            </w:r>
          </w:p>
          <w:p w:rsidR="001167E3" w:rsidRDefault="001167E3" w:rsidP="00DC4F3E">
            <w:pPr>
              <w:widowControl w:val="0"/>
              <w:spacing w:before="60" w:after="60"/>
              <w:rPr>
                <w:rFonts w:cs="Arial"/>
                <w:sz w:val="18"/>
                <w:szCs w:val="18"/>
                <w:lang w:eastAsia="en-US"/>
              </w:rPr>
            </w:pPr>
            <w:r>
              <w:rPr>
                <w:rFonts w:cs="Arial"/>
                <w:sz w:val="18"/>
                <w:szCs w:val="18"/>
                <w:lang w:eastAsia="en-US"/>
              </w:rPr>
              <w:t xml:space="preserve">For converted named </w:t>
            </w:r>
            <w:r>
              <w:rPr>
                <w:rFonts w:cs="Arial"/>
                <w:b/>
                <w:bCs/>
                <w:sz w:val="18"/>
                <w:szCs w:val="18"/>
                <w:lang w:eastAsia="en-US"/>
              </w:rPr>
              <w:t>Deep Water Route</w:t>
            </w:r>
            <w:r>
              <w:rPr>
                <w:rFonts w:cs="Arial"/>
                <w:sz w:val="18"/>
                <w:szCs w:val="18"/>
                <w:lang w:eastAsia="en-US"/>
              </w:rPr>
              <w:t xml:space="preserve">, </w:t>
            </w:r>
            <w:r>
              <w:rPr>
                <w:rFonts w:cs="Arial"/>
                <w:b/>
                <w:bCs/>
                <w:sz w:val="18"/>
                <w:szCs w:val="18"/>
                <w:lang w:eastAsia="en-US"/>
              </w:rPr>
              <w:t>Fairway System</w:t>
            </w:r>
            <w:r>
              <w:rPr>
                <w:rFonts w:cs="Arial"/>
                <w:sz w:val="18"/>
                <w:szCs w:val="18"/>
                <w:lang w:eastAsia="en-US"/>
              </w:rPr>
              <w:t xml:space="preserve">, </w:t>
            </w:r>
            <w:r>
              <w:rPr>
                <w:rFonts w:cs="Arial"/>
                <w:b/>
                <w:bCs/>
                <w:sz w:val="18"/>
                <w:szCs w:val="18"/>
                <w:lang w:eastAsia="en-US"/>
              </w:rPr>
              <w:t>Mooring Trot</w:t>
            </w:r>
            <w:r>
              <w:rPr>
                <w:rFonts w:cs="Arial"/>
                <w:sz w:val="18"/>
                <w:szCs w:val="18"/>
                <w:lang w:eastAsia="en-US"/>
              </w:rPr>
              <w:t xml:space="preserve">, </w:t>
            </w:r>
            <w:r>
              <w:rPr>
                <w:rFonts w:cs="Arial"/>
                <w:b/>
                <w:bCs/>
                <w:sz w:val="18"/>
                <w:szCs w:val="18"/>
                <w:lang w:eastAsia="en-US"/>
              </w:rPr>
              <w:t>Traffic Separation Scheme</w:t>
            </w:r>
            <w:r>
              <w:rPr>
                <w:rFonts w:cs="Arial"/>
                <w:sz w:val="18"/>
                <w:szCs w:val="18"/>
                <w:lang w:eastAsia="en-US"/>
              </w:rPr>
              <w:t xml:space="preserve">, </w:t>
            </w:r>
            <w:r>
              <w:rPr>
                <w:rFonts w:cs="Arial"/>
                <w:b/>
                <w:bCs/>
                <w:sz w:val="18"/>
                <w:szCs w:val="18"/>
                <w:lang w:eastAsia="en-US"/>
              </w:rPr>
              <w:t>Two-Way Route</w:t>
            </w:r>
            <w:r>
              <w:rPr>
                <w:rFonts w:cs="Arial"/>
                <w:sz w:val="18"/>
                <w:szCs w:val="18"/>
                <w:lang w:eastAsia="en-US"/>
              </w:rPr>
              <w:t xml:space="preserve"> geometric primitive should be of type surface.</w:t>
            </w:r>
          </w:p>
          <w:p w:rsidR="001167E3" w:rsidRDefault="001167E3" w:rsidP="001E20AF">
            <w:pPr>
              <w:spacing w:before="60" w:after="60"/>
              <w:rPr>
                <w:rFonts w:cs="Arial"/>
                <w:sz w:val="18"/>
                <w:szCs w:val="18"/>
                <w:lang w:eastAsia="en-US"/>
              </w:rPr>
            </w:pPr>
            <w:r>
              <w:rPr>
                <w:rFonts w:cs="Arial"/>
                <w:sz w:val="18"/>
                <w:szCs w:val="18"/>
                <w:lang w:eastAsia="en-US"/>
              </w:rPr>
              <w:t xml:space="preserve">Reconcile conversion of CATTSS for </w:t>
            </w:r>
            <w:r>
              <w:rPr>
                <w:rFonts w:cs="Arial"/>
                <w:b/>
                <w:sz w:val="18"/>
                <w:szCs w:val="18"/>
                <w:lang w:eastAsia="en-US"/>
              </w:rPr>
              <w:t>Traffic Separation Scheme</w:t>
            </w:r>
            <w:r>
              <w:rPr>
                <w:rFonts w:cs="Arial"/>
                <w:sz w:val="18"/>
                <w:szCs w:val="18"/>
                <w:lang w:eastAsia="en-US"/>
              </w:rPr>
              <w:t>.</w:t>
            </w:r>
          </w:p>
          <w:p w:rsidR="001167E3" w:rsidRPr="00642EAF" w:rsidRDefault="001167E3" w:rsidP="001E20AF">
            <w:pPr>
              <w:spacing w:before="60" w:after="60"/>
              <w:rPr>
                <w:rFonts w:cs="Arial"/>
                <w:sz w:val="18"/>
                <w:szCs w:val="18"/>
                <w:lang w:eastAsia="en-US"/>
              </w:rPr>
            </w:pPr>
            <w:r>
              <w:rPr>
                <w:rFonts w:cs="Arial"/>
                <w:sz w:val="18"/>
                <w:szCs w:val="18"/>
                <w:lang w:eastAsia="en-US"/>
              </w:rPr>
              <w:t xml:space="preserve">For converted named </w:t>
            </w:r>
            <w:r>
              <w:rPr>
                <w:rFonts w:cs="Arial"/>
                <w:b/>
                <w:bCs/>
                <w:sz w:val="18"/>
                <w:szCs w:val="18"/>
                <w:lang w:eastAsia="en-US"/>
              </w:rPr>
              <w:t>Range System</w:t>
            </w:r>
            <w:r>
              <w:rPr>
                <w:rFonts w:cs="Arial"/>
                <w:sz w:val="18"/>
                <w:szCs w:val="18"/>
                <w:lang w:eastAsia="en-US"/>
              </w:rPr>
              <w:t>, geometric primitive should be of type curve or surface.</w:t>
            </w:r>
          </w:p>
        </w:tc>
        <w:tc>
          <w:tcPr>
            <w:tcW w:w="2313" w:type="dxa"/>
            <w:tcBorders>
              <w:left w:val="double" w:sz="4" w:space="0" w:color="auto"/>
            </w:tcBorders>
          </w:tcPr>
          <w:p w:rsidR="001167E3" w:rsidRPr="00856219" w:rsidRDefault="001167E3" w:rsidP="001E20AF">
            <w:pPr>
              <w:spacing w:before="60" w:after="60"/>
              <w:rPr>
                <w:rFonts w:cs="Arial"/>
                <w:b/>
                <w:sz w:val="18"/>
                <w:szCs w:val="18"/>
                <w:lang w:eastAsia="en-US"/>
              </w:rPr>
            </w:pPr>
            <w:r>
              <w:rPr>
                <w:rFonts w:cs="Arial"/>
                <w:b/>
                <w:sz w:val="18"/>
                <w:szCs w:val="18"/>
                <w:lang w:eastAsia="en-US"/>
              </w:rPr>
              <w:t>Archipelagic Sea Lane</w:t>
            </w:r>
            <w:r w:rsidRPr="00C66F36">
              <w:rPr>
                <w:rFonts w:cs="Arial"/>
                <w:bCs/>
                <w:sz w:val="18"/>
                <w:szCs w:val="18"/>
                <w:lang w:eastAsia="en-US"/>
              </w:rPr>
              <w:t>,</w:t>
            </w:r>
            <w:r>
              <w:rPr>
                <w:rFonts w:cs="Arial"/>
                <w:bCs/>
                <w:sz w:val="18"/>
                <w:szCs w:val="18"/>
                <w:lang w:eastAsia="en-US"/>
              </w:rPr>
              <w:t xml:space="preserve"> </w:t>
            </w:r>
            <w:r>
              <w:rPr>
                <w:rFonts w:cs="Arial"/>
                <w:b/>
                <w:sz w:val="18"/>
                <w:szCs w:val="18"/>
                <w:lang w:eastAsia="en-US"/>
              </w:rPr>
              <w:t>ASL Aggregation</w:t>
            </w:r>
            <w:r>
              <w:rPr>
                <w:rFonts w:cs="Arial"/>
                <w:bCs/>
                <w:sz w:val="18"/>
                <w:szCs w:val="18"/>
                <w:lang w:eastAsia="en-US"/>
              </w:rPr>
              <w:t xml:space="preserve">, </w:t>
            </w:r>
            <w:r>
              <w:rPr>
                <w:rFonts w:cs="Arial"/>
                <w:b/>
                <w:sz w:val="18"/>
                <w:szCs w:val="18"/>
                <w:lang w:eastAsia="en-US"/>
              </w:rPr>
              <w:t>Bridge</w:t>
            </w:r>
            <w:r>
              <w:rPr>
                <w:rFonts w:cs="Arial"/>
                <w:bCs/>
                <w:sz w:val="18"/>
                <w:szCs w:val="18"/>
                <w:lang w:eastAsia="en-US"/>
              </w:rPr>
              <w:t xml:space="preserve">, </w:t>
            </w:r>
            <w:r>
              <w:rPr>
                <w:rFonts w:cs="Arial"/>
                <w:b/>
                <w:sz w:val="18"/>
                <w:szCs w:val="18"/>
                <w:lang w:eastAsia="en-US"/>
              </w:rPr>
              <w:t>Bridge Aggregation</w:t>
            </w:r>
            <w:r>
              <w:rPr>
                <w:rFonts w:cs="Arial"/>
                <w:bCs/>
                <w:sz w:val="18"/>
                <w:szCs w:val="18"/>
                <w:lang w:eastAsia="en-US"/>
              </w:rPr>
              <w:t>,</w:t>
            </w:r>
            <w:r w:rsidRPr="00C66F36">
              <w:rPr>
                <w:rFonts w:cs="Arial"/>
                <w:bCs/>
                <w:sz w:val="18"/>
                <w:szCs w:val="18"/>
                <w:lang w:eastAsia="en-US"/>
              </w:rPr>
              <w:t xml:space="preserve"> </w:t>
            </w:r>
            <w:r>
              <w:rPr>
                <w:rFonts w:cs="Arial"/>
                <w:b/>
                <w:sz w:val="18"/>
                <w:szCs w:val="18"/>
                <w:lang w:eastAsia="en-US"/>
              </w:rPr>
              <w:t>Deep Water Route</w:t>
            </w:r>
            <w:r w:rsidRPr="00BD6D34">
              <w:rPr>
                <w:rFonts w:cs="Arial"/>
                <w:bCs/>
                <w:sz w:val="18"/>
                <w:szCs w:val="18"/>
                <w:lang w:eastAsia="en-US"/>
              </w:rPr>
              <w:t xml:space="preserve">, </w:t>
            </w:r>
            <w:r>
              <w:rPr>
                <w:rFonts w:cs="Arial"/>
                <w:b/>
                <w:sz w:val="18"/>
                <w:szCs w:val="18"/>
                <w:lang w:eastAsia="en-US"/>
              </w:rPr>
              <w:t>Deep Water Route Aggregation</w:t>
            </w:r>
            <w:r>
              <w:rPr>
                <w:rFonts w:cs="Arial"/>
                <w:bCs/>
                <w:sz w:val="18"/>
                <w:szCs w:val="18"/>
                <w:lang w:eastAsia="en-US"/>
              </w:rPr>
              <w:t xml:space="preserve">, </w:t>
            </w:r>
            <w:r>
              <w:rPr>
                <w:rFonts w:cs="Arial"/>
                <w:b/>
                <w:sz w:val="18"/>
                <w:szCs w:val="18"/>
                <w:lang w:eastAsia="en-US"/>
              </w:rPr>
              <w:t>Fairway Aggregation</w:t>
            </w:r>
            <w:r>
              <w:rPr>
                <w:rFonts w:cs="Arial"/>
                <w:bCs/>
                <w:sz w:val="18"/>
                <w:szCs w:val="18"/>
                <w:lang w:eastAsia="en-US"/>
              </w:rPr>
              <w:t xml:space="preserve">, </w:t>
            </w:r>
            <w:r>
              <w:rPr>
                <w:rFonts w:cs="Arial"/>
                <w:b/>
                <w:sz w:val="18"/>
                <w:szCs w:val="18"/>
                <w:lang w:eastAsia="en-US"/>
              </w:rPr>
              <w:t>Fairway System</w:t>
            </w:r>
            <w:r>
              <w:rPr>
                <w:rFonts w:cs="Arial"/>
                <w:bCs/>
                <w:sz w:val="18"/>
                <w:szCs w:val="18"/>
                <w:lang w:eastAsia="en-US"/>
              </w:rPr>
              <w:t>,</w:t>
            </w:r>
            <w:r w:rsidRPr="00BD6D34">
              <w:rPr>
                <w:rFonts w:cs="Arial"/>
                <w:bCs/>
                <w:sz w:val="18"/>
                <w:szCs w:val="18"/>
                <w:lang w:eastAsia="en-US"/>
              </w:rPr>
              <w:t xml:space="preserve"> </w:t>
            </w:r>
            <w:r w:rsidRPr="00385F8A">
              <w:rPr>
                <w:rFonts w:cs="Arial"/>
                <w:b/>
                <w:sz w:val="18"/>
                <w:szCs w:val="18"/>
                <w:lang w:eastAsia="en-US"/>
              </w:rPr>
              <w:t>Mooring Trot</w:t>
            </w:r>
            <w:r w:rsidRPr="00B96536">
              <w:rPr>
                <w:rFonts w:cs="Arial"/>
                <w:bCs/>
                <w:sz w:val="18"/>
                <w:szCs w:val="18"/>
                <w:lang w:eastAsia="en-US"/>
              </w:rPr>
              <w:t xml:space="preserve">, </w:t>
            </w:r>
            <w:r>
              <w:rPr>
                <w:rFonts w:cs="Arial"/>
                <w:b/>
                <w:sz w:val="18"/>
                <w:szCs w:val="18"/>
                <w:lang w:eastAsia="en-US"/>
              </w:rPr>
              <w:t>Mooring Trot Aggregation</w:t>
            </w:r>
            <w:r>
              <w:rPr>
                <w:rFonts w:cs="Arial"/>
                <w:bCs/>
                <w:sz w:val="18"/>
                <w:szCs w:val="18"/>
                <w:lang w:eastAsia="en-US"/>
              </w:rPr>
              <w:t xml:space="preserve">, </w:t>
            </w:r>
            <w:r>
              <w:rPr>
                <w:rFonts w:cs="Arial"/>
                <w:b/>
                <w:sz w:val="18"/>
                <w:szCs w:val="18"/>
                <w:lang w:eastAsia="en-US"/>
              </w:rPr>
              <w:t>Range System</w:t>
            </w:r>
            <w:r>
              <w:rPr>
                <w:rFonts w:cs="Arial"/>
                <w:bCs/>
                <w:sz w:val="18"/>
                <w:szCs w:val="18"/>
                <w:lang w:eastAsia="en-US"/>
              </w:rPr>
              <w:t xml:space="preserve">, </w:t>
            </w:r>
            <w:r>
              <w:rPr>
                <w:rFonts w:cs="Arial"/>
                <w:b/>
                <w:sz w:val="18"/>
                <w:szCs w:val="18"/>
                <w:lang w:eastAsia="en-US"/>
              </w:rPr>
              <w:t>Range System Aggregation</w:t>
            </w:r>
            <w:r>
              <w:rPr>
                <w:rFonts w:cs="Arial"/>
                <w:bCs/>
                <w:sz w:val="18"/>
                <w:szCs w:val="18"/>
                <w:lang w:eastAsia="en-US"/>
              </w:rPr>
              <w:t xml:space="preserve">, </w:t>
            </w:r>
            <w:r>
              <w:rPr>
                <w:rFonts w:cs="Arial"/>
                <w:b/>
                <w:sz w:val="18"/>
                <w:szCs w:val="18"/>
                <w:lang w:eastAsia="en-US"/>
              </w:rPr>
              <w:t>Traffic Separation Scheme</w:t>
            </w:r>
            <w:r>
              <w:rPr>
                <w:rFonts w:cs="Arial"/>
                <w:bCs/>
                <w:sz w:val="18"/>
                <w:szCs w:val="18"/>
                <w:lang w:eastAsia="en-US"/>
              </w:rPr>
              <w:t xml:space="preserve">, </w:t>
            </w:r>
            <w:r>
              <w:rPr>
                <w:rFonts w:cs="Arial"/>
                <w:b/>
                <w:sz w:val="18"/>
                <w:szCs w:val="18"/>
                <w:lang w:eastAsia="en-US"/>
              </w:rPr>
              <w:t>Traffic Separation Scheme Aggregation</w:t>
            </w:r>
            <w:r>
              <w:rPr>
                <w:rFonts w:cs="Arial"/>
                <w:bCs/>
                <w:sz w:val="18"/>
                <w:szCs w:val="18"/>
                <w:lang w:eastAsia="en-US"/>
              </w:rPr>
              <w:t xml:space="preserve">, </w:t>
            </w:r>
            <w:r w:rsidRPr="00856219">
              <w:rPr>
                <w:rFonts w:cs="Arial"/>
                <w:b/>
                <w:sz w:val="18"/>
                <w:szCs w:val="18"/>
                <w:lang w:eastAsia="en-US"/>
              </w:rPr>
              <w:t>Two-Way Route</w:t>
            </w:r>
            <w:r>
              <w:rPr>
                <w:rFonts w:cs="Arial"/>
                <w:bCs/>
                <w:sz w:val="18"/>
                <w:szCs w:val="18"/>
                <w:lang w:eastAsia="en-US"/>
              </w:rPr>
              <w:t xml:space="preserve">, </w:t>
            </w:r>
            <w:r>
              <w:rPr>
                <w:rFonts w:cs="Arial"/>
                <w:b/>
                <w:sz w:val="18"/>
                <w:szCs w:val="18"/>
                <w:lang w:eastAsia="en-US"/>
              </w:rPr>
              <w:t>Two-Way Route Aggregation</w:t>
            </w:r>
          </w:p>
        </w:tc>
      </w:tr>
      <w:tr w:rsidR="001167E3" w:rsidRPr="00EF7A5A" w:rsidTr="001E20AF">
        <w:trPr>
          <w:cantSplit/>
          <w:jc w:val="center"/>
        </w:trPr>
        <w:tc>
          <w:tcPr>
            <w:tcW w:w="1252" w:type="dxa"/>
          </w:tcPr>
          <w:p w:rsidR="001167E3" w:rsidRDefault="001167E3" w:rsidP="001E20AF">
            <w:pPr>
              <w:spacing w:before="60" w:after="60"/>
              <w:jc w:val="center"/>
              <w:rPr>
                <w:rFonts w:cs="Arial"/>
                <w:b/>
                <w:sz w:val="18"/>
                <w:szCs w:val="18"/>
                <w:lang w:eastAsia="en-US"/>
              </w:rPr>
            </w:pPr>
            <w:r w:rsidRPr="00EF7A5A">
              <w:rPr>
                <w:rFonts w:cs="Arial"/>
                <w:b/>
                <w:sz w:val="18"/>
                <w:szCs w:val="18"/>
                <w:lang w:eastAsia="en-US"/>
              </w:rPr>
              <w:t>C_ASSO</w:t>
            </w:r>
          </w:p>
        </w:tc>
        <w:tc>
          <w:tcPr>
            <w:tcW w:w="867" w:type="dxa"/>
            <w:tcBorders>
              <w:right w:val="double" w:sz="4" w:space="0" w:color="auto"/>
            </w:tcBorders>
          </w:tcPr>
          <w:p w:rsidR="001167E3" w:rsidRDefault="001167E3" w:rsidP="001E20AF">
            <w:pPr>
              <w:spacing w:before="60"/>
              <w:jc w:val="center"/>
              <w:rPr>
                <w:rFonts w:cs="Arial"/>
                <w:sz w:val="18"/>
                <w:szCs w:val="18"/>
                <w:lang w:eastAsia="en-US"/>
              </w:rPr>
            </w:pPr>
            <w:r w:rsidRPr="00EF7A5A">
              <w:rPr>
                <w:rFonts w:cs="Arial"/>
                <w:sz w:val="18"/>
                <w:szCs w:val="18"/>
                <w:lang w:eastAsia="en-US"/>
              </w:rPr>
              <w:t xml:space="preserve">10.1.2 </w:t>
            </w:r>
            <w:r w:rsidRPr="00EF7A5A">
              <w:rPr>
                <w:rFonts w:cs="Arial"/>
                <w:b/>
                <w:sz w:val="18"/>
                <w:szCs w:val="18"/>
                <w:lang w:eastAsia="en-US"/>
              </w:rPr>
              <w:t>15</w:t>
            </w:r>
          </w:p>
        </w:tc>
        <w:tc>
          <w:tcPr>
            <w:tcW w:w="4976" w:type="dxa"/>
            <w:tcBorders>
              <w:left w:val="double" w:sz="4" w:space="0" w:color="auto"/>
            </w:tcBorders>
          </w:tcPr>
          <w:p w:rsidR="001167E3" w:rsidRPr="00F543E4" w:rsidRDefault="001167E3" w:rsidP="001E20AF">
            <w:pPr>
              <w:spacing w:before="60" w:after="60"/>
              <w:rPr>
                <w:rFonts w:cs="Arial"/>
                <w:sz w:val="18"/>
                <w:szCs w:val="18"/>
                <w:lang w:eastAsia="en-US"/>
              </w:rPr>
            </w:pPr>
            <w:r>
              <w:rPr>
                <w:rFonts w:cs="Arial"/>
                <w:b/>
                <w:bCs/>
                <w:sz w:val="18"/>
                <w:szCs w:val="18"/>
                <w:lang w:eastAsia="en-US"/>
              </w:rPr>
              <w:t>C_ASSO</w:t>
            </w:r>
            <w:r>
              <w:rPr>
                <w:rFonts w:cs="Arial"/>
                <w:sz w:val="18"/>
                <w:szCs w:val="18"/>
                <w:lang w:eastAsia="en-US"/>
              </w:rPr>
              <w:t xml:space="preserve"> will not be converted. Data Producers will be required to manually create the relevant named associations if considered necessary.</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DAMCON</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sidRPr="00E42B90">
              <w:rPr>
                <w:rFonts w:cs="Arial"/>
                <w:b/>
                <w:bCs/>
                <w:sz w:val="18"/>
                <w:szCs w:val="18"/>
                <w:lang w:eastAsia="en-US"/>
              </w:rPr>
              <w:t>4.8.5</w:t>
            </w:r>
            <w:r>
              <w:rPr>
                <w:rFonts w:cs="Arial"/>
                <w:sz w:val="18"/>
                <w:szCs w:val="18"/>
                <w:lang w:eastAsia="en-US"/>
              </w:rPr>
              <w:t xml:space="preserve"> 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rsidR="001167E3" w:rsidRDefault="001167E3" w:rsidP="001E20AF">
            <w:pPr>
              <w:spacing w:before="60" w:after="60"/>
              <w:rPr>
                <w:rFonts w:cs="Arial"/>
                <w:b/>
                <w:bCs/>
                <w:sz w:val="18"/>
                <w:szCs w:val="18"/>
                <w:lang w:eastAsia="en-US"/>
              </w:rPr>
            </w:pPr>
            <w:r>
              <w:rPr>
                <w:rFonts w:cs="Arial"/>
                <w:sz w:val="18"/>
                <w:szCs w:val="18"/>
                <w:lang w:eastAsia="en-US"/>
              </w:rPr>
              <w:t xml:space="preserve">For </w:t>
            </w:r>
            <w:r>
              <w:rPr>
                <w:rFonts w:cs="Arial"/>
                <w:b/>
                <w:bCs/>
                <w:sz w:val="18"/>
                <w:szCs w:val="18"/>
                <w:lang w:eastAsia="en-US"/>
              </w:rPr>
              <w:t>DAMCON</w:t>
            </w:r>
            <w:r>
              <w:rPr>
                <w:rFonts w:cs="Arial"/>
                <w:sz w:val="18"/>
                <w:szCs w:val="18"/>
                <w:lang w:eastAsia="en-US"/>
              </w:rPr>
              <w:t xml:space="preserve"> of geometric primitive point, m</w:t>
            </w:r>
            <w:r w:rsidRPr="00007AB0">
              <w:rPr>
                <w:rFonts w:cs="Arial"/>
                <w:sz w:val="18"/>
                <w:szCs w:val="18"/>
                <w:lang w:eastAsia="en-US"/>
              </w:rPr>
              <w:t xml:space="preserve">andatory attribute </w:t>
            </w:r>
            <w:r w:rsidRPr="00007AB0">
              <w:rPr>
                <w:rFonts w:cs="Arial"/>
                <w:b/>
                <w:sz w:val="18"/>
                <w:szCs w:val="18"/>
                <w:lang w:eastAsia="en-US"/>
              </w:rPr>
              <w:t>visual prominence</w:t>
            </w:r>
            <w:r w:rsidRPr="00007AB0">
              <w:rPr>
                <w:rFonts w:cs="Arial"/>
                <w:sz w:val="18"/>
                <w:szCs w:val="18"/>
                <w:lang w:eastAsia="en-US"/>
              </w:rPr>
              <w:t xml:space="preserve"> on the converted </w:t>
            </w:r>
            <w:r w:rsidRPr="00007AB0">
              <w:rPr>
                <w:rFonts w:cs="Arial"/>
                <w:b/>
                <w:sz w:val="18"/>
                <w:szCs w:val="18"/>
                <w:lang w:eastAsia="en-US"/>
              </w:rPr>
              <w:t>Landmark</w:t>
            </w:r>
            <w:r w:rsidRPr="00007AB0">
              <w:rPr>
                <w:rFonts w:cs="Arial"/>
                <w:sz w:val="18"/>
                <w:szCs w:val="18"/>
                <w:lang w:eastAsia="en-US"/>
              </w:rPr>
              <w:t xml:space="preserve"> feature will be populated with value </w:t>
            </w:r>
            <w:r w:rsidRPr="00007AB0">
              <w:rPr>
                <w:rFonts w:cs="Arial"/>
                <w:i/>
                <w:sz w:val="18"/>
                <w:szCs w:val="18"/>
                <w:lang w:eastAsia="en-US"/>
              </w:rPr>
              <w:t>2</w:t>
            </w:r>
            <w:r w:rsidRPr="00007AB0">
              <w:rPr>
                <w:rFonts w:cs="Arial"/>
                <w:sz w:val="18"/>
                <w:szCs w:val="18"/>
                <w:lang w:eastAsia="en-US"/>
              </w:rPr>
              <w:t xml:space="preserve"> (not visually conspicuous)</w:t>
            </w:r>
            <w:r>
              <w:rPr>
                <w:rFonts w:cs="Arial"/>
                <w:sz w:val="18"/>
                <w:szCs w:val="18"/>
                <w:lang w:eastAsia="en-US"/>
              </w:rPr>
              <w:t xml:space="preserve"> if not populated on </w:t>
            </w:r>
            <w:r>
              <w:rPr>
                <w:rFonts w:cs="Arial"/>
                <w:b/>
                <w:bCs/>
                <w:sz w:val="18"/>
                <w:szCs w:val="18"/>
                <w:lang w:eastAsia="en-US"/>
              </w:rPr>
              <w:t>DAMCON</w:t>
            </w:r>
            <w:r w:rsidRPr="00007AB0">
              <w:rPr>
                <w:rFonts w:cs="Arial"/>
                <w:bCs/>
                <w:sz w:val="18"/>
                <w:szCs w:val="18"/>
                <w:lang w:eastAsia="en-US"/>
              </w:rPr>
              <w:t>.</w:t>
            </w:r>
          </w:p>
        </w:tc>
        <w:tc>
          <w:tcPr>
            <w:tcW w:w="2313" w:type="dxa"/>
            <w:tcBorders>
              <w:left w:val="double" w:sz="4" w:space="0" w:color="auto"/>
            </w:tcBorders>
          </w:tcPr>
          <w:p w:rsidR="001167E3" w:rsidRDefault="001167E3" w:rsidP="001E20AF">
            <w:pPr>
              <w:spacing w:before="60" w:after="60"/>
              <w:rPr>
                <w:rFonts w:cs="Arial"/>
                <w:bCs/>
                <w:sz w:val="18"/>
                <w:szCs w:val="18"/>
                <w:lang w:eastAsia="en-US"/>
              </w:rPr>
            </w:pPr>
            <w:r>
              <w:rPr>
                <w:rFonts w:cs="Arial"/>
                <w:b/>
                <w:sz w:val="18"/>
                <w:szCs w:val="18"/>
                <w:lang w:eastAsia="en-US"/>
              </w:rPr>
              <w:t>Dam</w:t>
            </w:r>
          </w:p>
          <w:p w:rsidR="001167E3" w:rsidRPr="004B3A46" w:rsidRDefault="001167E3" w:rsidP="001E20AF">
            <w:pPr>
              <w:spacing w:before="60" w:after="60"/>
              <w:rPr>
                <w:rFonts w:cs="Arial"/>
                <w:bCs/>
                <w:sz w:val="18"/>
                <w:szCs w:val="18"/>
                <w:lang w:eastAsia="en-US"/>
              </w:rPr>
            </w:pPr>
            <w:r>
              <w:rPr>
                <w:rFonts w:cs="Arial"/>
                <w:b/>
                <w:sz w:val="18"/>
                <w:szCs w:val="18"/>
                <w:lang w:eastAsia="en-US"/>
              </w:rPr>
              <w:t>Landmark</w:t>
            </w:r>
            <w:r>
              <w:rPr>
                <w:rFonts w:cs="Arial"/>
                <w:sz w:val="18"/>
                <w:szCs w:val="18"/>
                <w:lang w:eastAsia="en-US"/>
              </w:rPr>
              <w:t xml:space="preserve"> (</w:t>
            </w:r>
            <w:r>
              <w:rPr>
                <w:rFonts w:cs="Arial"/>
                <w:b/>
                <w:sz w:val="18"/>
                <w:szCs w:val="18"/>
                <w:lang w:eastAsia="en-US"/>
              </w:rPr>
              <w:t>DAMCON</w:t>
            </w:r>
            <w:r>
              <w:rPr>
                <w:rFonts w:cs="Arial"/>
                <w:sz w:val="18"/>
                <w:szCs w:val="18"/>
                <w:lang w:eastAsia="en-US"/>
              </w:rPr>
              <w:t xml:space="preserve"> of geometric primitive point)</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DAYMAR</w:t>
            </w:r>
          </w:p>
        </w:tc>
        <w:tc>
          <w:tcPr>
            <w:tcW w:w="867" w:type="dxa"/>
            <w:tcBorders>
              <w:right w:val="double" w:sz="4" w:space="0" w:color="auto"/>
            </w:tcBorders>
          </w:tcPr>
          <w:p w:rsidR="001167E3" w:rsidRPr="00597082" w:rsidRDefault="001167E3" w:rsidP="001E20AF">
            <w:pPr>
              <w:spacing w:before="60" w:after="60"/>
              <w:jc w:val="center"/>
              <w:rPr>
                <w:rFonts w:cs="Arial"/>
                <w:b/>
                <w:bCs/>
                <w:sz w:val="18"/>
                <w:szCs w:val="18"/>
                <w:lang w:eastAsia="en-US"/>
              </w:rPr>
            </w:pPr>
            <w:r w:rsidRPr="00597082">
              <w:rPr>
                <w:rFonts w:cs="Arial"/>
                <w:b/>
                <w:bCs/>
                <w:sz w:val="18"/>
                <w:szCs w:val="18"/>
                <w:lang w:eastAsia="en-US"/>
              </w:rPr>
              <w:t>12.3.3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CATSPM, NATCON.</w:t>
            </w:r>
          </w:p>
          <w:p w:rsidR="001167E3" w:rsidRPr="000541BF" w:rsidRDefault="001167E3" w:rsidP="001E20AF">
            <w:pPr>
              <w:spacing w:before="60" w:after="60"/>
              <w:rPr>
                <w:rFonts w:cs="Arial"/>
                <w:sz w:val="18"/>
                <w:szCs w:val="18"/>
                <w:lang w:eastAsia="en-US"/>
              </w:rPr>
            </w:pPr>
            <w:r>
              <w:rPr>
                <w:rFonts w:cs="Arial"/>
                <w:sz w:val="18"/>
                <w:szCs w:val="18"/>
                <w:lang w:eastAsia="en-US"/>
              </w:rPr>
              <w:t xml:space="preserve">Check contents of converted attributes </w:t>
            </w:r>
            <w:r>
              <w:rPr>
                <w:rFonts w:cs="Arial"/>
                <w:b/>
                <w:bCs/>
                <w:sz w:val="18"/>
                <w:szCs w:val="18"/>
                <w:lang w:eastAsia="en-US"/>
              </w:rPr>
              <w:t>information</w:t>
            </w:r>
            <w:r>
              <w:rPr>
                <w:rFonts w:cs="Arial"/>
                <w:sz w:val="18"/>
                <w:szCs w:val="18"/>
                <w:lang w:eastAsia="en-US"/>
              </w:rPr>
              <w:t>/</w:t>
            </w:r>
            <w:r>
              <w:rPr>
                <w:rFonts w:cs="Arial"/>
                <w:b/>
                <w:bCs/>
                <w:sz w:val="18"/>
                <w:szCs w:val="18"/>
                <w:lang w:eastAsia="en-US"/>
              </w:rPr>
              <w:t>text</w:t>
            </w:r>
            <w:r>
              <w:rPr>
                <w:rFonts w:cs="Arial"/>
                <w:sz w:val="18"/>
                <w:szCs w:val="18"/>
                <w:lang w:eastAsia="en-US"/>
              </w:rPr>
              <w:t xml:space="preserve"> and </w:t>
            </w:r>
            <w:r>
              <w:rPr>
                <w:rFonts w:cs="Arial"/>
                <w:b/>
                <w:bCs/>
                <w:sz w:val="18"/>
                <w:szCs w:val="18"/>
                <w:lang w:eastAsia="en-US"/>
              </w:rPr>
              <w:t>shape information</w:t>
            </w:r>
            <w:r>
              <w:rPr>
                <w:rFonts w:cs="Arial"/>
                <w:sz w:val="18"/>
                <w:szCs w:val="18"/>
                <w:lang w:eastAsia="en-US"/>
              </w:rPr>
              <w:t xml:space="preserve"> for appropriateness and/or duplication.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Daymark</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DEPARE</w:t>
            </w:r>
          </w:p>
        </w:tc>
        <w:tc>
          <w:tcPr>
            <w:tcW w:w="867" w:type="dxa"/>
            <w:tcBorders>
              <w:right w:val="double" w:sz="4" w:space="0" w:color="auto"/>
            </w:tcBorders>
          </w:tcPr>
          <w:p w:rsidR="001167E3" w:rsidRPr="0045378A" w:rsidRDefault="001167E3" w:rsidP="001E20AF">
            <w:pPr>
              <w:spacing w:before="60" w:after="60"/>
              <w:jc w:val="center"/>
              <w:rPr>
                <w:rFonts w:cs="Arial"/>
                <w:b/>
                <w:bCs/>
                <w:sz w:val="18"/>
                <w:szCs w:val="18"/>
                <w:lang w:eastAsia="en-US"/>
              </w:rPr>
            </w:pPr>
            <w:r w:rsidRPr="0045378A">
              <w:rPr>
                <w:rFonts w:cs="Arial"/>
                <w:b/>
                <w:bCs/>
                <w:sz w:val="18"/>
                <w:szCs w:val="18"/>
                <w:lang w:eastAsia="en-US"/>
              </w:rPr>
              <w:t>5.4.1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Attribute </w:t>
            </w:r>
            <w:r w:rsidR="00C63C71">
              <w:rPr>
                <w:rFonts w:cs="Arial"/>
                <w:sz w:val="18"/>
                <w:szCs w:val="18"/>
                <w:lang w:eastAsia="en-US"/>
              </w:rPr>
              <w:t>QUASOU</w:t>
            </w:r>
            <w:r>
              <w:rPr>
                <w:rFonts w:cs="Arial"/>
                <w:sz w:val="18"/>
                <w:szCs w:val="18"/>
                <w:lang w:eastAsia="en-US"/>
              </w:rPr>
              <w:t xml:space="preserve"> will not be converted.</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Depth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DEPCNT</w:t>
            </w:r>
          </w:p>
        </w:tc>
        <w:tc>
          <w:tcPr>
            <w:tcW w:w="867" w:type="dxa"/>
            <w:tcBorders>
              <w:right w:val="double" w:sz="4" w:space="0" w:color="auto"/>
            </w:tcBorders>
          </w:tcPr>
          <w:p w:rsidR="001167E3" w:rsidRPr="002800D2" w:rsidRDefault="001167E3" w:rsidP="001E20AF">
            <w:pPr>
              <w:spacing w:before="60" w:after="60"/>
              <w:jc w:val="center"/>
              <w:rPr>
                <w:rFonts w:cs="Arial"/>
                <w:b/>
                <w:bCs/>
                <w:sz w:val="18"/>
                <w:szCs w:val="18"/>
                <w:lang w:eastAsia="en-US"/>
              </w:rPr>
            </w:pPr>
            <w:r w:rsidRPr="002800D2">
              <w:rPr>
                <w:rFonts w:cs="Arial"/>
                <w:b/>
                <w:bCs/>
                <w:sz w:val="18"/>
                <w:szCs w:val="18"/>
                <w:lang w:eastAsia="en-US"/>
              </w:rPr>
              <w:t>5.2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Depth Contour</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DISMAR</w:t>
            </w:r>
          </w:p>
        </w:tc>
        <w:tc>
          <w:tcPr>
            <w:tcW w:w="867" w:type="dxa"/>
            <w:tcBorders>
              <w:right w:val="double" w:sz="4" w:space="0" w:color="auto"/>
            </w:tcBorders>
          </w:tcPr>
          <w:p w:rsidR="001167E3" w:rsidRPr="005D2635" w:rsidRDefault="001167E3" w:rsidP="001E20AF">
            <w:pPr>
              <w:spacing w:before="60" w:after="60"/>
              <w:jc w:val="center"/>
              <w:rPr>
                <w:rFonts w:cs="Arial"/>
                <w:b/>
                <w:bCs/>
                <w:sz w:val="18"/>
                <w:szCs w:val="18"/>
                <w:lang w:eastAsia="en-US"/>
              </w:rPr>
            </w:pPr>
            <w:r w:rsidRPr="005D2635">
              <w:rPr>
                <w:rFonts w:cs="Arial"/>
                <w:b/>
                <w:bCs/>
                <w:sz w:val="18"/>
                <w:szCs w:val="18"/>
                <w:lang w:eastAsia="en-US"/>
              </w:rPr>
              <w:t>4.4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measured distance value and unit of measure).</w:t>
            </w:r>
          </w:p>
          <w:p w:rsidR="001167E3" w:rsidRPr="004F0FF5" w:rsidRDefault="001167E3" w:rsidP="001E20AF">
            <w:pPr>
              <w:spacing w:before="60" w:after="60"/>
              <w:rPr>
                <w:rFonts w:cs="Arial"/>
                <w:sz w:val="18"/>
                <w:szCs w:val="18"/>
                <w:lang w:eastAsia="en-US"/>
              </w:rPr>
            </w:pPr>
            <w:r>
              <w:rPr>
                <w:rFonts w:cs="Arial"/>
                <w:sz w:val="18"/>
                <w:szCs w:val="18"/>
                <w:lang w:eastAsia="en-US"/>
              </w:rPr>
              <w:t xml:space="preserve">Check that there is an appropriate structure feature associated with the converted S-57 </w:t>
            </w:r>
            <w:r>
              <w:rPr>
                <w:rFonts w:cs="Arial"/>
                <w:b/>
                <w:bCs/>
                <w:sz w:val="18"/>
                <w:szCs w:val="18"/>
                <w:lang w:eastAsia="en-US"/>
              </w:rPr>
              <w:t>DISMAR</w:t>
            </w:r>
            <w:r>
              <w:rPr>
                <w:rFonts w:cs="Arial"/>
                <w:sz w:val="18"/>
                <w:szCs w:val="18"/>
                <w:lang w:eastAsia="en-US"/>
              </w:rPr>
              <w:t xml:space="preserve"> Object if attribute CATDIS = </w:t>
            </w:r>
            <w:r>
              <w:rPr>
                <w:rFonts w:cs="Arial"/>
                <w:i/>
                <w:iCs/>
                <w:sz w:val="18"/>
                <w:szCs w:val="18"/>
                <w:lang w:eastAsia="en-US"/>
              </w:rPr>
              <w:t>2</w:t>
            </w:r>
            <w:r>
              <w:rPr>
                <w:rFonts w:cs="Arial"/>
                <w:sz w:val="18"/>
                <w:szCs w:val="18"/>
                <w:lang w:eastAsia="en-US"/>
              </w:rPr>
              <w:t xml:space="preserve">, </w:t>
            </w:r>
            <w:r>
              <w:rPr>
                <w:rFonts w:cs="Arial"/>
                <w:i/>
                <w:iCs/>
                <w:sz w:val="18"/>
                <w:szCs w:val="18"/>
                <w:lang w:eastAsia="en-US"/>
              </w:rPr>
              <w:t>3</w:t>
            </w:r>
            <w:r>
              <w:rPr>
                <w:rFonts w:cs="Arial"/>
                <w:sz w:val="18"/>
                <w:szCs w:val="18"/>
                <w:lang w:eastAsia="en-US"/>
              </w:rPr>
              <w:t xml:space="preserve">, or </w:t>
            </w:r>
            <w:r>
              <w:rPr>
                <w:rFonts w:cs="Arial"/>
                <w:i/>
                <w:iCs/>
                <w:sz w:val="18"/>
                <w:szCs w:val="18"/>
                <w:lang w:eastAsia="en-US"/>
              </w:rPr>
              <w:t>4</w:t>
            </w:r>
            <w:r>
              <w:rPr>
                <w:rFonts w:cs="Arial"/>
                <w:sz w:val="18"/>
                <w:szCs w:val="18"/>
                <w:lang w:eastAsia="en-US"/>
              </w:rPr>
              <w: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Distance Mark</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DOCARE</w:t>
            </w:r>
          </w:p>
        </w:tc>
        <w:tc>
          <w:tcPr>
            <w:tcW w:w="867" w:type="dxa"/>
            <w:tcBorders>
              <w:right w:val="double" w:sz="4" w:space="0" w:color="auto"/>
            </w:tcBorders>
          </w:tcPr>
          <w:p w:rsidR="001167E3" w:rsidRPr="001B006B" w:rsidRDefault="001167E3" w:rsidP="001E20AF">
            <w:pPr>
              <w:spacing w:before="60" w:after="60"/>
              <w:jc w:val="center"/>
              <w:rPr>
                <w:rFonts w:cs="Arial"/>
                <w:b/>
                <w:bCs/>
                <w:sz w:val="18"/>
                <w:szCs w:val="18"/>
                <w:lang w:eastAsia="en-US"/>
              </w:rPr>
            </w:pPr>
            <w:r w:rsidRPr="001B006B">
              <w:rPr>
                <w:rFonts w:cs="Arial"/>
                <w:b/>
                <w:bCs/>
                <w:sz w:val="18"/>
                <w:szCs w:val="18"/>
                <w:lang w:eastAsia="en-US"/>
              </w:rPr>
              <w:t>4.6.6.3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maximum permitted draught).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Dock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DMPGRD</w:t>
            </w:r>
          </w:p>
        </w:tc>
        <w:tc>
          <w:tcPr>
            <w:tcW w:w="867" w:type="dxa"/>
            <w:tcBorders>
              <w:right w:val="double" w:sz="4" w:space="0" w:color="auto"/>
            </w:tcBorders>
          </w:tcPr>
          <w:p w:rsidR="001167E3" w:rsidRPr="00910321" w:rsidRDefault="001167E3" w:rsidP="001E20AF">
            <w:pPr>
              <w:spacing w:before="60" w:after="60"/>
              <w:jc w:val="center"/>
              <w:rPr>
                <w:rFonts w:cs="Arial"/>
                <w:b/>
                <w:bCs/>
                <w:sz w:val="18"/>
                <w:szCs w:val="18"/>
                <w:lang w:eastAsia="en-US"/>
              </w:rPr>
            </w:pPr>
            <w:r w:rsidRPr="00910321">
              <w:rPr>
                <w:rFonts w:cs="Arial"/>
                <w:b/>
                <w:bCs/>
                <w:sz w:val="18"/>
                <w:szCs w:val="18"/>
                <w:lang w:eastAsia="en-US"/>
              </w:rPr>
              <w:t>11.4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RESTRN.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Dumping Ground</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DRGARE</w:t>
            </w:r>
          </w:p>
        </w:tc>
        <w:tc>
          <w:tcPr>
            <w:tcW w:w="867" w:type="dxa"/>
            <w:tcBorders>
              <w:right w:val="double" w:sz="4" w:space="0" w:color="auto"/>
            </w:tcBorders>
          </w:tcPr>
          <w:p w:rsidR="001167E3" w:rsidRPr="00A46323" w:rsidRDefault="001167E3" w:rsidP="001E20AF">
            <w:pPr>
              <w:spacing w:before="60" w:after="60"/>
              <w:jc w:val="center"/>
              <w:rPr>
                <w:rFonts w:cs="Arial"/>
                <w:b/>
                <w:bCs/>
                <w:sz w:val="18"/>
                <w:szCs w:val="18"/>
                <w:lang w:eastAsia="en-US"/>
              </w:rPr>
            </w:pPr>
            <w:r w:rsidRPr="00A46323">
              <w:rPr>
                <w:rFonts w:cs="Arial"/>
                <w:b/>
                <w:bCs/>
                <w:sz w:val="18"/>
                <w:szCs w:val="18"/>
                <w:lang w:eastAsia="en-US"/>
              </w:rPr>
              <w:t>5.5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RESTRN.</w:t>
            </w:r>
          </w:p>
          <w:p w:rsidR="001167E3" w:rsidRDefault="001167E3" w:rsidP="001E20AF">
            <w:pPr>
              <w:spacing w:before="60" w:after="60"/>
              <w:rPr>
                <w:rFonts w:cs="Arial"/>
                <w:sz w:val="18"/>
                <w:szCs w:val="18"/>
                <w:lang w:eastAsia="en-US"/>
              </w:rPr>
            </w:pPr>
            <w:r>
              <w:rPr>
                <w:rFonts w:cs="Arial"/>
                <w:sz w:val="18"/>
                <w:szCs w:val="18"/>
                <w:lang w:eastAsia="en-US"/>
              </w:rPr>
              <w:t xml:space="preserve">Delete any converted </w:t>
            </w:r>
            <w:r>
              <w:rPr>
                <w:rFonts w:cs="Arial"/>
                <w:b/>
                <w:bCs/>
                <w:sz w:val="18"/>
                <w:szCs w:val="18"/>
                <w:lang w:eastAsia="en-US"/>
              </w:rPr>
              <w:t>SEAARE</w:t>
            </w:r>
            <w:r>
              <w:rPr>
                <w:rFonts w:cs="Arial"/>
                <w:sz w:val="18"/>
                <w:szCs w:val="18"/>
                <w:lang w:eastAsia="en-US"/>
              </w:rPr>
              <w:t xml:space="preserve"> or </w:t>
            </w:r>
            <w:r>
              <w:rPr>
                <w:rFonts w:cs="Arial"/>
                <w:b/>
                <w:bCs/>
                <w:sz w:val="18"/>
                <w:szCs w:val="18"/>
                <w:lang w:eastAsia="en-US"/>
              </w:rPr>
              <w:t>SOUNDG</w:t>
            </w:r>
            <w:r>
              <w:rPr>
                <w:rFonts w:cs="Arial"/>
                <w:sz w:val="18"/>
                <w:szCs w:val="18"/>
                <w:lang w:eastAsia="en-US"/>
              </w:rPr>
              <w:t xml:space="preserve"> features used to encode depth of dredging information in S-57.</w:t>
            </w:r>
          </w:p>
          <w:p w:rsidR="001167E3" w:rsidRPr="00A639B4" w:rsidRDefault="001167E3" w:rsidP="001E20AF">
            <w:pPr>
              <w:spacing w:before="60" w:after="60"/>
              <w:rPr>
                <w:rFonts w:cs="Arial"/>
                <w:sz w:val="18"/>
                <w:szCs w:val="18"/>
                <w:lang w:eastAsia="en-US"/>
              </w:rPr>
            </w:pPr>
            <w:r>
              <w:rPr>
                <w:rFonts w:cs="Arial"/>
                <w:sz w:val="18"/>
                <w:szCs w:val="18"/>
                <w:lang w:eastAsia="en-US"/>
              </w:rPr>
              <w:t xml:space="preserve">Check that the date encoded in SORDAT on </w:t>
            </w:r>
            <w:r>
              <w:rPr>
                <w:rFonts w:cs="Arial"/>
                <w:b/>
                <w:bCs/>
                <w:sz w:val="18"/>
                <w:szCs w:val="18"/>
                <w:lang w:eastAsia="en-US"/>
              </w:rPr>
              <w:t>DRGARE</w:t>
            </w:r>
            <w:r>
              <w:rPr>
                <w:rFonts w:cs="Arial"/>
                <w:sz w:val="18"/>
                <w:szCs w:val="18"/>
                <w:lang w:eastAsia="en-US"/>
              </w:rPr>
              <w:t xml:space="preserve"> is the date of dredging; remove if not.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Dredged Area</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DRYDOC</w:t>
            </w:r>
          </w:p>
        </w:tc>
        <w:tc>
          <w:tcPr>
            <w:tcW w:w="867" w:type="dxa"/>
            <w:tcBorders>
              <w:right w:val="double" w:sz="4" w:space="0" w:color="auto"/>
            </w:tcBorders>
          </w:tcPr>
          <w:p w:rsidR="001167E3" w:rsidRPr="00A46323" w:rsidRDefault="001167E3" w:rsidP="001E20AF">
            <w:pPr>
              <w:spacing w:before="60" w:after="60"/>
              <w:jc w:val="center"/>
              <w:rPr>
                <w:rFonts w:cs="Arial"/>
                <w:b/>
                <w:bCs/>
                <w:sz w:val="18"/>
                <w:szCs w:val="18"/>
                <w:lang w:eastAsia="en-US"/>
              </w:rPr>
            </w:pPr>
            <w:r>
              <w:rPr>
                <w:rFonts w:cs="Arial"/>
                <w:sz w:val="18"/>
                <w:szCs w:val="18"/>
                <w:lang w:eastAsia="en-US"/>
              </w:rPr>
              <w:t xml:space="preserve">2.2.4.2 </w:t>
            </w:r>
            <w:r w:rsidRPr="00773660">
              <w:rPr>
                <w:rFonts w:cs="Arial"/>
                <w:b/>
                <w:bCs/>
                <w:sz w:val="18"/>
                <w:szCs w:val="18"/>
                <w:lang w:eastAsia="en-US"/>
              </w:rPr>
              <w:t>4.6.6.1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Attribute </w:t>
            </w:r>
            <w:r w:rsidR="00C63C71">
              <w:rPr>
                <w:rFonts w:cs="Arial"/>
                <w:sz w:val="18"/>
                <w:szCs w:val="18"/>
                <w:lang w:eastAsia="en-US"/>
              </w:rPr>
              <w:t>HORACC</w:t>
            </w:r>
            <w:r>
              <w:rPr>
                <w:rFonts w:cs="Arial"/>
                <w:sz w:val="18"/>
                <w:szCs w:val="18"/>
                <w:lang w:eastAsia="en-US"/>
              </w:rPr>
              <w:t xml:space="preserve"> will not be converted.</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maximum permitted draught).</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Dry Dock</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DYKCON</w:t>
            </w:r>
          </w:p>
        </w:tc>
        <w:tc>
          <w:tcPr>
            <w:tcW w:w="867" w:type="dxa"/>
            <w:tcBorders>
              <w:right w:val="double" w:sz="4" w:space="0" w:color="auto"/>
            </w:tcBorders>
          </w:tcPr>
          <w:p w:rsidR="001167E3" w:rsidRPr="0017076D" w:rsidRDefault="001167E3" w:rsidP="001E20AF">
            <w:pPr>
              <w:spacing w:before="60" w:after="60"/>
              <w:jc w:val="center"/>
              <w:rPr>
                <w:rFonts w:cs="Arial"/>
                <w:b/>
                <w:bCs/>
                <w:sz w:val="18"/>
                <w:szCs w:val="18"/>
                <w:lang w:eastAsia="en-US"/>
              </w:rPr>
            </w:pPr>
            <w:r w:rsidRPr="0017076D">
              <w:rPr>
                <w:rFonts w:cs="Arial"/>
                <w:b/>
                <w:bCs/>
                <w:sz w:val="18"/>
                <w:szCs w:val="18"/>
                <w:lang w:eastAsia="en-US"/>
              </w:rPr>
              <w:t>4.8.7</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Dyke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DWRTCL</w:t>
            </w:r>
          </w:p>
        </w:tc>
        <w:tc>
          <w:tcPr>
            <w:tcW w:w="867" w:type="dxa"/>
            <w:tcBorders>
              <w:right w:val="double" w:sz="4" w:space="0" w:color="auto"/>
            </w:tcBorders>
          </w:tcPr>
          <w:p w:rsidR="001167E3" w:rsidRPr="0017076D" w:rsidRDefault="001167E3" w:rsidP="001E20AF">
            <w:pPr>
              <w:spacing w:before="60" w:after="60"/>
              <w:jc w:val="center"/>
              <w:rPr>
                <w:rFonts w:cs="Arial"/>
                <w:b/>
                <w:bCs/>
                <w:sz w:val="18"/>
                <w:szCs w:val="18"/>
                <w:lang w:eastAsia="en-US"/>
              </w:rPr>
            </w:pPr>
            <w:r>
              <w:rPr>
                <w:rFonts w:cs="Arial"/>
                <w:sz w:val="18"/>
                <w:szCs w:val="18"/>
                <w:lang w:eastAsia="en-US"/>
              </w:rPr>
              <w:t xml:space="preserve">2.2.3.5 </w:t>
            </w:r>
            <w:r w:rsidRPr="003909B2">
              <w:rPr>
                <w:rFonts w:cs="Arial"/>
                <w:b/>
                <w:bCs/>
                <w:sz w:val="18"/>
                <w:szCs w:val="18"/>
                <w:lang w:eastAsia="en-US"/>
              </w:rPr>
              <w:t>10.2.2.2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sidRPr="009105FB">
              <w:rPr>
                <w:rFonts w:cs="Arial"/>
                <w:b/>
                <w:sz w:val="18"/>
                <w:szCs w:val="18"/>
                <w:lang w:eastAsia="en-US"/>
              </w:rPr>
              <w:t>Deep Water Route Centreline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DWRTPT</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Pr>
                <w:rFonts w:cs="Arial"/>
                <w:sz w:val="18"/>
                <w:szCs w:val="18"/>
                <w:lang w:eastAsia="en-US"/>
              </w:rPr>
              <w:t xml:space="preserve">2.2.3.5 10.1.1 </w:t>
            </w:r>
            <w:r w:rsidRPr="0008199F">
              <w:rPr>
                <w:rFonts w:cs="Arial"/>
                <w:b/>
                <w:bCs/>
                <w:sz w:val="18"/>
                <w:szCs w:val="18"/>
                <w:lang w:eastAsia="en-US"/>
              </w:rPr>
              <w:t>10.2.2.1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rsidR="001167E3" w:rsidRPr="009105FB" w:rsidRDefault="001167E3" w:rsidP="001E20AF">
            <w:pPr>
              <w:spacing w:before="60" w:after="60"/>
              <w:rPr>
                <w:rFonts w:cs="Arial"/>
                <w:b/>
                <w:sz w:val="18"/>
                <w:szCs w:val="18"/>
                <w:lang w:eastAsia="en-US"/>
              </w:rPr>
            </w:pPr>
            <w:r w:rsidRPr="009105FB">
              <w:rPr>
                <w:rFonts w:cs="Arial"/>
                <w:b/>
                <w:sz w:val="18"/>
                <w:szCs w:val="18"/>
                <w:lang w:eastAsia="en-US"/>
              </w:rPr>
              <w:t xml:space="preserve">Deep Water Route </w:t>
            </w:r>
            <w:r>
              <w:rPr>
                <w:rFonts w:cs="Arial"/>
                <w:b/>
                <w:sz w:val="18"/>
                <w:szCs w:val="18"/>
                <w:lang w:eastAsia="en-US"/>
              </w:rPr>
              <w:t>Part</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EXEZNE</w:t>
            </w:r>
          </w:p>
        </w:tc>
        <w:tc>
          <w:tcPr>
            <w:tcW w:w="867" w:type="dxa"/>
            <w:tcBorders>
              <w:right w:val="double" w:sz="4" w:space="0" w:color="auto"/>
            </w:tcBorders>
          </w:tcPr>
          <w:p w:rsidR="001167E3" w:rsidRPr="00BE181F" w:rsidRDefault="001167E3" w:rsidP="001E20AF">
            <w:pPr>
              <w:spacing w:before="60" w:after="60"/>
              <w:jc w:val="center"/>
              <w:rPr>
                <w:rFonts w:cs="Arial"/>
                <w:b/>
                <w:bCs/>
                <w:sz w:val="18"/>
                <w:szCs w:val="18"/>
                <w:lang w:eastAsia="en-US"/>
              </w:rPr>
            </w:pPr>
            <w:r w:rsidRPr="00BE181F">
              <w:rPr>
                <w:rFonts w:cs="Arial"/>
                <w:b/>
                <w:bCs/>
                <w:sz w:val="18"/>
                <w:szCs w:val="18"/>
                <w:lang w:eastAsia="en-US"/>
              </w:rPr>
              <w:t>11.2.8</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rsidR="001167E3" w:rsidRPr="009105FB" w:rsidRDefault="001167E3" w:rsidP="001E20AF">
            <w:pPr>
              <w:spacing w:before="60" w:after="60"/>
              <w:rPr>
                <w:rFonts w:cs="Arial"/>
                <w:b/>
                <w:sz w:val="18"/>
                <w:szCs w:val="18"/>
                <w:lang w:eastAsia="en-US"/>
              </w:rPr>
            </w:pPr>
            <w:r>
              <w:rPr>
                <w:rFonts w:cs="Arial"/>
                <w:b/>
                <w:sz w:val="18"/>
                <w:szCs w:val="18"/>
                <w:lang w:eastAsia="en-US"/>
              </w:rPr>
              <w:t>Exclusive Economic Zone</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FAIRWY</w:t>
            </w:r>
          </w:p>
        </w:tc>
        <w:tc>
          <w:tcPr>
            <w:tcW w:w="867" w:type="dxa"/>
            <w:tcBorders>
              <w:right w:val="double" w:sz="4" w:space="0" w:color="auto"/>
            </w:tcBorders>
          </w:tcPr>
          <w:p w:rsidR="001167E3" w:rsidRPr="00BE181F" w:rsidRDefault="001167E3" w:rsidP="001E20AF">
            <w:pPr>
              <w:spacing w:before="60" w:after="60"/>
              <w:jc w:val="center"/>
              <w:rPr>
                <w:rFonts w:cs="Arial"/>
                <w:b/>
                <w:bCs/>
                <w:sz w:val="18"/>
                <w:szCs w:val="18"/>
                <w:lang w:eastAsia="en-US"/>
              </w:rPr>
            </w:pPr>
            <w:r>
              <w:rPr>
                <w:rFonts w:cs="Arial"/>
                <w:sz w:val="18"/>
                <w:szCs w:val="18"/>
                <w:lang w:eastAsia="en-US"/>
              </w:rPr>
              <w:t xml:space="preserve">10.1.1 </w:t>
            </w:r>
            <w:r w:rsidRPr="00CA6F7D">
              <w:rPr>
                <w:rFonts w:cs="Arial"/>
                <w:b/>
                <w:bCs/>
                <w:sz w:val="18"/>
                <w:szCs w:val="18"/>
                <w:lang w:eastAsia="en-US"/>
              </w:rPr>
              <w:t>10.4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Fairway</w:t>
            </w:r>
          </w:p>
        </w:tc>
      </w:tr>
      <w:tr w:rsidR="001167E3" w:rsidRPr="00EF7A5A"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FERYRT</w:t>
            </w:r>
          </w:p>
        </w:tc>
        <w:tc>
          <w:tcPr>
            <w:tcW w:w="867" w:type="dxa"/>
            <w:tcBorders>
              <w:right w:val="double" w:sz="4" w:space="0" w:color="auto"/>
            </w:tcBorders>
          </w:tcPr>
          <w:p w:rsidR="001167E3" w:rsidRPr="00443AD0" w:rsidRDefault="001167E3" w:rsidP="001E20AF">
            <w:pPr>
              <w:spacing w:before="60" w:after="60"/>
              <w:jc w:val="center"/>
              <w:rPr>
                <w:rFonts w:cs="Arial"/>
                <w:b/>
                <w:bCs/>
                <w:sz w:val="18"/>
                <w:szCs w:val="18"/>
                <w:lang w:eastAsia="en-US"/>
              </w:rPr>
            </w:pPr>
            <w:r w:rsidRPr="00443AD0">
              <w:rPr>
                <w:rFonts w:cs="Arial"/>
                <w:b/>
                <w:bCs/>
                <w:sz w:val="18"/>
                <w:szCs w:val="18"/>
                <w:lang w:eastAsia="en-US"/>
              </w:rPr>
              <w:t>10.3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Ferry Route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FLODOC</w:t>
            </w:r>
          </w:p>
        </w:tc>
        <w:tc>
          <w:tcPr>
            <w:tcW w:w="867" w:type="dxa"/>
            <w:tcBorders>
              <w:right w:val="double" w:sz="4" w:space="0" w:color="auto"/>
            </w:tcBorders>
          </w:tcPr>
          <w:p w:rsidR="001167E3" w:rsidRPr="00443AD0" w:rsidRDefault="001167E3" w:rsidP="001E20AF">
            <w:pPr>
              <w:spacing w:before="60" w:after="60"/>
              <w:jc w:val="center"/>
              <w:rPr>
                <w:rFonts w:cs="Arial"/>
                <w:b/>
                <w:bCs/>
                <w:sz w:val="18"/>
                <w:szCs w:val="18"/>
                <w:lang w:eastAsia="en-US"/>
              </w:rPr>
            </w:pPr>
            <w:r>
              <w:rPr>
                <w:rFonts w:cs="Arial"/>
                <w:sz w:val="18"/>
                <w:szCs w:val="18"/>
                <w:lang w:eastAsia="en-US"/>
              </w:rPr>
              <w:t xml:space="preserve">2.2.4.2 </w:t>
            </w:r>
            <w:r w:rsidRPr="00645EFA">
              <w:rPr>
                <w:rFonts w:cs="Arial"/>
                <w:b/>
                <w:bCs/>
                <w:sz w:val="18"/>
                <w:szCs w:val="18"/>
                <w:lang w:eastAsia="en-US"/>
              </w:rPr>
              <w:t>4.6.6.2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HORACC will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p w:rsidR="001167E3" w:rsidRDefault="001167E3" w:rsidP="001E20AF">
            <w:pPr>
              <w:spacing w:before="60" w:after="60"/>
              <w:rPr>
                <w:rFonts w:cs="Arial"/>
                <w:sz w:val="18"/>
                <w:szCs w:val="18"/>
                <w:lang w:eastAsia="en-US"/>
              </w:rPr>
            </w:pPr>
            <w:r>
              <w:rPr>
                <w:rFonts w:cs="Arial"/>
                <w:sz w:val="18"/>
                <w:szCs w:val="18"/>
                <w:lang w:eastAsia="en-US"/>
              </w:rPr>
              <w:t>Ensure appropriate Skin of the Earth coverage.</w:t>
            </w:r>
          </w:p>
          <w:p w:rsidR="001167E3" w:rsidRDefault="001167E3" w:rsidP="001E20AF">
            <w:pPr>
              <w:spacing w:before="60" w:after="60"/>
              <w:rPr>
                <w:rFonts w:cs="Arial"/>
                <w:sz w:val="18"/>
                <w:szCs w:val="18"/>
                <w:lang w:val="en-US" w:eastAsia="en-US"/>
              </w:rPr>
            </w:pPr>
            <w:r w:rsidRPr="00645C83">
              <w:rPr>
                <w:rFonts w:cs="Arial"/>
                <w:sz w:val="18"/>
                <w:szCs w:val="18"/>
                <w:lang w:val="en-US" w:eastAsia="en-US"/>
              </w:rPr>
              <w:t>Reconcile date dependent attributes being allowed f</w:t>
            </w:r>
            <w:r>
              <w:rPr>
                <w:rFonts w:cs="Arial"/>
                <w:sz w:val="18"/>
                <w:szCs w:val="18"/>
                <w:lang w:val="en-US" w:eastAsia="en-US"/>
              </w:rPr>
              <w:t xml:space="preserve">or </w:t>
            </w:r>
            <w:r>
              <w:rPr>
                <w:rFonts w:cs="Arial"/>
                <w:b/>
                <w:bCs/>
                <w:sz w:val="18"/>
                <w:szCs w:val="18"/>
                <w:lang w:val="en-US" w:eastAsia="en-US"/>
              </w:rPr>
              <w:t>Floating Dock</w:t>
            </w:r>
            <w:r>
              <w:rPr>
                <w:rFonts w:cs="Arial"/>
                <w:sz w:val="18"/>
                <w:szCs w:val="18"/>
                <w:lang w:val="en-US" w:eastAsia="en-US"/>
              </w:rPr>
              <w:t xml:space="preserve"> in S-101 with encoding of </w:t>
            </w:r>
            <w:r>
              <w:rPr>
                <w:rFonts w:cs="Arial"/>
                <w:b/>
                <w:bCs/>
                <w:sz w:val="18"/>
                <w:szCs w:val="18"/>
                <w:lang w:val="en-US" w:eastAsia="en-US"/>
              </w:rPr>
              <w:t>CTNARE</w:t>
            </w:r>
            <w:r>
              <w:rPr>
                <w:rFonts w:cs="Arial"/>
                <w:sz w:val="18"/>
                <w:szCs w:val="18"/>
                <w:lang w:val="en-US" w:eastAsia="en-US"/>
              </w:rPr>
              <w:t xml:space="preserve"> to indicate date dependency in S-57.</w:t>
            </w:r>
          </w:p>
          <w:p w:rsidR="001167E3" w:rsidRPr="00E31B9F" w:rsidRDefault="001167E3" w:rsidP="001E20AF">
            <w:pPr>
              <w:spacing w:before="60" w:after="60"/>
              <w:rPr>
                <w:rFonts w:cs="Arial"/>
                <w:sz w:val="18"/>
                <w:szCs w:val="18"/>
                <w:lang w:val="en-US" w:eastAsia="en-US"/>
              </w:rPr>
            </w:pPr>
            <w:r>
              <w:rPr>
                <w:rFonts w:cs="Arial"/>
                <w:sz w:val="18"/>
                <w:szCs w:val="18"/>
                <w:lang w:eastAsia="en-US"/>
              </w:rPr>
              <w:t>Standardised text string for INFORM (for maximum permitted draught).</w:t>
            </w:r>
          </w:p>
        </w:tc>
        <w:tc>
          <w:tcPr>
            <w:tcW w:w="2313" w:type="dxa"/>
            <w:tcBorders>
              <w:left w:val="double" w:sz="4" w:space="0" w:color="auto"/>
            </w:tcBorders>
          </w:tcPr>
          <w:p w:rsidR="001167E3" w:rsidRPr="00645C83" w:rsidRDefault="001167E3" w:rsidP="001E20AF">
            <w:pPr>
              <w:spacing w:before="60" w:after="60"/>
              <w:rPr>
                <w:rFonts w:cs="Arial"/>
                <w:b/>
                <w:sz w:val="18"/>
                <w:szCs w:val="18"/>
                <w:lang w:val="en-US" w:eastAsia="en-US"/>
              </w:rPr>
            </w:pPr>
            <w:r>
              <w:rPr>
                <w:rFonts w:cs="Arial"/>
                <w:b/>
                <w:bCs/>
                <w:sz w:val="18"/>
                <w:szCs w:val="18"/>
                <w:lang w:val="en-US" w:eastAsia="en-US"/>
              </w:rPr>
              <w:t>Floating Dock</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FNCLNE</w:t>
            </w:r>
          </w:p>
        </w:tc>
        <w:tc>
          <w:tcPr>
            <w:tcW w:w="867" w:type="dxa"/>
            <w:tcBorders>
              <w:right w:val="double" w:sz="4" w:space="0" w:color="auto"/>
            </w:tcBorders>
          </w:tcPr>
          <w:p w:rsidR="001167E3" w:rsidRPr="005D2303" w:rsidRDefault="001167E3" w:rsidP="001E20AF">
            <w:pPr>
              <w:spacing w:before="60" w:after="60"/>
              <w:jc w:val="center"/>
              <w:rPr>
                <w:rFonts w:cs="Arial"/>
                <w:b/>
                <w:bCs/>
                <w:sz w:val="18"/>
                <w:szCs w:val="18"/>
                <w:lang w:eastAsia="en-US"/>
              </w:rPr>
            </w:pPr>
            <w:r w:rsidRPr="005D2303">
              <w:rPr>
                <w:rFonts w:cs="Arial"/>
                <w:b/>
                <w:bCs/>
                <w:sz w:val="18"/>
                <w:szCs w:val="18"/>
                <w:lang w:eastAsia="en-US"/>
              </w:rPr>
              <w:t>4.8.16</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rsidR="001167E3" w:rsidRPr="00DA2010" w:rsidRDefault="001167E3" w:rsidP="001E20AF">
            <w:pPr>
              <w:spacing w:before="60" w:after="60"/>
              <w:rPr>
                <w:rFonts w:cs="Arial"/>
                <w:b/>
                <w:bCs/>
                <w:sz w:val="18"/>
                <w:szCs w:val="18"/>
                <w:lang w:eastAsia="en-US"/>
              </w:rPr>
            </w:pPr>
            <w:r>
              <w:rPr>
                <w:rFonts w:cs="Arial"/>
                <w:b/>
                <w:bCs/>
                <w:sz w:val="18"/>
                <w:szCs w:val="18"/>
                <w:lang w:eastAsia="en-US"/>
              </w:rPr>
              <w:t>Fence/Wall</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FOGSIG</w:t>
            </w:r>
          </w:p>
        </w:tc>
        <w:tc>
          <w:tcPr>
            <w:tcW w:w="867" w:type="dxa"/>
            <w:tcBorders>
              <w:right w:val="double" w:sz="4" w:space="0" w:color="auto"/>
            </w:tcBorders>
          </w:tcPr>
          <w:p w:rsidR="001167E3" w:rsidRPr="00B452B7" w:rsidRDefault="001167E3" w:rsidP="001E20AF">
            <w:pPr>
              <w:spacing w:before="60" w:after="60"/>
              <w:jc w:val="center"/>
              <w:rPr>
                <w:rFonts w:cs="Arial"/>
                <w:b/>
                <w:bCs/>
                <w:sz w:val="18"/>
                <w:szCs w:val="18"/>
                <w:lang w:eastAsia="en-US"/>
              </w:rPr>
            </w:pPr>
            <w:r w:rsidRPr="00B452B7">
              <w:rPr>
                <w:rFonts w:cs="Arial"/>
                <w:b/>
                <w:bCs/>
                <w:sz w:val="18"/>
                <w:szCs w:val="18"/>
                <w:lang w:eastAsia="en-US"/>
              </w:rPr>
              <w:t>12.5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radio activated and call activated fog signals).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Fog Signal</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FORSTC</w:t>
            </w:r>
          </w:p>
        </w:tc>
        <w:tc>
          <w:tcPr>
            <w:tcW w:w="867" w:type="dxa"/>
            <w:tcBorders>
              <w:right w:val="double" w:sz="4" w:space="0" w:color="auto"/>
            </w:tcBorders>
          </w:tcPr>
          <w:p w:rsidR="001167E3" w:rsidRPr="00781A40" w:rsidRDefault="001167E3" w:rsidP="001E20AF">
            <w:pPr>
              <w:spacing w:before="60" w:after="60"/>
              <w:jc w:val="center"/>
              <w:rPr>
                <w:rFonts w:cs="Arial"/>
                <w:b/>
                <w:bCs/>
                <w:sz w:val="18"/>
                <w:szCs w:val="18"/>
                <w:lang w:eastAsia="en-US"/>
              </w:rPr>
            </w:pPr>
            <w:r w:rsidRPr="00781A40">
              <w:rPr>
                <w:rFonts w:cs="Arial"/>
                <w:b/>
                <w:bCs/>
                <w:sz w:val="18"/>
                <w:szCs w:val="18"/>
                <w:lang w:eastAsia="en-US"/>
              </w:rPr>
              <w:t>4.8.17</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p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structures located in the water in converted S-101 dataset.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Fortified Structure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FRPARE</w:t>
            </w:r>
          </w:p>
        </w:tc>
        <w:tc>
          <w:tcPr>
            <w:tcW w:w="867" w:type="dxa"/>
            <w:tcBorders>
              <w:right w:val="double" w:sz="4" w:space="0" w:color="auto"/>
            </w:tcBorders>
          </w:tcPr>
          <w:p w:rsidR="001167E3" w:rsidRPr="00765A24" w:rsidRDefault="001167E3" w:rsidP="001E20AF">
            <w:pPr>
              <w:spacing w:before="60" w:after="60"/>
              <w:jc w:val="center"/>
              <w:rPr>
                <w:rFonts w:cs="Arial"/>
                <w:b/>
                <w:bCs/>
                <w:sz w:val="18"/>
                <w:szCs w:val="18"/>
                <w:lang w:eastAsia="en-US"/>
              </w:rPr>
            </w:pPr>
            <w:r w:rsidRPr="00765A24">
              <w:rPr>
                <w:rFonts w:cs="Arial"/>
                <w:b/>
                <w:bCs/>
                <w:sz w:val="18"/>
                <w:szCs w:val="18"/>
                <w:lang w:eastAsia="en-US"/>
              </w:rPr>
              <w:t>11.2.3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Free Port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FSHFAC</w:t>
            </w:r>
          </w:p>
        </w:tc>
        <w:tc>
          <w:tcPr>
            <w:tcW w:w="867" w:type="dxa"/>
            <w:tcBorders>
              <w:right w:val="double" w:sz="4" w:space="0" w:color="auto"/>
            </w:tcBorders>
          </w:tcPr>
          <w:p w:rsidR="001167E3" w:rsidRPr="00892D84" w:rsidRDefault="001167E3" w:rsidP="001E20AF">
            <w:pPr>
              <w:spacing w:before="60" w:after="60"/>
              <w:jc w:val="center"/>
              <w:rPr>
                <w:rFonts w:cs="Arial"/>
                <w:b/>
                <w:bCs/>
                <w:sz w:val="18"/>
                <w:szCs w:val="18"/>
                <w:lang w:eastAsia="en-US"/>
              </w:rPr>
            </w:pPr>
            <w:r w:rsidRPr="00892D84">
              <w:rPr>
                <w:rFonts w:cs="Arial"/>
                <w:b/>
                <w:bCs/>
                <w:sz w:val="18"/>
                <w:szCs w:val="18"/>
                <w:lang w:eastAsia="en-US"/>
              </w:rPr>
              <w:t>11.9.1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Fishing Facility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FSHGRD</w:t>
            </w:r>
          </w:p>
        </w:tc>
        <w:tc>
          <w:tcPr>
            <w:tcW w:w="867" w:type="dxa"/>
            <w:tcBorders>
              <w:right w:val="double" w:sz="4" w:space="0" w:color="auto"/>
            </w:tcBorders>
          </w:tcPr>
          <w:p w:rsidR="001167E3" w:rsidRPr="00937777" w:rsidRDefault="001167E3" w:rsidP="001E20AF">
            <w:pPr>
              <w:spacing w:before="60" w:after="60"/>
              <w:jc w:val="center"/>
              <w:rPr>
                <w:rFonts w:cs="Arial"/>
                <w:b/>
                <w:bCs/>
                <w:sz w:val="18"/>
                <w:szCs w:val="18"/>
                <w:lang w:eastAsia="en-US"/>
              </w:rPr>
            </w:pPr>
            <w:r w:rsidRPr="00937777">
              <w:rPr>
                <w:rFonts w:cs="Arial"/>
                <w:b/>
                <w:bCs/>
                <w:sz w:val="18"/>
                <w:szCs w:val="18"/>
                <w:lang w:eastAsia="en-US"/>
              </w:rPr>
              <w:t>11.9.4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Fishing Ground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FSHZNE</w:t>
            </w:r>
          </w:p>
        </w:tc>
        <w:tc>
          <w:tcPr>
            <w:tcW w:w="867" w:type="dxa"/>
            <w:tcBorders>
              <w:right w:val="double" w:sz="4" w:space="0" w:color="auto"/>
            </w:tcBorders>
          </w:tcPr>
          <w:p w:rsidR="001167E3" w:rsidRPr="00EB553D" w:rsidRDefault="001167E3" w:rsidP="001E20AF">
            <w:pPr>
              <w:spacing w:before="60" w:after="60"/>
              <w:jc w:val="center"/>
              <w:rPr>
                <w:rFonts w:cs="Arial"/>
                <w:b/>
                <w:bCs/>
                <w:sz w:val="18"/>
                <w:szCs w:val="18"/>
                <w:lang w:eastAsia="en-US"/>
              </w:rPr>
            </w:pPr>
            <w:r w:rsidRPr="00EB553D">
              <w:rPr>
                <w:rFonts w:cs="Arial"/>
                <w:b/>
                <w:bCs/>
                <w:sz w:val="18"/>
                <w:szCs w:val="18"/>
                <w:lang w:eastAsia="en-US"/>
              </w:rPr>
              <w:t>11.2.6</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Cs/>
                <w:sz w:val="18"/>
                <w:szCs w:val="18"/>
                <w:lang w:eastAsia="en-US"/>
              </w:rPr>
              <w:t>INFORM</w:t>
            </w:r>
            <w:r>
              <w:rPr>
                <w:rFonts w:cs="Arial"/>
                <w:sz w:val="18"/>
                <w:szCs w:val="18"/>
                <w:lang w:eastAsia="en-US"/>
              </w:rPr>
              <w:t xml:space="preserve"> for extent of seaward limit (6M or 12M).</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Fishery Zone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GATCON</w:t>
            </w:r>
          </w:p>
        </w:tc>
        <w:tc>
          <w:tcPr>
            <w:tcW w:w="867" w:type="dxa"/>
            <w:tcBorders>
              <w:right w:val="double" w:sz="4" w:space="0" w:color="auto"/>
            </w:tcBorders>
          </w:tcPr>
          <w:p w:rsidR="001167E3" w:rsidRPr="00EB553D" w:rsidRDefault="001167E3" w:rsidP="001E20AF">
            <w:pPr>
              <w:spacing w:before="60" w:after="60"/>
              <w:jc w:val="center"/>
              <w:rPr>
                <w:rFonts w:cs="Arial"/>
                <w:b/>
                <w:bCs/>
                <w:sz w:val="18"/>
                <w:szCs w:val="18"/>
                <w:lang w:eastAsia="en-US"/>
              </w:rPr>
            </w:pPr>
            <w:r>
              <w:rPr>
                <w:rFonts w:cs="Arial"/>
                <w:sz w:val="18"/>
                <w:szCs w:val="18"/>
                <w:lang w:eastAsia="en-US"/>
              </w:rPr>
              <w:t xml:space="preserve">2.1.2 </w:t>
            </w:r>
            <w:r w:rsidRPr="00BB02E2">
              <w:rPr>
                <w:rFonts w:cs="Arial"/>
                <w:b/>
                <w:bCs/>
                <w:sz w:val="18"/>
                <w:szCs w:val="18"/>
                <w:lang w:eastAsia="en-US"/>
              </w:rPr>
              <w:t>4.6.6.4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Gate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GRIDRN</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sidRPr="00443D30">
              <w:rPr>
                <w:rFonts w:cs="Arial"/>
                <w:sz w:val="18"/>
                <w:szCs w:val="18"/>
                <w:lang w:eastAsia="en-US"/>
              </w:rPr>
              <w:t>2.2.4.2</w:t>
            </w:r>
            <w:r w:rsidRPr="00443D30">
              <w:rPr>
                <w:rFonts w:cs="Arial"/>
                <w:b/>
                <w:bCs/>
                <w:sz w:val="18"/>
                <w:szCs w:val="18"/>
                <w:lang w:eastAsia="en-US"/>
              </w:rPr>
              <w:t xml:space="preserve"> </w:t>
            </w:r>
            <w:r w:rsidRPr="00692C4F">
              <w:rPr>
                <w:rFonts w:cs="Arial"/>
                <w:b/>
                <w:bCs/>
                <w:sz w:val="18"/>
                <w:szCs w:val="18"/>
                <w:lang w:eastAsia="en-US"/>
              </w:rPr>
              <w:t>4.6.6.6</w:t>
            </w:r>
            <w:r>
              <w:rPr>
                <w:rFonts w:cs="Arial"/>
                <w:sz w:val="18"/>
                <w:szCs w:val="18"/>
                <w:lang w:eastAsia="en-US"/>
              </w:rPr>
              <w:t xml:space="preserve"> 6.2.2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b/>
                <w:bCs/>
                <w:sz w:val="18"/>
                <w:szCs w:val="18"/>
                <w:lang w:eastAsia="en-US"/>
              </w:rPr>
              <w:t>GRIDRN</w:t>
            </w:r>
            <w:r>
              <w:rPr>
                <w:rFonts w:cs="Arial"/>
                <w:sz w:val="18"/>
                <w:szCs w:val="18"/>
                <w:lang w:eastAsia="en-US"/>
              </w:rPr>
              <w:t xml:space="preserve"> of geometric primitive point will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 WATLEV.</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Gridiron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HRBARE</w:t>
            </w:r>
          </w:p>
        </w:tc>
        <w:tc>
          <w:tcPr>
            <w:tcW w:w="867" w:type="dxa"/>
            <w:tcBorders>
              <w:right w:val="double" w:sz="4" w:space="0" w:color="auto"/>
            </w:tcBorders>
          </w:tcPr>
          <w:p w:rsidR="001167E3" w:rsidRPr="00A879B6" w:rsidRDefault="001167E3" w:rsidP="001E20AF">
            <w:pPr>
              <w:spacing w:before="60" w:after="60"/>
              <w:jc w:val="center"/>
              <w:rPr>
                <w:rFonts w:cs="Arial"/>
                <w:b/>
                <w:bCs/>
                <w:sz w:val="18"/>
                <w:szCs w:val="18"/>
                <w:lang w:eastAsia="en-US"/>
              </w:rPr>
            </w:pPr>
            <w:r w:rsidRPr="00A879B6">
              <w:rPr>
                <w:rFonts w:cs="Arial"/>
                <w:b/>
                <w:bCs/>
                <w:sz w:val="18"/>
                <w:szCs w:val="18"/>
                <w:lang w:eastAsia="en-US"/>
              </w:rPr>
              <w:t>9.1.1</w:t>
            </w:r>
          </w:p>
        </w:tc>
        <w:tc>
          <w:tcPr>
            <w:tcW w:w="4976" w:type="dxa"/>
            <w:tcBorders>
              <w:left w:val="double" w:sz="4" w:space="0" w:color="auto"/>
            </w:tcBorders>
          </w:tcPr>
          <w:p w:rsidR="001167E3" w:rsidRDefault="001167E3" w:rsidP="001E20AF">
            <w:pPr>
              <w:spacing w:before="60" w:after="60"/>
              <w:rPr>
                <w:rFonts w:cs="Arial"/>
                <w:b/>
                <w:bCs/>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Harbour Area (Administrative)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HRBFAC</w:t>
            </w:r>
          </w:p>
        </w:tc>
        <w:tc>
          <w:tcPr>
            <w:tcW w:w="867" w:type="dxa"/>
            <w:tcBorders>
              <w:right w:val="double" w:sz="4" w:space="0" w:color="auto"/>
            </w:tcBorders>
          </w:tcPr>
          <w:p w:rsidR="001167E3" w:rsidRPr="00970AB3" w:rsidRDefault="001167E3" w:rsidP="001E20AF">
            <w:pPr>
              <w:spacing w:before="60" w:after="60"/>
              <w:jc w:val="center"/>
              <w:rPr>
                <w:rFonts w:cs="Arial"/>
                <w:b/>
                <w:bCs/>
                <w:sz w:val="18"/>
                <w:szCs w:val="18"/>
                <w:lang w:eastAsia="en-US"/>
              </w:rPr>
            </w:pPr>
            <w:r w:rsidRPr="00970AB3">
              <w:rPr>
                <w:rFonts w:cs="Arial"/>
                <w:b/>
                <w:bCs/>
                <w:sz w:val="18"/>
                <w:szCs w:val="18"/>
                <w:lang w:eastAsia="en-US"/>
              </w:rPr>
              <w:t>4.6.1</w:t>
            </w:r>
          </w:p>
        </w:tc>
        <w:tc>
          <w:tcPr>
            <w:tcW w:w="4976" w:type="dxa"/>
            <w:tcBorders>
              <w:left w:val="double" w:sz="4" w:space="0" w:color="auto"/>
            </w:tcBorders>
          </w:tcPr>
          <w:p w:rsidR="005B5697" w:rsidRDefault="005B5697" w:rsidP="001E20AF">
            <w:pPr>
              <w:spacing w:before="60" w:after="60"/>
              <w:rPr>
                <w:ins w:id="2115" w:author="Jeff Wootton" w:date="2024-07-29T14:44:00Z"/>
                <w:rFonts w:cs="Arial"/>
                <w:sz w:val="18"/>
                <w:szCs w:val="18"/>
                <w:lang w:eastAsia="en-US"/>
              </w:rPr>
            </w:pPr>
            <w:ins w:id="2116" w:author="Jeff Wootton" w:date="2024-07-29T14:45:00Z">
              <w:r>
                <w:rPr>
                  <w:rFonts w:cs="Arial"/>
                  <w:sz w:val="18"/>
                  <w:szCs w:val="18"/>
                  <w:lang w:eastAsia="en-US"/>
                </w:rPr>
                <w:t xml:space="preserve">Point not an allowable geometric primitive for </w:t>
              </w:r>
              <w:r w:rsidR="00B64CA8">
                <w:rPr>
                  <w:rFonts w:cs="Arial"/>
                  <w:b/>
                  <w:bCs/>
                  <w:sz w:val="18"/>
                  <w:szCs w:val="18"/>
                  <w:lang w:eastAsia="en-US"/>
                </w:rPr>
                <w:t>Structure Over Navigable Water</w:t>
              </w:r>
              <w:r>
                <w:rPr>
                  <w:rFonts w:cs="Arial"/>
                  <w:sz w:val="18"/>
                  <w:szCs w:val="18"/>
                  <w:lang w:eastAsia="en-US"/>
                </w:rPr>
                <w:t xml:space="preserve"> in S-101.</w:t>
              </w:r>
            </w:ins>
          </w:p>
          <w:p w:rsidR="001167E3" w:rsidRDefault="001167E3" w:rsidP="001E20AF">
            <w:pPr>
              <w:spacing w:before="60" w:after="60"/>
              <w:rPr>
                <w:ins w:id="2117" w:author="Jeff Wootton" w:date="2024-07-29T14:41: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ins w:id="2118" w:author="Jeff Wootton" w:date="2024-07-29T14:38:00Z">
              <w:r w:rsidR="004C0346">
                <w:rPr>
                  <w:rFonts w:cs="Arial"/>
                  <w:sz w:val="18"/>
                  <w:szCs w:val="18"/>
                  <w:lang w:eastAsia="en-US"/>
                </w:rPr>
                <w:t xml:space="preserve"> </w:t>
              </w:r>
              <w:r w:rsidR="005110C0">
                <w:rPr>
                  <w:rFonts w:cs="Arial"/>
                  <w:sz w:val="18"/>
                  <w:szCs w:val="18"/>
                  <w:lang w:eastAsia="en-US"/>
                </w:rPr>
                <w:t>(</w:t>
              </w:r>
              <w:r w:rsidR="005110C0">
                <w:rPr>
                  <w:rFonts w:cs="Arial"/>
                  <w:b/>
                  <w:bCs/>
                  <w:sz w:val="18"/>
                  <w:szCs w:val="18"/>
                  <w:lang w:eastAsia="en-US"/>
                </w:rPr>
                <w:t>Harbour Facility</w:t>
              </w:r>
              <w:r w:rsidR="005110C0" w:rsidRPr="00BF5037">
                <w:rPr>
                  <w:rFonts w:cs="Arial"/>
                  <w:sz w:val="18"/>
                  <w:szCs w:val="18"/>
                  <w:lang w:eastAsia="en-US"/>
                </w:rPr>
                <w:t>); and</w:t>
              </w:r>
              <w:r w:rsidR="005E680A">
                <w:rPr>
                  <w:rFonts w:cs="Arial"/>
                  <w:sz w:val="18"/>
                  <w:szCs w:val="18"/>
                  <w:lang w:eastAsia="en-US"/>
                </w:rPr>
                <w:t xml:space="preserve"> </w:t>
              </w:r>
            </w:ins>
            <w:ins w:id="2119" w:author="Jeff Wootton" w:date="2024-07-29T14:40:00Z">
              <w:r w:rsidR="00EF74E1">
                <w:rPr>
                  <w:rFonts w:cs="Arial"/>
                  <w:sz w:val="18"/>
                  <w:szCs w:val="18"/>
                  <w:lang w:eastAsia="en-US"/>
                </w:rPr>
                <w:t xml:space="preserve">CATHAF, </w:t>
              </w:r>
            </w:ins>
            <w:ins w:id="2120" w:author="Jeff Wootton" w:date="2024-07-29T14:39:00Z">
              <w:r w:rsidR="005E680A">
                <w:rPr>
                  <w:rFonts w:cs="Arial"/>
                  <w:sz w:val="18"/>
                  <w:szCs w:val="18"/>
                  <w:lang w:eastAsia="en-US"/>
                </w:rPr>
                <w:t>CONDTN, NATCON and STATUS</w:t>
              </w:r>
              <w:r w:rsidR="000F73CC">
                <w:rPr>
                  <w:rFonts w:cs="Arial"/>
                  <w:sz w:val="18"/>
                  <w:szCs w:val="18"/>
                  <w:lang w:eastAsia="en-US"/>
                </w:rPr>
                <w:t xml:space="preserve"> (</w:t>
              </w:r>
            </w:ins>
            <w:ins w:id="2121" w:author="Jeff Wootton" w:date="2024-07-29T14:40:00Z">
              <w:r w:rsidR="00712B8B">
                <w:rPr>
                  <w:rFonts w:cs="Arial"/>
                  <w:b/>
                  <w:bCs/>
                  <w:sz w:val="18"/>
                  <w:szCs w:val="18"/>
                  <w:lang w:eastAsia="en-US"/>
                </w:rPr>
                <w:t>Structure</w:t>
              </w:r>
            </w:ins>
            <w:ins w:id="2122" w:author="Jeff Wootton" w:date="2024-07-29T14:39:00Z">
              <w:r w:rsidR="000F73CC">
                <w:rPr>
                  <w:rFonts w:cs="Arial"/>
                  <w:b/>
                  <w:bCs/>
                  <w:sz w:val="18"/>
                  <w:szCs w:val="18"/>
                  <w:lang w:eastAsia="en-US"/>
                </w:rPr>
                <w:t xml:space="preserve"> Over Navigable Water</w:t>
              </w:r>
              <w:r w:rsidR="000F73CC">
                <w:rPr>
                  <w:rFonts w:cs="Arial"/>
                  <w:sz w:val="18"/>
                  <w:szCs w:val="18"/>
                  <w:lang w:eastAsia="en-US"/>
                </w:rPr>
                <w:t>)</w:t>
              </w:r>
            </w:ins>
            <w:r w:rsidRPr="005E680A">
              <w:rPr>
                <w:rFonts w:cs="Arial"/>
                <w:sz w:val="18"/>
                <w:szCs w:val="18"/>
                <w:lang w:eastAsia="en-US"/>
              </w:rPr>
              <w:t>.</w:t>
            </w:r>
          </w:p>
          <w:p w:rsidR="00604CF2" w:rsidRDefault="00604CF2" w:rsidP="001E20AF">
            <w:pPr>
              <w:spacing w:before="60" w:after="60"/>
              <w:rPr>
                <w:rFonts w:cs="Arial"/>
                <w:sz w:val="18"/>
                <w:szCs w:val="18"/>
                <w:lang w:eastAsia="en-US"/>
              </w:rPr>
            </w:pPr>
            <w:ins w:id="2123" w:author="Jeff Wootton" w:date="2024-07-29T14:41:00Z">
              <w:r>
                <w:rPr>
                  <w:rFonts w:cs="Arial"/>
                  <w:sz w:val="18"/>
                  <w:szCs w:val="18"/>
                  <w:lang w:eastAsia="en-US"/>
                </w:rPr>
                <w:t xml:space="preserve">Standardised text string for INFORM (for conversion to </w:t>
              </w:r>
              <w:r>
                <w:rPr>
                  <w:rFonts w:cs="Arial"/>
                  <w:b/>
                  <w:bCs/>
                  <w:sz w:val="18"/>
                  <w:szCs w:val="18"/>
                  <w:lang w:eastAsia="en-US"/>
                </w:rPr>
                <w:t xml:space="preserve">Structure </w:t>
              </w:r>
            </w:ins>
            <w:ins w:id="2124" w:author="Jeff Wootton" w:date="2024-07-29T14:42:00Z">
              <w:r>
                <w:rPr>
                  <w:rFonts w:cs="Arial"/>
                  <w:b/>
                  <w:bCs/>
                  <w:sz w:val="18"/>
                  <w:szCs w:val="18"/>
                  <w:lang w:eastAsia="en-US"/>
                </w:rPr>
                <w:t xml:space="preserve">Over Navigable </w:t>
              </w:r>
              <w:r w:rsidR="000D4FD0">
                <w:rPr>
                  <w:rFonts w:cs="Arial"/>
                  <w:b/>
                  <w:bCs/>
                  <w:sz w:val="18"/>
                  <w:szCs w:val="18"/>
                  <w:lang w:eastAsia="en-US"/>
                </w:rPr>
                <w:t>W</w:t>
              </w:r>
              <w:r>
                <w:rPr>
                  <w:rFonts w:cs="Arial"/>
                  <w:b/>
                  <w:bCs/>
                  <w:sz w:val="18"/>
                  <w:szCs w:val="18"/>
                  <w:lang w:eastAsia="en-US"/>
                </w:rPr>
                <w:t>ater</w:t>
              </w:r>
              <w:r w:rsidR="000D4FD0">
                <w:rPr>
                  <w:rFonts w:cs="Arial"/>
                  <w:sz w:val="18"/>
                  <w:szCs w:val="18"/>
                  <w:lang w:eastAsia="en-US"/>
                </w:rPr>
                <w:t>; and horizontal and vertical clearances</w:t>
              </w:r>
            </w:ins>
            <w:ins w:id="2125" w:author="Jeff Wootton" w:date="2024-07-29T14:41:00Z">
              <w:r>
                <w:rPr>
                  <w:rFonts w:cs="Arial"/>
                  <w:sz w:val="18"/>
                  <w:szCs w:val="18"/>
                  <w:lang w:eastAsia="en-US"/>
                </w:rPr>
                <w:t>).</w:t>
              </w:r>
            </w:ins>
          </w:p>
        </w:tc>
        <w:tc>
          <w:tcPr>
            <w:tcW w:w="2313" w:type="dxa"/>
            <w:tcBorders>
              <w:left w:val="double" w:sz="4" w:space="0" w:color="auto"/>
            </w:tcBorders>
          </w:tcPr>
          <w:p w:rsidR="001167E3" w:rsidRPr="0052248C" w:rsidRDefault="001167E3" w:rsidP="001E20AF">
            <w:pPr>
              <w:spacing w:before="60" w:after="60"/>
              <w:rPr>
                <w:rFonts w:cs="Arial"/>
                <w:b/>
                <w:bCs/>
                <w:sz w:val="18"/>
                <w:szCs w:val="18"/>
                <w:lang w:eastAsia="en-US"/>
              </w:rPr>
            </w:pPr>
            <w:r>
              <w:rPr>
                <w:rFonts w:cs="Arial"/>
                <w:b/>
                <w:bCs/>
                <w:sz w:val="18"/>
                <w:szCs w:val="18"/>
                <w:lang w:eastAsia="en-US"/>
              </w:rPr>
              <w:t>Harbour Facility</w:t>
            </w:r>
            <w:ins w:id="2126" w:author="Jeff Wootton" w:date="2024-07-29T14:37:00Z">
              <w:r w:rsidR="0052248C">
                <w:rPr>
                  <w:rFonts w:cs="Arial"/>
                  <w:sz w:val="18"/>
                  <w:szCs w:val="18"/>
                  <w:lang w:eastAsia="en-US"/>
                </w:rPr>
                <w:t xml:space="preserve">, </w:t>
              </w:r>
              <w:r w:rsidR="0052248C">
                <w:rPr>
                  <w:rFonts w:cs="Arial"/>
                  <w:b/>
                  <w:bCs/>
                  <w:sz w:val="18"/>
                  <w:szCs w:val="18"/>
                  <w:lang w:eastAsia="en-US"/>
                </w:rPr>
                <w:t>Structure Over Navigable Water</w:t>
              </w:r>
            </w:ins>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HULKES</w:t>
            </w:r>
          </w:p>
        </w:tc>
        <w:tc>
          <w:tcPr>
            <w:tcW w:w="867" w:type="dxa"/>
            <w:tcBorders>
              <w:right w:val="double" w:sz="4" w:space="0" w:color="auto"/>
            </w:tcBorders>
          </w:tcPr>
          <w:p w:rsidR="001167E3" w:rsidRPr="00970AB3" w:rsidRDefault="001167E3" w:rsidP="001E20AF">
            <w:pPr>
              <w:spacing w:before="60" w:after="60"/>
              <w:jc w:val="center"/>
              <w:rPr>
                <w:rFonts w:cs="Arial"/>
                <w:b/>
                <w:bCs/>
                <w:sz w:val="18"/>
                <w:szCs w:val="18"/>
                <w:lang w:eastAsia="en-US"/>
              </w:rPr>
            </w:pPr>
            <w:r>
              <w:rPr>
                <w:rFonts w:cs="Arial"/>
                <w:sz w:val="18"/>
                <w:szCs w:val="18"/>
                <w:lang w:eastAsia="en-US"/>
              </w:rPr>
              <w:t xml:space="preserve">2.2.4.2 </w:t>
            </w:r>
            <w:r w:rsidRPr="00F9273B">
              <w:rPr>
                <w:rFonts w:cs="Arial"/>
                <w:b/>
                <w:bCs/>
                <w:sz w:val="18"/>
                <w:szCs w:val="18"/>
                <w:lang w:eastAsia="en-US"/>
              </w:rPr>
              <w:t>4.6.8</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Ensure appropriate Skin of the Earth coverage.</w:t>
            </w:r>
          </w:p>
          <w:p w:rsidR="001167E3" w:rsidRDefault="001167E3" w:rsidP="001E20AF">
            <w:pPr>
              <w:spacing w:before="60" w:after="60"/>
              <w:rPr>
                <w:rFonts w:cs="Arial"/>
                <w:sz w:val="18"/>
                <w:szCs w:val="18"/>
                <w:lang w:eastAsia="en-US"/>
              </w:rPr>
            </w:pPr>
            <w:r w:rsidRPr="00645C83">
              <w:rPr>
                <w:rFonts w:cs="Arial"/>
                <w:sz w:val="18"/>
                <w:szCs w:val="18"/>
                <w:lang w:val="en-US" w:eastAsia="en-US"/>
              </w:rPr>
              <w:t>Reconcile date dependent attributes being allowed f</w:t>
            </w:r>
            <w:r>
              <w:rPr>
                <w:rFonts w:cs="Arial"/>
                <w:sz w:val="18"/>
                <w:szCs w:val="18"/>
                <w:lang w:val="en-US" w:eastAsia="en-US"/>
              </w:rPr>
              <w:t xml:space="preserve">or </w:t>
            </w:r>
            <w:r>
              <w:rPr>
                <w:rFonts w:cs="Arial"/>
                <w:b/>
                <w:bCs/>
                <w:sz w:val="18"/>
                <w:szCs w:val="18"/>
                <w:lang w:val="en-US" w:eastAsia="en-US"/>
              </w:rPr>
              <w:t>Hulk</w:t>
            </w:r>
            <w:r>
              <w:rPr>
                <w:rFonts w:cs="Arial"/>
                <w:sz w:val="18"/>
                <w:szCs w:val="18"/>
                <w:lang w:val="en-US" w:eastAsia="en-US"/>
              </w:rPr>
              <w:t xml:space="preserve"> in S-101 with encoding of </w:t>
            </w:r>
            <w:r>
              <w:rPr>
                <w:rFonts w:cs="Arial"/>
                <w:b/>
                <w:bCs/>
                <w:sz w:val="18"/>
                <w:szCs w:val="18"/>
                <w:lang w:val="en-US" w:eastAsia="en-US"/>
              </w:rPr>
              <w:t>CTNARE</w:t>
            </w:r>
            <w:r>
              <w:rPr>
                <w:rFonts w:cs="Arial"/>
                <w:sz w:val="18"/>
                <w:szCs w:val="18"/>
                <w:lang w:val="en-US" w:eastAsia="en-US"/>
              </w:rPr>
              <w:t xml:space="preserve"> to indicate date dependency in S-57.</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Hulk</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ICEARE</w:t>
            </w:r>
          </w:p>
        </w:tc>
        <w:tc>
          <w:tcPr>
            <w:tcW w:w="867" w:type="dxa"/>
            <w:tcBorders>
              <w:right w:val="double" w:sz="4" w:space="0" w:color="auto"/>
            </w:tcBorders>
          </w:tcPr>
          <w:p w:rsidR="001167E3" w:rsidRPr="008A2C40" w:rsidRDefault="001167E3" w:rsidP="001E20AF">
            <w:pPr>
              <w:spacing w:before="60" w:after="60"/>
              <w:jc w:val="center"/>
              <w:rPr>
                <w:rFonts w:cs="Arial"/>
                <w:b/>
                <w:bCs/>
                <w:sz w:val="18"/>
                <w:szCs w:val="18"/>
                <w:lang w:eastAsia="en-US"/>
              </w:rPr>
            </w:pPr>
            <w:r w:rsidRPr="008A2C40">
              <w:rPr>
                <w:rFonts w:cs="Arial"/>
                <w:b/>
                <w:bCs/>
                <w:sz w:val="18"/>
                <w:szCs w:val="18"/>
                <w:lang w:eastAsia="en-US"/>
              </w:rPr>
              <w:t>11.13.1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Ice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ICNARE</w:t>
            </w:r>
          </w:p>
        </w:tc>
        <w:tc>
          <w:tcPr>
            <w:tcW w:w="867" w:type="dxa"/>
            <w:tcBorders>
              <w:right w:val="double" w:sz="4" w:space="0" w:color="auto"/>
            </w:tcBorders>
          </w:tcPr>
          <w:p w:rsidR="001167E3" w:rsidRPr="00705F50" w:rsidRDefault="001167E3" w:rsidP="001E20AF">
            <w:pPr>
              <w:spacing w:before="60" w:after="60"/>
              <w:jc w:val="center"/>
              <w:rPr>
                <w:rFonts w:cs="Arial"/>
                <w:b/>
                <w:bCs/>
                <w:sz w:val="18"/>
                <w:szCs w:val="18"/>
                <w:lang w:eastAsia="en-US"/>
              </w:rPr>
            </w:pPr>
            <w:r w:rsidRPr="00705F50">
              <w:rPr>
                <w:rFonts w:cs="Arial"/>
                <w:b/>
                <w:bCs/>
                <w:sz w:val="18"/>
                <w:szCs w:val="18"/>
                <w:lang w:eastAsia="en-US"/>
              </w:rPr>
              <w:t>11.13.3</w:t>
            </w:r>
          </w:p>
        </w:tc>
        <w:tc>
          <w:tcPr>
            <w:tcW w:w="7289" w:type="dxa"/>
            <w:gridSpan w:val="2"/>
            <w:tcBorders>
              <w:left w:val="double" w:sz="4" w:space="0" w:color="auto"/>
            </w:tcBorders>
            <w:vAlign w:val="center"/>
          </w:tcPr>
          <w:p w:rsidR="001167E3" w:rsidRDefault="001167E3" w:rsidP="001E20AF">
            <w:pPr>
              <w:spacing w:before="60" w:after="60"/>
              <w:rPr>
                <w:rFonts w:cs="Arial"/>
                <w:b/>
                <w:bCs/>
                <w:sz w:val="18"/>
                <w:szCs w:val="18"/>
                <w:lang w:eastAsia="en-US"/>
              </w:rPr>
            </w:pPr>
            <w:r w:rsidRPr="00EF7A5A">
              <w:rPr>
                <w:rFonts w:cs="Arial"/>
                <w:sz w:val="18"/>
                <w:szCs w:val="18"/>
                <w:lang w:eastAsia="en-US"/>
              </w:rPr>
              <w:t>Will not convert to S-101.</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ISTZNE</w:t>
            </w:r>
          </w:p>
        </w:tc>
        <w:tc>
          <w:tcPr>
            <w:tcW w:w="867" w:type="dxa"/>
            <w:tcBorders>
              <w:right w:val="double" w:sz="4" w:space="0" w:color="auto"/>
            </w:tcBorders>
          </w:tcPr>
          <w:p w:rsidR="001167E3" w:rsidRPr="00444F5A" w:rsidRDefault="001167E3" w:rsidP="001E20AF">
            <w:pPr>
              <w:spacing w:before="60" w:after="60"/>
              <w:jc w:val="center"/>
              <w:rPr>
                <w:rFonts w:cs="Arial"/>
                <w:b/>
                <w:bCs/>
                <w:sz w:val="18"/>
                <w:szCs w:val="18"/>
                <w:lang w:eastAsia="en-US"/>
              </w:rPr>
            </w:pPr>
            <w:r w:rsidRPr="00444F5A">
              <w:rPr>
                <w:rFonts w:cs="Arial"/>
                <w:b/>
                <w:bCs/>
                <w:sz w:val="18"/>
                <w:szCs w:val="18"/>
                <w:lang w:eastAsia="en-US"/>
              </w:rPr>
              <w:t>10.2.1.7</w:t>
            </w:r>
          </w:p>
        </w:tc>
        <w:tc>
          <w:tcPr>
            <w:tcW w:w="4976" w:type="dxa"/>
            <w:tcBorders>
              <w:left w:val="double" w:sz="4" w:space="0" w:color="auto"/>
            </w:tcBorders>
          </w:tcPr>
          <w:p w:rsidR="001167E3" w:rsidRPr="00402C14" w:rsidRDefault="001167E3" w:rsidP="001E20AF">
            <w:pPr>
              <w:spacing w:before="60" w:after="60"/>
              <w:rPr>
                <w:rFonts w:cs="Arial"/>
                <w:sz w:val="18"/>
                <w:szCs w:val="18"/>
                <w:lang w:eastAsia="en-US"/>
              </w:rPr>
            </w:pPr>
            <w:r>
              <w:rPr>
                <w:rFonts w:cs="Arial"/>
                <w:sz w:val="18"/>
                <w:szCs w:val="18"/>
                <w:lang w:eastAsia="en-US"/>
              </w:rPr>
              <w:t xml:space="preserve">If required, check conversion of CATTSS to </w:t>
            </w:r>
            <w:r>
              <w:rPr>
                <w:rFonts w:cs="Arial"/>
                <w:b/>
                <w:bCs/>
                <w:sz w:val="18"/>
                <w:szCs w:val="18"/>
                <w:lang w:eastAsia="en-US"/>
              </w:rPr>
              <w:t>Traffic Separation Scheme</w:t>
            </w:r>
            <w:r>
              <w:rPr>
                <w:rFonts w:cs="Arial"/>
                <w:sz w:val="18"/>
                <w:szCs w:val="18"/>
                <w:lang w:eastAsia="en-US"/>
              </w:rPr>
              <w:t xml:space="preserve"> (see clause 10.2.1).</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Inshore Traffic Zone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LAKARE</w:t>
            </w:r>
          </w:p>
        </w:tc>
        <w:tc>
          <w:tcPr>
            <w:tcW w:w="867" w:type="dxa"/>
            <w:tcBorders>
              <w:right w:val="double" w:sz="4" w:space="0" w:color="auto"/>
            </w:tcBorders>
          </w:tcPr>
          <w:p w:rsidR="001167E3" w:rsidRPr="00444F5A" w:rsidRDefault="001167E3" w:rsidP="001E20AF">
            <w:pPr>
              <w:spacing w:before="60" w:after="60"/>
              <w:jc w:val="center"/>
              <w:rPr>
                <w:rFonts w:cs="Arial"/>
                <w:b/>
                <w:bCs/>
                <w:sz w:val="18"/>
                <w:szCs w:val="18"/>
                <w:lang w:eastAsia="en-US"/>
              </w:rPr>
            </w:pPr>
            <w:r w:rsidRPr="00776ABA">
              <w:rPr>
                <w:rFonts w:cs="Arial"/>
                <w:b/>
                <w:bCs/>
                <w:sz w:val="18"/>
                <w:szCs w:val="18"/>
                <w:lang w:eastAsia="en-US"/>
              </w:rPr>
              <w:t>4.7.8</w:t>
            </w:r>
            <w:r>
              <w:rPr>
                <w:rFonts w:cs="Arial"/>
                <w:sz w:val="18"/>
                <w:szCs w:val="18"/>
                <w:lang w:eastAsia="en-US"/>
              </w:rPr>
              <w:t xml:space="preserve"> 5.8.1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Ensure that the underlying S-101 Skin of the Earth feature is </w:t>
            </w:r>
            <w:r>
              <w:rPr>
                <w:rFonts w:cs="Arial"/>
                <w:b/>
                <w:sz w:val="18"/>
                <w:szCs w:val="18"/>
                <w:lang w:eastAsia="en-US"/>
              </w:rPr>
              <w:t>Land Area</w:t>
            </w:r>
            <w:r>
              <w:rPr>
                <w:rFonts w:cs="Arial"/>
                <w:sz w:val="18"/>
                <w:szCs w:val="18"/>
                <w:lang w:eastAsia="en-US"/>
              </w:rPr>
              <w: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Lake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LNDARE</w:t>
            </w:r>
          </w:p>
        </w:tc>
        <w:tc>
          <w:tcPr>
            <w:tcW w:w="867" w:type="dxa"/>
            <w:tcBorders>
              <w:right w:val="double" w:sz="4" w:space="0" w:color="auto"/>
            </w:tcBorders>
          </w:tcPr>
          <w:p w:rsidR="001167E3" w:rsidRPr="00776ABA" w:rsidRDefault="001167E3" w:rsidP="001E20AF">
            <w:pPr>
              <w:spacing w:before="60" w:after="60"/>
              <w:jc w:val="center"/>
              <w:rPr>
                <w:rFonts w:cs="Arial"/>
                <w:b/>
                <w:bCs/>
                <w:sz w:val="18"/>
                <w:szCs w:val="18"/>
                <w:lang w:eastAsia="en-US"/>
              </w:rPr>
            </w:pPr>
            <w:r w:rsidRPr="00383875">
              <w:rPr>
                <w:rFonts w:cs="Arial"/>
                <w:b/>
                <w:bCs/>
                <w:sz w:val="18"/>
                <w:szCs w:val="18"/>
                <w:lang w:eastAsia="en-US"/>
              </w:rPr>
              <w:t>4.1</w:t>
            </w:r>
            <w:r>
              <w:rPr>
                <w:rFonts w:cs="Arial"/>
                <w:sz w:val="18"/>
                <w:szCs w:val="18"/>
                <w:lang w:eastAsia="en-US"/>
              </w:rPr>
              <w:t xml:space="preserve"> 4.7.6 4.7.8 4.8.1 5.8.1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Land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LNDELV</w:t>
            </w:r>
          </w:p>
        </w:tc>
        <w:tc>
          <w:tcPr>
            <w:tcW w:w="867" w:type="dxa"/>
            <w:tcBorders>
              <w:right w:val="double" w:sz="4" w:space="0" w:color="auto"/>
            </w:tcBorders>
          </w:tcPr>
          <w:p w:rsidR="001167E3" w:rsidRPr="00005B29" w:rsidRDefault="001167E3" w:rsidP="001E20AF">
            <w:pPr>
              <w:spacing w:before="60" w:after="60"/>
              <w:jc w:val="center"/>
              <w:rPr>
                <w:rFonts w:cs="Arial"/>
                <w:b/>
                <w:bCs/>
                <w:sz w:val="18"/>
                <w:szCs w:val="18"/>
                <w:lang w:eastAsia="en-US"/>
              </w:rPr>
            </w:pPr>
            <w:r w:rsidRPr="00005B29">
              <w:rPr>
                <w:rFonts w:cs="Arial"/>
                <w:b/>
                <w:bCs/>
                <w:sz w:val="18"/>
                <w:szCs w:val="18"/>
                <w:lang w:eastAsia="en-US"/>
              </w:rPr>
              <w:t>4.7.2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Land Elevation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LNDMRK</w:t>
            </w:r>
          </w:p>
        </w:tc>
        <w:tc>
          <w:tcPr>
            <w:tcW w:w="867" w:type="dxa"/>
            <w:tcBorders>
              <w:right w:val="double" w:sz="4" w:space="0" w:color="auto"/>
            </w:tcBorders>
          </w:tcPr>
          <w:p w:rsidR="001167E3" w:rsidRPr="00005B29" w:rsidRDefault="001167E3" w:rsidP="001E20AF">
            <w:pPr>
              <w:spacing w:before="60" w:after="60"/>
              <w:jc w:val="center"/>
              <w:rPr>
                <w:rFonts w:cs="Arial"/>
                <w:b/>
                <w:bCs/>
                <w:sz w:val="18"/>
                <w:szCs w:val="18"/>
                <w:lang w:eastAsia="en-US"/>
              </w:rPr>
            </w:pPr>
            <w:r w:rsidRPr="00EF7A5A">
              <w:rPr>
                <w:rFonts w:cs="Arial"/>
                <w:sz w:val="18"/>
                <w:szCs w:val="18"/>
                <w:lang w:eastAsia="en-US"/>
              </w:rPr>
              <w:t>4.3</w:t>
            </w:r>
            <w:r w:rsidRPr="00EF7A5A">
              <w:rPr>
                <w:rFonts w:cs="Arial"/>
                <w:b/>
                <w:sz w:val="18"/>
                <w:szCs w:val="18"/>
                <w:lang w:eastAsia="en-US"/>
              </w:rPr>
              <w:t xml:space="preserve"> 4.8.15</w:t>
            </w:r>
            <w:r w:rsidRPr="00EF7A5A">
              <w:rPr>
                <w:rFonts w:cs="Arial"/>
                <w:sz w:val="18"/>
                <w:szCs w:val="18"/>
                <w:lang w:eastAsia="en-US"/>
              </w:rPr>
              <w:t xml:space="preserve"> 11.7.2 11.7.4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b/>
                <w:bCs/>
                <w:sz w:val="18"/>
                <w:szCs w:val="18"/>
                <w:lang w:eastAsia="en-US"/>
              </w:rPr>
              <w:t>LNDMRK</w:t>
            </w:r>
            <w:r>
              <w:rPr>
                <w:rFonts w:cs="Arial"/>
                <w:sz w:val="18"/>
                <w:szCs w:val="18"/>
                <w:lang w:eastAsia="en-US"/>
              </w:rPr>
              <w:t xml:space="preserve"> of geometric primitive point encoded to represent rapids or a road should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w:t>
            </w:r>
          </w:p>
          <w:p w:rsidR="001167E3" w:rsidRDefault="001167E3" w:rsidP="001E20AF">
            <w:pPr>
              <w:spacing w:before="60" w:after="60"/>
              <w:rPr>
                <w:rFonts w:cs="Arial"/>
                <w:sz w:val="18"/>
                <w:szCs w:val="18"/>
                <w:lang w:eastAsia="en-US"/>
              </w:rPr>
            </w:pPr>
            <w:r>
              <w:rPr>
                <w:rFonts w:cs="Arial"/>
                <w:sz w:val="18"/>
                <w:szCs w:val="18"/>
                <w:lang w:eastAsia="en-US"/>
              </w:rPr>
              <w:t xml:space="preserve">Standardised text string for INFORM for </w:t>
            </w:r>
            <w:r>
              <w:rPr>
                <w:rFonts w:cs="Arial"/>
                <w:b/>
                <w:bCs/>
                <w:sz w:val="18"/>
                <w:szCs w:val="18"/>
                <w:lang w:eastAsia="en-US"/>
              </w:rPr>
              <w:t>LNDMRK</w:t>
            </w:r>
            <w:r>
              <w:rPr>
                <w:rFonts w:cs="Arial"/>
                <w:sz w:val="18"/>
                <w:szCs w:val="18"/>
                <w:lang w:eastAsia="en-US"/>
              </w:rPr>
              <w:t xml:space="preserve"> encoded to represent </w:t>
            </w:r>
            <w:r w:rsidRPr="002B05E0">
              <w:rPr>
                <w:rFonts w:cs="Arial"/>
                <w:sz w:val="18"/>
                <w:szCs w:val="18"/>
                <w:lang w:eastAsia="en-US"/>
              </w:rPr>
              <w:t>S-57 Object/geometric primitive combination</w:t>
            </w:r>
            <w:r>
              <w:rPr>
                <w:rFonts w:cs="Arial"/>
                <w:sz w:val="18"/>
                <w:szCs w:val="18"/>
                <w:lang w:eastAsia="en-US"/>
              </w:rPr>
              <w:t>s that do not display in ECDIS (for sloping ground, waterfalls, vegetation, dams, helipads, pipes).</w:t>
            </w:r>
          </w:p>
          <w:p w:rsidR="001167E3" w:rsidRPr="00B80988" w:rsidRDefault="001167E3" w:rsidP="001E20AF">
            <w:pPr>
              <w:spacing w:before="60" w:after="60"/>
              <w:rPr>
                <w:rFonts w:cs="Arial"/>
                <w:sz w:val="18"/>
                <w:szCs w:val="18"/>
                <w:lang w:eastAsia="en-US"/>
              </w:rPr>
            </w:pPr>
            <w:r>
              <w:rPr>
                <w:rFonts w:cs="Arial"/>
                <w:sz w:val="18"/>
                <w:szCs w:val="18"/>
                <w:lang w:eastAsia="en-US"/>
              </w:rPr>
              <w:t>Remove S-57 ECDIS Base display structure for structures located in the water in converted S-101 dataset.</w:t>
            </w:r>
          </w:p>
        </w:tc>
        <w:tc>
          <w:tcPr>
            <w:tcW w:w="2313" w:type="dxa"/>
            <w:tcBorders>
              <w:left w:val="double" w:sz="4" w:space="0" w:color="auto"/>
            </w:tcBorders>
          </w:tcPr>
          <w:p w:rsidR="001167E3" w:rsidRPr="00CF45AE" w:rsidRDefault="001167E3" w:rsidP="001E20AF">
            <w:pPr>
              <w:spacing w:before="60" w:after="60"/>
              <w:rPr>
                <w:rFonts w:cs="Arial"/>
                <w:b/>
                <w:bCs/>
                <w:sz w:val="18"/>
                <w:szCs w:val="18"/>
                <w:lang w:eastAsia="en-US"/>
              </w:rPr>
            </w:pPr>
            <w:r>
              <w:rPr>
                <w:rFonts w:cs="Arial"/>
                <w:b/>
                <w:bCs/>
                <w:sz w:val="18"/>
                <w:szCs w:val="18"/>
                <w:lang w:eastAsia="en-US"/>
              </w:rPr>
              <w:t>Landmark</w:t>
            </w:r>
            <w:r>
              <w:rPr>
                <w:rFonts w:cs="Arial"/>
                <w:sz w:val="18"/>
                <w:szCs w:val="18"/>
                <w:lang w:eastAsia="en-US"/>
              </w:rPr>
              <w:t xml:space="preserve">, </w:t>
            </w:r>
            <w:r>
              <w:rPr>
                <w:rFonts w:cs="Arial"/>
                <w:b/>
                <w:bCs/>
                <w:sz w:val="18"/>
                <w:szCs w:val="18"/>
                <w:lang w:eastAsia="en-US"/>
              </w:rPr>
              <w:t>Wind Turbine</w:t>
            </w:r>
            <w:r>
              <w:rPr>
                <w:rFonts w:cs="Arial"/>
                <w:sz w:val="18"/>
                <w:szCs w:val="18"/>
                <w:lang w:eastAsia="en-US"/>
              </w:rPr>
              <w:t xml:space="preserve">, </w:t>
            </w:r>
            <w:r>
              <w:rPr>
                <w:rFonts w:cs="Arial"/>
                <w:b/>
                <w:bCs/>
                <w:sz w:val="18"/>
                <w:szCs w:val="18"/>
                <w:lang w:eastAsia="en-US"/>
              </w:rPr>
              <w:t>Helipad</w:t>
            </w:r>
            <w:r>
              <w:rPr>
                <w:rFonts w:cs="Arial"/>
                <w:sz w:val="18"/>
                <w:szCs w:val="18"/>
                <w:lang w:eastAsia="en-US"/>
              </w:rPr>
              <w:t xml:space="preserve"> </w:t>
            </w:r>
            <w:r>
              <w:rPr>
                <w:rFonts w:cs="Arial"/>
                <w:b/>
                <w:bCs/>
                <w:sz w:val="18"/>
                <w:szCs w:val="18"/>
                <w:lang w:eastAsia="en-US"/>
              </w:rPr>
              <w:t>Rapids</w:t>
            </w:r>
            <w:r>
              <w:rPr>
                <w:rFonts w:cs="Arial"/>
                <w:sz w:val="18"/>
                <w:szCs w:val="18"/>
                <w:lang w:eastAsia="en-US"/>
              </w:rPr>
              <w:t xml:space="preserve">, </w:t>
            </w:r>
            <w:r>
              <w:rPr>
                <w:rFonts w:cs="Arial"/>
                <w:b/>
                <w:bCs/>
                <w:sz w:val="18"/>
                <w:szCs w:val="18"/>
                <w:lang w:eastAsia="en-US"/>
              </w:rPr>
              <w:t>Sloping Ground</w:t>
            </w:r>
            <w:r>
              <w:rPr>
                <w:rFonts w:cs="Arial"/>
                <w:sz w:val="18"/>
                <w:szCs w:val="18"/>
                <w:lang w:eastAsia="en-US"/>
              </w:rPr>
              <w:t xml:space="preserve">, </w:t>
            </w:r>
            <w:r>
              <w:rPr>
                <w:rFonts w:cs="Arial"/>
                <w:b/>
                <w:bCs/>
                <w:sz w:val="18"/>
                <w:szCs w:val="18"/>
                <w:lang w:eastAsia="en-US"/>
              </w:rPr>
              <w:t>Vegetation</w:t>
            </w:r>
            <w:r>
              <w:rPr>
                <w:rFonts w:cs="Arial"/>
                <w:sz w:val="18"/>
                <w:szCs w:val="18"/>
                <w:lang w:eastAsia="en-US"/>
              </w:rPr>
              <w:t xml:space="preserve">, </w:t>
            </w:r>
            <w:r>
              <w:rPr>
                <w:rFonts w:cs="Arial"/>
                <w:b/>
                <w:bCs/>
                <w:sz w:val="18"/>
                <w:szCs w:val="18"/>
                <w:lang w:eastAsia="en-US"/>
              </w:rPr>
              <w:t>Waterfall</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LNDRGN</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sidRPr="001919AD">
              <w:rPr>
                <w:rFonts w:cs="Arial"/>
                <w:b/>
                <w:bCs/>
                <w:sz w:val="18"/>
                <w:szCs w:val="18"/>
                <w:lang w:eastAsia="en-US"/>
              </w:rPr>
              <w:t>4.7.1</w:t>
            </w:r>
            <w:r>
              <w:rPr>
                <w:rFonts w:cs="Arial"/>
                <w:sz w:val="18"/>
                <w:szCs w:val="18"/>
                <w:lang w:eastAsia="en-US"/>
              </w:rPr>
              <w:t xml:space="preserve">  14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NATQUA will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WATLEV.</w:t>
            </w:r>
          </w:p>
          <w:p w:rsidR="001167E3" w:rsidRDefault="00E6237A" w:rsidP="001E20AF">
            <w:pPr>
              <w:spacing w:before="60" w:after="60"/>
              <w:rPr>
                <w:rFonts w:cs="Arial"/>
                <w:b/>
                <w:bCs/>
                <w:sz w:val="18"/>
                <w:szCs w:val="18"/>
                <w:lang w:eastAsia="en-US"/>
              </w:rPr>
            </w:pPr>
            <w:r>
              <w:rPr>
                <w:rFonts w:cs="Arial"/>
                <w:sz w:val="18"/>
                <w:szCs w:val="18"/>
                <w:lang w:eastAsia="en-US"/>
              </w:rPr>
              <w:t>Standardised text string for INFORM (for radio activated and island group).</w:t>
            </w:r>
          </w:p>
        </w:tc>
        <w:tc>
          <w:tcPr>
            <w:tcW w:w="2313" w:type="dxa"/>
            <w:tcBorders>
              <w:left w:val="double" w:sz="4" w:space="0" w:color="auto"/>
            </w:tcBorders>
          </w:tcPr>
          <w:p w:rsidR="001167E3" w:rsidRPr="00241883" w:rsidRDefault="001167E3" w:rsidP="001E20AF">
            <w:pPr>
              <w:spacing w:before="60" w:after="60"/>
              <w:rPr>
                <w:rFonts w:cs="Arial"/>
                <w:b/>
                <w:bCs/>
                <w:sz w:val="18"/>
                <w:szCs w:val="18"/>
                <w:lang w:eastAsia="en-US"/>
              </w:rPr>
            </w:pPr>
            <w:r>
              <w:rPr>
                <w:rFonts w:cs="Arial"/>
                <w:b/>
                <w:bCs/>
                <w:sz w:val="18"/>
                <w:szCs w:val="18"/>
                <w:lang w:eastAsia="en-US"/>
              </w:rPr>
              <w:t>Land Region</w:t>
            </w:r>
            <w:r>
              <w:rPr>
                <w:rFonts w:cs="Arial"/>
                <w:sz w:val="18"/>
                <w:szCs w:val="18"/>
                <w:lang w:eastAsia="en-US"/>
              </w:rPr>
              <w:t xml:space="preserve">, </w:t>
            </w:r>
            <w:r>
              <w:rPr>
                <w:rFonts w:cs="Arial"/>
                <w:b/>
                <w:bCs/>
                <w:sz w:val="18"/>
                <w:szCs w:val="18"/>
                <w:lang w:eastAsia="en-US"/>
              </w:rPr>
              <w:t>Island Group</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LIGHTS</w:t>
            </w:r>
          </w:p>
        </w:tc>
        <w:tc>
          <w:tcPr>
            <w:tcW w:w="867" w:type="dxa"/>
            <w:tcBorders>
              <w:right w:val="double" w:sz="4" w:space="0" w:color="auto"/>
            </w:tcBorders>
          </w:tcPr>
          <w:p w:rsidR="001167E3" w:rsidRPr="001919AD" w:rsidRDefault="001167E3" w:rsidP="001E20AF">
            <w:pPr>
              <w:spacing w:before="60" w:after="60"/>
              <w:jc w:val="center"/>
              <w:rPr>
                <w:rFonts w:cs="Arial"/>
                <w:b/>
                <w:bCs/>
                <w:sz w:val="18"/>
                <w:szCs w:val="18"/>
                <w:lang w:eastAsia="en-US"/>
              </w:rPr>
            </w:pPr>
            <w:r w:rsidRPr="0094337C">
              <w:rPr>
                <w:rFonts w:cs="Arial"/>
                <w:bCs/>
                <w:sz w:val="18"/>
                <w:szCs w:val="18"/>
                <w:lang w:eastAsia="en-US"/>
              </w:rPr>
              <w:t>2.1.2</w:t>
            </w:r>
            <w:r>
              <w:rPr>
                <w:rFonts w:cs="Arial"/>
                <w:b/>
                <w:sz w:val="18"/>
                <w:szCs w:val="18"/>
                <w:lang w:eastAsia="en-US"/>
              </w:rPr>
              <w:t xml:space="preserve"> </w:t>
            </w:r>
            <w:r w:rsidRPr="001227F4">
              <w:rPr>
                <w:rFonts w:cs="Arial"/>
                <w:bCs/>
                <w:sz w:val="18"/>
                <w:szCs w:val="18"/>
                <w:lang w:eastAsia="en-US"/>
              </w:rPr>
              <w:t>2.4</w:t>
            </w:r>
            <w:r>
              <w:rPr>
                <w:rFonts w:cs="Arial"/>
                <w:b/>
                <w:sz w:val="18"/>
                <w:szCs w:val="18"/>
                <w:lang w:eastAsia="en-US"/>
              </w:rPr>
              <w:t xml:space="preserve"> </w:t>
            </w:r>
            <w:r w:rsidRPr="00EF7A5A">
              <w:rPr>
                <w:rFonts w:cs="Arial"/>
                <w:b/>
                <w:sz w:val="18"/>
                <w:szCs w:val="18"/>
                <w:lang w:eastAsia="en-US"/>
              </w:rPr>
              <w:t>12.8.1</w:t>
            </w:r>
            <w:r w:rsidRPr="00EF7A5A">
              <w:rPr>
                <w:rFonts w:cs="Arial"/>
                <w:sz w:val="18"/>
                <w:szCs w:val="18"/>
                <w:lang w:eastAsia="en-US"/>
              </w:rPr>
              <w:t xml:space="preserve"> 12.8.5.6 </w:t>
            </w:r>
            <w:r w:rsidRPr="00EF7A5A">
              <w:rPr>
                <w:rFonts w:cs="Arial"/>
                <w:b/>
                <w:sz w:val="18"/>
                <w:szCs w:val="18"/>
                <w:lang w:eastAsia="en-US"/>
              </w:rPr>
              <w:t>12.8.6.1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 MARSYS, LITCHR.</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radio activated and call activated lights).</w:t>
            </w:r>
          </w:p>
          <w:p w:rsidR="001167E3" w:rsidRDefault="001167E3" w:rsidP="001E20AF">
            <w:pPr>
              <w:spacing w:before="60" w:after="60"/>
              <w:rPr>
                <w:rFonts w:cs="Arial"/>
                <w:sz w:val="18"/>
                <w:szCs w:val="18"/>
                <w:lang w:eastAsia="en-US"/>
              </w:rPr>
            </w:pPr>
            <w:r w:rsidRPr="00645C83">
              <w:rPr>
                <w:rFonts w:cs="Arial"/>
                <w:sz w:val="18"/>
                <w:szCs w:val="18"/>
                <w:lang w:val="en-US" w:eastAsia="en-US"/>
              </w:rPr>
              <w:t xml:space="preserve">Reconcile </w:t>
            </w:r>
            <w:r>
              <w:rPr>
                <w:rFonts w:cs="Arial"/>
                <w:sz w:val="18"/>
                <w:szCs w:val="18"/>
                <w:lang w:val="en-US" w:eastAsia="en-US"/>
              </w:rPr>
              <w:t>discrete sector lights sharing the same spatial instance but having different purposes (for example</w:t>
            </w:r>
            <w:r w:rsidR="00C742D6">
              <w:rPr>
                <w:rFonts w:cs="Arial"/>
                <w:sz w:val="18"/>
                <w:szCs w:val="18"/>
                <w:lang w:val="en-US" w:eastAsia="en-US"/>
              </w:rPr>
              <w:t>,</w:t>
            </w:r>
            <w:r>
              <w:rPr>
                <w:rFonts w:cs="Arial"/>
                <w:sz w:val="18"/>
                <w:szCs w:val="18"/>
                <w:lang w:val="en-US" w:eastAsia="en-US"/>
              </w:rPr>
              <w:t xml:space="preserve"> part of different range systems).</w:t>
            </w:r>
          </w:p>
        </w:tc>
        <w:tc>
          <w:tcPr>
            <w:tcW w:w="2313" w:type="dxa"/>
            <w:tcBorders>
              <w:left w:val="double" w:sz="4" w:space="0" w:color="auto"/>
            </w:tcBorders>
          </w:tcPr>
          <w:p w:rsidR="001167E3" w:rsidRPr="0039183B" w:rsidRDefault="001167E3" w:rsidP="001E20AF">
            <w:pPr>
              <w:spacing w:before="60" w:after="60"/>
              <w:rPr>
                <w:rFonts w:cs="Arial"/>
                <w:b/>
                <w:bCs/>
                <w:sz w:val="18"/>
                <w:szCs w:val="18"/>
                <w:lang w:eastAsia="en-US"/>
              </w:rPr>
            </w:pPr>
            <w:r>
              <w:rPr>
                <w:rFonts w:cs="Arial"/>
                <w:b/>
                <w:bCs/>
                <w:sz w:val="18"/>
                <w:szCs w:val="18"/>
                <w:lang w:eastAsia="en-US"/>
              </w:rPr>
              <w:t>Light Air Obstruction</w:t>
            </w:r>
            <w:r>
              <w:rPr>
                <w:rFonts w:cs="Arial"/>
                <w:sz w:val="18"/>
                <w:szCs w:val="18"/>
                <w:lang w:eastAsia="en-US"/>
              </w:rPr>
              <w:t>,</w:t>
            </w:r>
            <w:r w:rsidRPr="00DD5A3B">
              <w:rPr>
                <w:rFonts w:cs="Arial"/>
                <w:b/>
                <w:bCs/>
                <w:sz w:val="18"/>
                <w:szCs w:val="18"/>
                <w:lang w:eastAsia="en-US"/>
              </w:rPr>
              <w:t xml:space="preserve"> </w:t>
            </w:r>
            <w:r>
              <w:rPr>
                <w:rFonts w:cs="Arial"/>
                <w:b/>
                <w:bCs/>
                <w:sz w:val="18"/>
                <w:szCs w:val="18"/>
                <w:lang w:eastAsia="en-US"/>
              </w:rPr>
              <w:t>Light All Around</w:t>
            </w:r>
            <w:r>
              <w:rPr>
                <w:rFonts w:cs="Arial"/>
                <w:sz w:val="18"/>
                <w:szCs w:val="18"/>
                <w:lang w:eastAsia="en-US"/>
              </w:rPr>
              <w:t xml:space="preserve">, </w:t>
            </w:r>
            <w:r>
              <w:rPr>
                <w:rFonts w:cs="Arial"/>
                <w:b/>
                <w:bCs/>
                <w:sz w:val="18"/>
                <w:szCs w:val="18"/>
                <w:lang w:eastAsia="en-US"/>
              </w:rPr>
              <w:t>Light Fog Detector</w:t>
            </w:r>
            <w:r>
              <w:rPr>
                <w:rFonts w:cs="Arial"/>
                <w:sz w:val="18"/>
                <w:szCs w:val="18"/>
                <w:lang w:eastAsia="en-US"/>
              </w:rPr>
              <w:t xml:space="preserve">, </w:t>
            </w:r>
            <w:r>
              <w:rPr>
                <w:rFonts w:cs="Arial"/>
                <w:b/>
                <w:bCs/>
                <w:sz w:val="18"/>
                <w:szCs w:val="18"/>
                <w:lang w:eastAsia="en-US"/>
              </w:rPr>
              <w:t>Light Sectored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LITFLT</w:t>
            </w:r>
          </w:p>
        </w:tc>
        <w:tc>
          <w:tcPr>
            <w:tcW w:w="867" w:type="dxa"/>
            <w:tcBorders>
              <w:right w:val="double" w:sz="4" w:space="0" w:color="auto"/>
            </w:tcBorders>
          </w:tcPr>
          <w:p w:rsidR="001167E3" w:rsidRPr="0094337C" w:rsidRDefault="001167E3" w:rsidP="001E20AF">
            <w:pPr>
              <w:spacing w:before="60" w:after="60"/>
              <w:jc w:val="center"/>
              <w:rPr>
                <w:rFonts w:cs="Arial"/>
                <w:bCs/>
                <w:sz w:val="18"/>
                <w:szCs w:val="18"/>
                <w:lang w:eastAsia="en-US"/>
              </w:rPr>
            </w:pPr>
            <w:r>
              <w:rPr>
                <w:rFonts w:cs="Arial"/>
                <w:sz w:val="18"/>
                <w:szCs w:val="18"/>
                <w:lang w:eastAsia="en-US"/>
              </w:rPr>
              <w:t xml:space="preserve">2.2.4.2 </w:t>
            </w:r>
            <w:r w:rsidRPr="003E4F78">
              <w:rPr>
                <w:rFonts w:cs="Arial"/>
                <w:b/>
                <w:bCs/>
                <w:sz w:val="18"/>
                <w:szCs w:val="18"/>
                <w:lang w:eastAsia="en-US"/>
              </w:rPr>
              <w:t>12.4.2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Light Float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LITVES</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Pr>
                <w:rFonts w:cs="Arial"/>
                <w:sz w:val="18"/>
                <w:szCs w:val="18"/>
                <w:lang w:eastAsia="en-US"/>
              </w:rPr>
              <w:t xml:space="preserve">2.2.4.2 </w:t>
            </w:r>
            <w:r w:rsidRPr="003E4F78">
              <w:rPr>
                <w:rFonts w:cs="Arial"/>
                <w:b/>
                <w:bCs/>
                <w:sz w:val="18"/>
                <w:szCs w:val="18"/>
                <w:lang w:eastAsia="en-US"/>
              </w:rPr>
              <w:t>12.4.2</w:t>
            </w:r>
          </w:p>
        </w:tc>
        <w:tc>
          <w:tcPr>
            <w:tcW w:w="4976" w:type="dxa"/>
            <w:tcBorders>
              <w:left w:val="double" w:sz="4" w:space="0" w:color="auto"/>
            </w:tcBorders>
          </w:tcPr>
          <w:p w:rsidR="001167E3" w:rsidRDefault="001167E3" w:rsidP="001E20AF">
            <w:pPr>
              <w:spacing w:before="60" w:after="60"/>
              <w:rPr>
                <w:ins w:id="2127" w:author="Jeff Wootton" w:date="2024-09-05T15:28: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p w:rsidR="008A6A6D" w:rsidRDefault="008A6A6D" w:rsidP="001E20AF">
            <w:pPr>
              <w:spacing w:before="60" w:after="60"/>
              <w:rPr>
                <w:rFonts w:cs="Arial"/>
                <w:sz w:val="18"/>
                <w:szCs w:val="18"/>
                <w:lang w:eastAsia="en-US"/>
              </w:rPr>
            </w:pPr>
            <w:ins w:id="2128" w:author="Jeff Wootton" w:date="2024-09-05T15:28:00Z">
              <w:r>
                <w:rPr>
                  <w:rFonts w:cs="Arial"/>
                  <w:b/>
                  <w:bCs/>
                  <w:sz w:val="18"/>
                  <w:szCs w:val="18"/>
                  <w:lang w:eastAsia="en-US"/>
                </w:rPr>
                <w:t>TOPMAR</w:t>
              </w:r>
              <w:r>
                <w:rPr>
                  <w:rFonts w:cs="Arial"/>
                  <w:sz w:val="18"/>
                  <w:szCs w:val="18"/>
                  <w:lang w:eastAsia="en-US"/>
                </w:rPr>
                <w:t xml:space="preserve"> associated to </w:t>
              </w:r>
              <w:r>
                <w:rPr>
                  <w:rFonts w:cs="Arial"/>
                  <w:b/>
                  <w:bCs/>
                  <w:sz w:val="18"/>
                  <w:szCs w:val="18"/>
                  <w:lang w:eastAsia="en-US"/>
                </w:rPr>
                <w:t>LITVES</w:t>
              </w:r>
              <w:r>
                <w:rPr>
                  <w:rFonts w:cs="Arial"/>
                  <w:sz w:val="18"/>
                  <w:szCs w:val="18"/>
                  <w:lang w:eastAsia="en-US"/>
                </w:rPr>
                <w:t xml:space="preserve"> will not be converted.</w:t>
              </w:r>
            </w:ins>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Light Vessel</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LOCMAG</w:t>
            </w:r>
          </w:p>
        </w:tc>
        <w:tc>
          <w:tcPr>
            <w:tcW w:w="867" w:type="dxa"/>
            <w:tcBorders>
              <w:right w:val="double" w:sz="4" w:space="0" w:color="auto"/>
            </w:tcBorders>
          </w:tcPr>
          <w:p w:rsidR="001167E3" w:rsidRPr="00CC50A1" w:rsidRDefault="001167E3" w:rsidP="001E20AF">
            <w:pPr>
              <w:spacing w:before="60" w:after="60"/>
              <w:jc w:val="center"/>
              <w:rPr>
                <w:rFonts w:cs="Arial"/>
                <w:b/>
                <w:bCs/>
                <w:sz w:val="18"/>
                <w:szCs w:val="18"/>
                <w:lang w:eastAsia="en-US"/>
              </w:rPr>
            </w:pPr>
            <w:r w:rsidRPr="00CC50A1">
              <w:rPr>
                <w:rFonts w:cs="Arial"/>
                <w:b/>
                <w:bCs/>
                <w:sz w:val="18"/>
                <w:szCs w:val="18"/>
                <w:lang w:eastAsia="en-US"/>
              </w:rPr>
              <w:t>3.1.2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sidRPr="00645C83">
              <w:rPr>
                <w:rFonts w:cs="Arial"/>
                <w:sz w:val="18"/>
                <w:szCs w:val="18"/>
                <w:lang w:val="en-US" w:eastAsia="en-US"/>
              </w:rPr>
              <w:t xml:space="preserve">Reconcile </w:t>
            </w:r>
            <w:r>
              <w:rPr>
                <w:rFonts w:cs="Arial"/>
                <w:sz w:val="18"/>
                <w:szCs w:val="18"/>
                <w:lang w:val="en-US" w:eastAsia="en-US"/>
              </w:rPr>
              <w:t xml:space="preserve">enhanced encoding of the value of the local magnetic anomaly using the S-101 complex attribute </w:t>
            </w:r>
            <w:r>
              <w:rPr>
                <w:rFonts w:cs="Arial"/>
                <w:b/>
                <w:bCs/>
                <w:sz w:val="18"/>
                <w:szCs w:val="18"/>
                <w:lang w:val="en-US" w:eastAsia="en-US"/>
              </w:rPr>
              <w:t>value of local magnetic anomaly</w:t>
            </w:r>
            <w:r>
              <w:rPr>
                <w:rFonts w:cs="Arial"/>
                <w:sz w:val="18"/>
                <w:szCs w:val="18"/>
                <w:lang w:val="en-US" w:eastAsia="en-US"/>
              </w:rPr>
              <w: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Local Magnetic Anomaly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LOGPON</w:t>
            </w:r>
          </w:p>
        </w:tc>
        <w:tc>
          <w:tcPr>
            <w:tcW w:w="867" w:type="dxa"/>
            <w:tcBorders>
              <w:right w:val="double" w:sz="4" w:space="0" w:color="auto"/>
            </w:tcBorders>
          </w:tcPr>
          <w:p w:rsidR="001167E3" w:rsidRPr="001434C1" w:rsidRDefault="001167E3" w:rsidP="001E20AF">
            <w:pPr>
              <w:spacing w:before="60" w:after="60"/>
              <w:jc w:val="center"/>
              <w:rPr>
                <w:rFonts w:cs="Arial"/>
                <w:b/>
                <w:bCs/>
                <w:sz w:val="18"/>
                <w:szCs w:val="18"/>
                <w:lang w:eastAsia="en-US"/>
              </w:rPr>
            </w:pPr>
            <w:r w:rsidRPr="001434C1">
              <w:rPr>
                <w:rFonts w:cs="Arial"/>
                <w:b/>
                <w:bCs/>
                <w:sz w:val="18"/>
                <w:szCs w:val="18"/>
                <w:lang w:eastAsia="en-US"/>
              </w:rPr>
              <w:t>11.13.2</w:t>
            </w:r>
          </w:p>
        </w:tc>
        <w:tc>
          <w:tcPr>
            <w:tcW w:w="4976" w:type="dxa"/>
            <w:tcBorders>
              <w:left w:val="double" w:sz="4" w:space="0" w:color="auto"/>
            </w:tcBorders>
          </w:tcPr>
          <w:p w:rsidR="001167E3" w:rsidRPr="00645C83" w:rsidRDefault="001167E3" w:rsidP="001E20AF">
            <w:pPr>
              <w:spacing w:before="60" w:after="60"/>
              <w:rPr>
                <w:rFonts w:cs="Arial"/>
                <w:sz w:val="18"/>
                <w:szCs w:val="18"/>
                <w:lang w:val="en-US"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Pr="001434C1" w:rsidRDefault="001167E3" w:rsidP="001E20AF">
            <w:pPr>
              <w:spacing w:before="60" w:after="60"/>
              <w:rPr>
                <w:rFonts w:cs="Arial"/>
                <w:b/>
                <w:bCs/>
                <w:sz w:val="18"/>
                <w:szCs w:val="18"/>
                <w:lang w:val="en-US" w:eastAsia="en-US"/>
              </w:rPr>
            </w:pPr>
            <w:r>
              <w:rPr>
                <w:rFonts w:cs="Arial"/>
                <w:b/>
                <w:bCs/>
                <w:sz w:val="18"/>
                <w:szCs w:val="18"/>
                <w:lang w:val="en-US" w:eastAsia="en-US"/>
              </w:rPr>
              <w:t>Log Pond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MAGVAR</w:t>
            </w:r>
          </w:p>
        </w:tc>
        <w:tc>
          <w:tcPr>
            <w:tcW w:w="867" w:type="dxa"/>
            <w:tcBorders>
              <w:right w:val="double" w:sz="4" w:space="0" w:color="auto"/>
            </w:tcBorders>
          </w:tcPr>
          <w:p w:rsidR="001167E3" w:rsidRPr="00547403" w:rsidRDefault="001167E3" w:rsidP="001E20AF">
            <w:pPr>
              <w:spacing w:before="60" w:after="60"/>
              <w:jc w:val="center"/>
              <w:rPr>
                <w:rFonts w:cs="Arial"/>
                <w:b/>
                <w:bCs/>
                <w:sz w:val="18"/>
                <w:szCs w:val="18"/>
                <w:lang w:eastAsia="en-US"/>
              </w:rPr>
            </w:pPr>
            <w:r w:rsidRPr="00547403">
              <w:rPr>
                <w:rFonts w:cs="Arial"/>
                <w:b/>
                <w:bCs/>
                <w:sz w:val="18"/>
                <w:szCs w:val="18"/>
                <w:lang w:eastAsia="en-US"/>
              </w:rPr>
              <w:t>3.1.1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Attributes DATEND and DATSTA will not be converted.</w:t>
            </w:r>
          </w:p>
        </w:tc>
        <w:tc>
          <w:tcPr>
            <w:tcW w:w="2313" w:type="dxa"/>
            <w:tcBorders>
              <w:left w:val="double" w:sz="4" w:space="0" w:color="auto"/>
            </w:tcBorders>
          </w:tcPr>
          <w:p w:rsidR="001167E3" w:rsidRPr="00727E7D" w:rsidRDefault="001167E3" w:rsidP="001E20AF">
            <w:pPr>
              <w:spacing w:before="60" w:after="60"/>
              <w:rPr>
                <w:rFonts w:cs="Arial"/>
                <w:b/>
                <w:bCs/>
                <w:sz w:val="18"/>
                <w:szCs w:val="18"/>
                <w:lang w:eastAsia="en-US"/>
              </w:rPr>
            </w:pPr>
            <w:r>
              <w:rPr>
                <w:rFonts w:cs="Arial"/>
                <w:b/>
                <w:bCs/>
                <w:sz w:val="18"/>
                <w:szCs w:val="18"/>
                <w:lang w:eastAsia="en-US"/>
              </w:rPr>
              <w:t>Magnetic Variation</w:t>
            </w:r>
          </w:p>
        </w:tc>
      </w:tr>
      <w:tr w:rsidR="001167E3" w:rsidRPr="00645C83" w:rsidTr="001E20AF">
        <w:trPr>
          <w:cantSplit/>
          <w:jc w:val="center"/>
        </w:trPr>
        <w:tc>
          <w:tcPr>
            <w:tcW w:w="1252" w:type="dxa"/>
            <w:vAlign w:val="center"/>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MARCUL</w:t>
            </w:r>
          </w:p>
        </w:tc>
        <w:tc>
          <w:tcPr>
            <w:tcW w:w="867" w:type="dxa"/>
            <w:tcBorders>
              <w:right w:val="double" w:sz="4" w:space="0" w:color="auto"/>
            </w:tcBorders>
            <w:vAlign w:val="center"/>
          </w:tcPr>
          <w:p w:rsidR="001167E3" w:rsidRPr="00A543DE" w:rsidRDefault="001167E3" w:rsidP="001E20AF">
            <w:pPr>
              <w:spacing w:before="60" w:after="60"/>
              <w:jc w:val="center"/>
              <w:rPr>
                <w:rFonts w:cs="Arial"/>
                <w:b/>
                <w:bCs/>
                <w:sz w:val="18"/>
                <w:szCs w:val="18"/>
                <w:lang w:eastAsia="en-US"/>
              </w:rPr>
            </w:pPr>
            <w:r w:rsidRPr="00A543DE">
              <w:rPr>
                <w:rFonts w:cs="Arial"/>
                <w:b/>
                <w:bCs/>
                <w:sz w:val="18"/>
                <w:szCs w:val="18"/>
                <w:lang w:eastAsia="en-US"/>
              </w:rPr>
              <w:t>11.9.2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EXPSOU.</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Marine Farm/Culture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MIPARE</w:t>
            </w:r>
          </w:p>
        </w:tc>
        <w:tc>
          <w:tcPr>
            <w:tcW w:w="867" w:type="dxa"/>
            <w:tcBorders>
              <w:right w:val="double" w:sz="4" w:space="0" w:color="auto"/>
            </w:tcBorders>
          </w:tcPr>
          <w:p w:rsidR="001167E3" w:rsidRPr="00637D72" w:rsidRDefault="001167E3" w:rsidP="001E20AF">
            <w:pPr>
              <w:spacing w:before="60" w:after="60"/>
              <w:jc w:val="center"/>
              <w:rPr>
                <w:rFonts w:cs="Arial"/>
                <w:b/>
                <w:bCs/>
                <w:sz w:val="18"/>
                <w:szCs w:val="18"/>
                <w:lang w:eastAsia="en-US"/>
              </w:rPr>
            </w:pPr>
            <w:r w:rsidRPr="00637D72">
              <w:rPr>
                <w:rFonts w:cs="Arial"/>
                <w:b/>
                <w:bCs/>
                <w:sz w:val="18"/>
                <w:szCs w:val="18"/>
                <w:lang w:eastAsia="en-US"/>
              </w:rPr>
              <w:t>11.3.1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Military Practice Area</w:t>
            </w:r>
          </w:p>
        </w:tc>
      </w:tr>
      <w:tr w:rsidR="001167E3" w:rsidRPr="00645C83" w:rsidTr="00D7199D">
        <w:trPr>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MORFAC</w:t>
            </w:r>
          </w:p>
        </w:tc>
        <w:tc>
          <w:tcPr>
            <w:tcW w:w="867" w:type="dxa"/>
            <w:tcBorders>
              <w:right w:val="double" w:sz="4" w:space="0" w:color="auto"/>
            </w:tcBorders>
          </w:tcPr>
          <w:p w:rsidR="001167E3" w:rsidRPr="00637D72" w:rsidRDefault="001167E3" w:rsidP="001E20AF">
            <w:pPr>
              <w:spacing w:before="60" w:after="60"/>
              <w:jc w:val="center"/>
              <w:rPr>
                <w:rFonts w:cs="Arial"/>
                <w:b/>
                <w:bCs/>
                <w:sz w:val="18"/>
                <w:szCs w:val="18"/>
                <w:lang w:eastAsia="en-US"/>
              </w:rPr>
            </w:pPr>
            <w:r w:rsidRPr="00D3488C">
              <w:rPr>
                <w:rFonts w:cs="Arial"/>
                <w:b/>
                <w:bCs/>
                <w:sz w:val="18"/>
                <w:szCs w:val="18"/>
                <w:lang w:eastAsia="en-US"/>
              </w:rPr>
              <w:t>4.6.7.1</w:t>
            </w:r>
            <w:r>
              <w:rPr>
                <w:rFonts w:cs="Arial"/>
                <w:sz w:val="18"/>
                <w:szCs w:val="18"/>
                <w:lang w:eastAsia="en-US"/>
              </w:rPr>
              <w:t xml:space="preserve"> 9.2.4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Evaluate conversion of CATMOR = </w:t>
            </w:r>
            <w:r w:rsidRPr="0001401C">
              <w:rPr>
                <w:rFonts w:cs="Arial"/>
                <w:i/>
                <w:iCs/>
                <w:sz w:val="18"/>
                <w:szCs w:val="18"/>
                <w:lang w:eastAsia="en-US"/>
              </w:rPr>
              <w:t>6</w:t>
            </w:r>
            <w:r>
              <w:rPr>
                <w:rFonts w:cs="Arial"/>
                <w:sz w:val="18"/>
                <w:szCs w:val="18"/>
                <w:lang w:eastAsia="en-US"/>
              </w:rPr>
              <w:t xml:space="preserve"> (chain/wire/cable) if the cable is not a junction cable as a component of a mooring trot.</w:t>
            </w:r>
          </w:p>
          <w:p w:rsidR="001167E3" w:rsidRDefault="001167E3" w:rsidP="001E20AF">
            <w:pPr>
              <w:spacing w:before="60" w:after="60"/>
              <w:rPr>
                <w:rFonts w:cs="Arial"/>
                <w:sz w:val="18"/>
                <w:szCs w:val="18"/>
                <w:lang w:eastAsia="en-US"/>
              </w:rPr>
            </w:pPr>
            <w:r>
              <w:rPr>
                <w:rFonts w:cs="Arial"/>
                <w:sz w:val="18"/>
                <w:szCs w:val="18"/>
                <w:lang w:eastAsia="en-US"/>
              </w:rPr>
              <w:t xml:space="preserve">Evaluate conversion of CATMOR = </w:t>
            </w:r>
            <w:r>
              <w:rPr>
                <w:rFonts w:cs="Arial"/>
                <w:i/>
                <w:iCs/>
                <w:sz w:val="18"/>
                <w:szCs w:val="18"/>
                <w:lang w:eastAsia="en-US"/>
              </w:rPr>
              <w:t>7</w:t>
            </w:r>
            <w:r>
              <w:rPr>
                <w:rFonts w:cs="Arial"/>
                <w:sz w:val="18"/>
                <w:szCs w:val="18"/>
                <w:lang w:eastAsia="en-US"/>
              </w:rPr>
              <w:t xml:space="preserve"> (mooring buoy) if BOYSHP is not populated and the buoy shape is not spherical.</w:t>
            </w:r>
          </w:p>
          <w:p w:rsidR="001167E3" w:rsidRDefault="001167E3" w:rsidP="001E20AF">
            <w:pPr>
              <w:spacing w:before="60" w:after="60"/>
              <w:rPr>
                <w:rFonts w:cs="Arial"/>
                <w:sz w:val="18"/>
                <w:szCs w:val="18"/>
                <w:lang w:eastAsia="en-US"/>
              </w:rPr>
            </w:pPr>
            <w:r>
              <w:rPr>
                <w:rFonts w:cs="Arial"/>
                <w:sz w:val="18"/>
                <w:szCs w:val="18"/>
                <w:lang w:eastAsia="en-US"/>
              </w:rPr>
              <w:t>Check for illogical S-57 geometric primitives and/or feature/attribute combinations based on attribute CATMOR.</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 on </w:t>
            </w:r>
            <w:r>
              <w:rPr>
                <w:rFonts w:cs="Arial"/>
                <w:b/>
                <w:bCs/>
                <w:sz w:val="18"/>
                <w:szCs w:val="18"/>
                <w:lang w:eastAsia="en-US"/>
              </w:rPr>
              <w:t>Bollard</w:t>
            </w:r>
            <w:r>
              <w:rPr>
                <w:rFonts w:cs="Arial"/>
                <w:sz w:val="18"/>
                <w:szCs w:val="18"/>
                <w:lang w:eastAsia="en-US"/>
              </w:rPr>
              <w:t xml:space="preserve"> and </w:t>
            </w:r>
            <w:r>
              <w:rPr>
                <w:rFonts w:cs="Arial"/>
                <w:b/>
                <w:bCs/>
                <w:sz w:val="18"/>
                <w:szCs w:val="18"/>
                <w:lang w:eastAsia="en-US"/>
              </w:rPr>
              <w:t>Pile</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 STATUS on </w:t>
            </w:r>
            <w:r>
              <w:rPr>
                <w:rFonts w:cs="Arial"/>
                <w:b/>
                <w:bCs/>
                <w:sz w:val="18"/>
                <w:szCs w:val="18"/>
                <w:lang w:eastAsia="en-US"/>
              </w:rPr>
              <w:t>Cable Submarine</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 on </w:t>
            </w:r>
            <w:r>
              <w:rPr>
                <w:rFonts w:cs="Arial"/>
                <w:b/>
                <w:bCs/>
                <w:sz w:val="18"/>
                <w:szCs w:val="18"/>
                <w:lang w:eastAsia="en-US"/>
              </w:rPr>
              <w:t>Dolphin</w:t>
            </w:r>
            <w:r>
              <w:rPr>
                <w:rFonts w:cs="Arial"/>
                <w:sz w:val="18"/>
                <w:szCs w:val="18"/>
                <w:lang w:eastAsia="en-US"/>
              </w:rPr>
              <w:t xml:space="preserve"> and </w:t>
            </w:r>
            <w:r>
              <w:rPr>
                <w:rFonts w:cs="Arial"/>
                <w:b/>
                <w:bCs/>
                <w:sz w:val="18"/>
                <w:szCs w:val="18"/>
                <w:lang w:eastAsia="en-US"/>
              </w:rPr>
              <w:t>Shoreline Construction</w:t>
            </w:r>
            <w:r>
              <w:rPr>
                <w:rFonts w:cs="Arial"/>
                <w:sz w:val="18"/>
                <w:szCs w:val="18"/>
                <w:lang w:eastAsia="en-US"/>
              </w:rPr>
              <w:t>.</w:t>
            </w:r>
          </w:p>
          <w:p w:rsidR="001167E3" w:rsidRPr="00237FAC"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BOYSHP, NATCON on </w:t>
            </w:r>
            <w:r>
              <w:rPr>
                <w:rFonts w:cs="Arial"/>
                <w:b/>
                <w:bCs/>
                <w:sz w:val="18"/>
                <w:szCs w:val="18"/>
                <w:lang w:eastAsia="en-US"/>
              </w:rPr>
              <w:t>Mooring Buoy</w:t>
            </w:r>
            <w:r>
              <w:rPr>
                <w:rFonts w:cs="Arial"/>
                <w:sz w:val="18"/>
                <w:szCs w:val="18"/>
                <w:lang w:eastAsia="en-US"/>
              </w:rPr>
              <w:t>.</w:t>
            </w:r>
          </w:p>
        </w:tc>
        <w:tc>
          <w:tcPr>
            <w:tcW w:w="2313" w:type="dxa"/>
            <w:tcBorders>
              <w:left w:val="double" w:sz="4" w:space="0" w:color="auto"/>
            </w:tcBorders>
          </w:tcPr>
          <w:p w:rsidR="001167E3" w:rsidRPr="001073DB" w:rsidRDefault="001167E3" w:rsidP="001E20AF">
            <w:pPr>
              <w:spacing w:before="60" w:after="60"/>
              <w:rPr>
                <w:rFonts w:cs="Arial"/>
                <w:b/>
                <w:bCs/>
                <w:sz w:val="18"/>
                <w:szCs w:val="18"/>
                <w:lang w:eastAsia="en-US"/>
              </w:rPr>
            </w:pPr>
            <w:r>
              <w:rPr>
                <w:rFonts w:cs="Arial"/>
                <w:b/>
                <w:bCs/>
                <w:sz w:val="18"/>
                <w:szCs w:val="18"/>
                <w:lang w:eastAsia="en-US"/>
              </w:rPr>
              <w:t>Bollard</w:t>
            </w:r>
            <w:r>
              <w:rPr>
                <w:rFonts w:cs="Arial"/>
                <w:sz w:val="18"/>
                <w:szCs w:val="18"/>
                <w:lang w:eastAsia="en-US"/>
              </w:rPr>
              <w:t>,</w:t>
            </w:r>
            <w:r w:rsidRPr="00E2015F">
              <w:rPr>
                <w:rFonts w:cs="Arial"/>
                <w:b/>
                <w:bCs/>
                <w:sz w:val="18"/>
                <w:szCs w:val="18"/>
                <w:lang w:eastAsia="en-US"/>
              </w:rPr>
              <w:t xml:space="preserve"> </w:t>
            </w:r>
            <w:r>
              <w:rPr>
                <w:rFonts w:cs="Arial"/>
                <w:b/>
                <w:bCs/>
                <w:sz w:val="18"/>
                <w:szCs w:val="18"/>
                <w:lang w:eastAsia="en-US"/>
              </w:rPr>
              <w:t>Cable Submarine</w:t>
            </w:r>
            <w:r>
              <w:rPr>
                <w:rFonts w:cs="Arial"/>
                <w:sz w:val="18"/>
                <w:szCs w:val="18"/>
                <w:lang w:eastAsia="en-US"/>
              </w:rPr>
              <w:t xml:space="preserve">, </w:t>
            </w:r>
            <w:r>
              <w:rPr>
                <w:rFonts w:cs="Arial"/>
                <w:b/>
                <w:bCs/>
                <w:sz w:val="18"/>
                <w:szCs w:val="18"/>
                <w:lang w:eastAsia="en-US"/>
              </w:rPr>
              <w:t>Dolphin</w:t>
            </w:r>
            <w:r>
              <w:rPr>
                <w:rFonts w:cs="Arial"/>
                <w:sz w:val="18"/>
                <w:szCs w:val="18"/>
                <w:lang w:eastAsia="en-US"/>
              </w:rPr>
              <w:t xml:space="preserve">, </w:t>
            </w:r>
            <w:r>
              <w:rPr>
                <w:rFonts w:cs="Arial"/>
                <w:b/>
                <w:bCs/>
                <w:sz w:val="18"/>
                <w:szCs w:val="18"/>
                <w:lang w:eastAsia="en-US"/>
              </w:rPr>
              <w:t>Mooring Buoy</w:t>
            </w:r>
            <w:r>
              <w:rPr>
                <w:rFonts w:cs="Arial"/>
                <w:sz w:val="18"/>
                <w:szCs w:val="18"/>
                <w:lang w:eastAsia="en-US"/>
              </w:rPr>
              <w:t xml:space="preserve">, </w:t>
            </w:r>
            <w:r>
              <w:rPr>
                <w:rFonts w:cs="Arial"/>
                <w:b/>
                <w:bCs/>
                <w:sz w:val="18"/>
                <w:szCs w:val="18"/>
                <w:lang w:eastAsia="en-US"/>
              </w:rPr>
              <w:t>Pile</w:t>
            </w:r>
            <w:r>
              <w:rPr>
                <w:rFonts w:cs="Arial"/>
                <w:sz w:val="18"/>
                <w:szCs w:val="18"/>
                <w:lang w:eastAsia="en-US"/>
              </w:rPr>
              <w:t xml:space="preserve">, </w:t>
            </w:r>
            <w:r>
              <w:rPr>
                <w:rFonts w:cs="Arial"/>
                <w:b/>
                <w:bCs/>
                <w:sz w:val="18"/>
                <w:szCs w:val="18"/>
                <w:lang w:eastAsia="en-US"/>
              </w:rPr>
              <w:t>Shoreline Construction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M_ACCY</w:t>
            </w:r>
          </w:p>
        </w:tc>
        <w:tc>
          <w:tcPr>
            <w:tcW w:w="867" w:type="dxa"/>
            <w:tcBorders>
              <w:right w:val="double" w:sz="4" w:space="0" w:color="auto"/>
            </w:tcBorders>
          </w:tcPr>
          <w:p w:rsidR="001167E3" w:rsidRPr="00D3488C" w:rsidRDefault="001167E3" w:rsidP="001E20AF">
            <w:pPr>
              <w:spacing w:before="60" w:after="60"/>
              <w:jc w:val="center"/>
              <w:rPr>
                <w:rFonts w:cs="Arial"/>
                <w:b/>
                <w:bCs/>
                <w:sz w:val="18"/>
                <w:szCs w:val="18"/>
                <w:lang w:eastAsia="en-US"/>
              </w:rPr>
            </w:pPr>
            <w:r w:rsidRPr="00EF7A5A">
              <w:rPr>
                <w:rFonts w:cs="Arial"/>
                <w:sz w:val="18"/>
                <w:szCs w:val="18"/>
                <w:lang w:eastAsia="en-US"/>
              </w:rPr>
              <w:t>2.2.4.1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Pr="00F36E2C" w:rsidRDefault="001167E3" w:rsidP="001E20AF">
            <w:pPr>
              <w:spacing w:before="60" w:after="60"/>
              <w:rPr>
                <w:rFonts w:cs="Arial"/>
                <w:b/>
                <w:bCs/>
                <w:sz w:val="18"/>
                <w:szCs w:val="18"/>
                <w:lang w:eastAsia="en-US"/>
              </w:rPr>
            </w:pPr>
            <w:r>
              <w:rPr>
                <w:rFonts w:cs="Arial"/>
                <w:b/>
                <w:bCs/>
                <w:sz w:val="18"/>
                <w:szCs w:val="18"/>
                <w:lang w:eastAsia="en-US"/>
              </w:rPr>
              <w:t>Quality of Non-Bathymetric Data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M_COVR</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sidRPr="00EF7A5A">
              <w:rPr>
                <w:rFonts w:cs="Arial"/>
                <w:b/>
                <w:sz w:val="18"/>
                <w:szCs w:val="18"/>
                <w:lang w:eastAsia="en-US"/>
              </w:rPr>
              <w:t>2.2.6</w:t>
            </w:r>
            <w:r w:rsidRPr="00EF7A5A">
              <w:rPr>
                <w:rFonts w:cs="Arial"/>
                <w:sz w:val="18"/>
                <w:szCs w:val="18"/>
                <w:lang w:eastAsia="en-US"/>
              </w:rPr>
              <w:t xml:space="preserve"> 2.8.1</w:t>
            </w:r>
          </w:p>
        </w:tc>
        <w:tc>
          <w:tcPr>
            <w:tcW w:w="4976" w:type="dxa"/>
            <w:tcBorders>
              <w:left w:val="double" w:sz="4" w:space="0" w:color="auto"/>
            </w:tcBorders>
          </w:tcPr>
          <w:p w:rsidR="001167E3" w:rsidRDefault="001167E3" w:rsidP="001E20AF">
            <w:pPr>
              <w:spacing w:before="60" w:after="60"/>
              <w:rPr>
                <w:ins w:id="2129" w:author="Jeff Wootton" w:date="2024-07-26T09:53:00Z"/>
                <w:rFonts w:cs="Arial"/>
                <w:sz w:val="18"/>
                <w:szCs w:val="18"/>
                <w:lang w:eastAsia="en-US"/>
              </w:rPr>
            </w:pPr>
            <w:r>
              <w:rPr>
                <w:rFonts w:cs="Arial"/>
                <w:sz w:val="18"/>
                <w:szCs w:val="18"/>
                <w:lang w:eastAsia="en-US"/>
              </w:rPr>
              <w:t xml:space="preserve">Check values for S-101 attributes </w:t>
            </w:r>
            <w:r>
              <w:rPr>
                <w:rFonts w:cs="Arial"/>
                <w:b/>
                <w:bCs/>
                <w:sz w:val="18"/>
                <w:szCs w:val="18"/>
                <w:lang w:eastAsia="en-US"/>
              </w:rPr>
              <w:t>maximum display scale</w:t>
            </w:r>
            <w:r>
              <w:rPr>
                <w:rFonts w:cs="Arial"/>
                <w:sz w:val="18"/>
                <w:szCs w:val="18"/>
                <w:lang w:eastAsia="en-US"/>
              </w:rPr>
              <w:t xml:space="preserve">, </w:t>
            </w:r>
            <w:r w:rsidRPr="002F13AB">
              <w:rPr>
                <w:rFonts w:cs="Arial"/>
                <w:b/>
                <w:bCs/>
                <w:sz w:val="18"/>
                <w:szCs w:val="18"/>
                <w:lang w:eastAsia="en-US"/>
              </w:rPr>
              <w:t>optimum display scale</w:t>
            </w:r>
            <w:r>
              <w:rPr>
                <w:rFonts w:cs="Arial"/>
                <w:sz w:val="18"/>
                <w:szCs w:val="18"/>
                <w:lang w:eastAsia="en-US"/>
              </w:rPr>
              <w:t xml:space="preserve"> and </w:t>
            </w:r>
            <w:r>
              <w:rPr>
                <w:rFonts w:cs="Arial"/>
                <w:b/>
                <w:bCs/>
                <w:sz w:val="18"/>
                <w:szCs w:val="18"/>
                <w:lang w:eastAsia="en-US"/>
              </w:rPr>
              <w:t>minimum display scale</w:t>
            </w:r>
            <w:r>
              <w:rPr>
                <w:rFonts w:cs="Arial"/>
                <w:sz w:val="18"/>
                <w:szCs w:val="18"/>
                <w:lang w:eastAsia="en-US"/>
              </w:rPr>
              <w:t xml:space="preserve"> if the S-57 dataset has no encoded </w:t>
            </w:r>
            <w:r w:rsidRPr="002F13AB">
              <w:rPr>
                <w:rFonts w:cs="Arial"/>
                <w:b/>
                <w:bCs/>
                <w:sz w:val="18"/>
                <w:szCs w:val="18"/>
                <w:lang w:eastAsia="en-US"/>
              </w:rPr>
              <w:t>M_CSCL</w:t>
            </w:r>
            <w:r>
              <w:rPr>
                <w:rFonts w:cs="Arial"/>
                <w:sz w:val="18"/>
                <w:szCs w:val="18"/>
                <w:lang w:eastAsia="en-US"/>
              </w:rPr>
              <w:t xml:space="preserve"> Objects.</w:t>
            </w:r>
          </w:p>
          <w:p w:rsidR="0097108D" w:rsidRPr="00EA4051" w:rsidRDefault="0029141A" w:rsidP="001E20AF">
            <w:pPr>
              <w:spacing w:before="60" w:after="60"/>
              <w:rPr>
                <w:rFonts w:cs="Arial"/>
                <w:sz w:val="18"/>
                <w:szCs w:val="18"/>
                <w:lang w:eastAsia="en-US"/>
              </w:rPr>
            </w:pPr>
            <w:ins w:id="2130" w:author="Jeff Wootton" w:date="2024-07-26T09:54:00Z">
              <w:r>
                <w:rPr>
                  <w:rFonts w:cs="Arial"/>
                  <w:sz w:val="18"/>
                  <w:szCs w:val="18"/>
                  <w:lang w:eastAsia="en-US"/>
                </w:rPr>
                <w:t xml:space="preserve">Check values for </w:t>
              </w:r>
              <w:r w:rsidR="00AD10EA">
                <w:rPr>
                  <w:rFonts w:cs="Arial"/>
                  <w:sz w:val="18"/>
                  <w:szCs w:val="18"/>
                  <w:lang w:eastAsia="en-US"/>
                </w:rPr>
                <w:t xml:space="preserve">optional </w:t>
              </w:r>
              <w:r>
                <w:rPr>
                  <w:rFonts w:cs="Arial"/>
                  <w:sz w:val="18"/>
                  <w:szCs w:val="18"/>
                  <w:lang w:eastAsia="en-US"/>
                </w:rPr>
                <w:t xml:space="preserve">S-101 attribute </w:t>
              </w:r>
              <w:r>
                <w:rPr>
                  <w:rFonts w:cs="Arial"/>
                  <w:b/>
                  <w:bCs/>
                  <w:sz w:val="18"/>
                  <w:szCs w:val="18"/>
                  <w:lang w:eastAsia="en-US"/>
                </w:rPr>
                <w:t>drawing index</w:t>
              </w:r>
            </w:ins>
            <w:ins w:id="2131" w:author="Jeff Wootton" w:date="2024-07-26T09:55:00Z">
              <w:r w:rsidR="00AD10EA">
                <w:rPr>
                  <w:rFonts w:cs="Arial"/>
                  <w:sz w:val="18"/>
                  <w:szCs w:val="18"/>
                  <w:lang w:eastAsia="en-US"/>
                </w:rPr>
                <w:t>, if populated</w:t>
              </w:r>
              <w:r w:rsidR="00AD285D">
                <w:rPr>
                  <w:rFonts w:cs="Arial"/>
                  <w:sz w:val="18"/>
                  <w:szCs w:val="18"/>
                  <w:lang w:eastAsia="en-US"/>
                </w:rPr>
                <w:t>.</w:t>
              </w:r>
            </w:ins>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Data Coverage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M_CSCL</w:t>
            </w:r>
          </w:p>
        </w:tc>
        <w:tc>
          <w:tcPr>
            <w:tcW w:w="867" w:type="dxa"/>
            <w:tcBorders>
              <w:right w:val="double" w:sz="4" w:space="0" w:color="auto"/>
            </w:tcBorders>
          </w:tcPr>
          <w:p w:rsidR="001167E3" w:rsidRPr="005264C1" w:rsidRDefault="001167E3" w:rsidP="001E20AF">
            <w:pPr>
              <w:spacing w:before="60" w:after="60"/>
              <w:jc w:val="center"/>
              <w:rPr>
                <w:rFonts w:cs="Arial"/>
                <w:b/>
                <w:bCs/>
                <w:sz w:val="18"/>
                <w:szCs w:val="18"/>
                <w:lang w:eastAsia="en-US"/>
              </w:rPr>
            </w:pPr>
            <w:r w:rsidRPr="005264C1">
              <w:rPr>
                <w:rFonts w:cs="Arial"/>
                <w:b/>
                <w:bCs/>
                <w:sz w:val="18"/>
                <w:szCs w:val="18"/>
                <w:lang w:eastAsia="en-US"/>
              </w:rPr>
              <w:t>2.2.6</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Check for complete, non-overlapping </w:t>
            </w:r>
            <w:r>
              <w:rPr>
                <w:rFonts w:cs="Arial"/>
                <w:b/>
                <w:bCs/>
                <w:sz w:val="18"/>
                <w:szCs w:val="18"/>
                <w:lang w:eastAsia="en-US"/>
              </w:rPr>
              <w:t>Data Coverage</w:t>
            </w:r>
            <w:r>
              <w:rPr>
                <w:rFonts w:cs="Arial"/>
                <w:sz w:val="18"/>
                <w:szCs w:val="18"/>
                <w:lang w:eastAsia="en-US"/>
              </w:rPr>
              <w:t xml:space="preserve"> Feature(s) covering the entire dataset area covered by data.</w:t>
            </w:r>
          </w:p>
          <w:p w:rsidR="001167E3" w:rsidRDefault="001167E3" w:rsidP="001E20AF">
            <w:pPr>
              <w:spacing w:before="60" w:after="60"/>
              <w:rPr>
                <w:ins w:id="2132" w:author="Jeff Wootton" w:date="2024-07-26T09:55:00Z"/>
                <w:rFonts w:cs="Arial"/>
                <w:sz w:val="18"/>
                <w:szCs w:val="18"/>
                <w:lang w:eastAsia="en-US"/>
              </w:rPr>
            </w:pPr>
            <w:r>
              <w:rPr>
                <w:rFonts w:cs="Arial"/>
                <w:sz w:val="18"/>
                <w:szCs w:val="18"/>
                <w:lang w:eastAsia="en-US"/>
              </w:rPr>
              <w:t xml:space="preserve">Check values for S-101 attributes </w:t>
            </w:r>
            <w:r>
              <w:rPr>
                <w:rFonts w:cs="Arial"/>
                <w:b/>
                <w:bCs/>
                <w:sz w:val="18"/>
                <w:szCs w:val="18"/>
                <w:lang w:eastAsia="en-US"/>
              </w:rPr>
              <w:t>maximum display scale</w:t>
            </w:r>
            <w:r>
              <w:rPr>
                <w:rFonts w:cs="Arial"/>
                <w:sz w:val="18"/>
                <w:szCs w:val="18"/>
                <w:lang w:eastAsia="en-US"/>
              </w:rPr>
              <w:t xml:space="preserve">, </w:t>
            </w:r>
            <w:r w:rsidRPr="002F13AB">
              <w:rPr>
                <w:rFonts w:cs="Arial"/>
                <w:b/>
                <w:bCs/>
                <w:sz w:val="18"/>
                <w:szCs w:val="18"/>
                <w:lang w:eastAsia="en-US"/>
              </w:rPr>
              <w:t>optimum display scale</w:t>
            </w:r>
            <w:r>
              <w:rPr>
                <w:rFonts w:cs="Arial"/>
                <w:sz w:val="18"/>
                <w:szCs w:val="18"/>
                <w:lang w:eastAsia="en-US"/>
              </w:rPr>
              <w:t xml:space="preserve"> and </w:t>
            </w:r>
            <w:r>
              <w:rPr>
                <w:rFonts w:cs="Arial"/>
                <w:b/>
                <w:bCs/>
                <w:sz w:val="18"/>
                <w:szCs w:val="18"/>
                <w:lang w:eastAsia="en-US"/>
              </w:rPr>
              <w:t>minimum display scale</w:t>
            </w:r>
            <w:r>
              <w:rPr>
                <w:rFonts w:cs="Arial"/>
                <w:sz w:val="18"/>
                <w:szCs w:val="18"/>
                <w:lang w:eastAsia="en-US"/>
              </w:rPr>
              <w:t>.</w:t>
            </w:r>
          </w:p>
          <w:p w:rsidR="00AD285D" w:rsidRDefault="00AD285D" w:rsidP="001E20AF">
            <w:pPr>
              <w:spacing w:before="60" w:after="60"/>
              <w:rPr>
                <w:rFonts w:cs="Arial"/>
                <w:sz w:val="18"/>
                <w:szCs w:val="18"/>
                <w:lang w:eastAsia="en-US"/>
              </w:rPr>
            </w:pPr>
            <w:ins w:id="2133" w:author="Jeff Wootton" w:date="2024-07-26T09:55:00Z">
              <w:r>
                <w:rPr>
                  <w:rFonts w:cs="Arial"/>
                  <w:sz w:val="18"/>
                  <w:szCs w:val="18"/>
                  <w:lang w:eastAsia="en-US"/>
                </w:rPr>
                <w:t xml:space="preserve">Check values for optional S-101 attribute </w:t>
              </w:r>
              <w:r>
                <w:rPr>
                  <w:rFonts w:cs="Arial"/>
                  <w:b/>
                  <w:bCs/>
                  <w:sz w:val="18"/>
                  <w:szCs w:val="18"/>
                  <w:lang w:eastAsia="en-US"/>
                </w:rPr>
                <w:t>drawing index</w:t>
              </w:r>
              <w:r>
                <w:rPr>
                  <w:rFonts w:cs="Arial"/>
                  <w:sz w:val="18"/>
                  <w:szCs w:val="18"/>
                  <w:lang w:eastAsia="en-US"/>
                </w:rPr>
                <w:t>, if populated.</w:t>
              </w:r>
            </w:ins>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Data Coverage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M_HOPA</w:t>
            </w:r>
          </w:p>
        </w:tc>
        <w:tc>
          <w:tcPr>
            <w:tcW w:w="867" w:type="dxa"/>
            <w:tcBorders>
              <w:right w:val="double" w:sz="4" w:space="0" w:color="auto"/>
            </w:tcBorders>
          </w:tcPr>
          <w:p w:rsidR="001167E3" w:rsidRPr="00E85FCA" w:rsidRDefault="001167E3" w:rsidP="001E20AF">
            <w:pPr>
              <w:spacing w:before="60" w:after="60"/>
              <w:jc w:val="center"/>
              <w:rPr>
                <w:rFonts w:cs="Arial"/>
                <w:b/>
                <w:bCs/>
                <w:sz w:val="18"/>
                <w:szCs w:val="18"/>
                <w:lang w:eastAsia="en-US"/>
              </w:rPr>
            </w:pPr>
            <w:r w:rsidRPr="00E85FCA">
              <w:rPr>
                <w:rFonts w:cs="Arial"/>
                <w:b/>
                <w:bCs/>
                <w:sz w:val="18"/>
                <w:szCs w:val="18"/>
                <w:lang w:eastAsia="en-US"/>
              </w:rPr>
              <w:t>2.1.1</w:t>
            </w:r>
          </w:p>
        </w:tc>
        <w:tc>
          <w:tcPr>
            <w:tcW w:w="7289" w:type="dxa"/>
            <w:gridSpan w:val="2"/>
            <w:tcBorders>
              <w:left w:val="double" w:sz="4" w:space="0" w:color="auto"/>
            </w:tcBorders>
            <w:vAlign w:val="center"/>
          </w:tcPr>
          <w:p w:rsidR="001167E3" w:rsidRDefault="001167E3" w:rsidP="001E20AF">
            <w:pPr>
              <w:spacing w:before="60" w:after="60"/>
              <w:rPr>
                <w:rFonts w:cs="Arial"/>
                <w:b/>
                <w:bCs/>
                <w:sz w:val="18"/>
                <w:szCs w:val="18"/>
                <w:lang w:eastAsia="en-US"/>
              </w:rPr>
            </w:pPr>
            <w:r w:rsidRPr="00EF7A5A">
              <w:rPr>
                <w:rFonts w:cs="Arial"/>
                <w:sz w:val="18"/>
                <w:szCs w:val="18"/>
                <w:lang w:eastAsia="en-US"/>
              </w:rPr>
              <w:t>Will not convert to S-101.</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M_NPUB</w:t>
            </w:r>
          </w:p>
        </w:tc>
        <w:tc>
          <w:tcPr>
            <w:tcW w:w="867" w:type="dxa"/>
            <w:tcBorders>
              <w:right w:val="double" w:sz="4" w:space="0" w:color="auto"/>
            </w:tcBorders>
          </w:tcPr>
          <w:p w:rsidR="001167E3" w:rsidRPr="007E08B3" w:rsidRDefault="001167E3" w:rsidP="001E20AF">
            <w:pPr>
              <w:spacing w:before="60" w:after="60"/>
              <w:jc w:val="center"/>
              <w:rPr>
                <w:rFonts w:cs="Arial"/>
                <w:b/>
                <w:bCs/>
                <w:sz w:val="18"/>
                <w:szCs w:val="18"/>
                <w:lang w:eastAsia="en-US"/>
              </w:rPr>
            </w:pPr>
            <w:r w:rsidRPr="007E08B3">
              <w:rPr>
                <w:rFonts w:cs="Arial"/>
                <w:b/>
                <w:bCs/>
                <w:sz w:val="18"/>
                <w:szCs w:val="18"/>
                <w:lang w:eastAsia="en-US"/>
              </w:rPr>
              <w:t>2.5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Information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M_NSYS</w:t>
            </w:r>
          </w:p>
        </w:tc>
        <w:tc>
          <w:tcPr>
            <w:tcW w:w="867" w:type="dxa"/>
            <w:tcBorders>
              <w:right w:val="double" w:sz="4" w:space="0" w:color="auto"/>
            </w:tcBorders>
          </w:tcPr>
          <w:p w:rsidR="001167E3" w:rsidRPr="00A01AE3" w:rsidRDefault="001167E3" w:rsidP="001E20AF">
            <w:pPr>
              <w:spacing w:before="60" w:after="60"/>
              <w:jc w:val="center"/>
              <w:rPr>
                <w:rFonts w:cs="Arial"/>
                <w:b/>
                <w:bCs/>
                <w:sz w:val="18"/>
                <w:szCs w:val="18"/>
                <w:lang w:eastAsia="en-US"/>
              </w:rPr>
            </w:pPr>
            <w:r w:rsidRPr="00A01AE3">
              <w:rPr>
                <w:rFonts w:cs="Arial"/>
                <w:b/>
                <w:bCs/>
                <w:sz w:val="18"/>
                <w:szCs w:val="18"/>
                <w:lang w:eastAsia="en-US"/>
              </w:rPr>
              <w:t>12.2</w:t>
            </w:r>
          </w:p>
        </w:tc>
        <w:tc>
          <w:tcPr>
            <w:tcW w:w="4976" w:type="dxa"/>
            <w:tcBorders>
              <w:left w:val="double" w:sz="4" w:space="0" w:color="auto"/>
            </w:tcBorders>
          </w:tcPr>
          <w:p w:rsidR="001167E3" w:rsidRPr="00473C2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MARSYS.</w:t>
            </w:r>
          </w:p>
        </w:tc>
        <w:tc>
          <w:tcPr>
            <w:tcW w:w="2313" w:type="dxa"/>
            <w:tcBorders>
              <w:left w:val="double" w:sz="4" w:space="0" w:color="auto"/>
            </w:tcBorders>
          </w:tcPr>
          <w:p w:rsidR="001167E3" w:rsidRPr="002B4508" w:rsidRDefault="001167E3" w:rsidP="001E20AF">
            <w:pPr>
              <w:spacing w:before="60" w:after="60"/>
              <w:rPr>
                <w:rFonts w:cs="Arial"/>
                <w:b/>
                <w:bCs/>
                <w:sz w:val="18"/>
                <w:szCs w:val="18"/>
                <w:lang w:eastAsia="en-US"/>
              </w:rPr>
            </w:pPr>
            <w:r>
              <w:rPr>
                <w:rFonts w:cs="Arial"/>
                <w:b/>
                <w:bCs/>
                <w:sz w:val="18"/>
                <w:szCs w:val="18"/>
                <w:lang w:eastAsia="en-US"/>
              </w:rPr>
              <w:t>Navigational System of Marks</w:t>
            </w:r>
            <w:r>
              <w:rPr>
                <w:rFonts w:cs="Arial"/>
                <w:sz w:val="18"/>
                <w:szCs w:val="18"/>
                <w:lang w:eastAsia="en-US"/>
              </w:rPr>
              <w:t xml:space="preserve">, </w:t>
            </w:r>
            <w:r>
              <w:rPr>
                <w:rFonts w:cs="Arial"/>
                <w:b/>
                <w:bCs/>
                <w:sz w:val="18"/>
                <w:szCs w:val="18"/>
                <w:lang w:eastAsia="en-US"/>
              </w:rPr>
              <w:t>Local Direction of Buoyage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M_QUAL</w:t>
            </w:r>
          </w:p>
        </w:tc>
        <w:tc>
          <w:tcPr>
            <w:tcW w:w="867" w:type="dxa"/>
            <w:tcBorders>
              <w:right w:val="double" w:sz="4" w:space="0" w:color="auto"/>
            </w:tcBorders>
          </w:tcPr>
          <w:p w:rsidR="001167E3" w:rsidRPr="00A01AE3" w:rsidRDefault="001167E3" w:rsidP="001E20AF">
            <w:pPr>
              <w:spacing w:before="60" w:after="60"/>
              <w:jc w:val="center"/>
              <w:rPr>
                <w:rFonts w:cs="Arial"/>
                <w:b/>
                <w:bCs/>
                <w:sz w:val="18"/>
                <w:szCs w:val="18"/>
                <w:lang w:eastAsia="en-US"/>
              </w:rPr>
            </w:pPr>
            <w:r>
              <w:rPr>
                <w:rFonts w:cs="Arial"/>
                <w:sz w:val="18"/>
                <w:szCs w:val="18"/>
                <w:lang w:eastAsia="en-US"/>
              </w:rPr>
              <w:t xml:space="preserve">2.1.3 </w:t>
            </w:r>
            <w:r w:rsidRPr="00C72643">
              <w:rPr>
                <w:rFonts w:cs="Arial"/>
                <w:b/>
                <w:bCs/>
                <w:sz w:val="18"/>
                <w:szCs w:val="18"/>
                <w:lang w:eastAsia="en-US"/>
              </w:rPr>
              <w:t>2.2.3.1</w:t>
            </w:r>
            <w:r>
              <w:rPr>
                <w:rFonts w:cs="Arial"/>
                <w:sz w:val="18"/>
                <w:szCs w:val="18"/>
                <w:lang w:eastAsia="en-US"/>
              </w:rPr>
              <w:t xml:space="preserve"> 2.2.3.5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Evaluate converted values for attributes </w:t>
            </w:r>
            <w:r>
              <w:rPr>
                <w:rFonts w:cs="Arial"/>
                <w:b/>
                <w:bCs/>
                <w:sz w:val="18"/>
                <w:szCs w:val="18"/>
                <w:lang w:eastAsia="en-US"/>
              </w:rPr>
              <w:t>data assessment</w:t>
            </w:r>
            <w:r>
              <w:rPr>
                <w:rFonts w:cs="Arial"/>
                <w:sz w:val="18"/>
                <w:szCs w:val="18"/>
                <w:lang w:eastAsia="en-US"/>
              </w:rPr>
              <w:t xml:space="preserve">, </w:t>
            </w:r>
            <w:r>
              <w:rPr>
                <w:rFonts w:cs="Arial"/>
                <w:b/>
                <w:bCs/>
                <w:sz w:val="18"/>
                <w:szCs w:val="18"/>
                <w:lang w:eastAsia="en-US"/>
              </w:rPr>
              <w:t>features detected</w:t>
            </w:r>
            <w:r>
              <w:rPr>
                <w:rFonts w:cs="Arial"/>
                <w:sz w:val="18"/>
                <w:szCs w:val="18"/>
                <w:lang w:eastAsia="en-US"/>
              </w:rPr>
              <w:t xml:space="preserve"> and </w:t>
            </w:r>
            <w:r>
              <w:rPr>
                <w:rFonts w:cs="Arial"/>
                <w:b/>
                <w:bCs/>
                <w:sz w:val="18"/>
                <w:szCs w:val="18"/>
                <w:lang w:eastAsia="en-US"/>
              </w:rPr>
              <w:t>full seafloor coverage achieved</w:t>
            </w:r>
            <w:r>
              <w:rPr>
                <w:rFonts w:cs="Arial"/>
                <w:sz w:val="18"/>
                <w:szCs w:val="18"/>
                <w:lang w:eastAsia="en-US"/>
              </w:rPr>
              <w:t xml:space="preserve"> on </w:t>
            </w:r>
            <w:r>
              <w:rPr>
                <w:rFonts w:cs="Arial"/>
                <w:b/>
                <w:bCs/>
                <w:sz w:val="18"/>
                <w:szCs w:val="18"/>
                <w:lang w:eastAsia="en-US"/>
              </w:rPr>
              <w:t>Quality of Bathymetric Data</w:t>
            </w:r>
            <w:r>
              <w:rPr>
                <w:rFonts w:cs="Arial"/>
                <w:sz w:val="18"/>
                <w:szCs w:val="18"/>
                <w:lang w:eastAsia="en-US"/>
              </w:rPr>
              <w:t xml:space="preserve"> for suitability.</w:t>
            </w:r>
          </w:p>
          <w:p w:rsidR="001167E3" w:rsidRDefault="001167E3" w:rsidP="001E20AF">
            <w:pPr>
              <w:spacing w:before="60" w:after="60"/>
              <w:rPr>
                <w:rFonts w:cs="Arial"/>
                <w:sz w:val="18"/>
                <w:szCs w:val="18"/>
                <w:lang w:eastAsia="en-US"/>
              </w:rPr>
            </w:pPr>
            <w:r>
              <w:rPr>
                <w:rFonts w:cs="Arial"/>
                <w:sz w:val="18"/>
                <w:szCs w:val="18"/>
                <w:lang w:eastAsia="en-US"/>
              </w:rPr>
              <w:t xml:space="preserve">Evaluate converted values for attributes </w:t>
            </w:r>
            <w:r>
              <w:rPr>
                <w:rFonts w:cs="Arial"/>
                <w:b/>
                <w:bCs/>
                <w:sz w:val="18"/>
                <w:szCs w:val="18"/>
                <w:lang w:eastAsia="en-US"/>
              </w:rPr>
              <w:t>horizontal position uncertainty</w:t>
            </w:r>
            <w:r>
              <w:rPr>
                <w:rFonts w:cs="Arial"/>
                <w:sz w:val="18"/>
                <w:szCs w:val="18"/>
                <w:lang w:eastAsia="en-US"/>
              </w:rPr>
              <w:t xml:space="preserve"> and </w:t>
            </w:r>
            <w:r>
              <w:rPr>
                <w:rFonts w:cs="Arial"/>
                <w:b/>
                <w:bCs/>
                <w:sz w:val="18"/>
                <w:szCs w:val="18"/>
                <w:lang w:eastAsia="en-US"/>
              </w:rPr>
              <w:t>vertical uncertainty</w:t>
            </w:r>
            <w:r>
              <w:rPr>
                <w:rFonts w:cs="Arial"/>
                <w:sz w:val="18"/>
                <w:szCs w:val="18"/>
                <w:lang w:eastAsia="en-US"/>
              </w:rPr>
              <w:t xml:space="preserve"> on associated </w:t>
            </w:r>
            <w:r>
              <w:rPr>
                <w:rFonts w:cs="Arial"/>
                <w:b/>
                <w:bCs/>
                <w:sz w:val="18"/>
                <w:szCs w:val="18"/>
                <w:lang w:eastAsia="en-US"/>
              </w:rPr>
              <w:t>Spatial Quality</w:t>
            </w:r>
            <w:r>
              <w:rPr>
                <w:rFonts w:cs="Arial"/>
                <w:sz w:val="18"/>
                <w:szCs w:val="18"/>
                <w:lang w:eastAsia="en-US"/>
              </w:rPr>
              <w:t xml:space="preserve"> for suitability</w:t>
            </w:r>
            <w:ins w:id="2134" w:author="Jeff Wootton" w:date="2024-07-26T12:09:00Z">
              <w:r w:rsidR="007F20A4">
                <w:rPr>
                  <w:rFonts w:cs="Arial"/>
                  <w:sz w:val="18"/>
                  <w:szCs w:val="18"/>
                  <w:lang w:eastAsia="en-US"/>
                </w:rPr>
                <w:t xml:space="preserve"> and possible </w:t>
              </w:r>
            </w:ins>
            <w:ins w:id="2135" w:author="Jeff Wootton" w:date="2024-07-26T12:29:00Z">
              <w:r w:rsidR="00D5521F">
                <w:rPr>
                  <w:rFonts w:cs="Arial"/>
                  <w:sz w:val="18"/>
                  <w:szCs w:val="18"/>
                  <w:lang w:eastAsia="en-US"/>
                </w:rPr>
                <w:t xml:space="preserve">alternate </w:t>
              </w:r>
            </w:ins>
            <w:ins w:id="2136" w:author="Jeff Wootton" w:date="2024-07-26T12:10:00Z">
              <w:r w:rsidR="00CA0FAF">
                <w:rPr>
                  <w:rFonts w:cs="Arial"/>
                  <w:sz w:val="18"/>
                  <w:szCs w:val="18"/>
                  <w:lang w:eastAsia="en-US"/>
                </w:rPr>
                <w:t xml:space="preserve">encoding on the associated </w:t>
              </w:r>
              <w:r w:rsidR="00CA0FAF">
                <w:rPr>
                  <w:rFonts w:cs="Arial"/>
                  <w:b/>
                  <w:bCs/>
                  <w:sz w:val="18"/>
                  <w:szCs w:val="18"/>
                  <w:lang w:eastAsia="en-US"/>
                </w:rPr>
                <w:t>Quality of Bathymetric Data</w:t>
              </w:r>
              <w:r w:rsidR="00EC44ED">
                <w:rPr>
                  <w:rFonts w:cs="Arial"/>
                  <w:sz w:val="18"/>
                  <w:szCs w:val="18"/>
                  <w:lang w:eastAsia="en-US"/>
                </w:rPr>
                <w:t xml:space="preserve"> itself</w:t>
              </w:r>
            </w:ins>
            <w:r>
              <w:rPr>
                <w:rFonts w:cs="Arial"/>
                <w:sz w:val="18"/>
                <w:szCs w:val="18"/>
                <w:lang w:eastAsia="en-US"/>
              </w:rPr>
              <w:t>.</w:t>
            </w:r>
          </w:p>
          <w:p w:rsidR="001167E3" w:rsidRPr="008A7229" w:rsidRDefault="001167E3" w:rsidP="001E20AF">
            <w:pPr>
              <w:spacing w:before="60" w:after="60"/>
              <w:rPr>
                <w:rFonts w:cs="Arial"/>
                <w:sz w:val="18"/>
                <w:szCs w:val="18"/>
                <w:lang w:eastAsia="en-US"/>
              </w:rPr>
            </w:pPr>
            <w:r>
              <w:rPr>
                <w:rFonts w:cs="Arial"/>
                <w:sz w:val="18"/>
                <w:szCs w:val="18"/>
                <w:lang w:eastAsia="en-US"/>
              </w:rPr>
              <w:t>Attribute TECSOU will not be converted.</w:t>
            </w:r>
          </w:p>
        </w:tc>
        <w:tc>
          <w:tcPr>
            <w:tcW w:w="2313" w:type="dxa"/>
            <w:tcBorders>
              <w:left w:val="double" w:sz="4" w:space="0" w:color="auto"/>
            </w:tcBorders>
          </w:tcPr>
          <w:p w:rsidR="001167E3" w:rsidRPr="00731144" w:rsidRDefault="001167E3" w:rsidP="001E20AF">
            <w:pPr>
              <w:spacing w:before="60" w:after="60"/>
              <w:rPr>
                <w:rFonts w:cs="Arial"/>
                <w:b/>
                <w:bCs/>
                <w:sz w:val="18"/>
                <w:szCs w:val="18"/>
                <w:lang w:eastAsia="en-US"/>
              </w:rPr>
            </w:pPr>
            <w:r>
              <w:rPr>
                <w:rFonts w:cs="Arial"/>
                <w:b/>
                <w:bCs/>
                <w:sz w:val="18"/>
                <w:szCs w:val="18"/>
                <w:lang w:eastAsia="en-US"/>
              </w:rPr>
              <w:t>Quality of Bathymetric Data</w:t>
            </w:r>
            <w:r>
              <w:rPr>
                <w:rFonts w:cs="Arial"/>
                <w:sz w:val="18"/>
                <w:szCs w:val="18"/>
                <w:lang w:eastAsia="en-US"/>
              </w:rPr>
              <w:t xml:space="preserve">, </w:t>
            </w:r>
            <w:r>
              <w:rPr>
                <w:rFonts w:cs="Arial"/>
                <w:b/>
                <w:bCs/>
                <w:sz w:val="18"/>
                <w:szCs w:val="18"/>
                <w:lang w:eastAsia="en-US"/>
              </w:rPr>
              <w:t>Spatial Quality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M_SDAT</w:t>
            </w:r>
          </w:p>
        </w:tc>
        <w:tc>
          <w:tcPr>
            <w:tcW w:w="867" w:type="dxa"/>
            <w:tcBorders>
              <w:right w:val="double" w:sz="4" w:space="0" w:color="auto"/>
            </w:tcBorders>
          </w:tcPr>
          <w:p w:rsidR="001167E3" w:rsidRPr="00AB74F0" w:rsidRDefault="001167E3" w:rsidP="001E20AF">
            <w:pPr>
              <w:spacing w:before="60" w:after="60"/>
              <w:jc w:val="center"/>
              <w:rPr>
                <w:rFonts w:cs="Arial"/>
                <w:b/>
                <w:bCs/>
                <w:sz w:val="18"/>
                <w:szCs w:val="18"/>
                <w:lang w:eastAsia="en-US"/>
              </w:rPr>
            </w:pPr>
            <w:r w:rsidRPr="00AB74F0">
              <w:rPr>
                <w:rFonts w:cs="Arial"/>
                <w:b/>
                <w:bCs/>
                <w:sz w:val="18"/>
                <w:szCs w:val="18"/>
                <w:lang w:eastAsia="en-US"/>
              </w:rPr>
              <w:t>2.1.3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Ensure allowable values are populated for SDAT and VERDAT.</w:t>
            </w:r>
          </w:p>
          <w:p w:rsidR="001167E3" w:rsidRPr="009C2DDB" w:rsidRDefault="001167E3" w:rsidP="001E20AF">
            <w:pPr>
              <w:spacing w:before="60" w:after="60"/>
              <w:rPr>
                <w:rFonts w:cs="Arial"/>
                <w:sz w:val="18"/>
                <w:szCs w:val="18"/>
                <w:lang w:eastAsia="en-US"/>
              </w:rPr>
            </w:pPr>
            <w:r>
              <w:rPr>
                <w:rFonts w:cs="Arial"/>
                <w:sz w:val="18"/>
                <w:szCs w:val="18"/>
                <w:lang w:eastAsia="en-US"/>
              </w:rPr>
              <w:t xml:space="preserve">Ensure complete, non-overlapping coverage of </w:t>
            </w:r>
            <w:r>
              <w:rPr>
                <w:rFonts w:cs="Arial"/>
                <w:b/>
                <w:bCs/>
                <w:sz w:val="18"/>
                <w:szCs w:val="18"/>
                <w:lang w:eastAsia="en-US"/>
              </w:rPr>
              <w:t>Sounding Datum</w:t>
            </w:r>
            <w:r>
              <w:rPr>
                <w:rFonts w:cs="Arial"/>
                <w:sz w:val="18"/>
                <w:szCs w:val="18"/>
                <w:lang w:eastAsia="en-US"/>
              </w:rPr>
              <w:t xml:space="preserve"> for areas of bathymetry.</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Sounding Datum</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M_SREL</w:t>
            </w:r>
          </w:p>
        </w:tc>
        <w:tc>
          <w:tcPr>
            <w:tcW w:w="867" w:type="dxa"/>
            <w:tcBorders>
              <w:right w:val="double" w:sz="4" w:space="0" w:color="auto"/>
            </w:tcBorders>
          </w:tcPr>
          <w:p w:rsidR="001167E3" w:rsidRPr="00FE2286" w:rsidRDefault="001167E3" w:rsidP="001E20AF">
            <w:pPr>
              <w:spacing w:before="60" w:after="60"/>
              <w:jc w:val="center"/>
              <w:rPr>
                <w:rFonts w:cs="Arial"/>
                <w:sz w:val="18"/>
                <w:szCs w:val="18"/>
                <w:lang w:eastAsia="en-US"/>
              </w:rPr>
            </w:pPr>
            <w:r w:rsidRPr="00FE2286">
              <w:rPr>
                <w:rFonts w:cs="Arial"/>
                <w:b/>
                <w:bCs/>
                <w:sz w:val="18"/>
                <w:szCs w:val="18"/>
                <w:lang w:eastAsia="en-US"/>
              </w:rPr>
              <w:t>2.2.3.2</w:t>
            </w:r>
            <w:r>
              <w:rPr>
                <w:rFonts w:cs="Arial"/>
                <w:sz w:val="18"/>
                <w:szCs w:val="18"/>
                <w:lang w:eastAsia="en-US"/>
              </w:rPr>
              <w:t xml:space="preserve"> 2.2.5.1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TECSOU will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QUAPOS.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Quality of Survey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M_VDAT</w:t>
            </w:r>
          </w:p>
        </w:tc>
        <w:tc>
          <w:tcPr>
            <w:tcW w:w="867" w:type="dxa"/>
            <w:tcBorders>
              <w:right w:val="double" w:sz="4" w:space="0" w:color="auto"/>
            </w:tcBorders>
          </w:tcPr>
          <w:p w:rsidR="001167E3" w:rsidRPr="005D4571" w:rsidRDefault="001167E3" w:rsidP="001E20AF">
            <w:pPr>
              <w:spacing w:before="60" w:after="60"/>
              <w:jc w:val="center"/>
              <w:rPr>
                <w:rFonts w:cs="Arial"/>
                <w:b/>
                <w:bCs/>
                <w:sz w:val="18"/>
                <w:szCs w:val="18"/>
                <w:lang w:eastAsia="en-US"/>
              </w:rPr>
            </w:pPr>
            <w:r w:rsidRPr="005D4571">
              <w:rPr>
                <w:rFonts w:cs="Arial"/>
                <w:b/>
                <w:bCs/>
                <w:sz w:val="18"/>
                <w:szCs w:val="18"/>
                <w:lang w:eastAsia="en-US"/>
              </w:rPr>
              <w:t>2.1.2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Ensure allowable values are populated for VDAT and VERDAT.</w:t>
            </w:r>
          </w:p>
          <w:p w:rsidR="001167E3" w:rsidRDefault="001167E3" w:rsidP="001E20AF">
            <w:pPr>
              <w:spacing w:before="60" w:after="60"/>
              <w:rPr>
                <w:rFonts w:cs="Arial"/>
                <w:sz w:val="18"/>
                <w:szCs w:val="18"/>
                <w:lang w:eastAsia="en-US"/>
              </w:rPr>
            </w:pPr>
            <w:r>
              <w:rPr>
                <w:rFonts w:cs="Arial"/>
                <w:sz w:val="18"/>
                <w:szCs w:val="18"/>
                <w:lang w:eastAsia="en-US"/>
              </w:rPr>
              <w:t xml:space="preserve">Ensure complete, non-overlapping coverage of </w:t>
            </w:r>
            <w:r>
              <w:rPr>
                <w:rFonts w:cs="Arial"/>
                <w:b/>
                <w:bCs/>
                <w:sz w:val="18"/>
                <w:szCs w:val="18"/>
                <w:lang w:eastAsia="en-US"/>
              </w:rPr>
              <w:t>Vertical Datum</w:t>
            </w:r>
            <w:r>
              <w:rPr>
                <w:rFonts w:cs="Arial"/>
                <w:sz w:val="18"/>
                <w:szCs w:val="18"/>
                <w:lang w:eastAsia="en-US"/>
              </w:rPr>
              <w:t xml:space="preserve"> for the entire area of data coverage.</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Baltic Sea chart datum 2000).</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Vertical Datum</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NAVLNE</w:t>
            </w:r>
          </w:p>
        </w:tc>
        <w:tc>
          <w:tcPr>
            <w:tcW w:w="867" w:type="dxa"/>
            <w:tcBorders>
              <w:right w:val="double" w:sz="4" w:space="0" w:color="auto"/>
            </w:tcBorders>
          </w:tcPr>
          <w:p w:rsidR="001167E3" w:rsidRPr="000D6E31" w:rsidRDefault="001167E3" w:rsidP="001E20AF">
            <w:pPr>
              <w:spacing w:before="60" w:after="60"/>
              <w:jc w:val="center"/>
              <w:rPr>
                <w:rFonts w:cs="Arial"/>
                <w:b/>
                <w:bCs/>
                <w:sz w:val="18"/>
                <w:szCs w:val="18"/>
                <w:lang w:eastAsia="en-US"/>
              </w:rPr>
            </w:pPr>
            <w:r w:rsidRPr="000D6E31">
              <w:rPr>
                <w:rFonts w:cs="Arial"/>
                <w:b/>
                <w:bCs/>
                <w:sz w:val="18"/>
                <w:szCs w:val="18"/>
                <w:lang w:eastAsia="en-US"/>
              </w:rPr>
              <w:t>10.1.1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measured distance).</w:t>
            </w:r>
          </w:p>
        </w:tc>
        <w:tc>
          <w:tcPr>
            <w:tcW w:w="2313" w:type="dxa"/>
            <w:tcBorders>
              <w:left w:val="double" w:sz="4" w:space="0" w:color="auto"/>
            </w:tcBorders>
          </w:tcPr>
          <w:p w:rsidR="001167E3" w:rsidRDefault="000F4AD8" w:rsidP="001E20AF">
            <w:pPr>
              <w:spacing w:before="60" w:after="60"/>
              <w:rPr>
                <w:rFonts w:cs="Arial"/>
                <w:b/>
                <w:bCs/>
                <w:sz w:val="18"/>
                <w:szCs w:val="18"/>
                <w:lang w:eastAsia="en-US"/>
              </w:rPr>
            </w:pPr>
            <w:ins w:id="2137" w:author="Jeff Wootton" w:date="2024-07-25T15:29:00Z">
              <w:r>
                <w:rPr>
                  <w:rFonts w:cs="Arial"/>
                  <w:b/>
                  <w:bCs/>
                  <w:sz w:val="18"/>
                  <w:szCs w:val="18"/>
                  <w:lang w:eastAsia="en-US"/>
                </w:rPr>
                <w:t>Navigation Line</w:t>
              </w:r>
            </w:ins>
          </w:p>
        </w:tc>
      </w:tr>
      <w:tr w:rsidR="001167E3" w:rsidRPr="00645C83" w:rsidTr="00EA4051">
        <w:tblPrEx>
          <w:tblW w:w="9408" w:type="dxa"/>
          <w:jc w:val="center"/>
          <w:tblPrExChange w:id="2138" w:author="Jeff Wootton" w:date="2024-10-10T06:44:00Z">
            <w:tblPrEx>
              <w:tblW w:w="9408" w:type="dxa"/>
              <w:jc w:val="center"/>
            </w:tblPrEx>
          </w:tblPrExChange>
        </w:tblPrEx>
        <w:trPr>
          <w:jc w:val="center"/>
          <w:trPrChange w:id="2139" w:author="Jeff Wootton" w:date="2024-10-10T06:44:00Z">
            <w:trPr>
              <w:cantSplit/>
              <w:jc w:val="center"/>
            </w:trPr>
          </w:trPrChange>
        </w:trPr>
        <w:tc>
          <w:tcPr>
            <w:tcW w:w="1252" w:type="dxa"/>
            <w:tcPrChange w:id="2140" w:author="Jeff Wootton" w:date="2024-10-10T06:44:00Z">
              <w:tcPr>
                <w:tcW w:w="1252" w:type="dxa"/>
              </w:tcPr>
            </w:tcPrChange>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OBSTRN</w:t>
            </w:r>
          </w:p>
        </w:tc>
        <w:tc>
          <w:tcPr>
            <w:tcW w:w="867" w:type="dxa"/>
            <w:tcBorders>
              <w:right w:val="double" w:sz="4" w:space="0" w:color="auto"/>
            </w:tcBorders>
            <w:tcPrChange w:id="2141" w:author="Jeff Wootton" w:date="2024-10-10T06:44:00Z">
              <w:tcPr>
                <w:tcW w:w="867" w:type="dxa"/>
                <w:tcBorders>
                  <w:right w:val="double" w:sz="4" w:space="0" w:color="auto"/>
                </w:tcBorders>
              </w:tcPr>
            </w:tcPrChange>
          </w:tcPr>
          <w:p w:rsidR="001167E3" w:rsidRPr="00717B33" w:rsidRDefault="001167E3" w:rsidP="001E20AF">
            <w:pPr>
              <w:spacing w:before="60" w:after="60"/>
              <w:jc w:val="center"/>
              <w:rPr>
                <w:rFonts w:cs="Arial"/>
                <w:b/>
                <w:bCs/>
                <w:sz w:val="18"/>
                <w:szCs w:val="18"/>
                <w:lang w:eastAsia="en-US"/>
              </w:rPr>
            </w:pPr>
            <w:r w:rsidRPr="00717B33">
              <w:rPr>
                <w:rFonts w:cs="Arial"/>
                <w:b/>
                <w:bCs/>
                <w:sz w:val="18"/>
                <w:szCs w:val="18"/>
                <w:lang w:eastAsia="en-US"/>
              </w:rPr>
              <w:t>6.2.2</w:t>
            </w:r>
          </w:p>
        </w:tc>
        <w:tc>
          <w:tcPr>
            <w:tcW w:w="4976" w:type="dxa"/>
            <w:tcBorders>
              <w:left w:val="double" w:sz="4" w:space="0" w:color="auto"/>
            </w:tcBorders>
            <w:tcPrChange w:id="2142" w:author="Jeff Wootton" w:date="2024-10-10T06:44:00Z">
              <w:tcPr>
                <w:tcW w:w="4976" w:type="dxa"/>
                <w:tcBorders>
                  <w:left w:val="double" w:sz="4" w:space="0" w:color="auto"/>
                </w:tcBorders>
              </w:tcPr>
            </w:tcPrChange>
          </w:tcPr>
          <w:p w:rsidR="001167E3" w:rsidRDefault="001167E3" w:rsidP="001E20AF">
            <w:pPr>
              <w:spacing w:before="60" w:after="60"/>
              <w:rPr>
                <w:rFonts w:cs="Arial"/>
                <w:sz w:val="18"/>
                <w:szCs w:val="18"/>
                <w:lang w:eastAsia="en-US"/>
              </w:rPr>
            </w:pPr>
            <w:r>
              <w:rPr>
                <w:rFonts w:cs="Arial"/>
                <w:sz w:val="18"/>
                <w:szCs w:val="18"/>
                <w:lang w:eastAsia="en-US"/>
              </w:rPr>
              <w:t xml:space="preserve">Attributes NATCON and NATQUA will not be converted for </w:t>
            </w:r>
            <w:r>
              <w:rPr>
                <w:rFonts w:cs="Arial"/>
                <w:b/>
                <w:bCs/>
                <w:sz w:val="18"/>
                <w:szCs w:val="18"/>
                <w:lang w:eastAsia="en-US"/>
              </w:rPr>
              <w:t>Obstruction</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 xml:space="preserve">Attributes </w:t>
            </w:r>
            <w:r w:rsidRPr="00E5074F">
              <w:rPr>
                <w:rFonts w:cs="Arial"/>
                <w:sz w:val="18"/>
                <w:szCs w:val="18"/>
                <w:lang w:eastAsia="en-US"/>
              </w:rPr>
              <w:t>CONDTN, EXPSOU, NATCON, NATQUA, NATSUR, PRODCT, VERLEN and WATLEV</w:t>
            </w:r>
            <w:r>
              <w:rPr>
                <w:rFonts w:cs="Arial"/>
                <w:sz w:val="18"/>
                <w:szCs w:val="18"/>
                <w:lang w:eastAsia="en-US"/>
              </w:rPr>
              <w:t xml:space="preserve"> will not be converted for </w:t>
            </w:r>
            <w:r>
              <w:rPr>
                <w:rFonts w:cs="Arial"/>
                <w:b/>
                <w:bCs/>
                <w:sz w:val="18"/>
                <w:szCs w:val="18"/>
                <w:lang w:eastAsia="en-US"/>
              </w:rPr>
              <w:t>Foul Ground</w:t>
            </w:r>
            <w:r>
              <w:rPr>
                <w:rFonts w:cs="Arial"/>
                <w:sz w:val="18"/>
                <w:szCs w:val="18"/>
                <w:lang w:eastAsia="en-US"/>
              </w:rPr>
              <w:t>.</w:t>
            </w:r>
          </w:p>
          <w:p w:rsidR="001167E3" w:rsidRDefault="001167E3" w:rsidP="001E20AF">
            <w:pPr>
              <w:spacing w:before="60" w:after="60"/>
              <w:rPr>
                <w:ins w:id="2143" w:author="Jeff Wootton" w:date="2024-08-02T12:08:00Z"/>
                <w:rFonts w:cs="Arial"/>
                <w:sz w:val="18"/>
                <w:szCs w:val="18"/>
                <w:lang w:eastAsia="en-US"/>
              </w:rPr>
            </w:pPr>
            <w:r>
              <w:rPr>
                <w:rFonts w:cs="Arial"/>
                <w:sz w:val="18"/>
                <w:szCs w:val="18"/>
                <w:lang w:eastAsia="en-US"/>
              </w:rPr>
              <w:t xml:space="preserve">Attributes </w:t>
            </w:r>
            <w:r w:rsidRPr="006708E2">
              <w:rPr>
                <w:rFonts w:cs="Arial"/>
                <w:sz w:val="18"/>
                <w:szCs w:val="18"/>
                <w:lang w:eastAsia="en-US"/>
              </w:rPr>
              <w:t>CATOBS, EXPSOU, NATQUA, NATSUR, PRODCT, QUASOU, SOUACC, TECSOU and VALSOU</w:t>
            </w:r>
            <w:r>
              <w:rPr>
                <w:rFonts w:cs="Arial"/>
                <w:sz w:val="18"/>
                <w:szCs w:val="18"/>
                <w:lang w:eastAsia="en-US"/>
              </w:rPr>
              <w:t xml:space="preserve"> will not be converted for </w:t>
            </w:r>
            <w:r>
              <w:rPr>
                <w:rFonts w:cs="Arial"/>
                <w:b/>
                <w:bCs/>
                <w:sz w:val="18"/>
                <w:szCs w:val="18"/>
                <w:lang w:eastAsia="en-US"/>
              </w:rPr>
              <w:t>Dam</w:t>
            </w:r>
            <w:r>
              <w:rPr>
                <w:rFonts w:cs="Arial"/>
                <w:sz w:val="18"/>
                <w:szCs w:val="18"/>
                <w:lang w:eastAsia="en-US"/>
              </w:rPr>
              <w:t>.</w:t>
            </w:r>
          </w:p>
          <w:p w:rsidR="003A31E1" w:rsidRPr="00BC632E" w:rsidDel="000733B4" w:rsidRDefault="003A31E1" w:rsidP="001E20AF">
            <w:pPr>
              <w:spacing w:before="60" w:after="60"/>
              <w:rPr>
                <w:del w:id="2144" w:author="Jeff Wootton" w:date="2024-08-02T12:17:00Z"/>
                <w:rFonts w:cs="Arial"/>
                <w:sz w:val="18"/>
                <w:szCs w:val="18"/>
                <w:lang w:eastAsia="en-US"/>
              </w:rPr>
            </w:pPr>
          </w:p>
          <w:p w:rsidR="001167E3" w:rsidDel="00E649FA" w:rsidRDefault="001167E3" w:rsidP="001E20AF">
            <w:pPr>
              <w:spacing w:before="60" w:after="60"/>
              <w:rPr>
                <w:del w:id="2145" w:author="Jeff Wootton" w:date="2024-09-11T08:44:00Z"/>
                <w:rFonts w:cs="Arial"/>
                <w:bCs/>
                <w:sz w:val="18"/>
                <w:szCs w:val="18"/>
                <w:lang w:eastAsia="en-US"/>
              </w:rPr>
            </w:pPr>
            <w:del w:id="2146" w:author="Jeff Wootton" w:date="2024-09-11T08:44:00Z">
              <w:r w:rsidDel="00E649FA">
                <w:rPr>
                  <w:rFonts w:cs="Arial"/>
                  <w:sz w:val="18"/>
                  <w:szCs w:val="18"/>
                  <w:lang w:eastAsia="en-US"/>
                </w:rPr>
                <w:delText xml:space="preserve">Reconcile requirement for mandatory encoding of </w:delText>
              </w:r>
              <w:r w:rsidRPr="00482196" w:rsidDel="00E649FA">
                <w:rPr>
                  <w:rFonts w:cs="Arial"/>
                  <w:b/>
                  <w:sz w:val="18"/>
                  <w:szCs w:val="18"/>
                  <w:lang w:eastAsia="en-US"/>
                </w:rPr>
                <w:delText>vertical uncertainty</w:delText>
              </w:r>
              <w:r w:rsidRPr="00482196" w:rsidDel="00E649FA">
                <w:rPr>
                  <w:rFonts w:cs="Arial"/>
                  <w:sz w:val="18"/>
                  <w:szCs w:val="18"/>
                  <w:lang w:eastAsia="en-US"/>
                </w:rPr>
                <w:delText>/</w:delText>
              </w:r>
              <w:r w:rsidRPr="00482196" w:rsidDel="00E649FA">
                <w:rPr>
                  <w:rFonts w:cs="Arial"/>
                  <w:b/>
                  <w:sz w:val="18"/>
                  <w:szCs w:val="18"/>
                  <w:lang w:eastAsia="en-US"/>
                </w:rPr>
                <w:delText>uncertainty fixed</w:delText>
              </w:r>
              <w:r w:rsidDel="00E649FA">
                <w:rPr>
                  <w:rFonts w:cs="Arial"/>
                  <w:bCs/>
                  <w:sz w:val="18"/>
                  <w:szCs w:val="18"/>
                  <w:lang w:eastAsia="en-US"/>
                </w:rPr>
                <w:delText xml:space="preserve"> </w:delText>
              </w:r>
            </w:del>
            <w:del w:id="2147" w:author="Jeff Wootton" w:date="2024-07-30T12:16:00Z">
              <w:r w:rsidDel="00904136">
                <w:rPr>
                  <w:rFonts w:cs="Arial"/>
                  <w:bCs/>
                  <w:sz w:val="18"/>
                  <w:szCs w:val="18"/>
                  <w:lang w:eastAsia="en-US"/>
                </w:rPr>
                <w:delText xml:space="preserve">and </w:delText>
              </w:r>
              <w:r w:rsidDel="00904136">
                <w:rPr>
                  <w:rFonts w:cs="Arial"/>
                  <w:b/>
                  <w:sz w:val="18"/>
                  <w:szCs w:val="18"/>
                  <w:lang w:eastAsia="en-US"/>
                </w:rPr>
                <w:delText>display uncertainties</w:delText>
              </w:r>
              <w:r w:rsidDel="00904136">
                <w:rPr>
                  <w:rFonts w:cs="Arial"/>
                  <w:bCs/>
                  <w:sz w:val="18"/>
                  <w:szCs w:val="18"/>
                  <w:lang w:eastAsia="en-US"/>
                </w:rPr>
                <w:delText xml:space="preserve"> </w:delText>
              </w:r>
            </w:del>
            <w:del w:id="2148" w:author="Jeff Wootton" w:date="2024-09-11T08:44:00Z">
              <w:r w:rsidDel="00E649FA">
                <w:rPr>
                  <w:rFonts w:cs="Arial"/>
                  <w:bCs/>
                  <w:sz w:val="18"/>
                  <w:szCs w:val="18"/>
                  <w:lang w:eastAsia="en-US"/>
                </w:rPr>
                <w:delText xml:space="preserve">for all </w:delText>
              </w:r>
              <w:r w:rsidDel="00E649FA">
                <w:rPr>
                  <w:rFonts w:cs="Arial"/>
                  <w:b/>
                  <w:sz w:val="18"/>
                  <w:szCs w:val="18"/>
                  <w:lang w:eastAsia="en-US"/>
                </w:rPr>
                <w:delText>Obstruction</w:delText>
              </w:r>
              <w:r w:rsidDel="00E649FA">
                <w:rPr>
                  <w:rFonts w:cs="Arial"/>
                  <w:bCs/>
                  <w:sz w:val="18"/>
                  <w:szCs w:val="18"/>
                  <w:lang w:eastAsia="en-US"/>
                </w:rPr>
                <w:delText xml:space="preserve"> and </w:delText>
              </w:r>
              <w:r w:rsidDel="00E649FA">
                <w:rPr>
                  <w:rFonts w:cs="Arial"/>
                  <w:b/>
                  <w:sz w:val="18"/>
                  <w:szCs w:val="18"/>
                  <w:lang w:eastAsia="en-US"/>
                </w:rPr>
                <w:delText>Foul Ground</w:delText>
              </w:r>
              <w:r w:rsidDel="00E649FA">
                <w:rPr>
                  <w:rFonts w:cs="Arial"/>
                  <w:bCs/>
                  <w:sz w:val="18"/>
                  <w:szCs w:val="18"/>
                  <w:lang w:eastAsia="en-US"/>
                </w:rPr>
                <w:delText xml:space="preserve"> of depth 30 metres or less.</w:delText>
              </w:r>
            </w:del>
          </w:p>
          <w:p w:rsidR="001167E3" w:rsidRDefault="001167E3" w:rsidP="001E20AF">
            <w:pPr>
              <w:spacing w:before="60" w:after="60"/>
              <w:rPr>
                <w:rFonts w:cs="Arial"/>
                <w:sz w:val="18"/>
                <w:szCs w:val="18"/>
                <w:lang w:eastAsia="en-US"/>
              </w:rPr>
            </w:pPr>
            <w:r>
              <w:rPr>
                <w:rFonts w:cs="Arial"/>
                <w:b/>
                <w:bCs/>
                <w:sz w:val="18"/>
                <w:szCs w:val="18"/>
                <w:lang w:eastAsia="en-US"/>
              </w:rPr>
              <w:t>OBSTRN</w:t>
            </w:r>
            <w:r>
              <w:rPr>
                <w:rFonts w:cs="Arial"/>
                <w:sz w:val="18"/>
                <w:szCs w:val="18"/>
                <w:lang w:eastAsia="en-US"/>
              </w:rPr>
              <w:t xml:space="preserve"> of geometric primitive point encoded to represent gridiron or a road should not be converted.</w:t>
            </w:r>
          </w:p>
          <w:p w:rsidR="001167E3" w:rsidRDefault="001167E3" w:rsidP="001E20AF">
            <w:pPr>
              <w:spacing w:before="60" w:after="60"/>
              <w:rPr>
                <w:ins w:id="2149" w:author="Jeff Wootton" w:date="2024-08-02T12:17:00Z"/>
                <w:rFonts w:cs="Arial"/>
                <w:sz w:val="18"/>
                <w:szCs w:val="18"/>
                <w:lang w:eastAsia="en-US"/>
              </w:rPr>
            </w:pPr>
            <w:r>
              <w:rPr>
                <w:rFonts w:cs="Arial"/>
                <w:sz w:val="18"/>
                <w:szCs w:val="18"/>
                <w:lang w:eastAsia="en-US"/>
              </w:rPr>
              <w:t>Standardised text string for INFORM (for active submarine volcano).</w:t>
            </w:r>
          </w:p>
          <w:p w:rsidR="000733B4" w:rsidRPr="000733B4" w:rsidRDefault="000733B4" w:rsidP="001E20AF">
            <w:pPr>
              <w:spacing w:before="60" w:after="60"/>
              <w:rPr>
                <w:rFonts w:cs="Arial"/>
                <w:sz w:val="18"/>
                <w:szCs w:val="18"/>
                <w:lang w:eastAsia="en-US"/>
              </w:rPr>
            </w:pPr>
            <w:ins w:id="2150" w:author="Jeff Wootton" w:date="2024-08-02T12:17:00Z">
              <w:r>
                <w:rPr>
                  <w:rFonts w:cs="Arial"/>
                  <w:sz w:val="18"/>
                  <w:szCs w:val="18"/>
                  <w:lang w:eastAsia="en-US"/>
                </w:rPr>
                <w:t xml:space="preserve">Assess appropriateness of populated value of “system” attribute </w:t>
              </w:r>
              <w:r>
                <w:rPr>
                  <w:rFonts w:cs="Arial"/>
                  <w:b/>
                  <w:bCs/>
                  <w:sz w:val="18"/>
                  <w:szCs w:val="18"/>
                  <w:lang w:eastAsia="en-US"/>
                </w:rPr>
                <w:t>default clearance depth</w:t>
              </w:r>
              <w:r>
                <w:rPr>
                  <w:rFonts w:cs="Arial"/>
                  <w:sz w:val="18"/>
                  <w:szCs w:val="18"/>
                  <w:lang w:eastAsia="en-US"/>
                </w:rPr>
                <w:t xml:space="preserve"> for </w:t>
              </w:r>
              <w:r w:rsidRPr="0046664F">
                <w:rPr>
                  <w:rFonts w:cs="Arial"/>
                  <w:b/>
                  <w:bCs/>
                  <w:sz w:val="18"/>
                  <w:szCs w:val="18"/>
                  <w:lang w:eastAsia="en-US"/>
                </w:rPr>
                <w:t>Obstruction</w:t>
              </w:r>
              <w:r>
                <w:rPr>
                  <w:rFonts w:cs="Arial"/>
                  <w:sz w:val="18"/>
                  <w:szCs w:val="18"/>
                  <w:lang w:eastAsia="en-US"/>
                </w:rPr>
                <w:t>.</w:t>
              </w:r>
            </w:ins>
          </w:p>
        </w:tc>
        <w:tc>
          <w:tcPr>
            <w:tcW w:w="2313" w:type="dxa"/>
            <w:tcBorders>
              <w:left w:val="double" w:sz="4" w:space="0" w:color="auto"/>
            </w:tcBorders>
            <w:tcPrChange w:id="2151" w:author="Jeff Wootton" w:date="2024-10-10T06:44:00Z">
              <w:tcPr>
                <w:tcW w:w="2313" w:type="dxa"/>
                <w:tcBorders>
                  <w:left w:val="double" w:sz="4" w:space="0" w:color="auto"/>
                </w:tcBorders>
              </w:tcPr>
            </w:tcPrChange>
          </w:tcPr>
          <w:p w:rsidR="001167E3" w:rsidRPr="008F1240" w:rsidRDefault="001167E3" w:rsidP="001E20AF">
            <w:pPr>
              <w:spacing w:before="60" w:after="60"/>
              <w:rPr>
                <w:rFonts w:cs="Arial"/>
                <w:b/>
                <w:bCs/>
                <w:sz w:val="18"/>
                <w:szCs w:val="18"/>
                <w:lang w:eastAsia="en-US"/>
              </w:rPr>
            </w:pPr>
            <w:r>
              <w:rPr>
                <w:rFonts w:cs="Arial"/>
                <w:b/>
                <w:bCs/>
                <w:sz w:val="18"/>
                <w:szCs w:val="18"/>
                <w:lang w:eastAsia="en-US"/>
              </w:rPr>
              <w:t>Obstruction</w:t>
            </w:r>
            <w:r>
              <w:rPr>
                <w:rFonts w:cs="Arial"/>
                <w:sz w:val="18"/>
                <w:szCs w:val="18"/>
                <w:lang w:eastAsia="en-US"/>
              </w:rPr>
              <w:t xml:space="preserve">, </w:t>
            </w:r>
            <w:r>
              <w:rPr>
                <w:rFonts w:cs="Arial"/>
                <w:b/>
                <w:bCs/>
                <w:sz w:val="18"/>
                <w:szCs w:val="18"/>
                <w:lang w:eastAsia="en-US"/>
              </w:rPr>
              <w:t>Foul Ground</w:t>
            </w:r>
            <w:r>
              <w:rPr>
                <w:rFonts w:cs="Arial"/>
                <w:sz w:val="18"/>
                <w:szCs w:val="18"/>
                <w:lang w:eastAsia="en-US"/>
              </w:rPr>
              <w:t xml:space="preserve">, </w:t>
            </w:r>
            <w:r>
              <w:rPr>
                <w:rFonts w:cs="Arial"/>
                <w:b/>
                <w:bCs/>
                <w:sz w:val="18"/>
                <w:szCs w:val="18"/>
                <w:lang w:eastAsia="en-US"/>
              </w:rPr>
              <w:t>Dam</w:t>
            </w:r>
            <w:r>
              <w:rPr>
                <w:rFonts w:cs="Arial"/>
                <w:sz w:val="18"/>
                <w:szCs w:val="18"/>
                <w:lang w:eastAsia="en-US"/>
              </w:rPr>
              <w:t xml:space="preserve">, </w:t>
            </w:r>
            <w:r>
              <w:rPr>
                <w:rFonts w:cs="Arial"/>
                <w:b/>
                <w:bCs/>
                <w:sz w:val="18"/>
                <w:szCs w:val="18"/>
                <w:lang w:eastAsia="en-US"/>
              </w:rPr>
              <w:t>Spatial Quality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OFSPLF</w:t>
            </w:r>
          </w:p>
        </w:tc>
        <w:tc>
          <w:tcPr>
            <w:tcW w:w="867" w:type="dxa"/>
            <w:tcBorders>
              <w:right w:val="double" w:sz="4" w:space="0" w:color="auto"/>
            </w:tcBorders>
          </w:tcPr>
          <w:p w:rsidR="001167E3" w:rsidRPr="006656D2" w:rsidRDefault="001167E3" w:rsidP="001E20AF">
            <w:pPr>
              <w:spacing w:before="60" w:after="60"/>
              <w:jc w:val="center"/>
              <w:rPr>
                <w:rFonts w:cs="Arial"/>
                <w:b/>
                <w:bCs/>
                <w:sz w:val="18"/>
                <w:szCs w:val="18"/>
                <w:lang w:eastAsia="en-US"/>
              </w:rPr>
            </w:pPr>
            <w:r w:rsidRPr="006656D2">
              <w:rPr>
                <w:rFonts w:cs="Arial"/>
                <w:b/>
                <w:bCs/>
                <w:sz w:val="18"/>
                <w:szCs w:val="18"/>
                <w:lang w:eastAsia="en-US"/>
              </w:rPr>
              <w:t>11.7.2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NATCON will not be converted.</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rsidR="001167E3" w:rsidRPr="001B592B"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bCs/>
                <w:sz w:val="18"/>
                <w:szCs w:val="18"/>
                <w:lang w:eastAsia="en-US"/>
              </w:rPr>
              <w:t>LNDMRK</w:t>
            </w:r>
            <w:r>
              <w:rPr>
                <w:rFonts w:cs="Arial"/>
                <w:sz w:val="18"/>
                <w:szCs w:val="18"/>
                <w:lang w:eastAsia="en-US"/>
              </w:rPr>
              <w:t xml:space="preserve"> to include a flare stack.</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Offshore Platform</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OSPARE</w:t>
            </w:r>
          </w:p>
        </w:tc>
        <w:tc>
          <w:tcPr>
            <w:tcW w:w="867" w:type="dxa"/>
            <w:tcBorders>
              <w:right w:val="double" w:sz="4" w:space="0" w:color="auto"/>
            </w:tcBorders>
          </w:tcPr>
          <w:p w:rsidR="001167E3" w:rsidRPr="00A10926" w:rsidRDefault="001167E3" w:rsidP="001E20AF">
            <w:pPr>
              <w:spacing w:before="60" w:after="60"/>
              <w:jc w:val="center"/>
              <w:rPr>
                <w:rFonts w:cs="Arial"/>
                <w:b/>
                <w:bCs/>
                <w:sz w:val="18"/>
                <w:szCs w:val="18"/>
                <w:lang w:eastAsia="en-US"/>
              </w:rPr>
            </w:pPr>
            <w:r w:rsidRPr="00A10926">
              <w:rPr>
                <w:rFonts w:cs="Arial"/>
                <w:b/>
                <w:bCs/>
                <w:sz w:val="18"/>
                <w:szCs w:val="18"/>
                <w:lang w:eastAsia="en-US"/>
              </w:rPr>
              <w:t>11.7.4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wind farm and current farm).</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Offshore Production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OILBAR</w:t>
            </w:r>
          </w:p>
        </w:tc>
        <w:tc>
          <w:tcPr>
            <w:tcW w:w="867" w:type="dxa"/>
            <w:tcBorders>
              <w:right w:val="double" w:sz="4" w:space="0" w:color="auto"/>
            </w:tcBorders>
          </w:tcPr>
          <w:p w:rsidR="001167E3" w:rsidRPr="00613ED9" w:rsidRDefault="001167E3" w:rsidP="001E20AF">
            <w:pPr>
              <w:spacing w:before="60" w:after="60"/>
              <w:jc w:val="center"/>
              <w:rPr>
                <w:rFonts w:cs="Arial"/>
                <w:b/>
                <w:bCs/>
                <w:sz w:val="18"/>
                <w:szCs w:val="18"/>
                <w:lang w:eastAsia="en-US"/>
              </w:rPr>
            </w:pPr>
            <w:r w:rsidRPr="00613ED9">
              <w:rPr>
                <w:rFonts w:cs="Arial"/>
                <w:b/>
                <w:bCs/>
                <w:sz w:val="18"/>
                <w:szCs w:val="18"/>
                <w:lang w:eastAsia="en-US"/>
              </w:rPr>
              <w:t>4.8.19</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Oil Barrier</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PILBOP</w:t>
            </w:r>
          </w:p>
        </w:tc>
        <w:tc>
          <w:tcPr>
            <w:tcW w:w="867" w:type="dxa"/>
            <w:tcBorders>
              <w:right w:val="double" w:sz="4" w:space="0" w:color="auto"/>
            </w:tcBorders>
          </w:tcPr>
          <w:p w:rsidR="001167E3" w:rsidRPr="0015498B" w:rsidRDefault="001167E3" w:rsidP="001E20AF">
            <w:pPr>
              <w:spacing w:before="60" w:after="60"/>
              <w:jc w:val="center"/>
              <w:rPr>
                <w:rFonts w:cs="Arial"/>
                <w:b/>
                <w:bCs/>
                <w:sz w:val="18"/>
                <w:szCs w:val="18"/>
                <w:lang w:eastAsia="en-US"/>
              </w:rPr>
            </w:pPr>
            <w:r w:rsidRPr="0015498B">
              <w:rPr>
                <w:rFonts w:cs="Arial"/>
                <w:b/>
                <w:bCs/>
                <w:sz w:val="18"/>
                <w:szCs w:val="18"/>
                <w:lang w:eastAsia="en-US"/>
              </w:rPr>
              <w:t>13.1.2</w:t>
            </w:r>
          </w:p>
        </w:tc>
        <w:tc>
          <w:tcPr>
            <w:tcW w:w="4976" w:type="dxa"/>
            <w:tcBorders>
              <w:left w:val="double" w:sz="4" w:space="0" w:color="auto"/>
            </w:tcBorders>
          </w:tcPr>
          <w:p w:rsidR="001167E3" w:rsidDel="00FE61E3" w:rsidRDefault="001167E3" w:rsidP="001E20AF">
            <w:pPr>
              <w:spacing w:before="60" w:after="60"/>
              <w:rPr>
                <w:del w:id="2152" w:author="Jeff Wootton" w:date="2024-08-01T11:20:00Z"/>
                <w:rFonts w:cs="Arial"/>
                <w:sz w:val="18"/>
                <w:szCs w:val="18"/>
                <w:lang w:eastAsia="en-US"/>
              </w:rPr>
            </w:pPr>
            <w:r>
              <w:rPr>
                <w:rFonts w:cs="Arial"/>
                <w:sz w:val="18"/>
                <w:szCs w:val="18"/>
                <w:lang w:eastAsia="en-US"/>
              </w:rPr>
              <w:t>Attributes NPLDST and PILDST will not be converted.</w:t>
            </w:r>
          </w:p>
          <w:p w:rsidR="001167E3" w:rsidRDefault="001167E3" w:rsidP="001E20AF">
            <w:pPr>
              <w:spacing w:before="60" w:after="60"/>
              <w:rPr>
                <w:rFonts w:cs="Arial"/>
                <w:sz w:val="18"/>
                <w:szCs w:val="18"/>
                <w:lang w:eastAsia="en-US"/>
              </w:rPr>
            </w:pPr>
            <w:del w:id="2153" w:author="Jeff Wootton" w:date="2024-08-01T11:20:00Z">
              <w:r w:rsidDel="00FE61E3">
                <w:rPr>
                  <w:rFonts w:cs="Arial"/>
                  <w:sz w:val="18"/>
                  <w:szCs w:val="18"/>
                  <w:lang w:eastAsia="en-US"/>
                </w:rPr>
                <w:delText xml:space="preserve">Reconcile multiple converted instances of </w:delText>
              </w:r>
              <w:r w:rsidDel="00FE61E3">
                <w:rPr>
                  <w:rFonts w:cs="Arial"/>
                  <w:b/>
                  <w:bCs/>
                  <w:sz w:val="18"/>
                  <w:szCs w:val="18"/>
                  <w:lang w:eastAsia="en-US"/>
                </w:rPr>
                <w:delText>Contact Details</w:delText>
              </w:r>
              <w:r w:rsidDel="00FE61E3">
                <w:rPr>
                  <w:rFonts w:cs="Arial"/>
                  <w:sz w:val="18"/>
                  <w:szCs w:val="18"/>
                  <w:lang w:eastAsia="en-US"/>
                </w:rPr>
                <w:delText xml:space="preserve"> carrying the same communication channel information.</w:delText>
              </w:r>
            </w:del>
          </w:p>
          <w:p w:rsidR="001167E3" w:rsidRDefault="001167E3" w:rsidP="001E20AF">
            <w:pPr>
              <w:spacing w:before="60" w:after="60"/>
              <w:rPr>
                <w:ins w:id="2154" w:author="Jeff Wootton" w:date="2024-08-01T11:20: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rsidR="00FE61E3" w:rsidRPr="009B05AD" w:rsidRDefault="0060506D" w:rsidP="001E20AF">
            <w:pPr>
              <w:spacing w:before="60" w:after="60"/>
              <w:rPr>
                <w:rFonts w:cs="Arial"/>
                <w:sz w:val="18"/>
                <w:szCs w:val="18"/>
                <w:lang w:eastAsia="en-US"/>
              </w:rPr>
            </w:pPr>
            <w:ins w:id="2155" w:author="Jeff Wootton" w:date="2024-08-01T11:20:00Z">
              <w:r w:rsidRPr="00361CF3">
                <w:rPr>
                  <w:rFonts w:eastAsia="Times New Roman" w:cs="Arial"/>
                  <w:sz w:val="18"/>
                  <w:szCs w:val="18"/>
                </w:rPr>
                <w:t xml:space="preserve">Reconcile </w:t>
              </w:r>
              <w:r>
                <w:rPr>
                  <w:rFonts w:eastAsia="Times New Roman" w:cs="Arial"/>
                  <w:sz w:val="18"/>
                  <w:szCs w:val="18"/>
                </w:rPr>
                <w:t>conversion of</w:t>
              </w:r>
              <w:r w:rsidRPr="00361CF3">
                <w:rPr>
                  <w:rFonts w:eastAsia="Times New Roman" w:cs="Arial"/>
                  <w:sz w:val="18"/>
                  <w:szCs w:val="18"/>
                </w:rPr>
                <w:t xml:space="preserve"> attribute </w:t>
              </w:r>
              <w:r w:rsidRPr="00361CF3">
                <w:rPr>
                  <w:rFonts w:eastAsia="Times New Roman" w:cs="Arial"/>
                  <w:b/>
                  <w:bCs/>
                  <w:sz w:val="18"/>
                  <w:szCs w:val="18"/>
                </w:rPr>
                <w:t>communication channel</w:t>
              </w:r>
              <w:r w:rsidRPr="00361CF3">
                <w:rPr>
                  <w:rFonts w:eastAsia="Times New Roman" w:cs="Arial"/>
                  <w:sz w:val="18"/>
                  <w:szCs w:val="18"/>
                </w:rPr>
                <w:t>.</w:t>
              </w:r>
            </w:ins>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Pilot Boarding Place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PILPNT</w:t>
            </w:r>
          </w:p>
        </w:tc>
        <w:tc>
          <w:tcPr>
            <w:tcW w:w="867" w:type="dxa"/>
            <w:tcBorders>
              <w:right w:val="double" w:sz="4" w:space="0" w:color="auto"/>
            </w:tcBorders>
          </w:tcPr>
          <w:p w:rsidR="001167E3" w:rsidRPr="00090427" w:rsidRDefault="001167E3" w:rsidP="001E20AF">
            <w:pPr>
              <w:spacing w:before="60" w:after="60"/>
              <w:jc w:val="center"/>
              <w:rPr>
                <w:rFonts w:cs="Arial"/>
                <w:b/>
                <w:bCs/>
                <w:sz w:val="18"/>
                <w:szCs w:val="18"/>
                <w:lang w:eastAsia="en-US"/>
              </w:rPr>
            </w:pPr>
            <w:r w:rsidRPr="00090427">
              <w:rPr>
                <w:rFonts w:cs="Arial"/>
                <w:b/>
                <w:bCs/>
                <w:sz w:val="18"/>
                <w:szCs w:val="18"/>
                <w:lang w:eastAsia="en-US"/>
              </w:rPr>
              <w:t>4.6.7.2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Pile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PIPARE</w:t>
            </w:r>
          </w:p>
        </w:tc>
        <w:tc>
          <w:tcPr>
            <w:tcW w:w="867" w:type="dxa"/>
            <w:tcBorders>
              <w:right w:val="double" w:sz="4" w:space="0" w:color="auto"/>
            </w:tcBorders>
          </w:tcPr>
          <w:p w:rsidR="001167E3" w:rsidRPr="007C4F00" w:rsidRDefault="001167E3" w:rsidP="001E20AF">
            <w:pPr>
              <w:spacing w:before="60" w:after="60"/>
              <w:jc w:val="center"/>
              <w:rPr>
                <w:rFonts w:cs="Arial"/>
                <w:b/>
                <w:bCs/>
                <w:sz w:val="18"/>
                <w:szCs w:val="18"/>
                <w:lang w:eastAsia="en-US"/>
              </w:rPr>
            </w:pPr>
            <w:r w:rsidRPr="007C4F00">
              <w:rPr>
                <w:rFonts w:cs="Arial"/>
                <w:b/>
                <w:bCs/>
                <w:sz w:val="18"/>
                <w:szCs w:val="18"/>
                <w:lang w:eastAsia="en-US"/>
              </w:rPr>
              <w:t>11.6.4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PRODCT, RESTRN.</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Submarine Pipeline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PIPOHD</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Pr>
                <w:rFonts w:cs="Arial"/>
                <w:sz w:val="18"/>
                <w:szCs w:val="18"/>
                <w:lang w:eastAsia="en-US"/>
              </w:rPr>
              <w:t xml:space="preserve">2.1.2 </w:t>
            </w:r>
            <w:r w:rsidRPr="00331A95">
              <w:rPr>
                <w:rFonts w:cs="Arial"/>
                <w:b/>
                <w:bCs/>
                <w:sz w:val="18"/>
                <w:szCs w:val="18"/>
                <w:lang w:eastAsia="en-US"/>
              </w:rPr>
              <w:t>11.6.3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Pipeline Overhead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PIPSOL</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Pr>
                <w:rFonts w:cs="Arial"/>
                <w:sz w:val="18"/>
                <w:szCs w:val="18"/>
                <w:lang w:eastAsia="en-US"/>
              </w:rPr>
              <w:t xml:space="preserve">4.8.15 6.2.2 </w:t>
            </w:r>
            <w:r w:rsidRPr="009A7129">
              <w:rPr>
                <w:rFonts w:cs="Arial"/>
                <w:b/>
                <w:bCs/>
                <w:sz w:val="18"/>
                <w:szCs w:val="18"/>
                <w:lang w:eastAsia="en-US"/>
              </w:rPr>
              <w:t>11.6.1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Point not an allowable geometric primitive for </w:t>
            </w:r>
            <w:r>
              <w:rPr>
                <w:rFonts w:cs="Arial"/>
                <w:b/>
                <w:bCs/>
                <w:sz w:val="18"/>
                <w:szCs w:val="18"/>
                <w:lang w:eastAsia="en-US"/>
              </w:rPr>
              <w:t>Pipeline Submarine/On Land</w:t>
            </w:r>
            <w:r>
              <w:rPr>
                <w:rFonts w:cs="Arial"/>
                <w:sz w:val="18"/>
                <w:szCs w:val="18"/>
                <w:lang w:eastAsia="en-US"/>
              </w:rPr>
              <w:t xml:space="preserve"> in S-101.</w:t>
            </w:r>
          </w:p>
          <w:p w:rsidR="001167E3" w:rsidRDefault="001167E3" w:rsidP="001E20AF">
            <w:pPr>
              <w:spacing w:before="60" w:after="60"/>
              <w:rPr>
                <w:rFonts w:cs="Arial"/>
                <w:sz w:val="18"/>
                <w:szCs w:val="18"/>
                <w:lang w:eastAsia="en-US"/>
              </w:rPr>
            </w:pPr>
            <w:r>
              <w:rPr>
                <w:rFonts w:cs="Arial"/>
                <w:sz w:val="18"/>
                <w:szCs w:val="18"/>
                <w:lang w:eastAsia="en-US"/>
              </w:rPr>
              <w:t xml:space="preserve">Reconcile attribution for </w:t>
            </w:r>
            <w:r>
              <w:rPr>
                <w:rFonts w:cs="Arial"/>
                <w:b/>
                <w:bCs/>
                <w:sz w:val="18"/>
                <w:szCs w:val="18"/>
                <w:lang w:eastAsia="en-US"/>
              </w:rPr>
              <w:t>PIPSOL</w:t>
            </w:r>
            <w:r>
              <w:rPr>
                <w:rFonts w:cs="Arial"/>
                <w:sz w:val="18"/>
                <w:szCs w:val="18"/>
                <w:lang w:eastAsia="en-US"/>
              </w:rPr>
              <w:t xml:space="preserve"> of geometric primitive point converted to </w:t>
            </w:r>
            <w:r>
              <w:rPr>
                <w:rFonts w:cs="Arial"/>
                <w:b/>
                <w:bCs/>
                <w:sz w:val="18"/>
                <w:szCs w:val="18"/>
                <w:lang w:eastAsia="en-US"/>
              </w:rPr>
              <w:t>Landmark</w:t>
            </w:r>
            <w:r>
              <w:rPr>
                <w:rFonts w:cs="Arial"/>
                <w:sz w:val="18"/>
                <w:szCs w:val="18"/>
                <w:lang w:eastAsia="en-US"/>
              </w:rPr>
              <w:t xml:space="preserve"> or </w:t>
            </w:r>
            <w:r>
              <w:rPr>
                <w:rFonts w:cs="Arial"/>
                <w:b/>
                <w:bCs/>
                <w:sz w:val="18"/>
                <w:szCs w:val="18"/>
                <w:lang w:eastAsia="en-US"/>
              </w:rPr>
              <w:t>Obstruction</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PRODCT.</w:t>
            </w:r>
          </w:p>
          <w:p w:rsidR="001167E3" w:rsidRPr="006D3E4E" w:rsidRDefault="001167E3" w:rsidP="001E20AF">
            <w:pPr>
              <w:spacing w:before="60" w:after="60"/>
              <w:rPr>
                <w:rFonts w:cs="Arial"/>
                <w:sz w:val="18"/>
                <w:szCs w:val="18"/>
                <w:lang w:eastAsia="en-US"/>
              </w:rPr>
            </w:pPr>
            <w:r>
              <w:rPr>
                <w:rFonts w:cs="Arial"/>
                <w:sz w:val="18"/>
                <w:szCs w:val="18"/>
                <w:lang w:eastAsia="en-US"/>
              </w:rPr>
              <w:t xml:space="preserve">Reconcile encoding bubble curtain in S-57 using value CATPIP = </w:t>
            </w:r>
            <w:r>
              <w:rPr>
                <w:rFonts w:cs="Arial"/>
                <w:i/>
                <w:iCs/>
                <w:sz w:val="18"/>
                <w:szCs w:val="18"/>
                <w:lang w:eastAsia="en-US"/>
              </w:rPr>
              <w:t>5</w:t>
            </w:r>
            <w:r>
              <w:rPr>
                <w:rFonts w:cs="Arial"/>
                <w:sz w:val="18"/>
                <w:szCs w:val="18"/>
                <w:lang w:eastAsia="en-US"/>
              </w:rPr>
              <w:t xml:space="preserve"> (bubbler system).</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Pipeline Submarine/On Land</w:t>
            </w:r>
          </w:p>
          <w:p w:rsidR="001167E3" w:rsidRPr="00CB4682" w:rsidRDefault="001167E3" w:rsidP="001E20AF">
            <w:pPr>
              <w:spacing w:before="60" w:after="60"/>
              <w:rPr>
                <w:rFonts w:cs="Arial"/>
                <w:b/>
                <w:bCs/>
                <w:sz w:val="18"/>
                <w:szCs w:val="18"/>
                <w:lang w:eastAsia="en-US"/>
              </w:rPr>
            </w:pPr>
            <w:r>
              <w:rPr>
                <w:rFonts w:cs="Arial"/>
                <w:b/>
                <w:bCs/>
                <w:sz w:val="18"/>
                <w:szCs w:val="18"/>
                <w:lang w:eastAsia="en-US"/>
              </w:rPr>
              <w:t>Landmark</w:t>
            </w:r>
            <w:r>
              <w:rPr>
                <w:rFonts w:cs="Arial"/>
                <w:sz w:val="18"/>
                <w:szCs w:val="18"/>
                <w:lang w:eastAsia="en-US"/>
              </w:rPr>
              <w:t xml:space="preserve">, </w:t>
            </w:r>
            <w:r>
              <w:rPr>
                <w:rFonts w:cs="Arial"/>
                <w:b/>
                <w:bCs/>
                <w:sz w:val="18"/>
                <w:szCs w:val="18"/>
                <w:lang w:eastAsia="en-US"/>
              </w:rPr>
              <w:t xml:space="preserve">Obstruction </w:t>
            </w:r>
            <w:r>
              <w:rPr>
                <w:rFonts w:cs="Arial"/>
                <w:sz w:val="18"/>
                <w:szCs w:val="18"/>
                <w:lang w:eastAsia="en-US"/>
              </w:rPr>
              <w:t>(</w:t>
            </w:r>
            <w:r>
              <w:rPr>
                <w:rFonts w:cs="Arial"/>
                <w:b/>
                <w:sz w:val="18"/>
                <w:szCs w:val="18"/>
                <w:lang w:eastAsia="en-US"/>
              </w:rPr>
              <w:t>PIPSOL</w:t>
            </w:r>
            <w:r>
              <w:rPr>
                <w:rFonts w:cs="Arial"/>
                <w:sz w:val="18"/>
                <w:szCs w:val="18"/>
                <w:lang w:eastAsia="en-US"/>
              </w:rPr>
              <w:t xml:space="preserve"> of geometric primitive point)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PONTON</w:t>
            </w:r>
          </w:p>
        </w:tc>
        <w:tc>
          <w:tcPr>
            <w:tcW w:w="867" w:type="dxa"/>
            <w:tcBorders>
              <w:right w:val="double" w:sz="4" w:space="0" w:color="auto"/>
            </w:tcBorders>
          </w:tcPr>
          <w:p w:rsidR="001167E3" w:rsidRPr="00E3077D" w:rsidRDefault="001167E3" w:rsidP="001E20AF">
            <w:pPr>
              <w:spacing w:before="60" w:after="60"/>
              <w:jc w:val="center"/>
              <w:rPr>
                <w:rFonts w:cs="Arial"/>
                <w:b/>
                <w:bCs/>
                <w:sz w:val="18"/>
                <w:szCs w:val="18"/>
                <w:lang w:eastAsia="en-US"/>
              </w:rPr>
            </w:pPr>
            <w:r w:rsidRPr="00E3077D">
              <w:rPr>
                <w:rFonts w:cs="Arial"/>
                <w:b/>
                <w:bCs/>
                <w:sz w:val="18"/>
                <w:szCs w:val="18"/>
                <w:lang w:eastAsia="en-US"/>
              </w:rPr>
              <w:t>4.6.7.3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NATCON will not be converted.</w:t>
            </w:r>
          </w:p>
          <w:p w:rsidR="001167E3" w:rsidRDefault="001167E3" w:rsidP="001E20AF">
            <w:pPr>
              <w:spacing w:before="60" w:after="60"/>
              <w:rPr>
                <w:rFonts w:cs="Arial"/>
                <w:sz w:val="18"/>
                <w:szCs w:val="18"/>
                <w:lang w:eastAsia="en-US"/>
              </w:rPr>
            </w:pPr>
            <w:r>
              <w:rPr>
                <w:rFonts w:cs="Arial"/>
                <w:sz w:val="18"/>
                <w:szCs w:val="18"/>
                <w:lang w:eastAsia="en-US"/>
              </w:rPr>
              <w:t>Ensure appropriate Skin of the Earth coverage.</w:t>
            </w:r>
          </w:p>
          <w:p w:rsidR="001167E3" w:rsidRPr="001927F5" w:rsidRDefault="001167E3" w:rsidP="001E20AF">
            <w:pPr>
              <w:spacing w:before="60" w:after="60"/>
              <w:rPr>
                <w:rFonts w:cs="Arial"/>
                <w:sz w:val="18"/>
                <w:szCs w:val="18"/>
                <w:lang w:val="en-US" w:eastAsia="en-US"/>
              </w:rPr>
            </w:pPr>
            <w:r w:rsidRPr="00645C83">
              <w:rPr>
                <w:rFonts w:cs="Arial"/>
                <w:sz w:val="18"/>
                <w:szCs w:val="18"/>
                <w:lang w:val="en-US" w:eastAsia="en-US"/>
              </w:rPr>
              <w:t>Reconcile date dependent attributes being allowed f</w:t>
            </w:r>
            <w:r>
              <w:rPr>
                <w:rFonts w:cs="Arial"/>
                <w:sz w:val="18"/>
                <w:szCs w:val="18"/>
                <w:lang w:val="en-US" w:eastAsia="en-US"/>
              </w:rPr>
              <w:t xml:space="preserve">or </w:t>
            </w:r>
            <w:r>
              <w:rPr>
                <w:rFonts w:cs="Arial"/>
                <w:b/>
                <w:bCs/>
                <w:sz w:val="18"/>
                <w:szCs w:val="18"/>
                <w:lang w:val="en-US" w:eastAsia="en-US"/>
              </w:rPr>
              <w:t>Pontoon</w:t>
            </w:r>
            <w:r>
              <w:rPr>
                <w:rFonts w:cs="Arial"/>
                <w:sz w:val="18"/>
                <w:szCs w:val="18"/>
                <w:lang w:val="en-US" w:eastAsia="en-US"/>
              </w:rPr>
              <w:t xml:space="preserve"> in S-101 with encoding of </w:t>
            </w:r>
            <w:r>
              <w:rPr>
                <w:rFonts w:cs="Arial"/>
                <w:b/>
                <w:bCs/>
                <w:sz w:val="18"/>
                <w:szCs w:val="18"/>
                <w:lang w:val="en-US" w:eastAsia="en-US"/>
              </w:rPr>
              <w:t>CTNARE</w:t>
            </w:r>
            <w:r>
              <w:rPr>
                <w:rFonts w:cs="Arial"/>
                <w:sz w:val="18"/>
                <w:szCs w:val="18"/>
                <w:lang w:val="en-US" w:eastAsia="en-US"/>
              </w:rPr>
              <w:t xml:space="preserve"> to indicate date dependency in S-57.</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Pontoon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PRCARE</w:t>
            </w:r>
          </w:p>
        </w:tc>
        <w:tc>
          <w:tcPr>
            <w:tcW w:w="867" w:type="dxa"/>
            <w:tcBorders>
              <w:right w:val="double" w:sz="4" w:space="0" w:color="auto"/>
            </w:tcBorders>
          </w:tcPr>
          <w:p w:rsidR="001167E3" w:rsidRPr="00DE54AA" w:rsidRDefault="001167E3" w:rsidP="001E20AF">
            <w:pPr>
              <w:spacing w:before="60" w:after="60"/>
              <w:jc w:val="center"/>
              <w:rPr>
                <w:rFonts w:cs="Arial"/>
                <w:b/>
                <w:bCs/>
                <w:sz w:val="18"/>
                <w:szCs w:val="18"/>
                <w:lang w:eastAsia="en-US"/>
              </w:rPr>
            </w:pPr>
            <w:r w:rsidRPr="00DE54AA">
              <w:rPr>
                <w:rFonts w:cs="Arial"/>
                <w:b/>
                <w:bCs/>
                <w:sz w:val="18"/>
                <w:szCs w:val="18"/>
                <w:lang w:eastAsia="en-US"/>
              </w:rPr>
              <w:t>10.2.1.8</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Precautionary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PRDARE</w:t>
            </w:r>
          </w:p>
        </w:tc>
        <w:tc>
          <w:tcPr>
            <w:tcW w:w="867" w:type="dxa"/>
            <w:tcBorders>
              <w:right w:val="double" w:sz="4" w:space="0" w:color="auto"/>
            </w:tcBorders>
          </w:tcPr>
          <w:p w:rsidR="001167E3" w:rsidRPr="00791FDB" w:rsidRDefault="001167E3" w:rsidP="001E20AF">
            <w:pPr>
              <w:spacing w:before="60" w:after="60"/>
              <w:jc w:val="center"/>
              <w:rPr>
                <w:rFonts w:cs="Arial"/>
                <w:b/>
                <w:bCs/>
                <w:sz w:val="18"/>
                <w:szCs w:val="18"/>
                <w:lang w:eastAsia="en-US"/>
              </w:rPr>
            </w:pPr>
            <w:r w:rsidRPr="00791FDB">
              <w:rPr>
                <w:rFonts w:cs="Arial"/>
                <w:b/>
                <w:bCs/>
                <w:sz w:val="18"/>
                <w:szCs w:val="18"/>
                <w:lang w:eastAsia="en-US"/>
              </w:rPr>
              <w:t>4.8.13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Production/Storage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PYLONS</w:t>
            </w:r>
          </w:p>
        </w:tc>
        <w:tc>
          <w:tcPr>
            <w:tcW w:w="867" w:type="dxa"/>
            <w:tcBorders>
              <w:right w:val="double" w:sz="4" w:space="0" w:color="auto"/>
            </w:tcBorders>
          </w:tcPr>
          <w:p w:rsidR="001167E3" w:rsidRPr="00AF2804" w:rsidRDefault="001167E3" w:rsidP="001E20AF">
            <w:pPr>
              <w:spacing w:before="60" w:after="60"/>
              <w:jc w:val="center"/>
              <w:rPr>
                <w:rFonts w:cs="Arial"/>
                <w:b/>
                <w:bCs/>
                <w:sz w:val="18"/>
                <w:szCs w:val="18"/>
                <w:lang w:eastAsia="en-US"/>
              </w:rPr>
            </w:pPr>
            <w:r w:rsidRPr="00AF2804">
              <w:rPr>
                <w:rFonts w:cs="Arial"/>
                <w:b/>
                <w:bCs/>
                <w:sz w:val="18"/>
                <w:szCs w:val="18"/>
                <w:lang w:eastAsia="en-US"/>
              </w:rPr>
              <w:t>4.8.18</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Pylon/Bridge Support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RADLNE</w:t>
            </w:r>
          </w:p>
        </w:tc>
        <w:tc>
          <w:tcPr>
            <w:tcW w:w="867" w:type="dxa"/>
            <w:tcBorders>
              <w:right w:val="double" w:sz="4" w:space="0" w:color="auto"/>
            </w:tcBorders>
          </w:tcPr>
          <w:p w:rsidR="001167E3" w:rsidRPr="00B67FE9" w:rsidRDefault="001167E3" w:rsidP="001E20AF">
            <w:pPr>
              <w:spacing w:before="60" w:after="60"/>
              <w:jc w:val="center"/>
              <w:rPr>
                <w:rFonts w:cs="Arial"/>
                <w:b/>
                <w:bCs/>
                <w:sz w:val="18"/>
                <w:szCs w:val="18"/>
                <w:lang w:eastAsia="en-US"/>
              </w:rPr>
            </w:pPr>
            <w:r w:rsidRPr="00B67FE9">
              <w:rPr>
                <w:rFonts w:cs="Arial"/>
                <w:b/>
                <w:bCs/>
                <w:sz w:val="18"/>
                <w:szCs w:val="18"/>
                <w:lang w:eastAsia="en-US"/>
              </w:rPr>
              <w:t>12.11.2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Radar Line</w:t>
            </w:r>
          </w:p>
        </w:tc>
      </w:tr>
      <w:tr w:rsidR="001167E3" w:rsidRPr="00645C83" w:rsidTr="001E20AF">
        <w:trPr>
          <w:cantSplit/>
          <w:jc w:val="center"/>
        </w:trPr>
        <w:tc>
          <w:tcPr>
            <w:tcW w:w="1252" w:type="dxa"/>
            <w:vAlign w:val="center"/>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RADRNG</w:t>
            </w:r>
          </w:p>
        </w:tc>
        <w:tc>
          <w:tcPr>
            <w:tcW w:w="867" w:type="dxa"/>
            <w:tcBorders>
              <w:right w:val="double" w:sz="4" w:space="0" w:color="auto"/>
            </w:tcBorders>
            <w:vAlign w:val="center"/>
          </w:tcPr>
          <w:p w:rsidR="001167E3" w:rsidRPr="005A40FE" w:rsidRDefault="001167E3" w:rsidP="001E20AF">
            <w:pPr>
              <w:spacing w:before="60" w:after="60"/>
              <w:jc w:val="center"/>
              <w:rPr>
                <w:rFonts w:cs="Arial"/>
                <w:b/>
                <w:bCs/>
                <w:sz w:val="18"/>
                <w:szCs w:val="18"/>
                <w:lang w:eastAsia="en-US"/>
              </w:rPr>
            </w:pPr>
            <w:r w:rsidRPr="005A40FE">
              <w:rPr>
                <w:rFonts w:cs="Arial"/>
                <w:b/>
                <w:bCs/>
                <w:sz w:val="18"/>
                <w:szCs w:val="18"/>
                <w:lang w:eastAsia="en-US"/>
              </w:rPr>
              <w:t>12.11.1</w:t>
            </w:r>
          </w:p>
        </w:tc>
        <w:tc>
          <w:tcPr>
            <w:tcW w:w="4976" w:type="dxa"/>
            <w:tcBorders>
              <w:left w:val="double" w:sz="4" w:space="0" w:color="auto"/>
            </w:tcBorders>
          </w:tcPr>
          <w:p w:rsidR="001167E3" w:rsidRDefault="005F7483" w:rsidP="001E20AF">
            <w:pPr>
              <w:spacing w:before="60" w:after="60"/>
              <w:rPr>
                <w:rFonts w:cs="Arial"/>
                <w:sz w:val="18"/>
                <w:szCs w:val="18"/>
                <w:lang w:eastAsia="en-US"/>
              </w:rPr>
            </w:pPr>
            <w:ins w:id="2156" w:author="Jeff Wootton" w:date="2024-08-01T10:34:00Z">
              <w:r w:rsidRPr="00361CF3">
                <w:rPr>
                  <w:rFonts w:eastAsia="Times New Roman" w:cs="Arial"/>
                  <w:sz w:val="18"/>
                  <w:szCs w:val="18"/>
                </w:rPr>
                <w:t xml:space="preserve">Reconcile </w:t>
              </w:r>
              <w:r>
                <w:rPr>
                  <w:rFonts w:eastAsia="Times New Roman" w:cs="Arial"/>
                  <w:sz w:val="18"/>
                  <w:szCs w:val="18"/>
                </w:rPr>
                <w:t>conversion of</w:t>
              </w:r>
              <w:r w:rsidRPr="00361CF3">
                <w:rPr>
                  <w:rFonts w:eastAsia="Times New Roman" w:cs="Arial"/>
                  <w:sz w:val="18"/>
                  <w:szCs w:val="18"/>
                </w:rPr>
                <w:t xml:space="preserve"> attribute </w:t>
              </w:r>
              <w:r w:rsidRPr="00361CF3">
                <w:rPr>
                  <w:rFonts w:eastAsia="Times New Roman" w:cs="Arial"/>
                  <w:b/>
                  <w:bCs/>
                  <w:sz w:val="18"/>
                  <w:szCs w:val="18"/>
                </w:rPr>
                <w:t>communication channel</w:t>
              </w:r>
              <w:r w:rsidRPr="00361CF3">
                <w:rPr>
                  <w:rFonts w:eastAsia="Times New Roman" w:cs="Arial"/>
                  <w:sz w:val="18"/>
                  <w:szCs w:val="18"/>
                </w:rPr>
                <w:t>.</w:t>
              </w:r>
            </w:ins>
            <w:del w:id="2157" w:author="Jeff Wootton" w:date="2024-08-01T10:34:00Z">
              <w:r w:rsidR="001167E3" w:rsidDel="005F7483">
                <w:rPr>
                  <w:rFonts w:cs="Arial"/>
                  <w:sz w:val="18"/>
                  <w:szCs w:val="18"/>
                  <w:lang w:eastAsia="en-US"/>
                </w:rPr>
                <w:delText>None.</w:delText>
              </w:r>
            </w:del>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Radar Range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RADRFL</w:t>
            </w:r>
          </w:p>
        </w:tc>
        <w:tc>
          <w:tcPr>
            <w:tcW w:w="867" w:type="dxa"/>
            <w:tcBorders>
              <w:right w:val="double" w:sz="4" w:space="0" w:color="auto"/>
            </w:tcBorders>
          </w:tcPr>
          <w:p w:rsidR="001167E3" w:rsidRPr="00317A5B" w:rsidRDefault="001167E3" w:rsidP="001E20AF">
            <w:pPr>
              <w:spacing w:before="60" w:after="60"/>
              <w:jc w:val="center"/>
              <w:rPr>
                <w:rFonts w:cs="Arial"/>
                <w:b/>
                <w:bCs/>
                <w:sz w:val="18"/>
                <w:szCs w:val="18"/>
                <w:lang w:eastAsia="en-US"/>
              </w:rPr>
            </w:pPr>
            <w:r w:rsidRPr="00317A5B">
              <w:rPr>
                <w:rFonts w:cs="Arial"/>
                <w:b/>
                <w:bCs/>
                <w:sz w:val="18"/>
                <w:szCs w:val="18"/>
                <w:lang w:eastAsia="en-US"/>
              </w:rPr>
              <w:t>12.12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Radar Reflector</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RADSTA</w:t>
            </w:r>
          </w:p>
        </w:tc>
        <w:tc>
          <w:tcPr>
            <w:tcW w:w="867" w:type="dxa"/>
            <w:tcBorders>
              <w:right w:val="double" w:sz="4" w:space="0" w:color="auto"/>
            </w:tcBorders>
          </w:tcPr>
          <w:p w:rsidR="001167E3" w:rsidRPr="000C2BCE" w:rsidRDefault="001167E3" w:rsidP="001E20AF">
            <w:pPr>
              <w:spacing w:before="60" w:after="60"/>
              <w:jc w:val="center"/>
              <w:rPr>
                <w:rFonts w:cs="Arial"/>
                <w:b/>
                <w:bCs/>
                <w:sz w:val="18"/>
                <w:szCs w:val="18"/>
                <w:lang w:eastAsia="en-US"/>
              </w:rPr>
            </w:pPr>
            <w:r w:rsidRPr="000C2BCE">
              <w:rPr>
                <w:rFonts w:cs="Arial"/>
                <w:b/>
                <w:bCs/>
                <w:sz w:val="18"/>
                <w:szCs w:val="18"/>
                <w:lang w:eastAsia="en-US"/>
              </w:rPr>
              <w:t>12.11.3</w:t>
            </w:r>
          </w:p>
        </w:tc>
        <w:tc>
          <w:tcPr>
            <w:tcW w:w="4976" w:type="dxa"/>
            <w:tcBorders>
              <w:left w:val="double" w:sz="4" w:space="0" w:color="auto"/>
            </w:tcBorders>
          </w:tcPr>
          <w:p w:rsidR="001167E3" w:rsidRDefault="001167E3" w:rsidP="001E20AF">
            <w:pPr>
              <w:spacing w:before="60" w:after="60"/>
              <w:rPr>
                <w:ins w:id="2158" w:author="Jeff Wootton" w:date="2024-08-01T10:39:00Z"/>
                <w:rFonts w:cs="Arial"/>
                <w:sz w:val="18"/>
                <w:szCs w:val="18"/>
                <w:lang w:eastAsia="en-US"/>
              </w:rPr>
            </w:pPr>
            <w:r>
              <w:rPr>
                <w:rFonts w:cs="Arial"/>
                <w:sz w:val="18"/>
                <w:szCs w:val="18"/>
                <w:lang w:eastAsia="en-US"/>
              </w:rPr>
              <w:t>Attributes DATEND and DARSTA will not be converted.</w:t>
            </w:r>
          </w:p>
          <w:p w:rsidR="001D3B2B" w:rsidRDefault="001D3B2B" w:rsidP="001E20AF">
            <w:pPr>
              <w:spacing w:before="60" w:after="60"/>
              <w:rPr>
                <w:rFonts w:cs="Arial"/>
                <w:sz w:val="18"/>
                <w:szCs w:val="18"/>
                <w:lang w:eastAsia="en-US"/>
              </w:rPr>
            </w:pPr>
            <w:ins w:id="2159" w:author="Jeff Wootton" w:date="2024-08-01T10:39:00Z">
              <w:r w:rsidRPr="00361CF3">
                <w:rPr>
                  <w:rFonts w:eastAsia="Times New Roman" w:cs="Arial"/>
                  <w:sz w:val="18"/>
                  <w:szCs w:val="18"/>
                </w:rPr>
                <w:t xml:space="preserve">Reconcile </w:t>
              </w:r>
              <w:r>
                <w:rPr>
                  <w:rFonts w:eastAsia="Times New Roman" w:cs="Arial"/>
                  <w:sz w:val="18"/>
                  <w:szCs w:val="18"/>
                </w:rPr>
                <w:t>conversion of</w:t>
              </w:r>
              <w:r w:rsidRPr="00361CF3">
                <w:rPr>
                  <w:rFonts w:eastAsia="Times New Roman" w:cs="Arial"/>
                  <w:sz w:val="18"/>
                  <w:szCs w:val="18"/>
                </w:rPr>
                <w:t xml:space="preserve"> attribute </w:t>
              </w:r>
              <w:r w:rsidRPr="00361CF3">
                <w:rPr>
                  <w:rFonts w:eastAsia="Times New Roman" w:cs="Arial"/>
                  <w:b/>
                  <w:bCs/>
                  <w:sz w:val="18"/>
                  <w:szCs w:val="18"/>
                </w:rPr>
                <w:t>communication channel</w:t>
              </w:r>
              <w:r w:rsidRPr="00361CF3">
                <w:rPr>
                  <w:rFonts w:eastAsia="Times New Roman" w:cs="Arial"/>
                  <w:sz w:val="18"/>
                  <w:szCs w:val="18"/>
                </w:rPr>
                <w:t>.</w:t>
              </w:r>
            </w:ins>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Radar Station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RAILWY</w:t>
            </w:r>
          </w:p>
        </w:tc>
        <w:tc>
          <w:tcPr>
            <w:tcW w:w="867" w:type="dxa"/>
            <w:tcBorders>
              <w:right w:val="double" w:sz="4" w:space="0" w:color="auto"/>
            </w:tcBorders>
          </w:tcPr>
          <w:p w:rsidR="001167E3" w:rsidRPr="00BD05F3" w:rsidRDefault="001167E3" w:rsidP="001E20AF">
            <w:pPr>
              <w:spacing w:before="60" w:after="60"/>
              <w:jc w:val="center"/>
              <w:rPr>
                <w:rFonts w:cs="Arial"/>
                <w:b/>
                <w:bCs/>
                <w:sz w:val="18"/>
                <w:szCs w:val="18"/>
                <w:lang w:eastAsia="en-US"/>
              </w:rPr>
            </w:pPr>
            <w:r w:rsidRPr="00BD05F3">
              <w:rPr>
                <w:rFonts w:cs="Arial"/>
                <w:b/>
                <w:bCs/>
                <w:sz w:val="18"/>
                <w:szCs w:val="18"/>
                <w:lang w:eastAsia="en-US"/>
              </w:rPr>
              <w:t>4.8.2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Railway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RAPIDS</w:t>
            </w:r>
          </w:p>
        </w:tc>
        <w:tc>
          <w:tcPr>
            <w:tcW w:w="867" w:type="dxa"/>
            <w:tcBorders>
              <w:right w:val="double" w:sz="4" w:space="0" w:color="auto"/>
            </w:tcBorders>
          </w:tcPr>
          <w:p w:rsidR="001167E3" w:rsidRPr="00BD05F3" w:rsidRDefault="001167E3" w:rsidP="001E20AF">
            <w:pPr>
              <w:spacing w:before="60" w:after="60"/>
              <w:jc w:val="center"/>
              <w:rPr>
                <w:rFonts w:cs="Arial"/>
                <w:b/>
                <w:bCs/>
                <w:sz w:val="18"/>
                <w:szCs w:val="18"/>
                <w:lang w:eastAsia="en-US"/>
              </w:rPr>
            </w:pPr>
            <w:r w:rsidRPr="00B41BB1">
              <w:rPr>
                <w:rFonts w:cs="Arial"/>
                <w:b/>
                <w:bCs/>
                <w:sz w:val="18"/>
                <w:szCs w:val="18"/>
                <w:lang w:eastAsia="en-US"/>
              </w:rPr>
              <w:t>4.7.7.1</w:t>
            </w:r>
            <w:r>
              <w:rPr>
                <w:rFonts w:cs="Arial"/>
                <w:sz w:val="18"/>
                <w:szCs w:val="18"/>
                <w:lang w:eastAsia="en-US"/>
              </w:rPr>
              <w:t xml:space="preserve"> 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sidRPr="004316D3">
              <w:rPr>
                <w:rFonts w:cs="Arial"/>
                <w:b/>
                <w:sz w:val="18"/>
                <w:szCs w:val="18"/>
                <w:lang w:eastAsia="en-US"/>
              </w:rPr>
              <w:t>RAPIDS</w:t>
            </w:r>
            <w:r w:rsidRPr="004316D3">
              <w:rPr>
                <w:rFonts w:cs="Arial"/>
                <w:sz w:val="18"/>
                <w:szCs w:val="18"/>
                <w:lang w:eastAsia="en-US"/>
              </w:rPr>
              <w:t xml:space="preserve"> of geometric primitive point will not be converted</w:t>
            </w:r>
            <w:r>
              <w:rPr>
                <w:rFonts w:cs="Arial"/>
                <w:sz w:val="18"/>
                <w:szCs w:val="18"/>
                <w:lang w:eastAsia="en-US"/>
              </w:rPr>
              <w: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Rapids</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RCRTCL</w:t>
            </w:r>
          </w:p>
        </w:tc>
        <w:tc>
          <w:tcPr>
            <w:tcW w:w="867" w:type="dxa"/>
            <w:tcBorders>
              <w:right w:val="double" w:sz="4" w:space="0" w:color="auto"/>
            </w:tcBorders>
          </w:tcPr>
          <w:p w:rsidR="001167E3" w:rsidRPr="00B41BB1" w:rsidRDefault="001167E3" w:rsidP="001E20AF">
            <w:pPr>
              <w:spacing w:before="60" w:after="60"/>
              <w:jc w:val="center"/>
              <w:rPr>
                <w:rFonts w:cs="Arial"/>
                <w:b/>
                <w:bCs/>
                <w:sz w:val="18"/>
                <w:szCs w:val="18"/>
                <w:lang w:eastAsia="en-US"/>
              </w:rPr>
            </w:pPr>
            <w:r>
              <w:rPr>
                <w:rFonts w:cs="Arial"/>
                <w:sz w:val="18"/>
                <w:szCs w:val="18"/>
                <w:lang w:eastAsia="en-US"/>
              </w:rPr>
              <w:t xml:space="preserve">2.2.3.5 </w:t>
            </w:r>
            <w:r w:rsidRPr="004C6EF0">
              <w:rPr>
                <w:rFonts w:cs="Arial"/>
                <w:b/>
                <w:bCs/>
                <w:sz w:val="18"/>
                <w:szCs w:val="18"/>
                <w:lang w:eastAsia="en-US"/>
              </w:rPr>
              <w:t>10.2.4</w:t>
            </w:r>
          </w:p>
        </w:tc>
        <w:tc>
          <w:tcPr>
            <w:tcW w:w="4976" w:type="dxa"/>
            <w:tcBorders>
              <w:left w:val="double" w:sz="4" w:space="0" w:color="auto"/>
            </w:tcBorders>
          </w:tcPr>
          <w:p w:rsidR="001167E3" w:rsidRPr="004316D3" w:rsidRDefault="001167E3" w:rsidP="001E20AF">
            <w:pPr>
              <w:spacing w:before="60" w:after="60"/>
              <w:rPr>
                <w:rFonts w:cs="Arial"/>
                <w:b/>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Recommended Route Centreline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RCTLPT</w:t>
            </w:r>
          </w:p>
        </w:tc>
        <w:tc>
          <w:tcPr>
            <w:tcW w:w="867" w:type="dxa"/>
            <w:tcBorders>
              <w:right w:val="double" w:sz="4" w:space="0" w:color="auto"/>
            </w:tcBorders>
          </w:tcPr>
          <w:p w:rsidR="001167E3" w:rsidRPr="00B443BE" w:rsidRDefault="001167E3" w:rsidP="001E20AF">
            <w:pPr>
              <w:spacing w:before="60" w:after="60"/>
              <w:jc w:val="center"/>
              <w:rPr>
                <w:rFonts w:cs="Arial"/>
                <w:b/>
                <w:bCs/>
                <w:sz w:val="18"/>
                <w:szCs w:val="18"/>
                <w:lang w:eastAsia="en-US"/>
              </w:rPr>
            </w:pPr>
            <w:r w:rsidRPr="00B443BE">
              <w:rPr>
                <w:rFonts w:cs="Arial"/>
                <w:b/>
                <w:bCs/>
                <w:sz w:val="18"/>
                <w:szCs w:val="18"/>
                <w:lang w:eastAsia="en-US"/>
              </w:rPr>
              <w:t>10.2.5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Recommended Traffic Lane Part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RDOCAL</w:t>
            </w:r>
          </w:p>
        </w:tc>
        <w:tc>
          <w:tcPr>
            <w:tcW w:w="867" w:type="dxa"/>
            <w:tcBorders>
              <w:right w:val="double" w:sz="4" w:space="0" w:color="auto"/>
            </w:tcBorders>
          </w:tcPr>
          <w:p w:rsidR="001167E3" w:rsidRPr="004247DB" w:rsidRDefault="001167E3" w:rsidP="001E20AF">
            <w:pPr>
              <w:spacing w:before="60" w:after="60"/>
              <w:jc w:val="center"/>
              <w:rPr>
                <w:rFonts w:cs="Arial"/>
                <w:b/>
                <w:bCs/>
                <w:sz w:val="18"/>
                <w:szCs w:val="18"/>
                <w:lang w:eastAsia="en-US"/>
              </w:rPr>
            </w:pPr>
            <w:r w:rsidRPr="004247DB">
              <w:rPr>
                <w:rFonts w:cs="Arial"/>
                <w:b/>
                <w:bCs/>
                <w:sz w:val="18"/>
                <w:szCs w:val="18"/>
                <w:lang w:eastAsia="en-US"/>
              </w:rPr>
              <w:t>12.13</w:t>
            </w:r>
          </w:p>
        </w:tc>
        <w:tc>
          <w:tcPr>
            <w:tcW w:w="4976" w:type="dxa"/>
            <w:tcBorders>
              <w:left w:val="double" w:sz="4" w:space="0" w:color="auto"/>
            </w:tcBorders>
          </w:tcPr>
          <w:p w:rsidR="001167E3" w:rsidRDefault="00267F02" w:rsidP="001E20AF">
            <w:pPr>
              <w:spacing w:before="60" w:after="60"/>
              <w:rPr>
                <w:rFonts w:cs="Arial"/>
                <w:sz w:val="18"/>
                <w:szCs w:val="18"/>
                <w:lang w:eastAsia="en-US"/>
              </w:rPr>
            </w:pPr>
            <w:ins w:id="2160" w:author="Jeff Wootton" w:date="2024-08-01T10:48:00Z">
              <w:r>
                <w:rPr>
                  <w:rFonts w:cs="Arial"/>
                  <w:sz w:val="18"/>
                  <w:szCs w:val="18"/>
                  <w:lang w:eastAsia="en-US"/>
                </w:rPr>
                <w:t xml:space="preserve">Reconcile conversion of attribute </w:t>
              </w:r>
              <w:r>
                <w:rPr>
                  <w:rFonts w:cs="Arial"/>
                  <w:b/>
                  <w:bCs/>
                  <w:sz w:val="18"/>
                  <w:szCs w:val="18"/>
                  <w:lang w:eastAsia="en-US"/>
                </w:rPr>
                <w:t>communication channel</w:t>
              </w:r>
              <w:r>
                <w:rPr>
                  <w:rFonts w:cs="Arial"/>
                  <w:sz w:val="18"/>
                  <w:szCs w:val="18"/>
                  <w:lang w:eastAsia="en-US"/>
                </w:rPr>
                <w:t>.</w:t>
              </w:r>
            </w:ins>
            <w:del w:id="2161" w:author="Jeff Wootton" w:date="2024-08-01T10:48:00Z">
              <w:r w:rsidR="001167E3" w:rsidDel="00267F02">
                <w:rPr>
                  <w:rFonts w:cs="Arial"/>
                  <w:sz w:val="18"/>
                  <w:szCs w:val="18"/>
                  <w:lang w:eastAsia="en-US"/>
                </w:rPr>
                <w:delText xml:space="preserve">Reconcile multiple converted instances of </w:delText>
              </w:r>
              <w:r w:rsidR="001167E3" w:rsidDel="00267F02">
                <w:rPr>
                  <w:rFonts w:cs="Arial"/>
                  <w:b/>
                  <w:bCs/>
                  <w:sz w:val="18"/>
                  <w:szCs w:val="18"/>
                  <w:lang w:eastAsia="en-US"/>
                </w:rPr>
                <w:delText>Contact Details</w:delText>
              </w:r>
              <w:r w:rsidR="001167E3" w:rsidDel="00267F02">
                <w:rPr>
                  <w:rFonts w:cs="Arial"/>
                  <w:sz w:val="18"/>
                  <w:szCs w:val="18"/>
                  <w:lang w:eastAsia="en-US"/>
                </w:rPr>
                <w:delText xml:space="preserve"> carrying the same communication channel information.</w:delText>
              </w:r>
            </w:del>
          </w:p>
          <w:p w:rsidR="001167E3" w:rsidRDefault="001167E3" w:rsidP="001E20AF">
            <w:pPr>
              <w:spacing w:before="60" w:after="60"/>
              <w:rPr>
                <w:rFonts w:cs="Arial"/>
                <w:sz w:val="18"/>
                <w:szCs w:val="18"/>
                <w:lang w:eastAsia="en-US"/>
              </w:rPr>
            </w:pPr>
            <w:r>
              <w:rPr>
                <w:rFonts w:cs="Arial"/>
                <w:sz w:val="18"/>
                <w:szCs w:val="18"/>
                <w:lang w:eastAsia="en-US"/>
              </w:rPr>
              <w:t xml:space="preserve">Reconcile converted collocated </w:t>
            </w:r>
            <w:r>
              <w:rPr>
                <w:rFonts w:cs="Arial"/>
                <w:b/>
                <w:bCs/>
                <w:sz w:val="18"/>
                <w:szCs w:val="18"/>
                <w:lang w:eastAsia="en-US"/>
              </w:rPr>
              <w:t>Radio Calling-In Point</w:t>
            </w:r>
            <w:r>
              <w:rPr>
                <w:rFonts w:cs="Arial"/>
                <w:sz w:val="18"/>
                <w:szCs w:val="18"/>
                <w:lang w:eastAsia="en-US"/>
              </w:rPr>
              <w:t xml:space="preserve"> having non-reciprocal directions of traffic flow.</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Radio Calling-In Point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RDOSTA</w:t>
            </w:r>
          </w:p>
        </w:tc>
        <w:tc>
          <w:tcPr>
            <w:tcW w:w="867" w:type="dxa"/>
            <w:tcBorders>
              <w:right w:val="double" w:sz="4" w:space="0" w:color="auto"/>
            </w:tcBorders>
          </w:tcPr>
          <w:p w:rsidR="001167E3" w:rsidRPr="00024CB8" w:rsidRDefault="001167E3" w:rsidP="001E20AF">
            <w:pPr>
              <w:spacing w:before="60" w:after="60"/>
              <w:jc w:val="center"/>
              <w:rPr>
                <w:rFonts w:cs="Arial"/>
                <w:b/>
                <w:bCs/>
                <w:sz w:val="18"/>
                <w:szCs w:val="18"/>
                <w:lang w:eastAsia="en-US"/>
              </w:rPr>
            </w:pPr>
            <w:r w:rsidRPr="00024CB8">
              <w:rPr>
                <w:rFonts w:cs="Arial"/>
                <w:b/>
                <w:bCs/>
                <w:sz w:val="18"/>
                <w:szCs w:val="18"/>
                <w:lang w:eastAsia="en-US"/>
              </w:rPr>
              <w:t>12.9</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ORIENT will not be converted.</w:t>
            </w:r>
          </w:p>
          <w:p w:rsidR="001167E3" w:rsidRDefault="001167E3" w:rsidP="001E20AF">
            <w:pPr>
              <w:spacing w:before="60" w:after="60"/>
              <w:rPr>
                <w:ins w:id="2162" w:author="Jeff Wootton" w:date="2024-08-01T10:20: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CATROS.</w:t>
            </w:r>
          </w:p>
          <w:p w:rsidR="00CA007E" w:rsidRDefault="00A50187" w:rsidP="001E20AF">
            <w:pPr>
              <w:spacing w:before="60" w:after="60"/>
              <w:rPr>
                <w:rFonts w:cs="Arial"/>
                <w:sz w:val="18"/>
                <w:szCs w:val="18"/>
                <w:lang w:eastAsia="en-US"/>
              </w:rPr>
            </w:pPr>
            <w:ins w:id="2163" w:author="Jeff Wootton" w:date="2024-08-01T10:23:00Z">
              <w:r>
                <w:rPr>
                  <w:rFonts w:cs="Arial"/>
                  <w:sz w:val="18"/>
                  <w:szCs w:val="18"/>
                  <w:lang w:eastAsia="en-US"/>
                </w:rPr>
                <w:t xml:space="preserve">Reconcile </w:t>
              </w:r>
            </w:ins>
            <w:ins w:id="2164" w:author="Jeff Wootton" w:date="2024-08-01T10:25:00Z">
              <w:r w:rsidR="004A3244">
                <w:rPr>
                  <w:rFonts w:cs="Arial"/>
                  <w:sz w:val="18"/>
                  <w:szCs w:val="18"/>
                  <w:lang w:eastAsia="en-US"/>
                </w:rPr>
                <w:t>conversion</w:t>
              </w:r>
            </w:ins>
            <w:ins w:id="2165" w:author="Jeff Wootton" w:date="2024-08-01T10:23:00Z">
              <w:r>
                <w:rPr>
                  <w:rFonts w:cs="Arial"/>
                  <w:sz w:val="18"/>
                  <w:szCs w:val="18"/>
                  <w:lang w:eastAsia="en-US"/>
                </w:rPr>
                <w:t xml:space="preserve"> </w:t>
              </w:r>
            </w:ins>
            <w:ins w:id="2166" w:author="Jeff Wootton" w:date="2024-08-01T10:25:00Z">
              <w:r w:rsidR="004A3244">
                <w:rPr>
                  <w:rFonts w:cs="Arial"/>
                  <w:sz w:val="18"/>
                  <w:szCs w:val="18"/>
                  <w:lang w:eastAsia="en-US"/>
                </w:rPr>
                <w:t xml:space="preserve">of </w:t>
              </w:r>
            </w:ins>
            <w:ins w:id="2167" w:author="Jeff Wootton" w:date="2024-08-01T10:23:00Z">
              <w:r>
                <w:rPr>
                  <w:rFonts w:cs="Arial"/>
                  <w:sz w:val="18"/>
                  <w:szCs w:val="18"/>
                  <w:lang w:eastAsia="en-US"/>
                </w:rPr>
                <w:t xml:space="preserve">attribute </w:t>
              </w:r>
            </w:ins>
            <w:ins w:id="2168" w:author="Jeff Wootton" w:date="2024-08-01T10:24:00Z">
              <w:r w:rsidR="005F1C3C">
                <w:rPr>
                  <w:rFonts w:cs="Arial"/>
                  <w:b/>
                  <w:bCs/>
                  <w:sz w:val="18"/>
                  <w:szCs w:val="18"/>
                  <w:lang w:eastAsia="en-US"/>
                </w:rPr>
                <w:t>communication channel</w:t>
              </w:r>
            </w:ins>
            <w:ins w:id="2169" w:author="Jeff Wootton" w:date="2024-08-01T10:23:00Z">
              <w:r>
                <w:rPr>
                  <w:rFonts w:cs="Arial"/>
                  <w:sz w:val="18"/>
                  <w:szCs w:val="18"/>
                  <w:lang w:eastAsia="en-US"/>
                </w:rPr>
                <w:t>.</w:t>
              </w:r>
            </w:ins>
            <w:ins w:id="2170" w:author="Jeff Wootton" w:date="2024-08-01T10:20:00Z">
              <w:r w:rsidR="00114F71">
                <w:rPr>
                  <w:rFonts w:cs="Arial"/>
                  <w:sz w:val="18"/>
                  <w:szCs w:val="18"/>
                  <w:lang w:eastAsia="en-US"/>
                </w:rPr>
                <w:t xml:space="preserve"> </w:t>
              </w:r>
            </w:ins>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Radio Station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RECTRC</w:t>
            </w:r>
          </w:p>
        </w:tc>
        <w:tc>
          <w:tcPr>
            <w:tcW w:w="867" w:type="dxa"/>
            <w:tcBorders>
              <w:right w:val="double" w:sz="4" w:space="0" w:color="auto"/>
            </w:tcBorders>
          </w:tcPr>
          <w:p w:rsidR="001167E3" w:rsidRPr="00024CB8" w:rsidRDefault="001167E3" w:rsidP="001E20AF">
            <w:pPr>
              <w:spacing w:before="60" w:after="60"/>
              <w:jc w:val="center"/>
              <w:rPr>
                <w:rFonts w:cs="Arial"/>
                <w:b/>
                <w:bCs/>
                <w:sz w:val="18"/>
                <w:szCs w:val="18"/>
                <w:lang w:eastAsia="en-US"/>
              </w:rPr>
            </w:pPr>
            <w:r>
              <w:rPr>
                <w:rFonts w:cs="Arial"/>
                <w:sz w:val="18"/>
                <w:szCs w:val="18"/>
                <w:lang w:eastAsia="en-US"/>
              </w:rPr>
              <w:t xml:space="preserve">2.2.3.5 </w:t>
            </w:r>
            <w:r w:rsidRPr="008735E7">
              <w:rPr>
                <w:rFonts w:cs="Arial"/>
                <w:b/>
                <w:bCs/>
                <w:sz w:val="18"/>
                <w:szCs w:val="18"/>
                <w:lang w:eastAsia="en-US"/>
              </w:rPr>
              <w:t>10.1.1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 TECSOU.</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maximum permitted draught).</w:t>
            </w:r>
          </w:p>
          <w:p w:rsidR="001167E3" w:rsidRDefault="001167E3" w:rsidP="001E20AF">
            <w:pPr>
              <w:spacing w:before="60" w:after="60"/>
              <w:rPr>
                <w:rFonts w:cs="Arial"/>
                <w:sz w:val="18"/>
                <w:szCs w:val="18"/>
                <w:lang w:eastAsia="en-US"/>
              </w:rPr>
            </w:pPr>
            <w:r>
              <w:rPr>
                <w:rFonts w:cs="Arial"/>
                <w:b/>
                <w:sz w:val="18"/>
                <w:szCs w:val="18"/>
                <w:lang w:eastAsia="en-US"/>
              </w:rPr>
              <w:t>RECTRC</w:t>
            </w:r>
            <w:r w:rsidRPr="004316D3">
              <w:rPr>
                <w:rFonts w:cs="Arial"/>
                <w:sz w:val="18"/>
                <w:szCs w:val="18"/>
                <w:lang w:eastAsia="en-US"/>
              </w:rPr>
              <w:t xml:space="preserve"> of geometric primitive </w:t>
            </w:r>
            <w:r>
              <w:rPr>
                <w:rFonts w:cs="Arial"/>
                <w:sz w:val="18"/>
                <w:szCs w:val="18"/>
                <w:lang w:eastAsia="en-US"/>
              </w:rPr>
              <w:t>area</w:t>
            </w:r>
            <w:r w:rsidRPr="004316D3">
              <w:rPr>
                <w:rFonts w:cs="Arial"/>
                <w:sz w:val="18"/>
                <w:szCs w:val="18"/>
                <w:lang w:eastAsia="en-US"/>
              </w:rPr>
              <w:t xml:space="preserve"> will not be converted</w:t>
            </w:r>
            <w:r>
              <w:rPr>
                <w:rFonts w:cs="Arial"/>
                <w:sz w:val="18"/>
                <w:szCs w:val="18"/>
                <w:lang w:eastAsia="en-US"/>
              </w:rPr>
              <w: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Recommended Track</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RESARE</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Pr>
                <w:rFonts w:cs="Arial"/>
                <w:sz w:val="18"/>
                <w:szCs w:val="18"/>
                <w:lang w:eastAsia="en-US"/>
              </w:rPr>
              <w:t xml:space="preserve">9.1.2 </w:t>
            </w:r>
            <w:r w:rsidRPr="0049006A">
              <w:rPr>
                <w:rFonts w:cs="Arial"/>
                <w:b/>
                <w:bCs/>
                <w:sz w:val="18"/>
                <w:szCs w:val="18"/>
                <w:lang w:eastAsia="en-US"/>
              </w:rPr>
              <w:t>11.1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speed limit).</w:t>
            </w:r>
          </w:p>
          <w:p w:rsidR="001167E3" w:rsidRPr="0049006A" w:rsidRDefault="001167E3" w:rsidP="001E20AF">
            <w:pPr>
              <w:spacing w:before="60" w:after="60"/>
              <w:rPr>
                <w:rFonts w:cs="Arial"/>
                <w:sz w:val="18"/>
                <w:szCs w:val="18"/>
                <w:lang w:eastAsia="en-US"/>
              </w:rPr>
            </w:pPr>
            <w:r>
              <w:rPr>
                <w:rFonts w:cs="Arial"/>
                <w:sz w:val="18"/>
                <w:szCs w:val="18"/>
                <w:lang w:eastAsia="en-US"/>
              </w:rPr>
              <w:t xml:space="preserve">Reconcile converted complex attribute </w:t>
            </w:r>
            <w:r>
              <w:rPr>
                <w:rFonts w:cs="Arial"/>
                <w:b/>
                <w:bCs/>
                <w:sz w:val="18"/>
                <w:szCs w:val="18"/>
                <w:lang w:eastAsia="en-US"/>
              </w:rPr>
              <w:t>vessel speed limit</w:t>
            </w:r>
            <w:r>
              <w:rPr>
                <w:rFonts w:cs="Arial"/>
                <w:sz w:val="18"/>
                <w:szCs w:val="18"/>
                <w:lang w:eastAsia="en-US"/>
              </w:rPr>
              <w: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Restricted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RETRFL</w:t>
            </w:r>
          </w:p>
        </w:tc>
        <w:tc>
          <w:tcPr>
            <w:tcW w:w="867" w:type="dxa"/>
            <w:tcBorders>
              <w:right w:val="double" w:sz="4" w:space="0" w:color="auto"/>
            </w:tcBorders>
          </w:tcPr>
          <w:p w:rsidR="001167E3" w:rsidRPr="000717D9" w:rsidRDefault="001167E3" w:rsidP="001E20AF">
            <w:pPr>
              <w:spacing w:before="60" w:after="60"/>
              <w:jc w:val="center"/>
              <w:rPr>
                <w:rFonts w:cs="Arial"/>
                <w:b/>
                <w:bCs/>
                <w:sz w:val="18"/>
                <w:szCs w:val="18"/>
                <w:lang w:eastAsia="en-US"/>
              </w:rPr>
            </w:pPr>
            <w:r w:rsidRPr="000717D9">
              <w:rPr>
                <w:rFonts w:cs="Arial"/>
                <w:b/>
                <w:bCs/>
                <w:sz w:val="18"/>
                <w:szCs w:val="18"/>
                <w:lang w:eastAsia="en-US"/>
              </w:rPr>
              <w:t>12.7</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Retroreflector</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RIVERS</w:t>
            </w:r>
          </w:p>
        </w:tc>
        <w:tc>
          <w:tcPr>
            <w:tcW w:w="867" w:type="dxa"/>
            <w:tcBorders>
              <w:right w:val="double" w:sz="4" w:space="0" w:color="auto"/>
            </w:tcBorders>
          </w:tcPr>
          <w:p w:rsidR="001167E3" w:rsidRPr="000717D9" w:rsidRDefault="001167E3" w:rsidP="001E20AF">
            <w:pPr>
              <w:spacing w:before="60" w:after="60"/>
              <w:jc w:val="center"/>
              <w:rPr>
                <w:rFonts w:cs="Arial"/>
                <w:b/>
                <w:bCs/>
                <w:sz w:val="18"/>
                <w:szCs w:val="18"/>
                <w:lang w:eastAsia="en-US"/>
              </w:rPr>
            </w:pPr>
            <w:r w:rsidRPr="00A53FB3">
              <w:rPr>
                <w:rFonts w:cs="Arial"/>
                <w:b/>
                <w:bCs/>
                <w:sz w:val="18"/>
                <w:szCs w:val="18"/>
                <w:lang w:eastAsia="en-US"/>
              </w:rPr>
              <w:t xml:space="preserve">4.7.6 </w:t>
            </w:r>
            <w:r>
              <w:rPr>
                <w:rFonts w:cs="Arial"/>
                <w:sz w:val="18"/>
                <w:szCs w:val="18"/>
                <w:lang w:eastAsia="en-US"/>
              </w:rPr>
              <w:t>4.7.8 5.8.1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rsidR="001167E3" w:rsidRDefault="001167E3" w:rsidP="001E20AF">
            <w:pPr>
              <w:spacing w:before="60" w:after="60"/>
              <w:rPr>
                <w:rFonts w:cs="Arial"/>
                <w:sz w:val="18"/>
                <w:szCs w:val="18"/>
                <w:lang w:eastAsia="en-US"/>
              </w:rPr>
            </w:pPr>
            <w:r>
              <w:rPr>
                <w:rFonts w:cs="Arial"/>
                <w:sz w:val="18"/>
                <w:szCs w:val="18"/>
                <w:lang w:eastAsia="en-US"/>
              </w:rPr>
              <w:t xml:space="preserve">Ensure that the underlying S-101 Skin of the Earth feature is </w:t>
            </w:r>
            <w:r>
              <w:rPr>
                <w:rFonts w:cs="Arial"/>
                <w:b/>
                <w:sz w:val="18"/>
                <w:szCs w:val="18"/>
                <w:lang w:eastAsia="en-US"/>
              </w:rPr>
              <w:t>Land Area</w:t>
            </w:r>
            <w:r>
              <w:rPr>
                <w:rFonts w:cs="Arial"/>
                <w:sz w:val="18"/>
                <w:szCs w:val="18"/>
                <w:lang w:eastAsia="en-US"/>
              </w:rPr>
              <w:t>.</w:t>
            </w:r>
          </w:p>
          <w:p w:rsidR="001167E3" w:rsidRPr="009164FE" w:rsidRDefault="001167E3" w:rsidP="001E20AF">
            <w:pPr>
              <w:spacing w:before="60" w:after="60"/>
              <w:rPr>
                <w:rFonts w:cs="Arial"/>
                <w:sz w:val="18"/>
                <w:szCs w:val="18"/>
                <w:lang w:eastAsia="en-US"/>
              </w:rPr>
            </w:pPr>
            <w:r>
              <w:rPr>
                <w:rFonts w:cs="Arial"/>
                <w:sz w:val="18"/>
                <w:szCs w:val="18"/>
                <w:lang w:eastAsia="en-US"/>
              </w:rPr>
              <w:t xml:space="preserve">Reconcile lakes encoded as </w:t>
            </w:r>
            <w:r>
              <w:rPr>
                <w:rFonts w:cs="Arial"/>
                <w:b/>
                <w:bCs/>
                <w:sz w:val="18"/>
                <w:szCs w:val="18"/>
                <w:lang w:eastAsia="en-US"/>
              </w:rPr>
              <w:t>RIVERS</w:t>
            </w:r>
            <w:r>
              <w:rPr>
                <w:rFonts w:cs="Arial"/>
                <w:sz w:val="18"/>
                <w:szCs w:val="18"/>
                <w:lang w:eastAsia="en-US"/>
              </w:rPr>
              <w:t xml:space="preserve"> in converted data.</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River</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ROADWY</w:t>
            </w:r>
          </w:p>
        </w:tc>
        <w:tc>
          <w:tcPr>
            <w:tcW w:w="867" w:type="dxa"/>
            <w:tcBorders>
              <w:right w:val="double" w:sz="4" w:space="0" w:color="auto"/>
            </w:tcBorders>
          </w:tcPr>
          <w:p w:rsidR="001167E3" w:rsidRPr="007C6FB0" w:rsidRDefault="001167E3" w:rsidP="001E20AF">
            <w:pPr>
              <w:spacing w:before="60" w:after="60"/>
              <w:jc w:val="center"/>
              <w:rPr>
                <w:rFonts w:cs="Arial"/>
                <w:b/>
                <w:bCs/>
                <w:sz w:val="18"/>
                <w:szCs w:val="18"/>
                <w:lang w:eastAsia="en-US"/>
              </w:rPr>
            </w:pPr>
            <w:r w:rsidRPr="00417B7E">
              <w:rPr>
                <w:rFonts w:cs="Arial"/>
                <w:b/>
                <w:bCs/>
                <w:sz w:val="18"/>
                <w:szCs w:val="18"/>
                <w:lang w:eastAsia="en-US"/>
              </w:rPr>
              <w:t>4.8.8</w:t>
            </w:r>
            <w:r>
              <w:rPr>
                <w:rFonts w:cs="Arial"/>
                <w:b/>
                <w:bCs/>
                <w:sz w:val="18"/>
                <w:szCs w:val="18"/>
                <w:lang w:eastAsia="en-US"/>
              </w:rPr>
              <w:t xml:space="preserve"> </w:t>
            </w:r>
            <w:r w:rsidRPr="00417B7E">
              <w:rPr>
                <w:rFonts w:cs="Arial"/>
                <w:sz w:val="18"/>
                <w:szCs w:val="18"/>
                <w:lang w:eastAsia="en-US"/>
              </w:rPr>
              <w:t>4.8.15</w:t>
            </w:r>
            <w:r>
              <w:rPr>
                <w:rFonts w:cs="Arial"/>
                <w:sz w:val="18"/>
                <w:szCs w:val="18"/>
                <w:lang w:eastAsia="en-US"/>
              </w:rPr>
              <w:t xml:space="preserve"> 6.2.2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sidRPr="004316D3">
              <w:rPr>
                <w:rFonts w:cs="Arial"/>
                <w:b/>
                <w:sz w:val="18"/>
                <w:szCs w:val="18"/>
                <w:lang w:eastAsia="en-US"/>
              </w:rPr>
              <w:t>R</w:t>
            </w:r>
            <w:r>
              <w:rPr>
                <w:rFonts w:cs="Arial"/>
                <w:b/>
                <w:sz w:val="18"/>
                <w:szCs w:val="18"/>
                <w:lang w:eastAsia="en-US"/>
              </w:rPr>
              <w:t>OADWY</w:t>
            </w:r>
            <w:r w:rsidRPr="004316D3">
              <w:rPr>
                <w:rFonts w:cs="Arial"/>
                <w:sz w:val="18"/>
                <w:szCs w:val="18"/>
                <w:lang w:eastAsia="en-US"/>
              </w:rPr>
              <w:t xml:space="preserve"> of geometric primitive point will not be converted</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 NATCON, STATUS.</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Road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RSCSTA</w:t>
            </w:r>
          </w:p>
        </w:tc>
        <w:tc>
          <w:tcPr>
            <w:tcW w:w="867" w:type="dxa"/>
            <w:tcBorders>
              <w:right w:val="double" w:sz="4" w:space="0" w:color="auto"/>
            </w:tcBorders>
          </w:tcPr>
          <w:p w:rsidR="001167E3" w:rsidRPr="00A83D84" w:rsidRDefault="001167E3" w:rsidP="001E20AF">
            <w:pPr>
              <w:spacing w:before="60" w:after="60"/>
              <w:jc w:val="center"/>
              <w:rPr>
                <w:rFonts w:cs="Arial"/>
                <w:b/>
                <w:bCs/>
                <w:sz w:val="18"/>
                <w:szCs w:val="18"/>
                <w:lang w:eastAsia="en-US"/>
              </w:rPr>
            </w:pPr>
            <w:r w:rsidRPr="00A83D84">
              <w:rPr>
                <w:rFonts w:cs="Arial"/>
                <w:b/>
                <w:bCs/>
                <w:sz w:val="18"/>
                <w:szCs w:val="18"/>
                <w:lang w:eastAsia="en-US"/>
              </w:rPr>
              <w:t>13.3</w:t>
            </w:r>
          </w:p>
        </w:tc>
        <w:tc>
          <w:tcPr>
            <w:tcW w:w="4976" w:type="dxa"/>
            <w:tcBorders>
              <w:left w:val="double" w:sz="4" w:space="0" w:color="auto"/>
            </w:tcBorders>
          </w:tcPr>
          <w:p w:rsidR="001167E3" w:rsidRPr="00A83D84" w:rsidRDefault="001167E3" w:rsidP="001E20AF">
            <w:pPr>
              <w:spacing w:before="60" w:after="60"/>
              <w:rPr>
                <w:rFonts w:cs="Arial"/>
                <w:bCs/>
                <w:sz w:val="18"/>
                <w:szCs w:val="18"/>
                <w:lang w:eastAsia="en-US"/>
              </w:rPr>
            </w:pPr>
            <w:r w:rsidRPr="00A83D84">
              <w:rPr>
                <w:rFonts w:cs="Arial"/>
                <w:bCs/>
                <w:sz w:val="18"/>
                <w:szCs w:val="18"/>
                <w:lang w:eastAsia="en-US"/>
              </w:rPr>
              <w:t>None</w:t>
            </w:r>
            <w:r>
              <w:rPr>
                <w:rFonts w:cs="Arial"/>
                <w:bCs/>
                <w:sz w:val="18"/>
                <w:szCs w:val="18"/>
                <w:lang w:eastAsia="en-US"/>
              </w:rPr>
              <w: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Rescue Station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RTPBCN</w:t>
            </w:r>
          </w:p>
        </w:tc>
        <w:tc>
          <w:tcPr>
            <w:tcW w:w="867" w:type="dxa"/>
            <w:tcBorders>
              <w:right w:val="double" w:sz="4" w:space="0" w:color="auto"/>
            </w:tcBorders>
          </w:tcPr>
          <w:p w:rsidR="001167E3" w:rsidRPr="00F2508B" w:rsidRDefault="001167E3" w:rsidP="001E20AF">
            <w:pPr>
              <w:spacing w:before="60" w:after="60"/>
              <w:jc w:val="center"/>
              <w:rPr>
                <w:rFonts w:cs="Arial"/>
                <w:b/>
                <w:bCs/>
                <w:sz w:val="18"/>
                <w:szCs w:val="18"/>
                <w:lang w:eastAsia="en-US"/>
              </w:rPr>
            </w:pPr>
            <w:r w:rsidRPr="00F2508B">
              <w:rPr>
                <w:rFonts w:cs="Arial"/>
                <w:b/>
                <w:bCs/>
                <w:sz w:val="18"/>
                <w:szCs w:val="18"/>
                <w:lang w:eastAsia="en-US"/>
              </w:rPr>
              <w:t>12.10</w:t>
            </w:r>
          </w:p>
        </w:tc>
        <w:tc>
          <w:tcPr>
            <w:tcW w:w="4976" w:type="dxa"/>
            <w:tcBorders>
              <w:left w:val="double" w:sz="4" w:space="0" w:color="auto"/>
            </w:tcBorders>
          </w:tcPr>
          <w:p w:rsidR="001167E3" w:rsidRPr="00A83D84" w:rsidRDefault="001167E3" w:rsidP="001E20AF">
            <w:pPr>
              <w:spacing w:before="60" w:after="60"/>
              <w:rPr>
                <w:rFonts w:cs="Arial"/>
                <w:bCs/>
                <w:sz w:val="18"/>
                <w:szCs w:val="18"/>
                <w:lang w:eastAsia="en-US"/>
              </w:rPr>
            </w:pPr>
            <w:r>
              <w:rPr>
                <w:rFonts w:cs="Arial"/>
                <w:bCs/>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sidRPr="00D212B6">
              <w:rPr>
                <w:rFonts w:cs="Arial"/>
                <w:b/>
                <w:bCs/>
                <w:sz w:val="18"/>
                <w:szCs w:val="18"/>
                <w:lang w:eastAsia="en-US"/>
              </w:rPr>
              <w:t>Radar Transponder Beacon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RUNWAY</w:t>
            </w:r>
          </w:p>
        </w:tc>
        <w:tc>
          <w:tcPr>
            <w:tcW w:w="867" w:type="dxa"/>
            <w:tcBorders>
              <w:right w:val="double" w:sz="4" w:space="0" w:color="auto"/>
            </w:tcBorders>
          </w:tcPr>
          <w:p w:rsidR="001167E3" w:rsidRPr="00F2508B" w:rsidRDefault="001167E3" w:rsidP="001E20AF">
            <w:pPr>
              <w:spacing w:before="60" w:after="60"/>
              <w:jc w:val="center"/>
              <w:rPr>
                <w:rFonts w:cs="Arial"/>
                <w:b/>
                <w:bCs/>
                <w:sz w:val="18"/>
                <w:szCs w:val="18"/>
                <w:lang w:eastAsia="en-US"/>
              </w:rPr>
            </w:pPr>
            <w:r w:rsidRPr="00C21C94">
              <w:rPr>
                <w:rFonts w:cs="Arial"/>
                <w:b/>
                <w:bCs/>
                <w:sz w:val="18"/>
                <w:szCs w:val="18"/>
                <w:lang w:eastAsia="en-US"/>
              </w:rPr>
              <w:t>4.8.12</w:t>
            </w:r>
            <w:r>
              <w:rPr>
                <w:rFonts w:cs="Arial"/>
                <w:sz w:val="18"/>
                <w:szCs w:val="18"/>
                <w:lang w:eastAsia="en-US"/>
              </w:rPr>
              <w:t xml:space="preserve"> 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Reconcile attribution for </w:t>
            </w:r>
            <w:r>
              <w:rPr>
                <w:rFonts w:cs="Arial"/>
                <w:b/>
                <w:bCs/>
                <w:sz w:val="18"/>
                <w:szCs w:val="18"/>
                <w:lang w:eastAsia="en-US"/>
              </w:rPr>
              <w:t>RUNWAY</w:t>
            </w:r>
            <w:r>
              <w:rPr>
                <w:rFonts w:cs="Arial"/>
                <w:sz w:val="18"/>
                <w:szCs w:val="18"/>
                <w:lang w:eastAsia="en-US"/>
              </w:rPr>
              <w:t xml:space="preserve"> of geometric primitive point converted to </w:t>
            </w:r>
            <w:r>
              <w:rPr>
                <w:rFonts w:cs="Arial"/>
                <w:b/>
                <w:bCs/>
                <w:sz w:val="18"/>
                <w:szCs w:val="18"/>
                <w:lang w:eastAsia="en-US"/>
              </w:rPr>
              <w:t>Helipad</w:t>
            </w:r>
            <w:r>
              <w:rPr>
                <w:rFonts w:cs="Arial"/>
                <w:sz w:val="18"/>
                <w:szCs w:val="18"/>
                <w:lang w:eastAsia="en-US"/>
              </w:rPr>
              <w:t>.</w:t>
            </w:r>
          </w:p>
          <w:p w:rsidR="001167E3" w:rsidRDefault="001167E3" w:rsidP="001E20AF">
            <w:pPr>
              <w:spacing w:before="60" w:after="60"/>
              <w:rPr>
                <w:rFonts w:cs="Arial"/>
                <w:bCs/>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w:t>
            </w:r>
          </w:p>
        </w:tc>
        <w:tc>
          <w:tcPr>
            <w:tcW w:w="2313" w:type="dxa"/>
            <w:tcBorders>
              <w:left w:val="double" w:sz="4" w:space="0" w:color="auto"/>
            </w:tcBorders>
          </w:tcPr>
          <w:p w:rsidR="001167E3" w:rsidRPr="007212FA" w:rsidRDefault="001167E3" w:rsidP="001E20AF">
            <w:pPr>
              <w:spacing w:before="60" w:after="60"/>
              <w:rPr>
                <w:rFonts w:cs="Arial"/>
                <w:b/>
                <w:bCs/>
                <w:sz w:val="18"/>
                <w:szCs w:val="18"/>
                <w:lang w:eastAsia="en-US"/>
              </w:rPr>
            </w:pPr>
            <w:r>
              <w:rPr>
                <w:rFonts w:cs="Arial"/>
                <w:b/>
                <w:bCs/>
                <w:sz w:val="18"/>
                <w:szCs w:val="18"/>
                <w:lang w:eastAsia="en-US"/>
              </w:rPr>
              <w:t>Runway</w:t>
            </w:r>
            <w:r>
              <w:rPr>
                <w:rFonts w:cs="Arial"/>
                <w:sz w:val="18"/>
                <w:szCs w:val="18"/>
                <w:lang w:eastAsia="en-US"/>
              </w:rPr>
              <w:t xml:space="preserve">, </w:t>
            </w:r>
            <w:r>
              <w:rPr>
                <w:rFonts w:cs="Arial"/>
                <w:b/>
                <w:bCs/>
                <w:sz w:val="18"/>
                <w:szCs w:val="18"/>
                <w:lang w:eastAsia="en-US"/>
              </w:rPr>
              <w:t>Helipad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SBDARE</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Pr>
                <w:rFonts w:cs="Arial"/>
                <w:sz w:val="18"/>
                <w:szCs w:val="18"/>
                <w:lang w:eastAsia="en-US"/>
              </w:rPr>
              <w:t xml:space="preserve">2.4    </w:t>
            </w:r>
            <w:r w:rsidRPr="00EF64F0">
              <w:rPr>
                <w:rFonts w:cs="Arial"/>
                <w:b/>
                <w:bCs/>
                <w:sz w:val="18"/>
                <w:szCs w:val="18"/>
                <w:lang w:eastAsia="en-US"/>
              </w:rPr>
              <w:t>7.1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 COLOUR will not be converted.</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Seabed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SEAARE</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sidRPr="00EF7A5A">
              <w:rPr>
                <w:rFonts w:cs="Arial"/>
                <w:sz w:val="18"/>
                <w:szCs w:val="18"/>
                <w:lang w:eastAsia="en-US"/>
              </w:rPr>
              <w:t xml:space="preserve">5.5       </w:t>
            </w:r>
            <w:r w:rsidRPr="00EF7A5A">
              <w:rPr>
                <w:rFonts w:cs="Arial"/>
                <w:b/>
                <w:sz w:val="18"/>
                <w:szCs w:val="18"/>
                <w:lang w:eastAsia="en-US"/>
              </w:rPr>
              <w:t>8</w:t>
            </w:r>
            <w:r w:rsidRPr="00EF7A5A">
              <w:rPr>
                <w:rFonts w:cs="Arial"/>
                <w:sz w:val="18"/>
                <w:szCs w:val="18"/>
                <w:lang w:eastAsia="en-US"/>
              </w:rPr>
              <w:t xml:space="preserve">   10.2.3 10.2.6 10.4 10.5.3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Reconcile converted </w:t>
            </w:r>
            <w:r>
              <w:rPr>
                <w:rFonts w:cs="Arial"/>
                <w:b/>
                <w:bCs/>
                <w:sz w:val="18"/>
                <w:szCs w:val="18"/>
                <w:lang w:eastAsia="en-US"/>
              </w:rPr>
              <w:t>SEAARE</w:t>
            </w:r>
            <w:r>
              <w:rPr>
                <w:rFonts w:cs="Arial"/>
                <w:sz w:val="18"/>
                <w:szCs w:val="18"/>
                <w:lang w:eastAsia="en-US"/>
              </w:rPr>
              <w:t xml:space="preserve"> used to encode depth of dredging information for </w:t>
            </w:r>
            <w:r>
              <w:rPr>
                <w:rFonts w:cs="Arial"/>
                <w:b/>
                <w:bCs/>
                <w:sz w:val="18"/>
                <w:szCs w:val="18"/>
                <w:lang w:eastAsia="en-US"/>
              </w:rPr>
              <w:t>DRGARE</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Standardised text string for INFORM (for traffic separation scheme or archipelagic sea lane).</w:t>
            </w:r>
          </w:p>
          <w:p w:rsidR="001167E3" w:rsidRPr="00E5783F" w:rsidRDefault="001167E3" w:rsidP="001E20AF">
            <w:pPr>
              <w:spacing w:before="60" w:after="60"/>
              <w:rPr>
                <w:rFonts w:cs="Arial"/>
                <w:sz w:val="18"/>
                <w:szCs w:val="18"/>
                <w:lang w:eastAsia="en-US"/>
              </w:rPr>
            </w:pPr>
            <w:r>
              <w:rPr>
                <w:rFonts w:cs="Arial"/>
                <w:sz w:val="18"/>
                <w:szCs w:val="18"/>
                <w:lang w:eastAsia="en-US"/>
              </w:rPr>
              <w:t xml:space="preserve">Reconcile converted </w:t>
            </w:r>
            <w:r>
              <w:rPr>
                <w:rFonts w:cs="Arial"/>
                <w:b/>
                <w:bCs/>
                <w:sz w:val="18"/>
                <w:szCs w:val="18"/>
                <w:lang w:eastAsia="en-US"/>
              </w:rPr>
              <w:t>SEAARE</w:t>
            </w:r>
            <w:r>
              <w:rPr>
                <w:rFonts w:cs="Arial"/>
                <w:sz w:val="18"/>
                <w:szCs w:val="18"/>
                <w:lang w:eastAsia="en-US"/>
              </w:rPr>
              <w:t xml:space="preserve"> used to encode the name of a two-way route or fairway.</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Sea Area/Named Water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SILTNK</w:t>
            </w:r>
          </w:p>
        </w:tc>
        <w:tc>
          <w:tcPr>
            <w:tcW w:w="867" w:type="dxa"/>
            <w:tcBorders>
              <w:right w:val="double" w:sz="4" w:space="0" w:color="auto"/>
            </w:tcBorders>
          </w:tcPr>
          <w:p w:rsidR="001167E3" w:rsidRPr="00D05221" w:rsidRDefault="001167E3" w:rsidP="001E20AF">
            <w:pPr>
              <w:spacing w:before="60" w:after="60"/>
              <w:jc w:val="center"/>
              <w:rPr>
                <w:rFonts w:cs="Arial"/>
                <w:b/>
                <w:bCs/>
                <w:sz w:val="18"/>
                <w:szCs w:val="18"/>
                <w:lang w:eastAsia="en-US"/>
              </w:rPr>
            </w:pPr>
            <w:r w:rsidRPr="00D05221">
              <w:rPr>
                <w:rFonts w:cs="Arial"/>
                <w:b/>
                <w:bCs/>
                <w:sz w:val="18"/>
                <w:szCs w:val="18"/>
                <w:lang w:eastAsia="en-US"/>
              </w:rPr>
              <w:t>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NATCON, STATUS.</w:t>
            </w:r>
          </w:p>
          <w:p w:rsidR="001167E3" w:rsidRDefault="001167E3" w:rsidP="001E20AF">
            <w:pPr>
              <w:spacing w:before="60" w:after="60"/>
              <w:rPr>
                <w:rFonts w:cs="Arial"/>
                <w:sz w:val="18"/>
                <w:szCs w:val="18"/>
                <w:lang w:eastAsia="en-US"/>
              </w:rPr>
            </w:pPr>
            <w:r>
              <w:rPr>
                <w:rFonts w:cs="Arial"/>
                <w:sz w:val="18"/>
                <w:szCs w:val="18"/>
                <w:lang w:eastAsia="en-US"/>
              </w:rPr>
              <w:t>Remove S-57 ECDIS Base display structure for silos/tanks located in the water in converted S-101 dataset.</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Silo/Tank</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SISTAT</w:t>
            </w:r>
          </w:p>
        </w:tc>
        <w:tc>
          <w:tcPr>
            <w:tcW w:w="867" w:type="dxa"/>
            <w:tcBorders>
              <w:right w:val="double" w:sz="4" w:space="0" w:color="auto"/>
            </w:tcBorders>
          </w:tcPr>
          <w:p w:rsidR="001167E3" w:rsidRPr="00E27133" w:rsidRDefault="001167E3" w:rsidP="001E20AF">
            <w:pPr>
              <w:spacing w:before="60" w:after="60"/>
              <w:jc w:val="center"/>
              <w:rPr>
                <w:rFonts w:cs="Arial"/>
                <w:b/>
                <w:bCs/>
                <w:sz w:val="18"/>
                <w:szCs w:val="18"/>
                <w:lang w:eastAsia="en-US"/>
              </w:rPr>
            </w:pPr>
            <w:r w:rsidRPr="00E27133">
              <w:rPr>
                <w:rFonts w:cs="Arial"/>
                <w:b/>
                <w:bCs/>
                <w:sz w:val="18"/>
                <w:szCs w:val="18"/>
                <w:lang w:eastAsia="en-US"/>
              </w:rPr>
              <w:t>13.4</w:t>
            </w:r>
          </w:p>
        </w:tc>
        <w:tc>
          <w:tcPr>
            <w:tcW w:w="4976" w:type="dxa"/>
            <w:tcBorders>
              <w:left w:val="double" w:sz="4" w:space="0" w:color="auto"/>
            </w:tcBorders>
          </w:tcPr>
          <w:p w:rsidR="001167E3" w:rsidRDefault="00D05AE5" w:rsidP="001E20AF">
            <w:pPr>
              <w:spacing w:before="60" w:after="60"/>
              <w:rPr>
                <w:rFonts w:cs="Arial"/>
                <w:sz w:val="18"/>
                <w:szCs w:val="18"/>
                <w:lang w:eastAsia="en-US"/>
              </w:rPr>
            </w:pPr>
            <w:ins w:id="2171" w:author="Jeff Wootton" w:date="2024-08-01T11:46:00Z">
              <w:r w:rsidRPr="00D05AE5">
                <w:rPr>
                  <w:rFonts w:cs="Arial"/>
                  <w:sz w:val="18"/>
                  <w:szCs w:val="18"/>
                  <w:lang w:eastAsia="en-US"/>
                </w:rPr>
                <w:t xml:space="preserve">Reconcile conversion of attribute </w:t>
              </w:r>
              <w:r w:rsidRPr="00D05AE5">
                <w:rPr>
                  <w:rFonts w:cs="Arial"/>
                  <w:b/>
                  <w:bCs/>
                  <w:sz w:val="18"/>
                  <w:szCs w:val="18"/>
                  <w:lang w:eastAsia="en-US"/>
                </w:rPr>
                <w:t>communication channel</w:t>
              </w:r>
              <w:r w:rsidRPr="00D05AE5">
                <w:rPr>
                  <w:rFonts w:cs="Arial"/>
                  <w:sz w:val="18"/>
                  <w:szCs w:val="18"/>
                  <w:lang w:eastAsia="en-US"/>
                </w:rPr>
                <w:t>.</w:t>
              </w:r>
            </w:ins>
            <w:del w:id="2172" w:author="Jeff Wootton" w:date="2024-08-01T11:46:00Z">
              <w:r w:rsidR="001167E3" w:rsidDel="00D05AE5">
                <w:rPr>
                  <w:rFonts w:cs="Arial"/>
                  <w:sz w:val="18"/>
                  <w:szCs w:val="18"/>
                  <w:lang w:eastAsia="en-US"/>
                </w:rPr>
                <w:delText>None.</w:delText>
              </w:r>
            </w:del>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Signal Station Traffic</w:t>
            </w:r>
          </w:p>
        </w:tc>
      </w:tr>
      <w:tr w:rsidR="001167E3" w:rsidRPr="00645C83" w:rsidTr="001E20AF">
        <w:trPr>
          <w:cantSplit/>
          <w:jc w:val="center"/>
        </w:trPr>
        <w:tc>
          <w:tcPr>
            <w:tcW w:w="1252" w:type="dxa"/>
            <w:vAlign w:val="center"/>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SISTAW</w:t>
            </w:r>
          </w:p>
        </w:tc>
        <w:tc>
          <w:tcPr>
            <w:tcW w:w="867" w:type="dxa"/>
            <w:tcBorders>
              <w:right w:val="double" w:sz="4" w:space="0" w:color="auto"/>
            </w:tcBorders>
            <w:vAlign w:val="center"/>
          </w:tcPr>
          <w:p w:rsidR="001167E3" w:rsidRPr="00E27133" w:rsidRDefault="001167E3" w:rsidP="001E20AF">
            <w:pPr>
              <w:spacing w:before="60" w:after="60"/>
              <w:jc w:val="center"/>
              <w:rPr>
                <w:rFonts w:cs="Arial"/>
                <w:b/>
                <w:bCs/>
                <w:sz w:val="18"/>
                <w:szCs w:val="18"/>
                <w:lang w:eastAsia="en-US"/>
              </w:rPr>
            </w:pPr>
            <w:r w:rsidRPr="00E27133">
              <w:rPr>
                <w:rFonts w:cs="Arial"/>
                <w:b/>
                <w:bCs/>
                <w:sz w:val="18"/>
                <w:szCs w:val="18"/>
                <w:lang w:eastAsia="en-US"/>
              </w:rPr>
              <w:t>13.4</w:t>
            </w:r>
          </w:p>
        </w:tc>
        <w:tc>
          <w:tcPr>
            <w:tcW w:w="4976" w:type="dxa"/>
            <w:tcBorders>
              <w:left w:val="double" w:sz="4" w:space="0" w:color="auto"/>
            </w:tcBorders>
          </w:tcPr>
          <w:p w:rsidR="001167E3" w:rsidRDefault="00D05AE5" w:rsidP="001E20AF">
            <w:pPr>
              <w:spacing w:before="60" w:after="60"/>
              <w:rPr>
                <w:rFonts w:cs="Arial"/>
                <w:sz w:val="18"/>
                <w:szCs w:val="18"/>
                <w:lang w:eastAsia="en-US"/>
              </w:rPr>
            </w:pPr>
            <w:ins w:id="2173" w:author="Jeff Wootton" w:date="2024-08-01T11:46:00Z">
              <w:r w:rsidRPr="00D05AE5">
                <w:rPr>
                  <w:rFonts w:cs="Arial"/>
                  <w:sz w:val="18"/>
                  <w:szCs w:val="18"/>
                  <w:lang w:eastAsia="en-US"/>
                </w:rPr>
                <w:t xml:space="preserve">Reconcile conversion of attribute </w:t>
              </w:r>
              <w:r w:rsidRPr="00D05AE5">
                <w:rPr>
                  <w:rFonts w:cs="Arial"/>
                  <w:b/>
                  <w:bCs/>
                  <w:sz w:val="18"/>
                  <w:szCs w:val="18"/>
                  <w:lang w:eastAsia="en-US"/>
                </w:rPr>
                <w:t>communication channel</w:t>
              </w:r>
              <w:r w:rsidRPr="00D05AE5">
                <w:rPr>
                  <w:rFonts w:cs="Arial"/>
                  <w:sz w:val="18"/>
                  <w:szCs w:val="18"/>
                  <w:lang w:eastAsia="en-US"/>
                </w:rPr>
                <w:t>.</w:t>
              </w:r>
            </w:ins>
            <w:del w:id="2174" w:author="Jeff Wootton" w:date="2024-08-01T11:46:00Z">
              <w:r w:rsidR="001167E3" w:rsidDel="00D05AE5">
                <w:rPr>
                  <w:rFonts w:cs="Arial"/>
                  <w:sz w:val="18"/>
                  <w:szCs w:val="18"/>
                  <w:lang w:eastAsia="en-US"/>
                </w:rPr>
                <w:delText>None.</w:delText>
              </w:r>
            </w:del>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Signal Station Warning</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SLCONS</w:t>
            </w:r>
          </w:p>
        </w:tc>
        <w:tc>
          <w:tcPr>
            <w:tcW w:w="867" w:type="dxa"/>
            <w:tcBorders>
              <w:right w:val="double" w:sz="4" w:space="0" w:color="auto"/>
            </w:tcBorders>
          </w:tcPr>
          <w:p w:rsidR="001167E3" w:rsidRPr="00C44923" w:rsidRDefault="001167E3" w:rsidP="001E20AF">
            <w:pPr>
              <w:spacing w:before="60" w:after="60"/>
              <w:jc w:val="center"/>
              <w:rPr>
                <w:rFonts w:cs="Arial"/>
                <w:b/>
                <w:bCs/>
                <w:sz w:val="18"/>
                <w:szCs w:val="18"/>
                <w:lang w:eastAsia="en-US"/>
              </w:rPr>
            </w:pPr>
            <w:r w:rsidRPr="00C44923">
              <w:rPr>
                <w:rFonts w:cs="Arial"/>
                <w:b/>
                <w:bCs/>
                <w:sz w:val="18"/>
                <w:szCs w:val="18"/>
                <w:lang w:eastAsia="en-US"/>
              </w:rPr>
              <w:t>4.5.2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STATUS.</w:t>
            </w:r>
          </w:p>
          <w:p w:rsidR="001167E3" w:rsidRPr="00C44923" w:rsidRDefault="001167E3" w:rsidP="001E20AF">
            <w:pPr>
              <w:spacing w:before="60" w:after="60"/>
              <w:rPr>
                <w:rFonts w:cs="Arial"/>
                <w:sz w:val="18"/>
                <w:szCs w:val="18"/>
                <w:lang w:eastAsia="en-US"/>
              </w:rPr>
            </w:pPr>
            <w:r>
              <w:rPr>
                <w:rFonts w:cs="Arial"/>
                <w:sz w:val="18"/>
                <w:szCs w:val="18"/>
                <w:lang w:eastAsia="en-US"/>
              </w:rPr>
              <w:t xml:space="preserve">Reconcile conversion of CATSLC = </w:t>
            </w:r>
            <w:r>
              <w:rPr>
                <w:rFonts w:cs="Arial"/>
                <w:i/>
                <w:iCs/>
                <w:sz w:val="18"/>
                <w:szCs w:val="18"/>
                <w:lang w:eastAsia="en-US"/>
              </w:rPr>
              <w:t>6</w:t>
            </w:r>
            <w:r>
              <w:rPr>
                <w:rFonts w:cs="Arial"/>
                <w:sz w:val="18"/>
                <w:szCs w:val="18"/>
                <w:lang w:eastAsia="en-US"/>
              </w:rPr>
              <w:t xml:space="preserve"> (wharf (quay)) to </w:t>
            </w:r>
            <w:r>
              <w:rPr>
                <w:rFonts w:cs="Arial"/>
                <w:b/>
                <w:bCs/>
                <w:sz w:val="18"/>
                <w:szCs w:val="18"/>
                <w:lang w:eastAsia="en-US"/>
              </w:rPr>
              <w:t>category of shoreline construction</w:t>
            </w:r>
            <w:r>
              <w:rPr>
                <w:rFonts w:cs="Arial"/>
                <w:sz w:val="18"/>
                <w:szCs w:val="18"/>
                <w:lang w:eastAsia="en-US"/>
              </w:rPr>
              <w:t xml:space="preserve"> = </w:t>
            </w:r>
            <w:r>
              <w:rPr>
                <w:rFonts w:cs="Arial"/>
                <w:i/>
                <w:iCs/>
                <w:sz w:val="18"/>
                <w:szCs w:val="18"/>
                <w:lang w:eastAsia="en-US"/>
              </w:rPr>
              <w:t>6</w:t>
            </w:r>
            <w:r>
              <w:rPr>
                <w:rFonts w:cs="Arial"/>
                <w:sz w:val="18"/>
                <w:szCs w:val="18"/>
                <w:lang w:eastAsia="en-US"/>
              </w:rPr>
              <w:t xml:space="preserve"> (wharf) or </w:t>
            </w:r>
            <w:r>
              <w:rPr>
                <w:rFonts w:cs="Arial"/>
                <w:i/>
                <w:iCs/>
                <w:sz w:val="18"/>
                <w:szCs w:val="18"/>
                <w:lang w:eastAsia="en-US"/>
              </w:rPr>
              <w:t>22</w:t>
            </w:r>
            <w:r>
              <w:rPr>
                <w:rFonts w:cs="Arial"/>
                <w:sz w:val="18"/>
                <w:szCs w:val="18"/>
                <w:lang w:eastAsia="en-US"/>
              </w:rPr>
              <w:t xml:space="preserve"> (quay).</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Shoreline Construction</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SLOGRD</w:t>
            </w:r>
          </w:p>
        </w:tc>
        <w:tc>
          <w:tcPr>
            <w:tcW w:w="867" w:type="dxa"/>
            <w:tcBorders>
              <w:right w:val="double" w:sz="4" w:space="0" w:color="auto"/>
            </w:tcBorders>
          </w:tcPr>
          <w:p w:rsidR="001167E3" w:rsidRPr="00C44923" w:rsidRDefault="001167E3" w:rsidP="001E20AF">
            <w:pPr>
              <w:spacing w:before="60" w:after="60"/>
              <w:jc w:val="center"/>
              <w:rPr>
                <w:rFonts w:cs="Arial"/>
                <w:b/>
                <w:bCs/>
                <w:sz w:val="18"/>
                <w:szCs w:val="18"/>
                <w:lang w:eastAsia="en-US"/>
              </w:rPr>
            </w:pPr>
            <w:r>
              <w:rPr>
                <w:rFonts w:cs="Arial"/>
                <w:sz w:val="18"/>
                <w:szCs w:val="18"/>
                <w:lang w:eastAsia="en-US"/>
              </w:rPr>
              <w:t xml:space="preserve">2.4 </w:t>
            </w:r>
            <w:r w:rsidRPr="004457E9">
              <w:rPr>
                <w:rFonts w:cs="Arial"/>
                <w:b/>
                <w:bCs/>
                <w:sz w:val="18"/>
                <w:szCs w:val="18"/>
                <w:lang w:eastAsia="en-US"/>
              </w:rPr>
              <w:t>4.7.4</w:t>
            </w:r>
            <w:r>
              <w:rPr>
                <w:rFonts w:cs="Arial"/>
                <w:sz w:val="18"/>
                <w:szCs w:val="18"/>
                <w:lang w:eastAsia="en-US"/>
              </w:rPr>
              <w:t xml:space="preserve"> 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COLOUR, NATSUR.</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Sloping Ground</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SLOTOP</w:t>
            </w:r>
          </w:p>
        </w:tc>
        <w:tc>
          <w:tcPr>
            <w:tcW w:w="867" w:type="dxa"/>
            <w:tcBorders>
              <w:right w:val="double" w:sz="4" w:space="0" w:color="auto"/>
            </w:tcBorders>
          </w:tcPr>
          <w:p w:rsidR="001167E3" w:rsidRPr="00C44923" w:rsidRDefault="001167E3" w:rsidP="001E20AF">
            <w:pPr>
              <w:spacing w:before="60" w:after="60"/>
              <w:jc w:val="center"/>
              <w:rPr>
                <w:rFonts w:cs="Arial"/>
                <w:b/>
                <w:bCs/>
                <w:sz w:val="18"/>
                <w:szCs w:val="18"/>
                <w:lang w:eastAsia="en-US"/>
              </w:rPr>
            </w:pPr>
            <w:r>
              <w:rPr>
                <w:rFonts w:cs="Arial"/>
                <w:sz w:val="18"/>
                <w:szCs w:val="18"/>
                <w:lang w:eastAsia="en-US"/>
              </w:rPr>
              <w:t xml:space="preserve">2.4 </w:t>
            </w:r>
            <w:r w:rsidRPr="0080421D">
              <w:rPr>
                <w:rFonts w:cs="Arial"/>
                <w:b/>
                <w:bCs/>
                <w:sz w:val="18"/>
                <w:szCs w:val="18"/>
                <w:lang w:eastAsia="en-US"/>
              </w:rPr>
              <w:t>4.7.5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w:t>
            </w:r>
            <w:del w:id="2175" w:author="Jeff Wootton" w:date="2024-08-27T10:29:00Z">
              <w:r w:rsidDel="004C0B3D">
                <w:rPr>
                  <w:rFonts w:cs="Arial"/>
                  <w:sz w:val="18"/>
                  <w:szCs w:val="18"/>
                  <w:lang w:eastAsia="en-US"/>
                </w:rPr>
                <w:delText xml:space="preserve">NATSUR, </w:delText>
              </w:r>
            </w:del>
            <w:r>
              <w:rPr>
                <w:rFonts w:cs="Arial"/>
                <w:sz w:val="18"/>
                <w:szCs w:val="18"/>
                <w:lang w:eastAsia="en-US"/>
              </w:rPr>
              <w:t>COLOUR, NATSUR.</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Slope Topline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SMCFAC</w:t>
            </w:r>
          </w:p>
        </w:tc>
        <w:tc>
          <w:tcPr>
            <w:tcW w:w="867" w:type="dxa"/>
            <w:tcBorders>
              <w:right w:val="double" w:sz="4" w:space="0" w:color="auto"/>
            </w:tcBorders>
          </w:tcPr>
          <w:p w:rsidR="001167E3" w:rsidRPr="00F14C7F" w:rsidRDefault="001167E3" w:rsidP="001E20AF">
            <w:pPr>
              <w:spacing w:before="60" w:after="60"/>
              <w:jc w:val="center"/>
              <w:rPr>
                <w:rFonts w:cs="Arial"/>
                <w:b/>
                <w:bCs/>
                <w:sz w:val="18"/>
                <w:szCs w:val="18"/>
                <w:lang w:eastAsia="en-US"/>
              </w:rPr>
            </w:pPr>
            <w:r w:rsidRPr="00F14C7F">
              <w:rPr>
                <w:rFonts w:cs="Arial"/>
                <w:b/>
                <w:bCs/>
                <w:sz w:val="18"/>
                <w:szCs w:val="18"/>
                <w:lang w:eastAsia="en-US"/>
              </w:rPr>
              <w:t>4.6.5</w:t>
            </w:r>
          </w:p>
        </w:tc>
        <w:tc>
          <w:tcPr>
            <w:tcW w:w="4976" w:type="dxa"/>
            <w:tcBorders>
              <w:left w:val="double" w:sz="4" w:space="0" w:color="auto"/>
            </w:tcBorders>
          </w:tcPr>
          <w:p w:rsidR="001167E3" w:rsidRPr="006444C2" w:rsidRDefault="001167E3" w:rsidP="001E20AF">
            <w:pPr>
              <w:spacing w:before="60" w:after="60"/>
              <w:rPr>
                <w:rFonts w:cs="Arial"/>
                <w:sz w:val="18"/>
                <w:szCs w:val="18"/>
                <w:lang w:eastAsia="en-US"/>
              </w:rPr>
            </w:pPr>
            <w:r>
              <w:rPr>
                <w:rFonts w:cs="Arial"/>
                <w:sz w:val="18"/>
                <w:szCs w:val="18"/>
                <w:lang w:eastAsia="en-US"/>
              </w:rPr>
              <w:t xml:space="preserve">Reconcile value populated for </w:t>
            </w:r>
            <w:r>
              <w:rPr>
                <w:rFonts w:cs="Arial"/>
                <w:b/>
                <w:bCs/>
                <w:sz w:val="18"/>
                <w:szCs w:val="18"/>
                <w:lang w:eastAsia="en-US"/>
              </w:rPr>
              <w:t>buoy shape</w:t>
            </w:r>
            <w:r>
              <w:rPr>
                <w:rFonts w:cs="Arial"/>
                <w:sz w:val="18"/>
                <w:szCs w:val="18"/>
                <w:lang w:eastAsia="en-US"/>
              </w:rPr>
              <w:t xml:space="preserve"> on converted </w:t>
            </w:r>
            <w:r>
              <w:rPr>
                <w:rFonts w:cs="Arial"/>
                <w:b/>
                <w:bCs/>
                <w:sz w:val="18"/>
                <w:szCs w:val="18"/>
                <w:lang w:eastAsia="en-US"/>
              </w:rPr>
              <w:t>Mooring Buoy</w:t>
            </w:r>
            <w:r>
              <w:rPr>
                <w:rFonts w:cs="Arial"/>
                <w:sz w:val="18"/>
                <w:szCs w:val="18"/>
                <w:lang w:eastAsia="en-US"/>
              </w:rPr>
              <w:t>.</w:t>
            </w:r>
          </w:p>
        </w:tc>
        <w:tc>
          <w:tcPr>
            <w:tcW w:w="2313" w:type="dxa"/>
            <w:tcBorders>
              <w:left w:val="double" w:sz="4" w:space="0" w:color="auto"/>
            </w:tcBorders>
          </w:tcPr>
          <w:p w:rsidR="001167E3" w:rsidRPr="00B467E0" w:rsidRDefault="001167E3" w:rsidP="001E20AF">
            <w:pPr>
              <w:spacing w:before="60" w:after="60"/>
              <w:rPr>
                <w:rFonts w:cs="Arial"/>
                <w:b/>
                <w:bCs/>
                <w:sz w:val="18"/>
                <w:szCs w:val="18"/>
                <w:lang w:eastAsia="en-US"/>
              </w:rPr>
            </w:pPr>
            <w:r>
              <w:rPr>
                <w:rFonts w:cs="Arial"/>
                <w:b/>
                <w:bCs/>
                <w:sz w:val="18"/>
                <w:szCs w:val="18"/>
                <w:lang w:eastAsia="en-US"/>
              </w:rPr>
              <w:t>Small Craft Facility</w:t>
            </w:r>
            <w:r>
              <w:rPr>
                <w:rFonts w:cs="Arial"/>
                <w:sz w:val="18"/>
                <w:szCs w:val="18"/>
                <w:lang w:eastAsia="en-US"/>
              </w:rPr>
              <w:t xml:space="preserve">, </w:t>
            </w:r>
            <w:r>
              <w:rPr>
                <w:rFonts w:cs="Arial"/>
                <w:b/>
                <w:bCs/>
                <w:sz w:val="18"/>
                <w:szCs w:val="18"/>
                <w:lang w:eastAsia="en-US"/>
              </w:rPr>
              <w:t>Mooring Buoy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SOUNDG</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Pr>
                <w:rFonts w:cs="Arial"/>
                <w:bCs/>
                <w:sz w:val="18"/>
                <w:szCs w:val="18"/>
                <w:lang w:eastAsia="en-US"/>
              </w:rPr>
              <w:t>2.2.3.3 2.2.3.5</w:t>
            </w:r>
            <w:r w:rsidRPr="00584013">
              <w:rPr>
                <w:rFonts w:cs="Arial"/>
                <w:b/>
                <w:sz w:val="18"/>
                <w:szCs w:val="18"/>
                <w:lang w:eastAsia="en-US"/>
              </w:rPr>
              <w:t xml:space="preserve"> </w:t>
            </w:r>
            <w:r w:rsidRPr="00EF7A5A">
              <w:rPr>
                <w:rFonts w:cs="Arial"/>
                <w:b/>
                <w:sz w:val="18"/>
                <w:szCs w:val="18"/>
                <w:lang w:eastAsia="en-US"/>
              </w:rPr>
              <w:t>5.3</w:t>
            </w:r>
            <w:r w:rsidRPr="00EF7A5A">
              <w:rPr>
                <w:rFonts w:cs="Arial"/>
                <w:sz w:val="18"/>
                <w:szCs w:val="18"/>
                <w:lang w:eastAsia="en-US"/>
              </w:rPr>
              <w:t xml:space="preserve">     5.5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Attribute EXPSOU will not be converted for </w:t>
            </w:r>
            <w:r>
              <w:rPr>
                <w:rFonts w:cs="Arial"/>
                <w:b/>
                <w:bCs/>
                <w:sz w:val="18"/>
                <w:szCs w:val="18"/>
                <w:lang w:eastAsia="en-US"/>
              </w:rPr>
              <w:t>Sounding</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 xml:space="preserve">Attributes </w:t>
            </w:r>
            <w:r w:rsidRPr="00714E92">
              <w:rPr>
                <w:rFonts w:cs="Arial"/>
                <w:sz w:val="18"/>
                <w:szCs w:val="18"/>
                <w:lang w:eastAsia="en-US"/>
              </w:rPr>
              <w:t>EXPSOU, NOBJNM, OBJNAM, SOUACC and STATUS</w:t>
            </w:r>
            <w:r>
              <w:rPr>
                <w:rFonts w:cs="Arial"/>
                <w:sz w:val="18"/>
                <w:szCs w:val="18"/>
                <w:lang w:eastAsia="en-US"/>
              </w:rPr>
              <w:t xml:space="preserve"> will not be converted for </w:t>
            </w:r>
            <w:r>
              <w:rPr>
                <w:rFonts w:cs="Arial"/>
                <w:b/>
                <w:bCs/>
                <w:sz w:val="18"/>
                <w:szCs w:val="18"/>
                <w:lang w:eastAsia="en-US"/>
              </w:rPr>
              <w:t>Depth – No Bottom Found</w:t>
            </w:r>
            <w:r>
              <w:rPr>
                <w:rFonts w:cs="Arial"/>
                <w:sz w:val="18"/>
                <w:szCs w:val="18"/>
                <w:lang w:eastAsia="en-US"/>
              </w:rPr>
              <w:t>.</w:t>
            </w:r>
          </w:p>
          <w:p w:rsidR="001167E3" w:rsidDel="00E649FA" w:rsidRDefault="001167E3" w:rsidP="001E20AF">
            <w:pPr>
              <w:spacing w:before="60" w:after="60"/>
              <w:rPr>
                <w:del w:id="2176" w:author="Jeff Wootton" w:date="2024-09-11T08:44:00Z"/>
                <w:rFonts w:cs="Arial"/>
                <w:bCs/>
                <w:sz w:val="18"/>
                <w:szCs w:val="18"/>
                <w:lang w:eastAsia="en-US"/>
              </w:rPr>
            </w:pPr>
            <w:del w:id="2177" w:author="Jeff Wootton" w:date="2024-09-11T08:44:00Z">
              <w:r w:rsidDel="00E649FA">
                <w:rPr>
                  <w:rFonts w:cs="Arial"/>
                  <w:sz w:val="18"/>
                  <w:szCs w:val="18"/>
                  <w:lang w:eastAsia="en-US"/>
                </w:rPr>
                <w:delText xml:space="preserve">Reconcile requirement for mandatory encoding of </w:delText>
              </w:r>
              <w:r w:rsidRPr="00482196" w:rsidDel="00E649FA">
                <w:rPr>
                  <w:rFonts w:cs="Arial"/>
                  <w:b/>
                  <w:sz w:val="18"/>
                  <w:szCs w:val="18"/>
                  <w:lang w:eastAsia="en-US"/>
                </w:rPr>
                <w:delText>vertical uncertainty</w:delText>
              </w:r>
              <w:r w:rsidRPr="00482196" w:rsidDel="00E649FA">
                <w:rPr>
                  <w:rFonts w:cs="Arial"/>
                  <w:sz w:val="18"/>
                  <w:szCs w:val="18"/>
                  <w:lang w:eastAsia="en-US"/>
                </w:rPr>
                <w:delText>/</w:delText>
              </w:r>
              <w:r w:rsidRPr="00482196" w:rsidDel="00E649FA">
                <w:rPr>
                  <w:rFonts w:cs="Arial"/>
                  <w:b/>
                  <w:sz w:val="18"/>
                  <w:szCs w:val="18"/>
                  <w:lang w:eastAsia="en-US"/>
                </w:rPr>
                <w:delText>uncertainty fixed</w:delText>
              </w:r>
              <w:r w:rsidDel="00E649FA">
                <w:rPr>
                  <w:rFonts w:cs="Arial"/>
                  <w:bCs/>
                  <w:sz w:val="18"/>
                  <w:szCs w:val="18"/>
                  <w:lang w:eastAsia="en-US"/>
                </w:rPr>
                <w:delText xml:space="preserve"> </w:delText>
              </w:r>
            </w:del>
            <w:del w:id="2178" w:author="Jeff Wootton" w:date="2024-07-30T11:34:00Z">
              <w:r w:rsidDel="00BD680B">
                <w:rPr>
                  <w:rFonts w:cs="Arial"/>
                  <w:bCs/>
                  <w:sz w:val="18"/>
                  <w:szCs w:val="18"/>
                  <w:lang w:eastAsia="en-US"/>
                </w:rPr>
                <w:delText xml:space="preserve">and </w:delText>
              </w:r>
              <w:r w:rsidDel="00BD680B">
                <w:rPr>
                  <w:rFonts w:cs="Arial"/>
                  <w:b/>
                  <w:sz w:val="18"/>
                  <w:szCs w:val="18"/>
                  <w:lang w:eastAsia="en-US"/>
                </w:rPr>
                <w:delText>display uncertainties</w:delText>
              </w:r>
              <w:r w:rsidDel="00BD680B">
                <w:rPr>
                  <w:rFonts w:cs="Arial"/>
                  <w:bCs/>
                  <w:sz w:val="18"/>
                  <w:szCs w:val="18"/>
                  <w:lang w:eastAsia="en-US"/>
                </w:rPr>
                <w:delText xml:space="preserve"> </w:delText>
              </w:r>
            </w:del>
            <w:del w:id="2179" w:author="Jeff Wootton" w:date="2024-09-11T08:44:00Z">
              <w:r w:rsidDel="00E649FA">
                <w:rPr>
                  <w:rFonts w:cs="Arial"/>
                  <w:bCs/>
                  <w:sz w:val="18"/>
                  <w:szCs w:val="18"/>
                  <w:lang w:eastAsia="en-US"/>
                </w:rPr>
                <w:delText xml:space="preserve">for all </w:delText>
              </w:r>
              <w:r w:rsidDel="00E649FA">
                <w:rPr>
                  <w:rFonts w:cs="Arial"/>
                  <w:b/>
                  <w:sz w:val="18"/>
                  <w:szCs w:val="18"/>
                  <w:lang w:eastAsia="en-US"/>
                </w:rPr>
                <w:delText>Sounding</w:delText>
              </w:r>
              <w:r w:rsidDel="00E649FA">
                <w:rPr>
                  <w:rFonts w:cs="Arial"/>
                  <w:bCs/>
                  <w:sz w:val="18"/>
                  <w:szCs w:val="18"/>
                  <w:lang w:eastAsia="en-US"/>
                </w:rPr>
                <w:delText xml:space="preserve"> of depth 30 metres or less.</w:delText>
              </w:r>
            </w:del>
          </w:p>
          <w:p w:rsidR="001167E3" w:rsidRDefault="001167E3" w:rsidP="001E20AF">
            <w:pPr>
              <w:spacing w:before="60" w:after="60"/>
              <w:rPr>
                <w:rFonts w:cs="Arial"/>
                <w:bCs/>
                <w:sz w:val="18"/>
                <w:szCs w:val="18"/>
                <w:lang w:eastAsia="en-US"/>
              </w:rPr>
            </w:pPr>
            <w:r>
              <w:rPr>
                <w:rFonts w:cs="Arial"/>
                <w:bCs/>
                <w:sz w:val="18"/>
                <w:szCs w:val="18"/>
                <w:lang w:eastAsia="en-US"/>
              </w:rPr>
              <w:t xml:space="preserve">Confirm that value converted to </w:t>
            </w:r>
            <w:r>
              <w:rPr>
                <w:rFonts w:cs="Arial"/>
                <w:b/>
                <w:sz w:val="18"/>
                <w:szCs w:val="18"/>
                <w:lang w:eastAsia="en-US"/>
              </w:rPr>
              <w:t>reported date</w:t>
            </w:r>
            <w:r>
              <w:rPr>
                <w:rFonts w:cs="Arial"/>
                <w:bCs/>
                <w:sz w:val="18"/>
                <w:szCs w:val="18"/>
                <w:lang w:eastAsia="en-US"/>
              </w:rPr>
              <w:t xml:space="preserve"> is a reported date.</w:t>
            </w:r>
          </w:p>
          <w:p w:rsidR="001167E3" w:rsidRPr="00447A0A" w:rsidRDefault="001167E3" w:rsidP="001E20AF">
            <w:pPr>
              <w:spacing w:before="60" w:after="60"/>
              <w:rPr>
                <w:rFonts w:cs="Arial"/>
                <w:bCs/>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QUASOU, TECSOU.</w:t>
            </w:r>
          </w:p>
        </w:tc>
        <w:tc>
          <w:tcPr>
            <w:tcW w:w="2313" w:type="dxa"/>
            <w:tcBorders>
              <w:left w:val="double" w:sz="4" w:space="0" w:color="auto"/>
            </w:tcBorders>
          </w:tcPr>
          <w:p w:rsidR="001167E3" w:rsidRPr="00612FFE" w:rsidRDefault="001167E3" w:rsidP="001E20AF">
            <w:pPr>
              <w:spacing w:before="60" w:after="60"/>
              <w:rPr>
                <w:rFonts w:cs="Arial"/>
                <w:b/>
                <w:bCs/>
                <w:sz w:val="18"/>
                <w:szCs w:val="18"/>
                <w:lang w:eastAsia="en-US"/>
              </w:rPr>
            </w:pPr>
            <w:r>
              <w:rPr>
                <w:rFonts w:cs="Arial"/>
                <w:b/>
                <w:bCs/>
                <w:sz w:val="18"/>
                <w:szCs w:val="18"/>
                <w:lang w:eastAsia="en-US"/>
              </w:rPr>
              <w:t>Sounding</w:t>
            </w:r>
            <w:r>
              <w:rPr>
                <w:rFonts w:cs="Arial"/>
                <w:sz w:val="18"/>
                <w:szCs w:val="18"/>
                <w:lang w:eastAsia="en-US"/>
              </w:rPr>
              <w:t xml:space="preserve">, </w:t>
            </w:r>
            <w:r>
              <w:rPr>
                <w:rFonts w:cs="Arial"/>
                <w:b/>
                <w:bCs/>
                <w:sz w:val="18"/>
                <w:szCs w:val="18"/>
                <w:lang w:eastAsia="en-US"/>
              </w:rPr>
              <w:t>Depth – No Bottom Found</w:t>
            </w:r>
            <w:r>
              <w:rPr>
                <w:rFonts w:cs="Arial"/>
                <w:sz w:val="18"/>
                <w:szCs w:val="18"/>
                <w:lang w:eastAsia="en-US"/>
              </w:rPr>
              <w:t xml:space="preserve">, </w:t>
            </w:r>
            <w:r>
              <w:rPr>
                <w:rFonts w:cs="Arial"/>
                <w:b/>
                <w:bCs/>
                <w:sz w:val="18"/>
                <w:szCs w:val="18"/>
                <w:lang w:eastAsia="en-US"/>
              </w:rPr>
              <w:t>Spatial Quality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SNDWAV</w:t>
            </w:r>
          </w:p>
        </w:tc>
        <w:tc>
          <w:tcPr>
            <w:tcW w:w="867" w:type="dxa"/>
            <w:tcBorders>
              <w:right w:val="double" w:sz="4" w:space="0" w:color="auto"/>
            </w:tcBorders>
          </w:tcPr>
          <w:p w:rsidR="001167E3" w:rsidRPr="007654A1" w:rsidRDefault="001167E3" w:rsidP="001E20AF">
            <w:pPr>
              <w:spacing w:before="60" w:after="60"/>
              <w:jc w:val="center"/>
              <w:rPr>
                <w:rFonts w:cs="Arial"/>
                <w:b/>
                <w:bCs/>
                <w:sz w:val="18"/>
                <w:szCs w:val="18"/>
                <w:lang w:eastAsia="en-US"/>
              </w:rPr>
            </w:pPr>
            <w:r w:rsidRPr="007654A1">
              <w:rPr>
                <w:rFonts w:cs="Arial"/>
                <w:b/>
                <w:bCs/>
                <w:sz w:val="18"/>
                <w:szCs w:val="18"/>
                <w:lang w:eastAsia="en-US"/>
              </w:rPr>
              <w:t>7.2.1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Sandwave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SPLARE</w:t>
            </w:r>
          </w:p>
        </w:tc>
        <w:tc>
          <w:tcPr>
            <w:tcW w:w="867" w:type="dxa"/>
            <w:tcBorders>
              <w:right w:val="double" w:sz="4" w:space="0" w:color="auto"/>
            </w:tcBorders>
          </w:tcPr>
          <w:p w:rsidR="001167E3" w:rsidRPr="007654A1" w:rsidRDefault="001167E3" w:rsidP="001E20AF">
            <w:pPr>
              <w:spacing w:before="60" w:after="60"/>
              <w:jc w:val="center"/>
              <w:rPr>
                <w:rFonts w:cs="Arial"/>
                <w:b/>
                <w:bCs/>
                <w:sz w:val="18"/>
                <w:szCs w:val="18"/>
                <w:lang w:eastAsia="en-US"/>
              </w:rPr>
            </w:pPr>
            <w:r w:rsidRPr="007654A1">
              <w:rPr>
                <w:rFonts w:cs="Arial"/>
                <w:b/>
                <w:bCs/>
                <w:sz w:val="18"/>
                <w:szCs w:val="18"/>
                <w:lang w:eastAsia="en-US"/>
              </w:rPr>
              <w:t>11.12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Seaplane Landing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SPRING</w:t>
            </w:r>
          </w:p>
        </w:tc>
        <w:tc>
          <w:tcPr>
            <w:tcW w:w="867" w:type="dxa"/>
            <w:tcBorders>
              <w:right w:val="double" w:sz="4" w:space="0" w:color="auto"/>
            </w:tcBorders>
          </w:tcPr>
          <w:p w:rsidR="001167E3" w:rsidRPr="003A0C08" w:rsidRDefault="001167E3" w:rsidP="001E20AF">
            <w:pPr>
              <w:spacing w:before="60" w:after="60"/>
              <w:jc w:val="center"/>
              <w:rPr>
                <w:rFonts w:cs="Arial"/>
                <w:b/>
                <w:bCs/>
                <w:sz w:val="18"/>
                <w:szCs w:val="18"/>
                <w:lang w:eastAsia="en-US"/>
              </w:rPr>
            </w:pPr>
            <w:r w:rsidRPr="003A0C08">
              <w:rPr>
                <w:rFonts w:cs="Arial"/>
                <w:b/>
                <w:bCs/>
                <w:sz w:val="18"/>
                <w:szCs w:val="18"/>
                <w:lang w:eastAsia="en-US"/>
              </w:rPr>
              <w:t>7.2.3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Spring</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STSLNE</w:t>
            </w:r>
          </w:p>
        </w:tc>
        <w:tc>
          <w:tcPr>
            <w:tcW w:w="867" w:type="dxa"/>
            <w:tcBorders>
              <w:right w:val="double" w:sz="4" w:space="0" w:color="auto"/>
            </w:tcBorders>
          </w:tcPr>
          <w:p w:rsidR="001167E3" w:rsidRPr="00717443" w:rsidRDefault="001167E3" w:rsidP="001E20AF">
            <w:pPr>
              <w:spacing w:before="60" w:after="60"/>
              <w:jc w:val="center"/>
              <w:rPr>
                <w:rFonts w:cs="Arial"/>
                <w:b/>
                <w:bCs/>
                <w:sz w:val="18"/>
                <w:szCs w:val="18"/>
                <w:lang w:eastAsia="en-US"/>
              </w:rPr>
            </w:pPr>
            <w:r w:rsidRPr="00717443">
              <w:rPr>
                <w:rFonts w:cs="Arial"/>
                <w:b/>
                <w:bCs/>
                <w:sz w:val="18"/>
                <w:szCs w:val="18"/>
                <w:lang w:eastAsia="en-US"/>
              </w:rPr>
              <w:t>11.2.4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sidRPr="00FA1600">
              <w:rPr>
                <w:rFonts w:cs="Arial"/>
                <w:b/>
                <w:bCs/>
                <w:sz w:val="18"/>
                <w:szCs w:val="18"/>
                <w:lang w:eastAsia="en-US"/>
              </w:rPr>
              <w:t>Straight Territorial Sea Baseline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SUBTLN</w:t>
            </w:r>
          </w:p>
        </w:tc>
        <w:tc>
          <w:tcPr>
            <w:tcW w:w="867" w:type="dxa"/>
            <w:tcBorders>
              <w:right w:val="double" w:sz="4" w:space="0" w:color="auto"/>
            </w:tcBorders>
          </w:tcPr>
          <w:p w:rsidR="001167E3" w:rsidRPr="00520550" w:rsidRDefault="001167E3" w:rsidP="001E20AF">
            <w:pPr>
              <w:spacing w:before="60" w:after="60"/>
              <w:jc w:val="center"/>
              <w:rPr>
                <w:rFonts w:cs="Arial"/>
                <w:b/>
                <w:bCs/>
                <w:sz w:val="18"/>
                <w:szCs w:val="18"/>
                <w:lang w:eastAsia="en-US"/>
              </w:rPr>
            </w:pPr>
            <w:r w:rsidRPr="00520550">
              <w:rPr>
                <w:rFonts w:cs="Arial"/>
                <w:b/>
                <w:bCs/>
                <w:sz w:val="18"/>
                <w:szCs w:val="18"/>
                <w:lang w:eastAsia="en-US"/>
              </w:rPr>
              <w:t>11.3.2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Pr="00FA1600" w:rsidRDefault="001167E3" w:rsidP="001E20AF">
            <w:pPr>
              <w:spacing w:before="60" w:after="60"/>
              <w:rPr>
                <w:rFonts w:cs="Arial"/>
                <w:b/>
                <w:bCs/>
                <w:sz w:val="18"/>
                <w:szCs w:val="18"/>
                <w:lang w:eastAsia="en-US"/>
              </w:rPr>
            </w:pPr>
            <w:r w:rsidRPr="0015459E">
              <w:rPr>
                <w:rFonts w:cs="Arial"/>
                <w:b/>
                <w:bCs/>
                <w:sz w:val="18"/>
                <w:szCs w:val="18"/>
                <w:lang w:eastAsia="en-US"/>
              </w:rPr>
              <w:t>Submarine Transit Lane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SWPARE</w:t>
            </w:r>
          </w:p>
        </w:tc>
        <w:tc>
          <w:tcPr>
            <w:tcW w:w="867" w:type="dxa"/>
            <w:tcBorders>
              <w:right w:val="double" w:sz="4" w:space="0" w:color="auto"/>
            </w:tcBorders>
          </w:tcPr>
          <w:p w:rsidR="001167E3" w:rsidRPr="00520550" w:rsidRDefault="001167E3" w:rsidP="001E20AF">
            <w:pPr>
              <w:spacing w:before="60" w:after="60"/>
              <w:jc w:val="center"/>
              <w:rPr>
                <w:rFonts w:cs="Arial"/>
                <w:b/>
                <w:bCs/>
                <w:sz w:val="18"/>
                <w:szCs w:val="18"/>
                <w:lang w:eastAsia="en-US"/>
              </w:rPr>
            </w:pPr>
            <w:r>
              <w:rPr>
                <w:rFonts w:cs="Arial"/>
                <w:sz w:val="18"/>
                <w:szCs w:val="18"/>
                <w:lang w:eastAsia="en-US"/>
              </w:rPr>
              <w:t xml:space="preserve">2.2.3.4 2.2.3.5 </w:t>
            </w:r>
            <w:r w:rsidRPr="009175DE">
              <w:rPr>
                <w:rFonts w:cs="Arial"/>
                <w:b/>
                <w:bCs/>
                <w:sz w:val="18"/>
                <w:szCs w:val="18"/>
                <w:lang w:eastAsia="en-US"/>
              </w:rPr>
              <w:t>5.6</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Attributes QUASOU, SOUACC and TECSOU will not be converted.</w:t>
            </w:r>
          </w:p>
          <w:p w:rsidR="001167E3" w:rsidRDefault="001167E3" w:rsidP="001E20AF">
            <w:pPr>
              <w:spacing w:before="60" w:after="60"/>
              <w:rPr>
                <w:rFonts w:cs="Arial"/>
                <w:sz w:val="18"/>
                <w:szCs w:val="18"/>
                <w:lang w:eastAsia="en-US"/>
              </w:rPr>
            </w:pPr>
            <w:r>
              <w:rPr>
                <w:rFonts w:cs="Arial"/>
                <w:bCs/>
                <w:sz w:val="18"/>
                <w:szCs w:val="18"/>
                <w:lang w:eastAsia="en-US"/>
              </w:rPr>
              <w:t xml:space="preserve">Confirm that value converted to </w:t>
            </w:r>
            <w:r>
              <w:rPr>
                <w:rFonts w:cs="Arial"/>
                <w:b/>
                <w:sz w:val="18"/>
                <w:szCs w:val="18"/>
                <w:lang w:eastAsia="en-US"/>
              </w:rPr>
              <w:t>swept date</w:t>
            </w:r>
            <w:r>
              <w:rPr>
                <w:rFonts w:cs="Arial"/>
                <w:bCs/>
                <w:sz w:val="18"/>
                <w:szCs w:val="18"/>
                <w:lang w:eastAsia="en-US"/>
              </w:rPr>
              <w:t xml:space="preserve"> is the swept date.</w:t>
            </w:r>
          </w:p>
        </w:tc>
        <w:tc>
          <w:tcPr>
            <w:tcW w:w="2313" w:type="dxa"/>
            <w:tcBorders>
              <w:left w:val="double" w:sz="4" w:space="0" w:color="auto"/>
            </w:tcBorders>
          </w:tcPr>
          <w:p w:rsidR="001167E3" w:rsidRPr="0015459E" w:rsidRDefault="001167E3" w:rsidP="001E20AF">
            <w:pPr>
              <w:spacing w:before="60" w:after="60"/>
              <w:rPr>
                <w:rFonts w:cs="Arial"/>
                <w:b/>
                <w:bCs/>
                <w:sz w:val="18"/>
                <w:szCs w:val="18"/>
                <w:lang w:eastAsia="en-US"/>
              </w:rPr>
            </w:pPr>
            <w:r>
              <w:rPr>
                <w:rFonts w:cs="Arial"/>
                <w:b/>
                <w:bCs/>
                <w:sz w:val="18"/>
                <w:szCs w:val="18"/>
                <w:lang w:eastAsia="en-US"/>
              </w:rPr>
              <w:t>Swept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TESARE</w:t>
            </w:r>
          </w:p>
        </w:tc>
        <w:tc>
          <w:tcPr>
            <w:tcW w:w="867" w:type="dxa"/>
            <w:tcBorders>
              <w:right w:val="double" w:sz="4" w:space="0" w:color="auto"/>
            </w:tcBorders>
          </w:tcPr>
          <w:p w:rsidR="001167E3" w:rsidRPr="00FD06C1" w:rsidRDefault="001167E3" w:rsidP="001E20AF">
            <w:pPr>
              <w:spacing w:before="60" w:after="60"/>
              <w:jc w:val="center"/>
              <w:rPr>
                <w:rFonts w:cs="Arial"/>
                <w:b/>
                <w:bCs/>
                <w:sz w:val="18"/>
                <w:szCs w:val="18"/>
                <w:lang w:eastAsia="en-US"/>
              </w:rPr>
            </w:pPr>
            <w:r w:rsidRPr="00FD06C1">
              <w:rPr>
                <w:rFonts w:cs="Arial"/>
                <w:b/>
                <w:bCs/>
                <w:sz w:val="18"/>
                <w:szCs w:val="18"/>
                <w:lang w:eastAsia="en-US"/>
              </w:rPr>
              <w:t>11.2.4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RESTRN.</w:t>
            </w:r>
          </w:p>
          <w:p w:rsidR="001167E3" w:rsidRDefault="001167E3" w:rsidP="001E20AF">
            <w:pPr>
              <w:spacing w:before="60" w:after="60"/>
              <w:rPr>
                <w:rFonts w:cs="Arial"/>
                <w:sz w:val="18"/>
                <w:szCs w:val="18"/>
                <w:lang w:eastAsia="en-US"/>
              </w:rPr>
            </w:pPr>
            <w:r>
              <w:rPr>
                <w:rFonts w:cs="Arial"/>
                <w:sz w:val="18"/>
                <w:szCs w:val="18"/>
                <w:lang w:eastAsia="en-US"/>
              </w:rPr>
              <w:t>Replacement of “very narrow area” features to represent “linear” feature with new allowable curve geometric primitive in S-101.</w:t>
            </w:r>
          </w:p>
          <w:p w:rsidR="001167E3" w:rsidRDefault="001167E3" w:rsidP="001E20AF">
            <w:pPr>
              <w:spacing w:before="60" w:after="60"/>
              <w:rPr>
                <w:rFonts w:cs="Arial"/>
                <w:sz w:val="18"/>
                <w:szCs w:val="18"/>
                <w:lang w:eastAsia="en-US"/>
              </w:rPr>
            </w:pPr>
            <w:r>
              <w:rPr>
                <w:rFonts w:cs="Arial"/>
                <w:sz w:val="18"/>
                <w:szCs w:val="18"/>
                <w:lang w:eastAsia="en-US"/>
              </w:rPr>
              <w:t xml:space="preserve">Reconcile encoding of </w:t>
            </w:r>
            <w:r>
              <w:rPr>
                <w:rFonts w:cs="Arial"/>
                <w:b/>
                <w:sz w:val="18"/>
                <w:szCs w:val="18"/>
                <w:lang w:eastAsia="en-US"/>
              </w:rPr>
              <w:t>CTNARE</w:t>
            </w:r>
            <w:r>
              <w:rPr>
                <w:rFonts w:cs="Arial"/>
                <w:sz w:val="18"/>
                <w:szCs w:val="18"/>
                <w:lang w:eastAsia="en-US"/>
              </w:rPr>
              <w:t xml:space="preserve"> for areas in dispute.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Territorial Sea Area</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TIDEWY</w:t>
            </w:r>
          </w:p>
        </w:tc>
        <w:tc>
          <w:tcPr>
            <w:tcW w:w="867" w:type="dxa"/>
            <w:tcBorders>
              <w:right w:val="double" w:sz="4" w:space="0" w:color="auto"/>
            </w:tcBorders>
          </w:tcPr>
          <w:p w:rsidR="001167E3" w:rsidRPr="00D70A25" w:rsidRDefault="001167E3" w:rsidP="001E20AF">
            <w:pPr>
              <w:spacing w:before="60" w:after="60"/>
              <w:jc w:val="center"/>
              <w:rPr>
                <w:rFonts w:cs="Arial"/>
                <w:b/>
                <w:bCs/>
                <w:sz w:val="18"/>
                <w:szCs w:val="18"/>
                <w:lang w:eastAsia="en-US"/>
              </w:rPr>
            </w:pPr>
            <w:r w:rsidRPr="00D70A25">
              <w:rPr>
                <w:rFonts w:cs="Arial"/>
                <w:b/>
                <w:bCs/>
                <w:sz w:val="18"/>
                <w:szCs w:val="18"/>
                <w:lang w:eastAsia="en-US"/>
              </w:rPr>
              <w:t>7.2.4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bCs/>
                <w:sz w:val="18"/>
                <w:szCs w:val="18"/>
                <w:lang w:eastAsia="en-US"/>
              </w:rPr>
            </w:pPr>
            <w:r>
              <w:rPr>
                <w:rFonts w:cs="Arial"/>
                <w:b/>
                <w:bCs/>
                <w:sz w:val="18"/>
                <w:szCs w:val="18"/>
                <w:lang w:eastAsia="en-US"/>
              </w:rPr>
              <w:t>Tideway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TOPMAR</w:t>
            </w:r>
          </w:p>
        </w:tc>
        <w:tc>
          <w:tcPr>
            <w:tcW w:w="867" w:type="dxa"/>
            <w:tcBorders>
              <w:right w:val="double" w:sz="4" w:space="0" w:color="auto"/>
            </w:tcBorders>
          </w:tcPr>
          <w:p w:rsidR="001167E3" w:rsidRPr="00D70A25" w:rsidRDefault="001167E3" w:rsidP="001E20AF">
            <w:pPr>
              <w:spacing w:before="60" w:after="60"/>
              <w:jc w:val="center"/>
              <w:rPr>
                <w:rFonts w:cs="Arial"/>
                <w:b/>
                <w:bCs/>
                <w:sz w:val="18"/>
                <w:szCs w:val="18"/>
                <w:lang w:eastAsia="en-US"/>
              </w:rPr>
            </w:pPr>
            <w:r w:rsidRPr="00EF7A5A">
              <w:rPr>
                <w:rFonts w:cs="Arial"/>
                <w:sz w:val="18"/>
                <w:szCs w:val="18"/>
                <w:lang w:eastAsia="en-US"/>
              </w:rPr>
              <w:t xml:space="preserve">12.3.1 12.4.1 12.4.2 </w:t>
            </w:r>
            <w:r w:rsidRPr="00EF7A5A">
              <w:rPr>
                <w:rFonts w:cs="Arial"/>
                <w:b/>
                <w:sz w:val="18"/>
                <w:szCs w:val="18"/>
                <w:lang w:eastAsia="en-US"/>
              </w:rPr>
              <w:t>12.6</w:t>
            </w:r>
          </w:p>
        </w:tc>
        <w:tc>
          <w:tcPr>
            <w:tcW w:w="4976" w:type="dxa"/>
            <w:tcBorders>
              <w:left w:val="double" w:sz="4" w:space="0" w:color="auto"/>
            </w:tcBorders>
          </w:tcPr>
          <w:p w:rsidR="001167E3" w:rsidRDefault="001167E3" w:rsidP="001E20AF">
            <w:pPr>
              <w:spacing w:before="60" w:after="60"/>
              <w:rPr>
                <w:ins w:id="2180" w:author="Jeff Wootton" w:date="2024-09-05T12:06:00Z"/>
                <w:rFonts w:cs="Arial"/>
                <w:sz w:val="18"/>
                <w:szCs w:val="18"/>
                <w:lang w:eastAsia="en-US"/>
              </w:rPr>
            </w:pPr>
            <w:r>
              <w:rPr>
                <w:rFonts w:cs="Arial"/>
                <w:sz w:val="18"/>
                <w:szCs w:val="18"/>
                <w:lang w:eastAsia="en-US"/>
              </w:rPr>
              <w:t xml:space="preserve">Attributes </w:t>
            </w:r>
            <w:r w:rsidRPr="00F1487C">
              <w:rPr>
                <w:rFonts w:cs="Arial"/>
                <w:bCs/>
                <w:sz w:val="18"/>
                <w:szCs w:val="18"/>
                <w:lang w:eastAsia="en-US"/>
              </w:rPr>
              <w:t>DATEND, DATSTA, PEREND, PERSTA and STATUS</w:t>
            </w:r>
            <w:r>
              <w:rPr>
                <w:rFonts w:cs="Arial"/>
                <w:sz w:val="18"/>
                <w:szCs w:val="18"/>
                <w:lang w:eastAsia="en-US"/>
              </w:rPr>
              <w:t xml:space="preserve"> will not be converted.</w:t>
            </w:r>
          </w:p>
          <w:p w:rsidR="00B22CD9" w:rsidRDefault="00DE68B8" w:rsidP="001E20AF">
            <w:pPr>
              <w:spacing w:before="60" w:after="60"/>
              <w:rPr>
                <w:rFonts w:cs="Arial"/>
                <w:sz w:val="18"/>
                <w:szCs w:val="18"/>
                <w:lang w:eastAsia="en-US"/>
              </w:rPr>
            </w:pPr>
            <w:ins w:id="2181" w:author="Jeff Wootton" w:date="2024-09-05T12:06:00Z">
              <w:r>
                <w:rPr>
                  <w:rFonts w:cs="Arial"/>
                  <w:b/>
                  <w:bCs/>
                  <w:sz w:val="18"/>
                  <w:szCs w:val="18"/>
                  <w:lang w:eastAsia="en-US"/>
                </w:rPr>
                <w:t>TOPMAR</w:t>
              </w:r>
              <w:r>
                <w:rPr>
                  <w:rFonts w:cs="Arial"/>
                  <w:sz w:val="18"/>
                  <w:szCs w:val="18"/>
                  <w:lang w:eastAsia="en-US"/>
                </w:rPr>
                <w:t xml:space="preserve"> associated to </w:t>
              </w:r>
              <w:r>
                <w:rPr>
                  <w:rFonts w:cs="Arial"/>
                  <w:b/>
                  <w:bCs/>
                  <w:sz w:val="18"/>
                  <w:szCs w:val="18"/>
                  <w:lang w:eastAsia="en-US"/>
                </w:rPr>
                <w:t>BOYINB</w:t>
              </w:r>
              <w:r>
                <w:rPr>
                  <w:rFonts w:cs="Arial"/>
                  <w:sz w:val="18"/>
                  <w:szCs w:val="18"/>
                  <w:lang w:eastAsia="en-US"/>
                </w:rPr>
                <w:t xml:space="preserve"> will not be converted.</w:t>
              </w:r>
            </w:ins>
          </w:p>
          <w:p w:rsidR="001167E3" w:rsidRDefault="001167E3" w:rsidP="001E20AF">
            <w:pPr>
              <w:spacing w:before="60" w:after="60"/>
              <w:rPr>
                <w:rFonts w:cs="Arial"/>
                <w:sz w:val="18"/>
                <w:szCs w:val="18"/>
                <w:lang w:eastAsia="en-US"/>
              </w:rPr>
            </w:pPr>
            <w:r>
              <w:rPr>
                <w:rFonts w:cs="Arial"/>
                <w:sz w:val="18"/>
                <w:szCs w:val="18"/>
                <w:lang w:eastAsia="en-US"/>
              </w:rPr>
              <w:t xml:space="preserve">Check contents of converted attributes </w:t>
            </w:r>
            <w:r>
              <w:rPr>
                <w:rFonts w:cs="Arial"/>
                <w:b/>
                <w:bCs/>
                <w:sz w:val="18"/>
                <w:szCs w:val="18"/>
                <w:lang w:eastAsia="en-US"/>
              </w:rPr>
              <w:t>information</w:t>
            </w:r>
            <w:r>
              <w:rPr>
                <w:rFonts w:cs="Arial"/>
                <w:sz w:val="18"/>
                <w:szCs w:val="18"/>
                <w:lang w:eastAsia="en-US"/>
              </w:rPr>
              <w:t>/</w:t>
            </w:r>
            <w:r>
              <w:rPr>
                <w:rFonts w:cs="Arial"/>
                <w:b/>
                <w:bCs/>
                <w:sz w:val="18"/>
                <w:szCs w:val="18"/>
                <w:lang w:eastAsia="en-US"/>
              </w:rPr>
              <w:t>text</w:t>
            </w:r>
            <w:r>
              <w:rPr>
                <w:rFonts w:cs="Arial"/>
                <w:sz w:val="18"/>
                <w:szCs w:val="18"/>
                <w:lang w:eastAsia="en-US"/>
              </w:rPr>
              <w:t xml:space="preserve"> and </w:t>
            </w:r>
            <w:r>
              <w:rPr>
                <w:rFonts w:cs="Arial"/>
                <w:b/>
                <w:bCs/>
                <w:sz w:val="18"/>
                <w:szCs w:val="18"/>
                <w:lang w:eastAsia="en-US"/>
              </w:rPr>
              <w:t>shape information</w:t>
            </w:r>
            <w:r>
              <w:rPr>
                <w:rFonts w:cs="Arial"/>
                <w:sz w:val="18"/>
                <w:szCs w:val="18"/>
                <w:lang w:eastAsia="en-US"/>
              </w:rPr>
              <w:t xml:space="preserve"> for appropriateness and/or duplication.</w:t>
            </w:r>
          </w:p>
        </w:tc>
        <w:tc>
          <w:tcPr>
            <w:tcW w:w="2313" w:type="dxa"/>
            <w:tcBorders>
              <w:left w:val="double" w:sz="4" w:space="0" w:color="auto"/>
            </w:tcBorders>
          </w:tcPr>
          <w:p w:rsidR="001167E3" w:rsidRPr="00BA5CFE" w:rsidRDefault="001167E3" w:rsidP="001E20AF">
            <w:pPr>
              <w:spacing w:before="60" w:after="60"/>
              <w:rPr>
                <w:rFonts w:cs="Arial"/>
                <w:sz w:val="18"/>
                <w:szCs w:val="18"/>
                <w:lang w:eastAsia="en-US"/>
              </w:rPr>
            </w:pPr>
            <w:r w:rsidRPr="006725F0">
              <w:rPr>
                <w:rFonts w:cs="Arial"/>
                <w:sz w:val="18"/>
                <w:szCs w:val="18"/>
                <w:lang w:eastAsia="en-US"/>
              </w:rPr>
              <w:t>Complex attribute</w:t>
            </w:r>
            <w:r>
              <w:rPr>
                <w:rFonts w:cs="Arial"/>
                <w:b/>
                <w:bCs/>
                <w:sz w:val="18"/>
                <w:szCs w:val="18"/>
                <w:lang w:eastAsia="en-US"/>
              </w:rPr>
              <w:t xml:space="preserve"> t</w:t>
            </w:r>
            <w:r w:rsidRPr="006725F0">
              <w:rPr>
                <w:rFonts w:cs="Arial"/>
                <w:b/>
                <w:bCs/>
                <w:sz w:val="18"/>
                <w:szCs w:val="18"/>
                <w:lang w:eastAsia="en-US"/>
              </w:rPr>
              <w:t>opmark</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TSELNE</w:t>
            </w:r>
          </w:p>
        </w:tc>
        <w:tc>
          <w:tcPr>
            <w:tcW w:w="867" w:type="dxa"/>
            <w:tcBorders>
              <w:right w:val="double" w:sz="4" w:space="0" w:color="auto"/>
            </w:tcBorders>
          </w:tcPr>
          <w:p w:rsidR="001167E3" w:rsidRPr="00D76299" w:rsidRDefault="001167E3" w:rsidP="001E20AF">
            <w:pPr>
              <w:spacing w:before="60" w:after="60"/>
              <w:jc w:val="center"/>
              <w:rPr>
                <w:rFonts w:cs="Arial"/>
                <w:b/>
                <w:bCs/>
                <w:sz w:val="18"/>
                <w:szCs w:val="18"/>
                <w:lang w:eastAsia="en-US"/>
              </w:rPr>
            </w:pPr>
            <w:r w:rsidRPr="00D76299">
              <w:rPr>
                <w:rFonts w:cs="Arial"/>
                <w:b/>
                <w:bCs/>
                <w:sz w:val="18"/>
                <w:szCs w:val="18"/>
                <w:lang w:eastAsia="en-US"/>
              </w:rPr>
              <w:t>10.2.1.3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rsidR="001167E3" w:rsidRPr="006725F0" w:rsidRDefault="001167E3" w:rsidP="001E20AF">
            <w:pPr>
              <w:spacing w:before="60" w:after="60"/>
              <w:rPr>
                <w:rFonts w:cs="Arial"/>
                <w:sz w:val="18"/>
                <w:szCs w:val="18"/>
                <w:lang w:eastAsia="en-US"/>
              </w:rPr>
            </w:pPr>
            <w:r w:rsidRPr="00B2323E">
              <w:rPr>
                <w:rFonts w:cs="Arial"/>
                <w:b/>
                <w:sz w:val="18"/>
                <w:szCs w:val="18"/>
                <w:lang w:eastAsia="en-US"/>
              </w:rPr>
              <w:t>Separation Zone or Line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TSEZNE</w:t>
            </w:r>
          </w:p>
        </w:tc>
        <w:tc>
          <w:tcPr>
            <w:tcW w:w="867" w:type="dxa"/>
            <w:tcBorders>
              <w:right w:val="double" w:sz="4" w:space="0" w:color="auto"/>
            </w:tcBorders>
          </w:tcPr>
          <w:p w:rsidR="001167E3" w:rsidRPr="00E41C34" w:rsidRDefault="001167E3" w:rsidP="001E20AF">
            <w:pPr>
              <w:spacing w:before="60" w:after="60"/>
              <w:jc w:val="center"/>
              <w:rPr>
                <w:rFonts w:cs="Arial"/>
                <w:b/>
                <w:bCs/>
                <w:sz w:val="18"/>
                <w:szCs w:val="18"/>
                <w:lang w:eastAsia="en-US"/>
              </w:rPr>
            </w:pPr>
            <w:r w:rsidRPr="00E41C34">
              <w:rPr>
                <w:rFonts w:cs="Arial"/>
                <w:b/>
                <w:bCs/>
                <w:sz w:val="18"/>
                <w:szCs w:val="18"/>
                <w:lang w:eastAsia="en-US"/>
              </w:rPr>
              <w:t>10.2.1.4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rsidR="001167E3" w:rsidRPr="00B2323E" w:rsidRDefault="001167E3" w:rsidP="001E20AF">
            <w:pPr>
              <w:spacing w:before="60" w:after="60"/>
              <w:rPr>
                <w:rFonts w:cs="Arial"/>
                <w:b/>
                <w:sz w:val="18"/>
                <w:szCs w:val="18"/>
                <w:lang w:eastAsia="en-US"/>
              </w:rPr>
            </w:pPr>
            <w:r w:rsidRPr="00B2323E">
              <w:rPr>
                <w:rFonts w:cs="Arial"/>
                <w:b/>
                <w:sz w:val="18"/>
                <w:szCs w:val="18"/>
                <w:lang w:eastAsia="en-US"/>
              </w:rPr>
              <w:t>Separation Zone or Line</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TSSBND</w:t>
            </w:r>
          </w:p>
        </w:tc>
        <w:tc>
          <w:tcPr>
            <w:tcW w:w="867" w:type="dxa"/>
            <w:tcBorders>
              <w:right w:val="double" w:sz="4" w:space="0" w:color="auto"/>
            </w:tcBorders>
          </w:tcPr>
          <w:p w:rsidR="001167E3" w:rsidRPr="00C67E59" w:rsidRDefault="001167E3" w:rsidP="001E20AF">
            <w:pPr>
              <w:spacing w:before="60" w:after="60"/>
              <w:jc w:val="center"/>
              <w:rPr>
                <w:rFonts w:cs="Arial"/>
                <w:b/>
                <w:bCs/>
                <w:sz w:val="18"/>
                <w:szCs w:val="18"/>
                <w:lang w:eastAsia="en-US"/>
              </w:rPr>
            </w:pPr>
            <w:r w:rsidRPr="00C67E59">
              <w:rPr>
                <w:rFonts w:cs="Arial"/>
                <w:b/>
                <w:bCs/>
                <w:sz w:val="18"/>
                <w:szCs w:val="18"/>
                <w:lang w:eastAsia="en-US"/>
              </w:rPr>
              <w:t>10.2.1.2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rsidR="001167E3" w:rsidRPr="00B2323E" w:rsidRDefault="001167E3" w:rsidP="001E20AF">
            <w:pPr>
              <w:spacing w:before="60" w:after="60"/>
              <w:rPr>
                <w:rFonts w:cs="Arial"/>
                <w:b/>
                <w:sz w:val="18"/>
                <w:szCs w:val="18"/>
                <w:lang w:eastAsia="en-US"/>
              </w:rPr>
            </w:pPr>
            <w:r w:rsidRPr="00C67E59">
              <w:rPr>
                <w:rFonts w:cs="Arial"/>
                <w:b/>
                <w:sz w:val="18"/>
                <w:szCs w:val="18"/>
                <w:lang w:eastAsia="en-US"/>
              </w:rPr>
              <w:t>Traffic Separation Scheme Boundary</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TSSCRS</w:t>
            </w:r>
          </w:p>
        </w:tc>
        <w:tc>
          <w:tcPr>
            <w:tcW w:w="867" w:type="dxa"/>
            <w:tcBorders>
              <w:right w:val="double" w:sz="4" w:space="0" w:color="auto"/>
            </w:tcBorders>
          </w:tcPr>
          <w:p w:rsidR="001167E3" w:rsidRPr="00263248" w:rsidRDefault="001167E3" w:rsidP="001E20AF">
            <w:pPr>
              <w:spacing w:before="60" w:after="60"/>
              <w:jc w:val="center"/>
              <w:rPr>
                <w:rFonts w:cs="Arial"/>
                <w:b/>
                <w:bCs/>
                <w:sz w:val="18"/>
                <w:szCs w:val="18"/>
                <w:lang w:eastAsia="en-US"/>
              </w:rPr>
            </w:pPr>
            <w:r w:rsidRPr="00263248">
              <w:rPr>
                <w:rFonts w:cs="Arial"/>
                <w:b/>
                <w:bCs/>
                <w:sz w:val="18"/>
                <w:szCs w:val="18"/>
                <w:lang w:eastAsia="en-US"/>
              </w:rPr>
              <w:t>10.2.1.5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rsidR="001167E3" w:rsidRPr="00C67E59" w:rsidRDefault="001167E3" w:rsidP="001E20AF">
            <w:pPr>
              <w:spacing w:before="60" w:after="60"/>
              <w:rPr>
                <w:rFonts w:cs="Arial"/>
                <w:b/>
                <w:sz w:val="18"/>
                <w:szCs w:val="18"/>
                <w:lang w:eastAsia="en-US"/>
              </w:rPr>
            </w:pPr>
            <w:r w:rsidRPr="00C67E59">
              <w:rPr>
                <w:rFonts w:cs="Arial"/>
                <w:b/>
                <w:sz w:val="18"/>
                <w:szCs w:val="18"/>
                <w:lang w:eastAsia="en-US"/>
              </w:rPr>
              <w:t xml:space="preserve">Traffic Separation Scheme </w:t>
            </w:r>
            <w:r>
              <w:rPr>
                <w:rFonts w:cs="Arial"/>
                <w:b/>
                <w:sz w:val="18"/>
                <w:szCs w:val="18"/>
                <w:lang w:eastAsia="en-US"/>
              </w:rPr>
              <w:t>Crossing</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TSSLPT</w:t>
            </w:r>
          </w:p>
        </w:tc>
        <w:tc>
          <w:tcPr>
            <w:tcW w:w="867" w:type="dxa"/>
            <w:tcBorders>
              <w:right w:val="double" w:sz="4" w:space="0" w:color="auto"/>
            </w:tcBorders>
          </w:tcPr>
          <w:p w:rsidR="001167E3" w:rsidRPr="00E05776" w:rsidRDefault="001167E3" w:rsidP="001E20AF">
            <w:pPr>
              <w:spacing w:before="60" w:after="60"/>
              <w:jc w:val="center"/>
              <w:rPr>
                <w:rFonts w:cs="Arial"/>
                <w:b/>
                <w:bCs/>
                <w:sz w:val="18"/>
                <w:szCs w:val="18"/>
                <w:lang w:eastAsia="en-US"/>
              </w:rPr>
            </w:pPr>
            <w:r w:rsidRPr="00E05776">
              <w:rPr>
                <w:rFonts w:cs="Arial"/>
                <w:b/>
                <w:bCs/>
                <w:sz w:val="18"/>
                <w:szCs w:val="18"/>
                <w:lang w:eastAsia="en-US"/>
              </w:rPr>
              <w:t>10.2.1.1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rsidR="001167E3" w:rsidRPr="00C67E59" w:rsidRDefault="001167E3" w:rsidP="001E20AF">
            <w:pPr>
              <w:spacing w:before="60" w:after="60"/>
              <w:rPr>
                <w:rFonts w:cs="Arial"/>
                <w:b/>
                <w:sz w:val="18"/>
                <w:szCs w:val="18"/>
                <w:lang w:eastAsia="en-US"/>
              </w:rPr>
            </w:pPr>
            <w:r w:rsidRPr="00C67E59">
              <w:rPr>
                <w:rFonts w:cs="Arial"/>
                <w:b/>
                <w:sz w:val="18"/>
                <w:szCs w:val="18"/>
                <w:lang w:eastAsia="en-US"/>
              </w:rPr>
              <w:t xml:space="preserve">Traffic Separation Scheme </w:t>
            </w:r>
            <w:r>
              <w:rPr>
                <w:rFonts w:cs="Arial"/>
                <w:b/>
                <w:sz w:val="18"/>
                <w:szCs w:val="18"/>
                <w:lang w:eastAsia="en-US"/>
              </w:rPr>
              <w:t>Lane Part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TSSRON</w:t>
            </w:r>
          </w:p>
        </w:tc>
        <w:tc>
          <w:tcPr>
            <w:tcW w:w="867" w:type="dxa"/>
            <w:tcBorders>
              <w:right w:val="double" w:sz="4" w:space="0" w:color="auto"/>
            </w:tcBorders>
          </w:tcPr>
          <w:p w:rsidR="001167E3" w:rsidRPr="00853B88" w:rsidRDefault="001167E3" w:rsidP="001E20AF">
            <w:pPr>
              <w:spacing w:before="60" w:after="60"/>
              <w:jc w:val="center"/>
              <w:rPr>
                <w:rFonts w:cs="Arial"/>
                <w:b/>
                <w:bCs/>
                <w:sz w:val="18"/>
                <w:szCs w:val="18"/>
                <w:lang w:eastAsia="en-US"/>
              </w:rPr>
            </w:pPr>
            <w:r w:rsidRPr="00853B88">
              <w:rPr>
                <w:rFonts w:cs="Arial"/>
                <w:b/>
                <w:bCs/>
                <w:sz w:val="18"/>
                <w:szCs w:val="18"/>
                <w:lang w:eastAsia="en-US"/>
              </w:rPr>
              <w:t>10.2.1.6</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Reconcile conversion of CATTSS.</w:t>
            </w:r>
          </w:p>
        </w:tc>
        <w:tc>
          <w:tcPr>
            <w:tcW w:w="2313" w:type="dxa"/>
            <w:tcBorders>
              <w:left w:val="double" w:sz="4" w:space="0" w:color="auto"/>
            </w:tcBorders>
          </w:tcPr>
          <w:p w:rsidR="001167E3" w:rsidRPr="00C67E59" w:rsidRDefault="001167E3" w:rsidP="001E20AF">
            <w:pPr>
              <w:spacing w:before="60" w:after="60"/>
              <w:rPr>
                <w:rFonts w:cs="Arial"/>
                <w:b/>
                <w:sz w:val="18"/>
                <w:szCs w:val="18"/>
                <w:lang w:eastAsia="en-US"/>
              </w:rPr>
            </w:pPr>
            <w:r w:rsidRPr="00C67E59">
              <w:rPr>
                <w:rFonts w:cs="Arial"/>
                <w:b/>
                <w:sz w:val="18"/>
                <w:szCs w:val="18"/>
                <w:lang w:eastAsia="en-US"/>
              </w:rPr>
              <w:t xml:space="preserve">Traffic Separation Scheme </w:t>
            </w:r>
            <w:r>
              <w:rPr>
                <w:rFonts w:cs="Arial"/>
                <w:b/>
                <w:sz w:val="18"/>
                <w:szCs w:val="18"/>
                <w:lang w:eastAsia="en-US"/>
              </w:rPr>
              <w:t>Roundabout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TUNNEL</w:t>
            </w:r>
          </w:p>
        </w:tc>
        <w:tc>
          <w:tcPr>
            <w:tcW w:w="867" w:type="dxa"/>
            <w:tcBorders>
              <w:right w:val="double" w:sz="4" w:space="0" w:color="auto"/>
            </w:tcBorders>
          </w:tcPr>
          <w:p w:rsidR="001167E3" w:rsidRPr="00853B88" w:rsidRDefault="001167E3" w:rsidP="001E20AF">
            <w:pPr>
              <w:spacing w:before="60" w:after="60"/>
              <w:jc w:val="center"/>
              <w:rPr>
                <w:rFonts w:cs="Arial"/>
                <w:b/>
                <w:bCs/>
                <w:sz w:val="18"/>
                <w:szCs w:val="18"/>
                <w:lang w:eastAsia="en-US"/>
              </w:rPr>
            </w:pPr>
            <w:r>
              <w:rPr>
                <w:rFonts w:cs="Arial"/>
                <w:sz w:val="18"/>
                <w:szCs w:val="18"/>
                <w:lang w:eastAsia="en-US"/>
              </w:rPr>
              <w:t xml:space="preserve">2.1.2 </w:t>
            </w:r>
            <w:r w:rsidRPr="0078617E">
              <w:rPr>
                <w:rFonts w:cs="Arial"/>
                <w:b/>
                <w:bCs/>
                <w:sz w:val="18"/>
                <w:szCs w:val="18"/>
                <w:lang w:eastAsia="en-US"/>
              </w:rPr>
              <w:t>4.8.3</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b/>
                <w:sz w:val="18"/>
                <w:szCs w:val="18"/>
                <w:lang w:eastAsia="en-US"/>
              </w:rPr>
              <w:t>TUNNEL</w:t>
            </w:r>
            <w:r w:rsidRPr="004316D3">
              <w:rPr>
                <w:rFonts w:cs="Arial"/>
                <w:sz w:val="18"/>
                <w:szCs w:val="18"/>
                <w:lang w:eastAsia="en-US"/>
              </w:rPr>
              <w:t xml:space="preserve"> of geometric primitive </w:t>
            </w:r>
            <w:r>
              <w:rPr>
                <w:rFonts w:cs="Arial"/>
                <w:sz w:val="18"/>
                <w:szCs w:val="18"/>
                <w:lang w:eastAsia="en-US"/>
              </w:rPr>
              <w:t>point</w:t>
            </w:r>
            <w:r w:rsidRPr="004316D3">
              <w:rPr>
                <w:rFonts w:cs="Arial"/>
                <w:sz w:val="18"/>
                <w:szCs w:val="18"/>
                <w:lang w:eastAsia="en-US"/>
              </w:rPr>
              <w:t xml:space="preserve"> will not be converted</w:t>
            </w:r>
            <w:r>
              <w:rPr>
                <w:rFonts w:cs="Arial"/>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CONDTN. STATUS.</w:t>
            </w:r>
          </w:p>
        </w:tc>
        <w:tc>
          <w:tcPr>
            <w:tcW w:w="2313" w:type="dxa"/>
            <w:tcBorders>
              <w:left w:val="double" w:sz="4" w:space="0" w:color="auto"/>
            </w:tcBorders>
          </w:tcPr>
          <w:p w:rsidR="001167E3" w:rsidRPr="00C67E59" w:rsidRDefault="001167E3" w:rsidP="001E20AF">
            <w:pPr>
              <w:spacing w:before="60" w:after="60"/>
              <w:rPr>
                <w:rFonts w:cs="Arial"/>
                <w:b/>
                <w:sz w:val="18"/>
                <w:szCs w:val="18"/>
                <w:lang w:eastAsia="en-US"/>
              </w:rPr>
            </w:pPr>
            <w:r>
              <w:rPr>
                <w:rFonts w:cs="Arial"/>
                <w:b/>
                <w:sz w:val="18"/>
                <w:szCs w:val="18"/>
                <w:lang w:eastAsia="en-US"/>
              </w:rPr>
              <w:t>Tunnel</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TWRTPT</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Pr>
                <w:rFonts w:cs="Arial"/>
                <w:sz w:val="18"/>
                <w:szCs w:val="18"/>
                <w:lang w:eastAsia="en-US"/>
              </w:rPr>
              <w:t xml:space="preserve"> 2.2.3.5 10.1.1 </w:t>
            </w:r>
            <w:r w:rsidRPr="00110C09">
              <w:rPr>
                <w:rFonts w:cs="Arial"/>
                <w:b/>
                <w:bCs/>
                <w:sz w:val="18"/>
                <w:szCs w:val="18"/>
                <w:lang w:eastAsia="en-US"/>
              </w:rPr>
              <w:t>10.2.6</w:t>
            </w:r>
          </w:p>
        </w:tc>
        <w:tc>
          <w:tcPr>
            <w:tcW w:w="4976" w:type="dxa"/>
            <w:tcBorders>
              <w:left w:val="double" w:sz="4" w:space="0" w:color="auto"/>
            </w:tcBorders>
          </w:tcPr>
          <w:p w:rsidR="001167E3" w:rsidRDefault="001167E3" w:rsidP="001E20AF">
            <w:pPr>
              <w:spacing w:before="60" w:after="60"/>
              <w:rPr>
                <w:rFonts w:cs="Arial"/>
                <w:b/>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TECSOU.</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Two-Way Route Part</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T_HMON</w:t>
            </w:r>
          </w:p>
        </w:tc>
        <w:tc>
          <w:tcPr>
            <w:tcW w:w="867" w:type="dxa"/>
            <w:tcBorders>
              <w:right w:val="double" w:sz="4" w:space="0" w:color="auto"/>
            </w:tcBorders>
          </w:tcPr>
          <w:p w:rsidR="001167E3" w:rsidRDefault="001167E3" w:rsidP="001E20AF">
            <w:pPr>
              <w:spacing w:before="60" w:after="60"/>
              <w:jc w:val="center"/>
              <w:rPr>
                <w:rFonts w:cs="Arial"/>
                <w:sz w:val="18"/>
                <w:szCs w:val="18"/>
                <w:lang w:eastAsia="en-US"/>
              </w:rPr>
            </w:pPr>
            <w:r w:rsidRPr="00EF7A5A">
              <w:rPr>
                <w:rFonts w:cs="Arial"/>
                <w:sz w:val="18"/>
                <w:szCs w:val="18"/>
                <w:lang w:eastAsia="en-US"/>
              </w:rPr>
              <w:t>3.2</w:t>
            </w:r>
          </w:p>
        </w:tc>
        <w:tc>
          <w:tcPr>
            <w:tcW w:w="7289" w:type="dxa"/>
            <w:gridSpan w:val="2"/>
            <w:tcBorders>
              <w:left w:val="double" w:sz="4" w:space="0" w:color="auto"/>
            </w:tcBorders>
          </w:tcPr>
          <w:p w:rsidR="001167E3" w:rsidRDefault="001167E3" w:rsidP="001E20AF">
            <w:pPr>
              <w:spacing w:before="60" w:after="60"/>
              <w:rPr>
                <w:rFonts w:cs="Arial"/>
                <w:b/>
                <w:sz w:val="18"/>
                <w:szCs w:val="18"/>
                <w:lang w:eastAsia="en-US"/>
              </w:rPr>
            </w:pPr>
            <w:r w:rsidRPr="00EF7A5A">
              <w:rPr>
                <w:rFonts w:cs="Arial"/>
                <w:sz w:val="18"/>
                <w:szCs w:val="18"/>
                <w:lang w:eastAsia="en-US"/>
              </w:rPr>
              <w:t>Will not convert to S-101.</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T_NHMN</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sidRPr="00EF7A5A">
              <w:rPr>
                <w:rFonts w:cs="Arial"/>
                <w:sz w:val="18"/>
                <w:szCs w:val="18"/>
                <w:lang w:eastAsia="en-US"/>
              </w:rPr>
              <w:t>3.2</w:t>
            </w:r>
          </w:p>
        </w:tc>
        <w:tc>
          <w:tcPr>
            <w:tcW w:w="7289" w:type="dxa"/>
            <w:gridSpan w:val="2"/>
            <w:tcBorders>
              <w:left w:val="double" w:sz="4" w:space="0" w:color="auto"/>
            </w:tcBorders>
          </w:tcPr>
          <w:p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T_TIMS</w:t>
            </w:r>
          </w:p>
        </w:tc>
        <w:tc>
          <w:tcPr>
            <w:tcW w:w="867" w:type="dxa"/>
            <w:tcBorders>
              <w:right w:val="double" w:sz="4" w:space="0" w:color="auto"/>
            </w:tcBorders>
          </w:tcPr>
          <w:p w:rsidR="001167E3" w:rsidRPr="00EF7A5A" w:rsidRDefault="001167E3" w:rsidP="001E20AF">
            <w:pPr>
              <w:spacing w:before="60" w:after="60"/>
              <w:jc w:val="center"/>
              <w:rPr>
                <w:rFonts w:cs="Arial"/>
                <w:sz w:val="18"/>
                <w:szCs w:val="18"/>
                <w:lang w:eastAsia="en-US"/>
              </w:rPr>
            </w:pPr>
            <w:r w:rsidRPr="00EF7A5A">
              <w:rPr>
                <w:rFonts w:cs="Arial"/>
                <w:sz w:val="18"/>
                <w:szCs w:val="18"/>
                <w:lang w:eastAsia="en-US"/>
              </w:rPr>
              <w:t>3.2</w:t>
            </w:r>
          </w:p>
        </w:tc>
        <w:tc>
          <w:tcPr>
            <w:tcW w:w="7289" w:type="dxa"/>
            <w:gridSpan w:val="2"/>
            <w:tcBorders>
              <w:left w:val="double" w:sz="4" w:space="0" w:color="auto"/>
            </w:tcBorders>
          </w:tcPr>
          <w:p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645C8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TS_FEB</w:t>
            </w:r>
          </w:p>
        </w:tc>
        <w:tc>
          <w:tcPr>
            <w:tcW w:w="867" w:type="dxa"/>
            <w:tcBorders>
              <w:right w:val="double" w:sz="4" w:space="0" w:color="auto"/>
            </w:tcBorders>
          </w:tcPr>
          <w:p w:rsidR="001167E3" w:rsidRPr="00787E6C" w:rsidRDefault="001167E3" w:rsidP="001E20AF">
            <w:pPr>
              <w:spacing w:before="60" w:after="60"/>
              <w:jc w:val="center"/>
              <w:rPr>
                <w:rFonts w:cs="Arial"/>
                <w:b/>
                <w:bCs/>
                <w:sz w:val="18"/>
                <w:szCs w:val="18"/>
                <w:lang w:eastAsia="en-US"/>
              </w:rPr>
            </w:pPr>
            <w:r w:rsidRPr="00787E6C">
              <w:rPr>
                <w:rFonts w:cs="Arial"/>
                <w:b/>
                <w:bCs/>
                <w:sz w:val="18"/>
                <w:szCs w:val="18"/>
                <w:lang w:eastAsia="en-US"/>
              </w:rPr>
              <w:t>3.3.1</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Attributes </w:t>
            </w:r>
            <w:r>
              <w:rPr>
                <w:rFonts w:cs="Arial"/>
                <w:bCs/>
                <w:sz w:val="18"/>
                <w:szCs w:val="18"/>
                <w:lang w:eastAsia="en-US"/>
              </w:rPr>
              <w:t>PEREND</w:t>
            </w:r>
            <w:r w:rsidRPr="00F1487C">
              <w:rPr>
                <w:rFonts w:cs="Arial"/>
                <w:bCs/>
                <w:sz w:val="18"/>
                <w:szCs w:val="18"/>
                <w:lang w:eastAsia="en-US"/>
              </w:rPr>
              <w:t xml:space="preserve"> and </w:t>
            </w:r>
            <w:r>
              <w:rPr>
                <w:rFonts w:cs="Arial"/>
                <w:bCs/>
                <w:sz w:val="18"/>
                <w:szCs w:val="18"/>
                <w:lang w:eastAsia="en-US"/>
              </w:rPr>
              <w:t>PERSTA</w:t>
            </w:r>
            <w:r>
              <w:rPr>
                <w:rFonts w:cs="Arial"/>
                <w:sz w:val="18"/>
                <w:szCs w:val="18"/>
                <w:lang w:eastAsia="en-US"/>
              </w:rPr>
              <w:t xml:space="preserve"> will not be converted.</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sidRPr="00787E6C">
              <w:rPr>
                <w:rFonts w:cs="Arial"/>
                <w:b/>
                <w:sz w:val="18"/>
                <w:szCs w:val="18"/>
                <w:lang w:eastAsia="en-US"/>
              </w:rPr>
              <w:t>Tidal Stream – Flood/Ebb</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TS_PAD</w:t>
            </w:r>
          </w:p>
        </w:tc>
        <w:tc>
          <w:tcPr>
            <w:tcW w:w="867" w:type="dxa"/>
            <w:tcBorders>
              <w:right w:val="double" w:sz="4" w:space="0" w:color="auto"/>
            </w:tcBorders>
          </w:tcPr>
          <w:p w:rsidR="001167E3" w:rsidRPr="006E7274" w:rsidRDefault="001167E3" w:rsidP="001E20AF">
            <w:pPr>
              <w:spacing w:before="60" w:after="60"/>
              <w:jc w:val="center"/>
              <w:rPr>
                <w:rFonts w:cs="Arial"/>
                <w:b/>
                <w:bCs/>
                <w:sz w:val="18"/>
                <w:szCs w:val="18"/>
                <w:lang w:eastAsia="en-US"/>
              </w:rPr>
            </w:pPr>
            <w:r w:rsidRPr="006E7274">
              <w:rPr>
                <w:rFonts w:cs="Arial"/>
                <w:b/>
                <w:bCs/>
                <w:sz w:val="18"/>
                <w:szCs w:val="18"/>
                <w:lang w:eastAsia="en-US"/>
              </w:rPr>
              <w:t>3.3.5</w:t>
            </w:r>
          </w:p>
        </w:tc>
        <w:tc>
          <w:tcPr>
            <w:tcW w:w="4976" w:type="dxa"/>
            <w:tcBorders>
              <w:left w:val="double" w:sz="4" w:space="0" w:color="auto"/>
            </w:tcBorders>
          </w:tcPr>
          <w:p w:rsidR="001167E3" w:rsidRPr="00A37CD3" w:rsidRDefault="001167E3" w:rsidP="001E20AF">
            <w:pPr>
              <w:spacing w:before="60" w:after="60"/>
              <w:rPr>
                <w:rFonts w:cs="Arial"/>
                <w:sz w:val="18"/>
                <w:szCs w:val="18"/>
                <w:lang w:val="en-US" w:eastAsia="en-US"/>
              </w:rPr>
            </w:pPr>
            <w:r w:rsidRPr="00A37CD3">
              <w:rPr>
                <w:rFonts w:cs="Arial"/>
                <w:sz w:val="18"/>
                <w:szCs w:val="18"/>
                <w:lang w:val="en-US" w:eastAsia="en-US"/>
              </w:rPr>
              <w:t>Reconcile converted TS_TSP to</w:t>
            </w:r>
            <w:r>
              <w:rPr>
                <w:rFonts w:cs="Arial"/>
                <w:sz w:val="18"/>
                <w:szCs w:val="18"/>
                <w:lang w:val="en-US" w:eastAsia="en-US"/>
              </w:rPr>
              <w:t xml:space="preserve"> revised S-101 model.</w:t>
            </w:r>
          </w:p>
        </w:tc>
        <w:tc>
          <w:tcPr>
            <w:tcW w:w="2313" w:type="dxa"/>
            <w:tcBorders>
              <w:left w:val="double" w:sz="4" w:space="0" w:color="auto"/>
            </w:tcBorders>
          </w:tcPr>
          <w:p w:rsidR="001167E3" w:rsidRPr="00A37CD3" w:rsidRDefault="001167E3" w:rsidP="001E20AF">
            <w:pPr>
              <w:spacing w:before="60" w:after="60"/>
              <w:rPr>
                <w:rFonts w:cs="Arial"/>
                <w:b/>
                <w:sz w:val="18"/>
                <w:szCs w:val="18"/>
                <w:lang w:val="en-US" w:eastAsia="en-US"/>
              </w:rPr>
            </w:pPr>
            <w:r w:rsidRPr="00C461A9">
              <w:rPr>
                <w:rFonts w:cs="Arial"/>
                <w:b/>
                <w:sz w:val="18"/>
                <w:szCs w:val="18"/>
                <w:lang w:eastAsia="en-US"/>
              </w:rPr>
              <w:t>Tidal Stream Panel Data</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TS_PNH</w:t>
            </w:r>
          </w:p>
        </w:tc>
        <w:tc>
          <w:tcPr>
            <w:tcW w:w="867" w:type="dxa"/>
            <w:tcBorders>
              <w:right w:val="double" w:sz="4" w:space="0" w:color="auto"/>
            </w:tcBorders>
          </w:tcPr>
          <w:p w:rsidR="001167E3" w:rsidRPr="006E7274" w:rsidRDefault="001167E3" w:rsidP="001E20AF">
            <w:pPr>
              <w:spacing w:before="60" w:after="60"/>
              <w:jc w:val="center"/>
              <w:rPr>
                <w:rFonts w:cs="Arial"/>
                <w:b/>
                <w:bCs/>
                <w:sz w:val="18"/>
                <w:szCs w:val="18"/>
                <w:lang w:eastAsia="en-US"/>
              </w:rPr>
            </w:pPr>
            <w:r w:rsidRPr="00EF7A5A">
              <w:rPr>
                <w:rFonts w:cs="Arial"/>
                <w:sz w:val="18"/>
                <w:szCs w:val="18"/>
                <w:lang w:eastAsia="en-US"/>
              </w:rPr>
              <w:t>3.3.4</w:t>
            </w:r>
          </w:p>
        </w:tc>
        <w:tc>
          <w:tcPr>
            <w:tcW w:w="7289" w:type="dxa"/>
            <w:gridSpan w:val="2"/>
            <w:tcBorders>
              <w:left w:val="double" w:sz="4" w:space="0" w:color="auto"/>
            </w:tcBorders>
          </w:tcPr>
          <w:p w:rsidR="001167E3" w:rsidRPr="00C461A9" w:rsidRDefault="001167E3" w:rsidP="001E20AF">
            <w:pPr>
              <w:spacing w:before="60" w:after="60"/>
              <w:rPr>
                <w:rFonts w:cs="Arial"/>
                <w:b/>
                <w:sz w:val="18"/>
                <w:szCs w:val="18"/>
                <w:lang w:eastAsia="en-US"/>
              </w:rPr>
            </w:pPr>
            <w:r w:rsidRPr="00EF7A5A">
              <w:rPr>
                <w:rFonts w:cs="Arial"/>
                <w:sz w:val="18"/>
                <w:szCs w:val="18"/>
                <w:lang w:eastAsia="en-US"/>
              </w:rPr>
              <w:t>Will not convert to S-101.</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TS_PRH</w:t>
            </w:r>
          </w:p>
        </w:tc>
        <w:tc>
          <w:tcPr>
            <w:tcW w:w="867" w:type="dxa"/>
            <w:tcBorders>
              <w:right w:val="double" w:sz="4" w:space="0" w:color="auto"/>
            </w:tcBorders>
          </w:tcPr>
          <w:p w:rsidR="001167E3" w:rsidRPr="006E7274" w:rsidRDefault="001167E3" w:rsidP="001E20AF">
            <w:pPr>
              <w:spacing w:before="60" w:after="60"/>
              <w:jc w:val="center"/>
              <w:rPr>
                <w:rFonts w:cs="Arial"/>
                <w:b/>
                <w:bCs/>
                <w:sz w:val="18"/>
                <w:szCs w:val="18"/>
                <w:lang w:eastAsia="en-US"/>
              </w:rPr>
            </w:pPr>
            <w:r w:rsidRPr="00EF7A5A">
              <w:rPr>
                <w:rFonts w:cs="Arial"/>
                <w:sz w:val="18"/>
                <w:szCs w:val="18"/>
                <w:lang w:eastAsia="en-US"/>
              </w:rPr>
              <w:t>3.3.3</w:t>
            </w:r>
          </w:p>
        </w:tc>
        <w:tc>
          <w:tcPr>
            <w:tcW w:w="7289" w:type="dxa"/>
            <w:gridSpan w:val="2"/>
            <w:tcBorders>
              <w:left w:val="double" w:sz="4" w:space="0" w:color="auto"/>
            </w:tcBorders>
          </w:tcPr>
          <w:p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TS_TIS</w:t>
            </w:r>
          </w:p>
        </w:tc>
        <w:tc>
          <w:tcPr>
            <w:tcW w:w="867" w:type="dxa"/>
            <w:tcBorders>
              <w:right w:val="double" w:sz="4" w:space="0" w:color="auto"/>
            </w:tcBorders>
          </w:tcPr>
          <w:p w:rsidR="001167E3" w:rsidRPr="006E7274" w:rsidRDefault="001167E3" w:rsidP="001E20AF">
            <w:pPr>
              <w:spacing w:before="60" w:after="60"/>
              <w:jc w:val="center"/>
              <w:rPr>
                <w:rFonts w:cs="Arial"/>
                <w:b/>
                <w:bCs/>
                <w:sz w:val="18"/>
                <w:szCs w:val="18"/>
                <w:lang w:eastAsia="en-US"/>
              </w:rPr>
            </w:pPr>
            <w:r w:rsidRPr="00EF7A5A">
              <w:rPr>
                <w:rFonts w:cs="Arial"/>
                <w:sz w:val="18"/>
                <w:szCs w:val="18"/>
                <w:lang w:eastAsia="en-US"/>
              </w:rPr>
              <w:t>3.3.2</w:t>
            </w:r>
          </w:p>
        </w:tc>
        <w:tc>
          <w:tcPr>
            <w:tcW w:w="7289" w:type="dxa"/>
            <w:gridSpan w:val="2"/>
            <w:tcBorders>
              <w:left w:val="double" w:sz="4" w:space="0" w:color="auto"/>
            </w:tcBorders>
          </w:tcPr>
          <w:p w:rsidR="001167E3" w:rsidRPr="00EF7A5A" w:rsidRDefault="001167E3" w:rsidP="001E20AF">
            <w:pPr>
              <w:spacing w:before="60" w:after="60"/>
              <w:rPr>
                <w:rFonts w:cs="Arial"/>
                <w:sz w:val="18"/>
                <w:szCs w:val="18"/>
                <w:lang w:eastAsia="en-US"/>
              </w:rPr>
            </w:pPr>
            <w:r w:rsidRPr="00EF7A5A">
              <w:rPr>
                <w:rFonts w:cs="Arial"/>
                <w:sz w:val="18"/>
                <w:szCs w:val="18"/>
                <w:lang w:eastAsia="en-US"/>
              </w:rPr>
              <w:t>Will not convert to S-101.</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UNSARE</w:t>
            </w:r>
          </w:p>
        </w:tc>
        <w:tc>
          <w:tcPr>
            <w:tcW w:w="867" w:type="dxa"/>
            <w:tcBorders>
              <w:right w:val="double" w:sz="4" w:space="0" w:color="auto"/>
            </w:tcBorders>
          </w:tcPr>
          <w:p w:rsidR="001167E3" w:rsidRPr="006E7274" w:rsidRDefault="001167E3" w:rsidP="001E20AF">
            <w:pPr>
              <w:spacing w:before="60" w:after="60"/>
              <w:jc w:val="center"/>
              <w:rPr>
                <w:rFonts w:cs="Arial"/>
                <w:b/>
                <w:bCs/>
                <w:sz w:val="18"/>
                <w:szCs w:val="18"/>
                <w:lang w:eastAsia="en-US"/>
              </w:rPr>
            </w:pPr>
            <w:r>
              <w:rPr>
                <w:rFonts w:cs="Arial"/>
                <w:sz w:val="18"/>
                <w:szCs w:val="18"/>
                <w:lang w:eastAsia="en-US"/>
              </w:rPr>
              <w:t xml:space="preserve">4.7.6 4.7.8 4.8.1 </w:t>
            </w:r>
            <w:r w:rsidRPr="003C3E31">
              <w:rPr>
                <w:rFonts w:cs="Arial"/>
                <w:b/>
                <w:bCs/>
                <w:sz w:val="18"/>
                <w:szCs w:val="18"/>
                <w:lang w:eastAsia="en-US"/>
              </w:rPr>
              <w:t>5.8.1</w:t>
            </w:r>
          </w:p>
        </w:tc>
        <w:tc>
          <w:tcPr>
            <w:tcW w:w="4976" w:type="dxa"/>
            <w:tcBorders>
              <w:left w:val="double" w:sz="4" w:space="0" w:color="auto"/>
            </w:tcBorders>
          </w:tcPr>
          <w:p w:rsidR="001167E3" w:rsidRPr="00F348CE" w:rsidRDefault="001167E3" w:rsidP="001E20AF">
            <w:pPr>
              <w:spacing w:before="60" w:after="60"/>
              <w:rPr>
                <w:rFonts w:cs="Arial"/>
                <w:sz w:val="18"/>
                <w:szCs w:val="18"/>
                <w:lang w:val="en-US" w:eastAsia="en-US"/>
              </w:rPr>
            </w:pPr>
            <w:r>
              <w:rPr>
                <w:rFonts w:cs="Arial"/>
                <w:sz w:val="18"/>
                <w:szCs w:val="18"/>
                <w:lang w:val="en-US" w:eastAsia="en-US"/>
              </w:rPr>
              <w:t xml:space="preserve">Reconcile </w:t>
            </w:r>
            <w:r>
              <w:rPr>
                <w:rFonts w:cs="Arial"/>
                <w:b/>
                <w:bCs/>
                <w:sz w:val="18"/>
                <w:szCs w:val="18"/>
                <w:lang w:val="en-US" w:eastAsia="en-US"/>
              </w:rPr>
              <w:t>UNSARE</w:t>
            </w:r>
            <w:r>
              <w:rPr>
                <w:rFonts w:cs="Arial"/>
                <w:sz w:val="18"/>
                <w:szCs w:val="18"/>
                <w:lang w:val="en-US" w:eastAsia="en-US"/>
              </w:rPr>
              <w:t xml:space="preserve"> covering </w:t>
            </w:r>
            <w:r w:rsidRPr="007B4F6D">
              <w:rPr>
                <w:rFonts w:cs="Arial"/>
                <w:b/>
                <w:sz w:val="18"/>
                <w:szCs w:val="18"/>
                <w:lang w:eastAsia="en-US"/>
              </w:rPr>
              <w:t>RIVERS</w:t>
            </w:r>
            <w:r w:rsidRPr="007B4F6D">
              <w:rPr>
                <w:rFonts w:cs="Arial"/>
                <w:sz w:val="18"/>
                <w:szCs w:val="18"/>
                <w:lang w:eastAsia="en-US"/>
              </w:rPr>
              <w:t xml:space="preserve">, </w:t>
            </w:r>
            <w:r w:rsidRPr="007B4F6D">
              <w:rPr>
                <w:rFonts w:cs="Arial"/>
                <w:b/>
                <w:sz w:val="18"/>
                <w:szCs w:val="18"/>
                <w:lang w:eastAsia="en-US"/>
              </w:rPr>
              <w:t>CANALS</w:t>
            </w:r>
            <w:r w:rsidRPr="007B4F6D">
              <w:rPr>
                <w:rFonts w:cs="Arial"/>
                <w:sz w:val="18"/>
                <w:szCs w:val="18"/>
                <w:lang w:eastAsia="en-US"/>
              </w:rPr>
              <w:t xml:space="preserve"> and </w:t>
            </w:r>
            <w:r w:rsidRPr="007B4F6D">
              <w:rPr>
                <w:rFonts w:cs="Arial"/>
                <w:b/>
                <w:sz w:val="18"/>
                <w:szCs w:val="18"/>
                <w:lang w:eastAsia="en-US"/>
              </w:rPr>
              <w:t>LAKARE</w:t>
            </w:r>
            <w:r>
              <w:rPr>
                <w:rFonts w:cs="Arial"/>
                <w:bCs/>
                <w:sz w:val="18"/>
                <w:szCs w:val="18"/>
                <w:lang w:eastAsia="en-US"/>
              </w:rPr>
              <w:t>.</w:t>
            </w:r>
          </w:p>
        </w:tc>
        <w:tc>
          <w:tcPr>
            <w:tcW w:w="2313" w:type="dxa"/>
            <w:tcBorders>
              <w:left w:val="double" w:sz="4" w:space="0" w:color="auto"/>
            </w:tcBorders>
          </w:tcPr>
          <w:p w:rsidR="001167E3" w:rsidRPr="00C461A9" w:rsidRDefault="001167E3" w:rsidP="001E20AF">
            <w:pPr>
              <w:spacing w:before="60" w:after="60"/>
              <w:rPr>
                <w:rFonts w:cs="Arial"/>
                <w:b/>
                <w:sz w:val="18"/>
                <w:szCs w:val="18"/>
                <w:lang w:eastAsia="en-US"/>
              </w:rPr>
            </w:pPr>
            <w:r>
              <w:rPr>
                <w:rFonts w:cs="Arial"/>
                <w:b/>
                <w:sz w:val="18"/>
                <w:szCs w:val="18"/>
                <w:lang w:eastAsia="en-US"/>
              </w:rPr>
              <w:t>Unsurveyed Area</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UWTROC</w:t>
            </w:r>
          </w:p>
        </w:tc>
        <w:tc>
          <w:tcPr>
            <w:tcW w:w="867" w:type="dxa"/>
            <w:tcBorders>
              <w:right w:val="double" w:sz="4" w:space="0" w:color="auto"/>
            </w:tcBorders>
          </w:tcPr>
          <w:p w:rsidR="001167E3" w:rsidRPr="00D62061" w:rsidRDefault="001167E3" w:rsidP="001E20AF">
            <w:pPr>
              <w:spacing w:before="60" w:after="60"/>
              <w:jc w:val="center"/>
              <w:rPr>
                <w:rFonts w:cs="Arial"/>
                <w:b/>
                <w:bCs/>
                <w:sz w:val="18"/>
                <w:szCs w:val="18"/>
                <w:lang w:eastAsia="en-US"/>
              </w:rPr>
            </w:pPr>
            <w:r w:rsidRPr="00D62061">
              <w:rPr>
                <w:rFonts w:cs="Arial"/>
                <w:b/>
                <w:bCs/>
                <w:sz w:val="18"/>
                <w:szCs w:val="18"/>
                <w:lang w:eastAsia="en-US"/>
              </w:rPr>
              <w:t>6.1.2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 xml:space="preserve">Attribute </w:t>
            </w:r>
            <w:r>
              <w:rPr>
                <w:rFonts w:cs="Arial"/>
                <w:bCs/>
                <w:sz w:val="18"/>
                <w:szCs w:val="18"/>
                <w:lang w:eastAsia="en-US"/>
              </w:rPr>
              <w:t>NATQUA</w:t>
            </w:r>
            <w:r>
              <w:rPr>
                <w:rFonts w:cs="Arial"/>
                <w:sz w:val="18"/>
                <w:szCs w:val="18"/>
                <w:lang w:eastAsia="en-US"/>
              </w:rPr>
              <w:t xml:space="preserve"> will not be converted.</w:t>
            </w:r>
          </w:p>
          <w:p w:rsidR="001167E3" w:rsidDel="00E649FA" w:rsidRDefault="001167E3" w:rsidP="001E20AF">
            <w:pPr>
              <w:spacing w:before="60" w:after="60"/>
              <w:rPr>
                <w:del w:id="2182" w:author="Jeff Wootton" w:date="2024-09-11T08:46:00Z"/>
                <w:rFonts w:cs="Arial"/>
                <w:bCs/>
                <w:sz w:val="18"/>
                <w:szCs w:val="18"/>
                <w:lang w:eastAsia="en-US"/>
              </w:rPr>
            </w:pPr>
            <w:del w:id="2183" w:author="Jeff Wootton" w:date="2024-09-11T08:46:00Z">
              <w:r w:rsidDel="00E649FA">
                <w:rPr>
                  <w:rFonts w:cs="Arial"/>
                  <w:sz w:val="18"/>
                  <w:szCs w:val="18"/>
                  <w:lang w:eastAsia="en-US"/>
                </w:rPr>
                <w:delText xml:space="preserve">Reconcile requirement for mandatory encoding of </w:delText>
              </w:r>
              <w:r w:rsidRPr="00482196" w:rsidDel="00E649FA">
                <w:rPr>
                  <w:rFonts w:cs="Arial"/>
                  <w:b/>
                  <w:sz w:val="18"/>
                  <w:szCs w:val="18"/>
                  <w:lang w:eastAsia="en-US"/>
                </w:rPr>
                <w:delText>vertical uncertainty</w:delText>
              </w:r>
              <w:r w:rsidRPr="00482196" w:rsidDel="00E649FA">
                <w:rPr>
                  <w:rFonts w:cs="Arial"/>
                  <w:sz w:val="18"/>
                  <w:szCs w:val="18"/>
                  <w:lang w:eastAsia="en-US"/>
                </w:rPr>
                <w:delText>/</w:delText>
              </w:r>
              <w:r w:rsidRPr="00482196" w:rsidDel="00E649FA">
                <w:rPr>
                  <w:rFonts w:cs="Arial"/>
                  <w:b/>
                  <w:sz w:val="18"/>
                  <w:szCs w:val="18"/>
                  <w:lang w:eastAsia="en-US"/>
                </w:rPr>
                <w:delText>uncertainty fixed</w:delText>
              </w:r>
              <w:r w:rsidDel="00E649FA">
                <w:rPr>
                  <w:rFonts w:cs="Arial"/>
                  <w:bCs/>
                  <w:sz w:val="18"/>
                  <w:szCs w:val="18"/>
                  <w:lang w:eastAsia="en-US"/>
                </w:rPr>
                <w:delText xml:space="preserve"> </w:delText>
              </w:r>
            </w:del>
            <w:del w:id="2184" w:author="Jeff Wootton" w:date="2024-07-30T12:15:00Z">
              <w:r w:rsidDel="003B165B">
                <w:rPr>
                  <w:rFonts w:cs="Arial"/>
                  <w:bCs/>
                  <w:sz w:val="18"/>
                  <w:szCs w:val="18"/>
                  <w:lang w:eastAsia="en-US"/>
                </w:rPr>
                <w:delText xml:space="preserve">and </w:delText>
              </w:r>
              <w:r w:rsidDel="003B165B">
                <w:rPr>
                  <w:rFonts w:cs="Arial"/>
                  <w:b/>
                  <w:sz w:val="18"/>
                  <w:szCs w:val="18"/>
                  <w:lang w:eastAsia="en-US"/>
                </w:rPr>
                <w:delText>display uncertainties</w:delText>
              </w:r>
              <w:r w:rsidDel="003B165B">
                <w:rPr>
                  <w:rFonts w:cs="Arial"/>
                  <w:bCs/>
                  <w:sz w:val="18"/>
                  <w:szCs w:val="18"/>
                  <w:lang w:eastAsia="en-US"/>
                </w:rPr>
                <w:delText xml:space="preserve"> </w:delText>
              </w:r>
            </w:del>
            <w:del w:id="2185" w:author="Jeff Wootton" w:date="2024-09-11T08:46:00Z">
              <w:r w:rsidDel="00E649FA">
                <w:rPr>
                  <w:rFonts w:cs="Arial"/>
                  <w:bCs/>
                  <w:sz w:val="18"/>
                  <w:szCs w:val="18"/>
                  <w:lang w:eastAsia="en-US"/>
                </w:rPr>
                <w:delText xml:space="preserve">for all </w:delText>
              </w:r>
              <w:r w:rsidRPr="009D5C2D" w:rsidDel="00E649FA">
                <w:rPr>
                  <w:rFonts w:cs="Arial"/>
                  <w:b/>
                  <w:sz w:val="18"/>
                  <w:szCs w:val="18"/>
                  <w:lang w:eastAsia="en-US"/>
                </w:rPr>
                <w:delText>Underwater/Awash Rock</w:delText>
              </w:r>
              <w:r w:rsidDel="00E649FA">
                <w:rPr>
                  <w:rFonts w:cs="Arial"/>
                  <w:bCs/>
                  <w:sz w:val="18"/>
                  <w:szCs w:val="18"/>
                  <w:lang w:eastAsia="en-US"/>
                </w:rPr>
                <w:delText xml:space="preserve"> of depth 30 metres or less.</w:delText>
              </w:r>
            </w:del>
          </w:p>
          <w:p w:rsidR="001167E3" w:rsidRDefault="001167E3" w:rsidP="001E20AF">
            <w:pPr>
              <w:spacing w:before="60" w:after="60"/>
              <w:rPr>
                <w:rFonts w:cs="Arial"/>
                <w:bCs/>
                <w:sz w:val="18"/>
                <w:szCs w:val="18"/>
                <w:lang w:eastAsia="en-US"/>
              </w:rPr>
            </w:pPr>
            <w:r>
              <w:rPr>
                <w:rFonts w:cs="Arial"/>
                <w:bCs/>
                <w:sz w:val="18"/>
                <w:szCs w:val="18"/>
                <w:lang w:eastAsia="en-US"/>
              </w:rPr>
              <w:t xml:space="preserve">Confirm that value converted to </w:t>
            </w:r>
            <w:r>
              <w:rPr>
                <w:rFonts w:cs="Arial"/>
                <w:b/>
                <w:sz w:val="18"/>
                <w:szCs w:val="18"/>
                <w:lang w:eastAsia="en-US"/>
              </w:rPr>
              <w:t>reported date</w:t>
            </w:r>
            <w:r>
              <w:rPr>
                <w:rFonts w:cs="Arial"/>
                <w:bCs/>
                <w:sz w:val="18"/>
                <w:szCs w:val="18"/>
                <w:lang w:eastAsia="en-US"/>
              </w:rPr>
              <w:t xml:space="preserve"> is a reported date.</w:t>
            </w:r>
          </w:p>
          <w:p w:rsidR="001167E3" w:rsidRDefault="001167E3" w:rsidP="001E20AF">
            <w:pPr>
              <w:spacing w:before="60" w:after="60"/>
              <w:rPr>
                <w:ins w:id="2186" w:author="Jeff Wootton" w:date="2024-08-02T12:09:00Z"/>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EXPSOU, NATSUR, STATUS.</w:t>
            </w:r>
          </w:p>
          <w:p w:rsidR="00213930" w:rsidRDefault="00213930" w:rsidP="001E20AF">
            <w:pPr>
              <w:spacing w:before="60" w:after="60"/>
              <w:rPr>
                <w:rFonts w:cs="Arial"/>
                <w:sz w:val="18"/>
                <w:szCs w:val="18"/>
                <w:lang w:val="en-US" w:eastAsia="en-US"/>
              </w:rPr>
            </w:pPr>
            <w:ins w:id="2187" w:author="Jeff Wootton" w:date="2024-08-02T12:10:00Z">
              <w:r>
                <w:rPr>
                  <w:rFonts w:cs="Arial"/>
                  <w:sz w:val="18"/>
                  <w:szCs w:val="18"/>
                  <w:lang w:eastAsia="en-US"/>
                </w:rPr>
                <w:t xml:space="preserve">Assess appropriateness of populated value of “system” attribute </w:t>
              </w:r>
              <w:r>
                <w:rPr>
                  <w:rFonts w:cs="Arial"/>
                  <w:b/>
                  <w:bCs/>
                  <w:sz w:val="18"/>
                  <w:szCs w:val="18"/>
                  <w:lang w:eastAsia="en-US"/>
                </w:rPr>
                <w:t>default clearance depth</w:t>
              </w:r>
              <w:r>
                <w:rPr>
                  <w:rFonts w:cs="Arial"/>
                  <w:sz w:val="18"/>
                  <w:szCs w:val="18"/>
                  <w:lang w:eastAsia="en-US"/>
                </w:rPr>
                <w:t>.</w:t>
              </w:r>
            </w:ins>
          </w:p>
        </w:tc>
        <w:tc>
          <w:tcPr>
            <w:tcW w:w="2313" w:type="dxa"/>
            <w:tcBorders>
              <w:left w:val="double" w:sz="4" w:space="0" w:color="auto"/>
            </w:tcBorders>
          </w:tcPr>
          <w:p w:rsidR="001167E3" w:rsidRPr="00B220AC" w:rsidRDefault="001167E3" w:rsidP="001E20AF">
            <w:pPr>
              <w:spacing w:before="60" w:after="60"/>
              <w:rPr>
                <w:rFonts w:cs="Arial"/>
                <w:b/>
                <w:sz w:val="18"/>
                <w:szCs w:val="18"/>
                <w:lang w:eastAsia="en-US"/>
              </w:rPr>
            </w:pPr>
            <w:r w:rsidRPr="009D5C2D">
              <w:rPr>
                <w:rFonts w:cs="Arial"/>
                <w:b/>
                <w:sz w:val="18"/>
                <w:szCs w:val="18"/>
                <w:lang w:eastAsia="en-US"/>
              </w:rPr>
              <w:t>Underwater/Awash Rock</w:t>
            </w:r>
            <w:r>
              <w:rPr>
                <w:rFonts w:cs="Arial"/>
                <w:bCs/>
                <w:sz w:val="18"/>
                <w:szCs w:val="18"/>
                <w:lang w:eastAsia="en-US"/>
              </w:rPr>
              <w:t xml:space="preserve">, </w:t>
            </w:r>
            <w:r>
              <w:rPr>
                <w:rFonts w:cs="Arial"/>
                <w:b/>
                <w:sz w:val="18"/>
                <w:szCs w:val="18"/>
                <w:lang w:eastAsia="en-US"/>
              </w:rPr>
              <w:t>Spatial Quality</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VEGATN</w:t>
            </w:r>
          </w:p>
        </w:tc>
        <w:tc>
          <w:tcPr>
            <w:tcW w:w="867" w:type="dxa"/>
            <w:tcBorders>
              <w:right w:val="double" w:sz="4" w:space="0" w:color="auto"/>
            </w:tcBorders>
          </w:tcPr>
          <w:p w:rsidR="001167E3" w:rsidRPr="00D62061" w:rsidRDefault="001167E3" w:rsidP="001E20AF">
            <w:pPr>
              <w:spacing w:before="60" w:after="60"/>
              <w:jc w:val="center"/>
              <w:rPr>
                <w:rFonts w:cs="Arial"/>
                <w:b/>
                <w:bCs/>
                <w:sz w:val="18"/>
                <w:szCs w:val="18"/>
                <w:lang w:eastAsia="en-US"/>
              </w:rPr>
            </w:pPr>
            <w:r w:rsidRPr="0084439C">
              <w:rPr>
                <w:rFonts w:cs="Arial"/>
                <w:b/>
                <w:bCs/>
                <w:sz w:val="18"/>
                <w:szCs w:val="18"/>
                <w:lang w:eastAsia="en-US"/>
              </w:rPr>
              <w:t>4.7.11</w:t>
            </w:r>
            <w:r>
              <w:rPr>
                <w:rFonts w:cs="Arial"/>
                <w:sz w:val="18"/>
                <w:szCs w:val="18"/>
                <w:lang w:eastAsia="en-US"/>
              </w:rPr>
              <w:t xml:space="preserve"> 4.8.15</w:t>
            </w:r>
          </w:p>
        </w:tc>
        <w:tc>
          <w:tcPr>
            <w:tcW w:w="4976" w:type="dxa"/>
            <w:tcBorders>
              <w:left w:val="double" w:sz="4" w:space="0" w:color="auto"/>
            </w:tcBorders>
          </w:tcPr>
          <w:p w:rsidR="001167E3" w:rsidRPr="00AD3C56" w:rsidRDefault="001167E3" w:rsidP="001E20AF">
            <w:pPr>
              <w:spacing w:before="60" w:after="60"/>
              <w:rPr>
                <w:rFonts w:cs="Arial"/>
                <w:sz w:val="18"/>
                <w:szCs w:val="18"/>
                <w:lang w:eastAsia="en-US"/>
              </w:rPr>
            </w:pPr>
            <w:r>
              <w:rPr>
                <w:rFonts w:cs="Arial"/>
                <w:sz w:val="18"/>
                <w:szCs w:val="18"/>
                <w:lang w:eastAsia="en-US"/>
              </w:rPr>
              <w:t xml:space="preserve">Reconcile conversion of </w:t>
            </w:r>
            <w:r>
              <w:rPr>
                <w:rFonts w:cs="Arial"/>
                <w:b/>
                <w:bCs/>
                <w:sz w:val="18"/>
                <w:szCs w:val="18"/>
                <w:lang w:eastAsia="en-US"/>
              </w:rPr>
              <w:t>VEGATN</w:t>
            </w:r>
            <w:r>
              <w:rPr>
                <w:rFonts w:cs="Arial"/>
                <w:sz w:val="18"/>
                <w:szCs w:val="18"/>
                <w:lang w:eastAsia="en-US"/>
              </w:rPr>
              <w:t xml:space="preserve"> to </w:t>
            </w:r>
            <w:r>
              <w:rPr>
                <w:rFonts w:cs="Arial"/>
                <w:b/>
                <w:bCs/>
                <w:sz w:val="18"/>
                <w:szCs w:val="18"/>
                <w:lang w:eastAsia="en-US"/>
              </w:rPr>
              <w:t>Obstruction</w:t>
            </w:r>
            <w:r>
              <w:rPr>
                <w:rFonts w:cs="Arial"/>
                <w:sz w:val="18"/>
                <w:szCs w:val="18"/>
                <w:lang w:eastAsia="en-US"/>
              </w:rPr>
              <w:t>.</w:t>
            </w:r>
          </w:p>
          <w:p w:rsidR="001167E3" w:rsidRDefault="001167E3" w:rsidP="001E20AF">
            <w:pPr>
              <w:spacing w:before="60" w:after="60"/>
              <w:rPr>
                <w:rFonts w:cs="Arial"/>
                <w:bCs/>
                <w:sz w:val="18"/>
                <w:szCs w:val="18"/>
                <w:lang w:eastAsia="en-US"/>
              </w:rPr>
            </w:pPr>
            <w:r>
              <w:rPr>
                <w:rFonts w:cs="Arial"/>
                <w:sz w:val="18"/>
                <w:szCs w:val="18"/>
                <w:lang w:eastAsia="en-US"/>
              </w:rPr>
              <w:t xml:space="preserve">Reconcile requirement for mandatory encoding of </w:t>
            </w:r>
            <w:r w:rsidRPr="00482196">
              <w:rPr>
                <w:rFonts w:cs="Arial"/>
                <w:b/>
                <w:sz w:val="18"/>
                <w:szCs w:val="18"/>
                <w:lang w:eastAsia="en-US"/>
              </w:rPr>
              <w:t>vertical uncertainty</w:t>
            </w:r>
            <w:r w:rsidRPr="00482196">
              <w:rPr>
                <w:rFonts w:cs="Arial"/>
                <w:sz w:val="18"/>
                <w:szCs w:val="18"/>
                <w:lang w:eastAsia="en-US"/>
              </w:rPr>
              <w:t>/</w:t>
            </w:r>
            <w:r w:rsidRPr="00482196">
              <w:rPr>
                <w:rFonts w:cs="Arial"/>
                <w:b/>
                <w:sz w:val="18"/>
                <w:szCs w:val="18"/>
                <w:lang w:eastAsia="en-US"/>
              </w:rPr>
              <w:t>uncertainty fixed</w:t>
            </w:r>
            <w:r>
              <w:rPr>
                <w:rFonts w:cs="Arial"/>
                <w:bCs/>
                <w:sz w:val="18"/>
                <w:szCs w:val="18"/>
                <w:lang w:eastAsia="en-US"/>
              </w:rPr>
              <w:t xml:space="preserve"> and </w:t>
            </w:r>
            <w:r>
              <w:rPr>
                <w:rFonts w:cs="Arial"/>
                <w:b/>
                <w:sz w:val="18"/>
                <w:szCs w:val="18"/>
                <w:lang w:eastAsia="en-US"/>
              </w:rPr>
              <w:t>display uncertainties</w:t>
            </w:r>
            <w:r>
              <w:rPr>
                <w:rFonts w:cs="Arial"/>
                <w:bCs/>
                <w:sz w:val="18"/>
                <w:szCs w:val="18"/>
                <w:lang w:eastAsia="en-US"/>
              </w:rPr>
              <w:t xml:space="preserve"> for all </w:t>
            </w:r>
            <w:r>
              <w:rPr>
                <w:rFonts w:cs="Arial"/>
                <w:b/>
                <w:sz w:val="18"/>
                <w:szCs w:val="18"/>
                <w:lang w:eastAsia="en-US"/>
              </w:rPr>
              <w:t>VEGATN</w:t>
            </w:r>
            <w:r>
              <w:rPr>
                <w:rFonts w:cs="Arial"/>
                <w:bCs/>
                <w:sz w:val="18"/>
                <w:szCs w:val="18"/>
                <w:lang w:eastAsia="en-US"/>
              </w:rPr>
              <w:t xml:space="preserve"> of geometric primitive point converted to </w:t>
            </w:r>
            <w:r>
              <w:rPr>
                <w:rFonts w:cs="Arial"/>
                <w:b/>
                <w:sz w:val="18"/>
                <w:szCs w:val="18"/>
                <w:lang w:eastAsia="en-US"/>
              </w:rPr>
              <w:t>Obstruction</w:t>
            </w:r>
            <w:r>
              <w:rPr>
                <w:rFonts w:cs="Arial"/>
                <w:bCs/>
                <w:sz w:val="18"/>
                <w:szCs w:val="18"/>
                <w:lang w:eastAsia="en-US"/>
              </w:rPr>
              <w:t>.</w:t>
            </w:r>
          </w:p>
          <w:p w:rsidR="001167E3" w:rsidRDefault="001167E3" w:rsidP="001E20AF">
            <w:pPr>
              <w:spacing w:before="60" w:after="60"/>
              <w:rPr>
                <w:rFonts w:cs="Arial"/>
                <w:sz w:val="18"/>
                <w:szCs w:val="18"/>
                <w:lang w:eastAsia="en-US"/>
              </w:rPr>
            </w:pPr>
            <w:r>
              <w:rPr>
                <w:rFonts w:cs="Arial"/>
                <w:sz w:val="18"/>
                <w:szCs w:val="18"/>
                <w:lang w:eastAsia="en-US"/>
              </w:rPr>
              <w:t>R</w:t>
            </w:r>
            <w:r w:rsidRPr="00742C6F">
              <w:rPr>
                <w:rFonts w:cs="Arial"/>
                <w:sz w:val="18"/>
                <w:szCs w:val="18"/>
                <w:lang w:eastAsia="en-US"/>
              </w:rPr>
              <w:t xml:space="preserve">estricted allowable </w:t>
            </w:r>
            <w:r>
              <w:rPr>
                <w:rFonts w:cs="Arial"/>
                <w:sz w:val="18"/>
                <w:szCs w:val="18"/>
                <w:lang w:eastAsia="en-US"/>
              </w:rPr>
              <w:t xml:space="preserve">S-101 </w:t>
            </w:r>
            <w:r w:rsidRPr="00742C6F">
              <w:rPr>
                <w:rFonts w:cs="Arial"/>
                <w:sz w:val="18"/>
                <w:szCs w:val="18"/>
                <w:lang w:eastAsia="en-US"/>
              </w:rPr>
              <w:t>enumerate values for</w:t>
            </w:r>
            <w:r>
              <w:rPr>
                <w:rFonts w:cs="Arial"/>
                <w:sz w:val="18"/>
                <w:szCs w:val="18"/>
                <w:lang w:eastAsia="en-US"/>
              </w:rPr>
              <w:t xml:space="preserve"> CATVEG.</w:t>
            </w:r>
          </w:p>
        </w:tc>
        <w:tc>
          <w:tcPr>
            <w:tcW w:w="2313" w:type="dxa"/>
            <w:tcBorders>
              <w:left w:val="double" w:sz="4" w:space="0" w:color="auto"/>
            </w:tcBorders>
          </w:tcPr>
          <w:p w:rsidR="001167E3" w:rsidRPr="002D009D" w:rsidRDefault="001167E3" w:rsidP="001E20AF">
            <w:pPr>
              <w:spacing w:before="60" w:after="60"/>
              <w:rPr>
                <w:rFonts w:cs="Arial"/>
                <w:b/>
                <w:sz w:val="18"/>
                <w:szCs w:val="18"/>
                <w:lang w:eastAsia="en-US"/>
              </w:rPr>
            </w:pPr>
            <w:r>
              <w:rPr>
                <w:rFonts w:cs="Arial"/>
                <w:b/>
                <w:sz w:val="18"/>
                <w:szCs w:val="18"/>
                <w:lang w:eastAsia="en-US"/>
              </w:rPr>
              <w:t>Vegetation</w:t>
            </w:r>
            <w:r>
              <w:rPr>
                <w:rFonts w:cs="Arial"/>
                <w:bCs/>
                <w:sz w:val="18"/>
                <w:szCs w:val="18"/>
                <w:lang w:eastAsia="en-US"/>
              </w:rPr>
              <w:t xml:space="preserve">, </w:t>
            </w:r>
            <w:r>
              <w:rPr>
                <w:rFonts w:cs="Arial"/>
                <w:b/>
                <w:sz w:val="18"/>
                <w:szCs w:val="18"/>
                <w:lang w:eastAsia="en-US"/>
              </w:rPr>
              <w:t>Obstruction</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WATFAL</w:t>
            </w:r>
          </w:p>
        </w:tc>
        <w:tc>
          <w:tcPr>
            <w:tcW w:w="867" w:type="dxa"/>
            <w:tcBorders>
              <w:right w:val="double" w:sz="4" w:space="0" w:color="auto"/>
            </w:tcBorders>
          </w:tcPr>
          <w:p w:rsidR="001167E3" w:rsidRPr="0084439C" w:rsidRDefault="001167E3" w:rsidP="001E20AF">
            <w:pPr>
              <w:spacing w:before="60" w:after="60"/>
              <w:jc w:val="center"/>
              <w:rPr>
                <w:rFonts w:cs="Arial"/>
                <w:b/>
                <w:bCs/>
                <w:sz w:val="18"/>
                <w:szCs w:val="18"/>
                <w:lang w:eastAsia="en-US"/>
              </w:rPr>
            </w:pPr>
            <w:r w:rsidRPr="00C2263C">
              <w:rPr>
                <w:rFonts w:cs="Arial"/>
                <w:b/>
                <w:bCs/>
                <w:sz w:val="18"/>
                <w:szCs w:val="18"/>
                <w:lang w:eastAsia="en-US"/>
              </w:rPr>
              <w:t>4.7.7.2</w:t>
            </w:r>
            <w:r>
              <w:rPr>
                <w:rFonts w:cs="Arial"/>
                <w:sz w:val="18"/>
                <w:szCs w:val="18"/>
                <w:lang w:eastAsia="en-US"/>
              </w:rPr>
              <w:t xml:space="preserve"> 4.8.15</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Waterfall</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WATTUR</w:t>
            </w:r>
          </w:p>
        </w:tc>
        <w:tc>
          <w:tcPr>
            <w:tcW w:w="867" w:type="dxa"/>
            <w:tcBorders>
              <w:right w:val="double" w:sz="4" w:space="0" w:color="auto"/>
            </w:tcBorders>
          </w:tcPr>
          <w:p w:rsidR="001167E3" w:rsidRPr="004804D8" w:rsidRDefault="001167E3" w:rsidP="001E20AF">
            <w:pPr>
              <w:spacing w:before="60" w:after="60"/>
              <w:jc w:val="center"/>
              <w:rPr>
                <w:rFonts w:cs="Arial"/>
                <w:b/>
                <w:bCs/>
                <w:sz w:val="18"/>
                <w:szCs w:val="18"/>
                <w:lang w:eastAsia="en-US"/>
              </w:rPr>
            </w:pPr>
            <w:r w:rsidRPr="004804D8">
              <w:rPr>
                <w:rFonts w:cs="Arial"/>
                <w:b/>
                <w:bCs/>
                <w:sz w:val="18"/>
                <w:szCs w:val="18"/>
                <w:lang w:eastAsia="en-US"/>
              </w:rPr>
              <w:t>6.4</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Water Turbulence</w:t>
            </w:r>
          </w:p>
        </w:tc>
      </w:tr>
      <w:tr w:rsidR="001167E3" w:rsidRPr="00A37CD3" w:rsidTr="001E20AF">
        <w:trPr>
          <w:cantSplit/>
          <w:jc w:val="center"/>
        </w:trPr>
        <w:tc>
          <w:tcPr>
            <w:tcW w:w="1252" w:type="dxa"/>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WEDKLP</w:t>
            </w:r>
          </w:p>
        </w:tc>
        <w:tc>
          <w:tcPr>
            <w:tcW w:w="867" w:type="dxa"/>
            <w:tcBorders>
              <w:right w:val="double" w:sz="4" w:space="0" w:color="auto"/>
            </w:tcBorders>
          </w:tcPr>
          <w:p w:rsidR="001167E3" w:rsidRPr="002C75A1" w:rsidRDefault="001167E3" w:rsidP="001E20AF">
            <w:pPr>
              <w:spacing w:before="60" w:after="60"/>
              <w:jc w:val="center"/>
              <w:rPr>
                <w:rFonts w:cs="Arial"/>
                <w:b/>
                <w:bCs/>
                <w:sz w:val="18"/>
                <w:szCs w:val="18"/>
                <w:lang w:eastAsia="en-US"/>
              </w:rPr>
            </w:pPr>
            <w:r w:rsidRPr="002C75A1">
              <w:rPr>
                <w:rFonts w:cs="Arial"/>
                <w:b/>
                <w:bCs/>
                <w:sz w:val="18"/>
                <w:szCs w:val="18"/>
                <w:lang w:eastAsia="en-US"/>
              </w:rPr>
              <w:t>7.2.2</w:t>
            </w:r>
          </w:p>
        </w:tc>
        <w:tc>
          <w:tcPr>
            <w:tcW w:w="4976" w:type="dxa"/>
            <w:tcBorders>
              <w:left w:val="double" w:sz="4" w:space="0" w:color="auto"/>
            </w:tcBorders>
          </w:tcPr>
          <w:p w:rsidR="001167E3" w:rsidRDefault="001167E3" w:rsidP="001E20AF">
            <w:pPr>
              <w:spacing w:before="60" w:after="60"/>
              <w:rPr>
                <w:rFonts w:cs="Arial"/>
                <w:sz w:val="18"/>
                <w:szCs w:val="18"/>
                <w:lang w:eastAsia="en-US"/>
              </w:rPr>
            </w:pPr>
            <w:r>
              <w:rPr>
                <w:rFonts w:cs="Arial"/>
                <w:sz w:val="18"/>
                <w:szCs w:val="18"/>
                <w:lang w:eastAsia="en-US"/>
              </w:rPr>
              <w:t>None.</w:t>
            </w:r>
          </w:p>
        </w:tc>
        <w:tc>
          <w:tcPr>
            <w:tcW w:w="2313" w:type="dxa"/>
            <w:tcBorders>
              <w:left w:val="double" w:sz="4" w:space="0" w:color="auto"/>
            </w:tcBorders>
          </w:tcPr>
          <w:p w:rsidR="001167E3" w:rsidRPr="00DC3ECB" w:rsidRDefault="001167E3" w:rsidP="001E20AF">
            <w:pPr>
              <w:spacing w:before="60" w:after="60"/>
              <w:rPr>
                <w:rFonts w:cs="Arial"/>
                <w:b/>
                <w:sz w:val="18"/>
                <w:szCs w:val="18"/>
                <w:lang w:eastAsia="en-US"/>
              </w:rPr>
            </w:pPr>
            <w:r>
              <w:rPr>
                <w:rFonts w:cs="Arial"/>
                <w:b/>
                <w:sz w:val="18"/>
                <w:szCs w:val="18"/>
                <w:lang w:eastAsia="en-US"/>
              </w:rPr>
              <w:t>Weed/Kelp</w:t>
            </w:r>
            <w:r>
              <w:rPr>
                <w:rFonts w:cs="Arial"/>
                <w:bCs/>
                <w:sz w:val="18"/>
                <w:szCs w:val="18"/>
                <w:lang w:eastAsia="en-US"/>
              </w:rPr>
              <w:t xml:space="preserve">, </w:t>
            </w:r>
            <w:r>
              <w:rPr>
                <w:rFonts w:cs="Arial"/>
                <w:b/>
                <w:sz w:val="18"/>
                <w:szCs w:val="18"/>
                <w:lang w:eastAsia="en-US"/>
              </w:rPr>
              <w:t>Seagrass</w:t>
            </w:r>
          </w:p>
        </w:tc>
      </w:tr>
      <w:tr w:rsidR="001167E3" w:rsidRPr="00A37CD3" w:rsidTr="006C7ACC">
        <w:trPr>
          <w:cantSplit/>
          <w:jc w:val="center"/>
        </w:trPr>
        <w:tc>
          <w:tcPr>
            <w:tcW w:w="1252" w:type="dxa"/>
            <w:tcBorders>
              <w:bottom w:val="single" w:sz="4" w:space="0" w:color="auto"/>
            </w:tcBorders>
            <w:vAlign w:val="center"/>
          </w:tcPr>
          <w:p w:rsidR="001167E3" w:rsidRPr="00EF7A5A" w:rsidRDefault="001167E3" w:rsidP="001E20AF">
            <w:pPr>
              <w:spacing w:before="60" w:after="60"/>
              <w:jc w:val="center"/>
              <w:rPr>
                <w:rFonts w:cs="Arial"/>
                <w:b/>
                <w:sz w:val="18"/>
                <w:szCs w:val="18"/>
                <w:lang w:eastAsia="en-US"/>
              </w:rPr>
            </w:pPr>
            <w:r w:rsidRPr="00EF7A5A">
              <w:rPr>
                <w:rFonts w:cs="Arial"/>
                <w:b/>
                <w:sz w:val="18"/>
                <w:szCs w:val="18"/>
                <w:lang w:eastAsia="en-US"/>
              </w:rPr>
              <w:t>WRECKS</w:t>
            </w:r>
          </w:p>
        </w:tc>
        <w:tc>
          <w:tcPr>
            <w:tcW w:w="867" w:type="dxa"/>
            <w:tcBorders>
              <w:bottom w:val="single" w:sz="4" w:space="0" w:color="auto"/>
              <w:right w:val="double" w:sz="4" w:space="0" w:color="auto"/>
            </w:tcBorders>
            <w:vAlign w:val="center"/>
          </w:tcPr>
          <w:p w:rsidR="001167E3" w:rsidRPr="00F30F8F" w:rsidRDefault="001167E3" w:rsidP="001E20AF">
            <w:pPr>
              <w:spacing w:before="60" w:after="60"/>
              <w:jc w:val="center"/>
              <w:rPr>
                <w:rFonts w:cs="Arial"/>
                <w:b/>
                <w:bCs/>
                <w:sz w:val="18"/>
                <w:szCs w:val="18"/>
                <w:lang w:eastAsia="en-US"/>
              </w:rPr>
            </w:pPr>
            <w:r w:rsidRPr="00F30F8F">
              <w:rPr>
                <w:rFonts w:cs="Arial"/>
                <w:b/>
                <w:bCs/>
                <w:sz w:val="18"/>
                <w:szCs w:val="18"/>
                <w:lang w:eastAsia="en-US"/>
              </w:rPr>
              <w:t>6.2.1</w:t>
            </w:r>
          </w:p>
        </w:tc>
        <w:tc>
          <w:tcPr>
            <w:tcW w:w="4976" w:type="dxa"/>
            <w:tcBorders>
              <w:left w:val="double" w:sz="4" w:space="0" w:color="auto"/>
              <w:bottom w:val="single" w:sz="4" w:space="0" w:color="auto"/>
            </w:tcBorders>
          </w:tcPr>
          <w:p w:rsidR="001167E3" w:rsidDel="00E649FA" w:rsidRDefault="001167E3" w:rsidP="001E20AF">
            <w:pPr>
              <w:spacing w:before="60" w:after="60"/>
              <w:rPr>
                <w:del w:id="2188" w:author="Jeff Wootton" w:date="2024-09-11T08:46:00Z"/>
                <w:rFonts w:cs="Arial"/>
                <w:bCs/>
                <w:sz w:val="18"/>
                <w:szCs w:val="18"/>
                <w:lang w:eastAsia="en-US"/>
              </w:rPr>
            </w:pPr>
            <w:del w:id="2189" w:author="Jeff Wootton" w:date="2024-09-11T08:46:00Z">
              <w:r w:rsidDel="00E649FA">
                <w:rPr>
                  <w:rFonts w:cs="Arial"/>
                  <w:sz w:val="18"/>
                  <w:szCs w:val="18"/>
                  <w:lang w:eastAsia="en-US"/>
                </w:rPr>
                <w:delText xml:space="preserve">Reconcile requirement for mandatory encoding of </w:delText>
              </w:r>
              <w:r w:rsidRPr="00482196" w:rsidDel="00E649FA">
                <w:rPr>
                  <w:rFonts w:cs="Arial"/>
                  <w:b/>
                  <w:sz w:val="18"/>
                  <w:szCs w:val="18"/>
                  <w:lang w:eastAsia="en-US"/>
                </w:rPr>
                <w:delText>vertical uncertainty</w:delText>
              </w:r>
              <w:r w:rsidRPr="00482196" w:rsidDel="00E649FA">
                <w:rPr>
                  <w:rFonts w:cs="Arial"/>
                  <w:sz w:val="18"/>
                  <w:szCs w:val="18"/>
                  <w:lang w:eastAsia="en-US"/>
                </w:rPr>
                <w:delText>/</w:delText>
              </w:r>
              <w:r w:rsidRPr="00482196" w:rsidDel="00E649FA">
                <w:rPr>
                  <w:rFonts w:cs="Arial"/>
                  <w:b/>
                  <w:sz w:val="18"/>
                  <w:szCs w:val="18"/>
                  <w:lang w:eastAsia="en-US"/>
                </w:rPr>
                <w:delText>uncertainty fixed</w:delText>
              </w:r>
              <w:r w:rsidDel="00E649FA">
                <w:rPr>
                  <w:rFonts w:cs="Arial"/>
                  <w:bCs/>
                  <w:sz w:val="18"/>
                  <w:szCs w:val="18"/>
                  <w:lang w:eastAsia="en-US"/>
                </w:rPr>
                <w:delText xml:space="preserve"> </w:delText>
              </w:r>
            </w:del>
            <w:del w:id="2190" w:author="Jeff Wootton" w:date="2024-07-30T12:15:00Z">
              <w:r w:rsidDel="005F2676">
                <w:rPr>
                  <w:rFonts w:cs="Arial"/>
                  <w:bCs/>
                  <w:sz w:val="18"/>
                  <w:szCs w:val="18"/>
                  <w:lang w:eastAsia="en-US"/>
                </w:rPr>
                <w:delText xml:space="preserve">and </w:delText>
              </w:r>
              <w:r w:rsidDel="005F2676">
                <w:rPr>
                  <w:rFonts w:cs="Arial"/>
                  <w:b/>
                  <w:sz w:val="18"/>
                  <w:szCs w:val="18"/>
                  <w:lang w:eastAsia="en-US"/>
                </w:rPr>
                <w:delText>display uncertainties</w:delText>
              </w:r>
              <w:r w:rsidDel="005F2676">
                <w:rPr>
                  <w:rFonts w:cs="Arial"/>
                  <w:bCs/>
                  <w:sz w:val="18"/>
                  <w:szCs w:val="18"/>
                  <w:lang w:eastAsia="en-US"/>
                </w:rPr>
                <w:delText xml:space="preserve"> </w:delText>
              </w:r>
            </w:del>
            <w:del w:id="2191" w:author="Jeff Wootton" w:date="2024-09-11T08:46:00Z">
              <w:r w:rsidDel="00E649FA">
                <w:rPr>
                  <w:rFonts w:cs="Arial"/>
                  <w:bCs/>
                  <w:sz w:val="18"/>
                  <w:szCs w:val="18"/>
                  <w:lang w:eastAsia="en-US"/>
                </w:rPr>
                <w:delText xml:space="preserve">for all </w:delText>
              </w:r>
              <w:r w:rsidDel="00E649FA">
                <w:rPr>
                  <w:rFonts w:cs="Arial"/>
                  <w:b/>
                  <w:sz w:val="18"/>
                  <w:szCs w:val="18"/>
                  <w:lang w:eastAsia="en-US"/>
                </w:rPr>
                <w:delText>Wreck</w:delText>
              </w:r>
              <w:r w:rsidDel="00E649FA">
                <w:rPr>
                  <w:rFonts w:cs="Arial"/>
                  <w:bCs/>
                  <w:sz w:val="18"/>
                  <w:szCs w:val="18"/>
                  <w:lang w:eastAsia="en-US"/>
                </w:rPr>
                <w:delText xml:space="preserve"> of depth 30 metres or less.</w:delText>
              </w:r>
            </w:del>
          </w:p>
          <w:p w:rsidR="001167E3" w:rsidRDefault="001167E3" w:rsidP="001E20AF">
            <w:pPr>
              <w:spacing w:before="60" w:after="60"/>
              <w:rPr>
                <w:ins w:id="2192" w:author="Jeff Wootton" w:date="2024-08-02T12:10:00Z"/>
                <w:rFonts w:cs="Arial"/>
                <w:bCs/>
                <w:sz w:val="18"/>
                <w:szCs w:val="18"/>
                <w:lang w:eastAsia="en-US"/>
              </w:rPr>
            </w:pPr>
            <w:r>
              <w:rPr>
                <w:rFonts w:cs="Arial"/>
                <w:bCs/>
                <w:sz w:val="18"/>
                <w:szCs w:val="18"/>
                <w:lang w:eastAsia="en-US"/>
              </w:rPr>
              <w:t xml:space="preserve">Confirm that value converted to </w:t>
            </w:r>
            <w:r>
              <w:rPr>
                <w:rFonts w:cs="Arial"/>
                <w:b/>
                <w:sz w:val="18"/>
                <w:szCs w:val="18"/>
                <w:lang w:eastAsia="en-US"/>
              </w:rPr>
              <w:t>reported date</w:t>
            </w:r>
            <w:r>
              <w:rPr>
                <w:rFonts w:cs="Arial"/>
                <w:bCs/>
                <w:sz w:val="18"/>
                <w:szCs w:val="18"/>
                <w:lang w:eastAsia="en-US"/>
              </w:rPr>
              <w:t xml:space="preserve"> is a reported date.</w:t>
            </w:r>
          </w:p>
          <w:p w:rsidR="00011DBF" w:rsidRDefault="00011DBF" w:rsidP="001E20AF">
            <w:pPr>
              <w:spacing w:before="60" w:after="60"/>
              <w:rPr>
                <w:rFonts w:cs="Arial"/>
                <w:sz w:val="18"/>
                <w:szCs w:val="18"/>
                <w:lang w:eastAsia="en-US"/>
              </w:rPr>
            </w:pPr>
            <w:ins w:id="2193" w:author="Jeff Wootton" w:date="2024-08-02T12:10:00Z">
              <w:r>
                <w:rPr>
                  <w:rFonts w:cs="Arial"/>
                  <w:sz w:val="18"/>
                  <w:szCs w:val="18"/>
                  <w:lang w:eastAsia="en-US"/>
                </w:rPr>
                <w:t xml:space="preserve">Assess appropriateness of populated value of “system” attribute </w:t>
              </w:r>
              <w:r>
                <w:rPr>
                  <w:rFonts w:cs="Arial"/>
                  <w:b/>
                  <w:bCs/>
                  <w:sz w:val="18"/>
                  <w:szCs w:val="18"/>
                  <w:lang w:eastAsia="en-US"/>
                </w:rPr>
                <w:t>default clearance depth</w:t>
              </w:r>
              <w:r>
                <w:rPr>
                  <w:rFonts w:cs="Arial"/>
                  <w:sz w:val="18"/>
                  <w:szCs w:val="18"/>
                  <w:lang w:eastAsia="en-US"/>
                </w:rPr>
                <w:t>.</w:t>
              </w:r>
            </w:ins>
          </w:p>
        </w:tc>
        <w:tc>
          <w:tcPr>
            <w:tcW w:w="2313" w:type="dxa"/>
            <w:tcBorders>
              <w:left w:val="double" w:sz="4" w:space="0" w:color="auto"/>
              <w:bottom w:val="single" w:sz="4" w:space="0" w:color="auto"/>
            </w:tcBorders>
          </w:tcPr>
          <w:p w:rsidR="001167E3" w:rsidRDefault="001167E3" w:rsidP="001E20AF">
            <w:pPr>
              <w:spacing w:before="60" w:after="60"/>
              <w:rPr>
                <w:rFonts w:cs="Arial"/>
                <w:b/>
                <w:sz w:val="18"/>
                <w:szCs w:val="18"/>
                <w:lang w:eastAsia="en-US"/>
              </w:rPr>
            </w:pPr>
            <w:r>
              <w:rPr>
                <w:rFonts w:cs="Arial"/>
                <w:b/>
                <w:sz w:val="18"/>
                <w:szCs w:val="18"/>
                <w:lang w:eastAsia="en-US"/>
              </w:rPr>
              <w:t>Wreck</w:t>
            </w:r>
          </w:p>
        </w:tc>
      </w:tr>
      <w:tr w:rsidR="00583C33" w:rsidRPr="00EF7A5A" w:rsidTr="006C7ACC">
        <w:trPr>
          <w:cantSplit/>
          <w:jc w:val="center"/>
        </w:trPr>
        <w:tc>
          <w:tcPr>
            <w:tcW w:w="9408" w:type="dxa"/>
            <w:gridSpan w:val="4"/>
            <w:tcBorders>
              <w:left w:val="nil"/>
              <w:bottom w:val="nil"/>
              <w:right w:val="nil"/>
            </w:tcBorders>
            <w:vAlign w:val="center"/>
          </w:tcPr>
          <w:p w:rsidR="00583C33" w:rsidRPr="00EF7A5A" w:rsidRDefault="00583C33" w:rsidP="001E20AF">
            <w:pPr>
              <w:spacing w:before="60" w:after="60"/>
              <w:jc w:val="right"/>
              <w:rPr>
                <w:rFonts w:cs="Arial"/>
                <w:i/>
                <w:sz w:val="18"/>
                <w:szCs w:val="18"/>
                <w:lang w:eastAsia="en-US"/>
              </w:rPr>
            </w:pPr>
            <w:r w:rsidRPr="00EF7A5A">
              <w:rPr>
                <w:rFonts w:cs="Arial"/>
                <w:i/>
                <w:sz w:val="18"/>
                <w:szCs w:val="18"/>
                <w:lang w:eastAsia="en-US"/>
              </w:rPr>
              <w:t>Table A-1</w:t>
            </w:r>
          </w:p>
        </w:tc>
      </w:tr>
    </w:tbl>
    <w:p w:rsidR="006C7ACC" w:rsidRDefault="006C7ACC"/>
    <w:p w:rsidR="006C7ACC" w:rsidRDefault="006C7ACC">
      <w:r>
        <w:br w:type="page"/>
      </w:r>
    </w:p>
    <w:p w:rsidR="00FF7263" w:rsidRPr="00EF7A5A" w:rsidRDefault="00FF7263" w:rsidP="00112B0B">
      <w:pPr>
        <w:pStyle w:val="Heading2Annex"/>
        <w:pageBreakBefore/>
        <w:numPr>
          <w:ilvl w:val="0"/>
          <w:numId w:val="27"/>
        </w:numPr>
        <w:ind w:left="567" w:hanging="567"/>
      </w:pPr>
      <w:bookmarkStart w:id="2194" w:name="_Toc173416565"/>
      <w:r w:rsidRPr="00EF7A5A">
        <w:t>Allowable S-101 enumerate value changes</w:t>
      </w:r>
      <w:bookmarkEnd w:id="2194"/>
    </w:p>
    <w:p w:rsidR="005D7373" w:rsidRPr="00EF7A5A" w:rsidRDefault="005D7373" w:rsidP="005D7373">
      <w:pPr>
        <w:spacing w:after="120"/>
        <w:jc w:val="both"/>
        <w:rPr>
          <w:rFonts w:eastAsia="Calibri" w:cs="Arial"/>
          <w:lang w:eastAsia="en-US"/>
        </w:rPr>
      </w:pPr>
      <w:r w:rsidRPr="00EF7A5A">
        <w:rPr>
          <w:rFonts w:eastAsia="Calibri" w:cs="Arial"/>
          <w:lang w:eastAsia="en-US"/>
        </w:rPr>
        <w:t>Table A</w:t>
      </w:r>
      <w:r w:rsidR="00CD5DD6" w:rsidRPr="00EF7A5A">
        <w:rPr>
          <w:rFonts w:eastAsia="Calibri" w:cs="Arial"/>
          <w:lang w:eastAsia="en-US"/>
        </w:rPr>
        <w:t>-</w:t>
      </w:r>
      <w:r w:rsidRPr="00EF7A5A">
        <w:rPr>
          <w:rFonts w:eastAsia="Calibri" w:cs="Arial"/>
          <w:lang w:eastAsia="en-US"/>
        </w:rPr>
        <w:t>2 below provides an indication of the changes in the allowable values that may be populated for enumerate type attributes in S-101 when converting S-57 datasets to S-101.</w:t>
      </w:r>
      <w:r w:rsidR="009F46FA" w:rsidRPr="00EF7A5A">
        <w:rPr>
          <w:rFonts w:eastAsia="Calibri" w:cs="Arial"/>
          <w:lang w:eastAsia="en-US"/>
        </w:rPr>
        <w:t xml:space="preserve"> </w:t>
      </w:r>
      <w:r w:rsidRPr="00EF7A5A">
        <w:rPr>
          <w:rFonts w:eastAsia="Calibri" w:cs="Arial"/>
          <w:lang w:eastAsia="en-US"/>
        </w:rPr>
        <w:t xml:space="preserve">The Table has been derived from IHO Publication S-58 – </w:t>
      </w:r>
      <w:r w:rsidRPr="00EF7A5A">
        <w:rPr>
          <w:rFonts w:eastAsia="Calibri" w:cs="Arial"/>
          <w:i/>
          <w:lang w:eastAsia="en-US"/>
        </w:rPr>
        <w:t>ENC Validation Checks</w:t>
      </w:r>
      <w:r w:rsidRPr="00EF7A5A">
        <w:rPr>
          <w:rFonts w:eastAsia="Calibri" w:cs="Arial"/>
          <w:lang w:eastAsia="en-US"/>
        </w:rPr>
        <w:t>, Check 2000.</w:t>
      </w:r>
    </w:p>
    <w:p w:rsidR="005D7373" w:rsidRPr="00EF7A5A" w:rsidRDefault="005D7373" w:rsidP="005D7373">
      <w:pPr>
        <w:jc w:val="both"/>
        <w:rPr>
          <w:rFonts w:eastAsia="Calibri" w:cs="Arial"/>
          <w:lang w:eastAsia="en-US"/>
        </w:rPr>
      </w:pPr>
      <w:r w:rsidRPr="00EF7A5A">
        <w:rPr>
          <w:rFonts w:eastAsia="Calibri" w:cs="Arial"/>
          <w:lang w:eastAsia="en-US"/>
        </w:rPr>
        <w:t>Within the Table, the following conventions apply:</w:t>
      </w:r>
    </w:p>
    <w:p w:rsidR="005D7373" w:rsidRPr="00EF7A5A" w:rsidRDefault="005D7373" w:rsidP="00C93144">
      <w:pPr>
        <w:numPr>
          <w:ilvl w:val="0"/>
          <w:numId w:val="23"/>
        </w:numPr>
        <w:spacing w:after="160" w:line="259" w:lineRule="auto"/>
        <w:ind w:left="284" w:hanging="284"/>
        <w:contextualSpacing/>
        <w:jc w:val="both"/>
        <w:rPr>
          <w:rFonts w:eastAsia="Calibri" w:cs="Arial"/>
          <w:lang w:eastAsia="en-US"/>
        </w:rPr>
      </w:pPr>
      <w:r w:rsidRPr="00EF7A5A">
        <w:rPr>
          <w:rFonts w:eastAsia="Calibri" w:cs="Arial"/>
          <w:lang w:eastAsia="en-US"/>
        </w:rPr>
        <w:t>Colour:</w:t>
      </w:r>
    </w:p>
    <w:p w:rsidR="005D7373" w:rsidRPr="00EF7A5A" w:rsidRDefault="005D7373" w:rsidP="00C93144">
      <w:pPr>
        <w:numPr>
          <w:ilvl w:val="1"/>
          <w:numId w:val="23"/>
        </w:numPr>
        <w:spacing w:after="120" w:line="259" w:lineRule="auto"/>
        <w:ind w:left="567" w:hanging="283"/>
        <w:contextualSpacing/>
        <w:jc w:val="both"/>
        <w:rPr>
          <w:rFonts w:eastAsia="Calibri" w:cs="Arial"/>
          <w:lang w:eastAsia="en-US"/>
        </w:rPr>
      </w:pPr>
      <w:r w:rsidRPr="00EF7A5A">
        <w:rPr>
          <w:rFonts w:eastAsia="Calibri" w:cs="Arial"/>
          <w:lang w:eastAsia="en-US"/>
        </w:rPr>
        <w:t>Black text, with the exception of text within “squared” brackets ([</w:t>
      </w:r>
      <w:r w:rsidR="009F46FA" w:rsidRPr="00EF7A5A">
        <w:rPr>
          <w:rFonts w:eastAsia="Calibri" w:cs="Arial"/>
          <w:lang w:eastAsia="en-US"/>
        </w:rPr>
        <w:t xml:space="preserve"> </w:t>
      </w:r>
      <w:r w:rsidRPr="00EF7A5A">
        <w:rPr>
          <w:rFonts w:eastAsia="Calibri" w:cs="Arial"/>
          <w:lang w:eastAsia="en-US"/>
        </w:rPr>
        <w:t>]), indicates a direct one-for-one relationship between the allowable S-57 object/attribute/enumerate encoding combinations as listed in S-58 Check 2000 and the corresponding allowable feature/attribute/enumerate encoding combinations in S-101.</w:t>
      </w:r>
    </w:p>
    <w:p w:rsidR="005D7373" w:rsidRPr="00EF7A5A" w:rsidRDefault="005D7373" w:rsidP="00C93144">
      <w:pPr>
        <w:numPr>
          <w:ilvl w:val="1"/>
          <w:numId w:val="23"/>
        </w:numPr>
        <w:spacing w:after="120" w:line="259" w:lineRule="auto"/>
        <w:ind w:left="567" w:hanging="283"/>
        <w:contextualSpacing/>
        <w:jc w:val="both"/>
        <w:rPr>
          <w:rFonts w:eastAsia="Calibri" w:cs="Arial"/>
          <w:lang w:eastAsia="en-US"/>
        </w:rPr>
      </w:pPr>
      <w:r w:rsidRPr="00EF7A5A">
        <w:rPr>
          <w:rFonts w:eastAsia="Calibri" w:cs="Arial"/>
          <w:b/>
          <w:color w:val="FF0000"/>
          <w:lang w:eastAsia="en-US"/>
        </w:rPr>
        <w:t>Red</w:t>
      </w:r>
      <w:r w:rsidRPr="00EF7A5A">
        <w:rPr>
          <w:rFonts w:eastAsia="Calibri" w:cs="Arial"/>
          <w:color w:val="FF0000"/>
          <w:lang w:eastAsia="en-US"/>
        </w:rPr>
        <w:t xml:space="preserve"> </w:t>
      </w:r>
      <w:r w:rsidRPr="00EF7A5A">
        <w:rPr>
          <w:rFonts w:eastAsia="Calibri" w:cs="Arial"/>
          <w:lang w:eastAsia="en-US"/>
        </w:rPr>
        <w:t>text indicates differences between the allowable S-57 object/attribute/enumerate encoding combinations as listed in S-58 Check 2000 and the corresponding allowable feature/attribute/enumerate encoding combinations in S-101.</w:t>
      </w:r>
      <w:r w:rsidR="009F46FA" w:rsidRPr="00EF7A5A">
        <w:rPr>
          <w:rFonts w:eastAsia="Calibri" w:cs="Arial"/>
          <w:lang w:eastAsia="en-US"/>
        </w:rPr>
        <w:t xml:space="preserve"> </w:t>
      </w:r>
      <w:r w:rsidRPr="00EF7A5A">
        <w:rPr>
          <w:rFonts w:eastAsia="Calibri" w:cs="Arial"/>
          <w:lang w:eastAsia="en-US"/>
        </w:rPr>
        <w:t>These may be new allowable values in S-101; or values permitted in S-57 but not permitted in S-101 (indicated by double strike-through) that as such will not be converted.</w:t>
      </w:r>
    </w:p>
    <w:p w:rsidR="005D7373" w:rsidRPr="00EF7A5A" w:rsidRDefault="005D7373" w:rsidP="00C93144">
      <w:pPr>
        <w:numPr>
          <w:ilvl w:val="1"/>
          <w:numId w:val="23"/>
        </w:numPr>
        <w:spacing w:after="120" w:line="259" w:lineRule="auto"/>
        <w:ind w:left="567" w:hanging="283"/>
        <w:contextualSpacing/>
        <w:jc w:val="both"/>
        <w:rPr>
          <w:rFonts w:eastAsia="Calibri" w:cs="Arial"/>
          <w:b/>
          <w:lang w:eastAsia="en-US"/>
        </w:rPr>
      </w:pPr>
      <w:r w:rsidRPr="00EF7A5A">
        <w:rPr>
          <w:rFonts w:eastAsia="Calibri" w:cs="Arial"/>
          <w:b/>
          <w:color w:val="0000FF"/>
          <w:lang w:eastAsia="en-US"/>
        </w:rPr>
        <w:t>Blue</w:t>
      </w:r>
      <w:r w:rsidRPr="00EF7A5A">
        <w:rPr>
          <w:rFonts w:eastAsia="Calibri" w:cs="Arial"/>
          <w:lang w:eastAsia="en-US"/>
        </w:rPr>
        <w:t xml:space="preserve"> text indicates new enumerate values introduced in S-101 for which there is no direct corresponding enumerate value in S-57.</w:t>
      </w:r>
    </w:p>
    <w:p w:rsidR="005D7373" w:rsidRPr="00EF7A5A" w:rsidRDefault="005D7373" w:rsidP="00C93144">
      <w:pPr>
        <w:numPr>
          <w:ilvl w:val="1"/>
          <w:numId w:val="23"/>
        </w:numPr>
        <w:spacing w:after="120" w:line="259" w:lineRule="auto"/>
        <w:ind w:left="567" w:hanging="283"/>
        <w:contextualSpacing/>
        <w:jc w:val="both"/>
        <w:rPr>
          <w:rFonts w:eastAsia="Calibri" w:cs="Arial"/>
          <w:b/>
          <w:lang w:eastAsia="en-US"/>
        </w:rPr>
      </w:pPr>
      <w:r w:rsidRPr="00EF7A5A">
        <w:rPr>
          <w:rFonts w:eastAsia="Calibri" w:cs="Arial"/>
          <w:b/>
          <w:color w:val="A6A6A6"/>
          <w:lang w:eastAsia="en-US"/>
        </w:rPr>
        <w:t>Grey</w:t>
      </w:r>
      <w:r w:rsidRPr="00EF7A5A">
        <w:rPr>
          <w:rFonts w:eastAsia="Calibri" w:cs="Arial"/>
          <w:lang w:eastAsia="en-US"/>
        </w:rPr>
        <w:t xml:space="preserve"> text indicates S-57 object/attribute/enumerate encoding combinations that will convert to S-101, but not on a direct one-for-one basis.</w:t>
      </w:r>
      <w:r w:rsidR="009F46FA" w:rsidRPr="00EF7A5A">
        <w:rPr>
          <w:rFonts w:eastAsia="Calibri" w:cs="Arial"/>
          <w:lang w:eastAsia="en-US"/>
        </w:rPr>
        <w:t xml:space="preserve"> </w:t>
      </w:r>
      <w:r w:rsidRPr="00EF7A5A">
        <w:rPr>
          <w:rFonts w:eastAsia="Calibri" w:cs="Arial"/>
          <w:lang w:eastAsia="en-US"/>
        </w:rPr>
        <w:t>General conversion conventions are indicated within “squared” brackets ([</w:t>
      </w:r>
      <w:r w:rsidR="009F46FA" w:rsidRPr="00EF7A5A">
        <w:rPr>
          <w:rFonts w:eastAsia="Calibri" w:cs="Arial"/>
          <w:lang w:eastAsia="en-US"/>
        </w:rPr>
        <w:t xml:space="preserve"> </w:t>
      </w:r>
      <w:r w:rsidRPr="00EF7A5A">
        <w:rPr>
          <w:rFonts w:eastAsia="Calibri" w:cs="Arial"/>
          <w:lang w:eastAsia="en-US"/>
        </w:rPr>
        <w:t xml:space="preserve">]) in the “Allowable Attribute Values” column. </w:t>
      </w:r>
    </w:p>
    <w:p w:rsidR="005D7373" w:rsidRPr="00EF7A5A" w:rsidRDefault="005D7373" w:rsidP="00C93144">
      <w:pPr>
        <w:numPr>
          <w:ilvl w:val="0"/>
          <w:numId w:val="23"/>
        </w:numPr>
        <w:spacing w:after="120" w:line="259" w:lineRule="auto"/>
        <w:ind w:left="284" w:hanging="284"/>
        <w:contextualSpacing/>
        <w:jc w:val="both"/>
        <w:rPr>
          <w:rFonts w:eastAsia="Calibri" w:cs="Arial"/>
          <w:b/>
          <w:lang w:eastAsia="en-US"/>
        </w:rPr>
      </w:pPr>
      <w:r w:rsidRPr="00EF7A5A">
        <w:rPr>
          <w:rFonts w:eastAsia="Calibri" w:cs="Arial"/>
          <w:b/>
          <w:lang w:eastAsia="en-US"/>
        </w:rPr>
        <w:t>Attribute</w:t>
      </w:r>
      <w:r w:rsidRPr="00EF7A5A">
        <w:rPr>
          <w:rFonts w:eastAsia="Calibri" w:cs="Arial"/>
          <w:lang w:eastAsia="en-US"/>
        </w:rPr>
        <w:t xml:space="preserve"> column:</w:t>
      </w:r>
      <w:r w:rsidR="009F46FA" w:rsidRPr="00EF7A5A">
        <w:rPr>
          <w:rFonts w:eastAsia="Calibri" w:cs="Arial"/>
          <w:lang w:eastAsia="en-US"/>
        </w:rPr>
        <w:t xml:space="preserve"> </w:t>
      </w:r>
      <w:r w:rsidRPr="00EF7A5A">
        <w:rPr>
          <w:rFonts w:eastAsia="Calibri" w:cs="Arial"/>
          <w:lang w:eastAsia="en-US"/>
        </w:rPr>
        <w:t xml:space="preserve">Where an attribute that is listed in S-58 Check 2000 </w:t>
      </w:r>
      <w:r w:rsidRPr="00EF7A5A">
        <w:rPr>
          <w:rFonts w:eastAsia="Calibri" w:cs="Arial"/>
          <w:u w:val="single"/>
          <w:lang w:eastAsia="en-US"/>
        </w:rPr>
        <w:t>is not listed in Table A</w:t>
      </w:r>
      <w:r w:rsidR="00CD5DD6" w:rsidRPr="00EF7A5A">
        <w:rPr>
          <w:rFonts w:eastAsia="Calibri" w:cs="Arial"/>
          <w:u w:val="single"/>
          <w:lang w:eastAsia="en-US"/>
        </w:rPr>
        <w:t>-</w:t>
      </w:r>
      <w:r w:rsidRPr="00EF7A5A">
        <w:rPr>
          <w:rFonts w:eastAsia="Calibri" w:cs="Arial"/>
          <w:u w:val="single"/>
          <w:lang w:eastAsia="en-US"/>
        </w:rPr>
        <w:t>2</w:t>
      </w:r>
      <w:r w:rsidRPr="00EF7A5A">
        <w:rPr>
          <w:rFonts w:eastAsia="Calibri" w:cs="Arial"/>
          <w:lang w:eastAsia="en-US"/>
        </w:rPr>
        <w:t>, this indicates that all instances of encoding of this attribute in S-57 will convert one-to-one directly to the corresponding encoding combinations in S-101.</w:t>
      </w:r>
    </w:p>
    <w:p w:rsidR="005D7373" w:rsidRPr="00EF7A5A" w:rsidRDefault="005D7373" w:rsidP="00C93144">
      <w:pPr>
        <w:numPr>
          <w:ilvl w:val="0"/>
          <w:numId w:val="23"/>
        </w:numPr>
        <w:spacing w:after="120" w:line="259" w:lineRule="auto"/>
        <w:ind w:left="284" w:hanging="284"/>
        <w:contextualSpacing/>
        <w:jc w:val="both"/>
        <w:rPr>
          <w:rFonts w:eastAsia="Calibri" w:cs="Arial"/>
          <w:b/>
          <w:lang w:eastAsia="en-US"/>
        </w:rPr>
      </w:pPr>
      <w:r w:rsidRPr="00EF7A5A">
        <w:rPr>
          <w:rFonts w:eastAsia="Calibri" w:cs="Arial"/>
          <w:b/>
          <w:lang w:eastAsia="en-US"/>
        </w:rPr>
        <w:t>Object</w:t>
      </w:r>
      <w:r w:rsidRPr="00EF7A5A">
        <w:rPr>
          <w:rFonts w:eastAsia="Calibri" w:cs="Arial"/>
          <w:lang w:eastAsia="en-US"/>
        </w:rPr>
        <w:t xml:space="preserve"> column:</w:t>
      </w:r>
      <w:r w:rsidR="009F46FA" w:rsidRPr="00EF7A5A">
        <w:rPr>
          <w:rFonts w:eastAsia="Calibri" w:cs="Arial"/>
          <w:lang w:eastAsia="en-US"/>
        </w:rPr>
        <w:t xml:space="preserve"> </w:t>
      </w:r>
      <w:r w:rsidRPr="00EF7A5A">
        <w:rPr>
          <w:rFonts w:eastAsia="Calibri" w:cs="Arial"/>
          <w:lang w:eastAsia="en-US"/>
        </w:rPr>
        <w:t xml:space="preserve">Where an Object class that is listed against an attribute in S-58 Check 2000 </w:t>
      </w:r>
      <w:r w:rsidRPr="00EF7A5A">
        <w:rPr>
          <w:rFonts w:eastAsia="Calibri" w:cs="Arial"/>
          <w:u w:val="single"/>
          <w:lang w:eastAsia="en-US"/>
        </w:rPr>
        <w:t>is not listed in Table A</w:t>
      </w:r>
      <w:r w:rsidR="00CD5DD6" w:rsidRPr="00EF7A5A">
        <w:rPr>
          <w:rFonts w:eastAsia="Calibri" w:cs="Arial"/>
          <w:u w:val="single"/>
          <w:lang w:eastAsia="en-US"/>
        </w:rPr>
        <w:t>-</w:t>
      </w:r>
      <w:r w:rsidRPr="00EF7A5A">
        <w:rPr>
          <w:rFonts w:eastAsia="Calibri" w:cs="Arial"/>
          <w:u w:val="single"/>
          <w:lang w:eastAsia="en-US"/>
        </w:rPr>
        <w:t>2</w:t>
      </w:r>
      <w:r w:rsidRPr="00EF7A5A">
        <w:rPr>
          <w:rFonts w:eastAsia="Calibri" w:cs="Arial"/>
          <w:lang w:eastAsia="en-US"/>
        </w:rPr>
        <w:t>, this indicates that all instances of encoding of the attribute for this Object class in S-57 will convert one-to-one directly to the corresponding encoding combination in S-101.</w:t>
      </w:r>
      <w:r w:rsidR="009F46FA" w:rsidRPr="00EF7A5A">
        <w:rPr>
          <w:rFonts w:eastAsia="Calibri" w:cs="Arial"/>
          <w:lang w:eastAsia="en-US"/>
        </w:rPr>
        <w:t xml:space="preserve"> </w:t>
      </w:r>
      <w:r w:rsidRPr="00EF7A5A">
        <w:rPr>
          <w:rFonts w:eastAsia="Calibri" w:cs="Arial"/>
          <w:lang w:eastAsia="en-US"/>
        </w:rPr>
        <w:t>Where no Object class is listed against an attribute in Table A</w:t>
      </w:r>
      <w:r w:rsidR="00CD5DD6" w:rsidRPr="00EF7A5A">
        <w:rPr>
          <w:rFonts w:eastAsia="Calibri" w:cs="Arial"/>
          <w:lang w:eastAsia="en-US"/>
        </w:rPr>
        <w:t>-</w:t>
      </w:r>
      <w:r w:rsidRPr="00EF7A5A">
        <w:rPr>
          <w:rFonts w:eastAsia="Calibri" w:cs="Arial"/>
          <w:lang w:eastAsia="en-US"/>
        </w:rPr>
        <w:t>2, this indicates that all instances of the encoding of this attribute will be converted as indicated in the “Allowable Attribute Values” column (that is, some values will convert one-to-one while some values will not convert or will convert but not one-for-one); or there are new values available for consideration in S-101.</w:t>
      </w:r>
    </w:p>
    <w:p w:rsidR="005D7373" w:rsidRPr="00EF7A5A" w:rsidRDefault="005D7373" w:rsidP="00756350">
      <w:pPr>
        <w:numPr>
          <w:ilvl w:val="0"/>
          <w:numId w:val="23"/>
        </w:numPr>
        <w:spacing w:after="120"/>
        <w:ind w:left="284" w:hanging="284"/>
        <w:contextualSpacing/>
        <w:jc w:val="both"/>
        <w:rPr>
          <w:rFonts w:eastAsia="Calibri" w:cs="Arial"/>
          <w:b/>
          <w:lang w:eastAsia="en-US"/>
        </w:rPr>
      </w:pPr>
      <w:r w:rsidRPr="00EF7A5A">
        <w:rPr>
          <w:rFonts w:eastAsia="Calibri" w:cs="Arial"/>
          <w:b/>
          <w:lang w:eastAsia="en-US"/>
        </w:rPr>
        <w:t>Allowable Attribute Values</w:t>
      </w:r>
      <w:r w:rsidRPr="00EF7A5A">
        <w:rPr>
          <w:rFonts w:eastAsia="Calibri" w:cs="Arial"/>
          <w:lang w:eastAsia="en-US"/>
        </w:rPr>
        <w:t xml:space="preserve"> column:</w:t>
      </w:r>
      <w:r w:rsidR="009F46FA" w:rsidRPr="00EF7A5A">
        <w:rPr>
          <w:rFonts w:eastAsia="Calibri" w:cs="Arial"/>
          <w:lang w:eastAsia="en-US"/>
        </w:rPr>
        <w:t xml:space="preserve"> </w:t>
      </w:r>
      <w:r w:rsidRPr="00EF7A5A">
        <w:rPr>
          <w:rFonts w:eastAsia="Calibri" w:cs="Arial"/>
          <w:lang w:eastAsia="en-US"/>
        </w:rPr>
        <w:t>Values will (or will not) be converted in accordance with the colour conventions described above.</w:t>
      </w:r>
      <w:r w:rsidR="009F46FA" w:rsidRPr="00EF7A5A">
        <w:rPr>
          <w:rFonts w:eastAsia="Calibri" w:cs="Arial"/>
          <w:lang w:eastAsia="en-US"/>
        </w:rPr>
        <w:t xml:space="preserve"> </w:t>
      </w:r>
      <w:r w:rsidRPr="00EF7A5A">
        <w:rPr>
          <w:rFonts w:eastAsia="Calibri" w:cs="Arial"/>
          <w:lang w:eastAsia="en-US"/>
        </w:rPr>
        <w:t>Values listed against the S-57 attribute itself indicate the</w:t>
      </w:r>
      <w:ins w:id="2195" w:author="Jeff Wootton" w:date="2024-09-17T14:18:00Z">
        <w:r w:rsidR="00EF3540">
          <w:rPr>
            <w:rFonts w:eastAsia="Calibri" w:cs="Arial"/>
            <w:lang w:eastAsia="en-US"/>
          </w:rPr>
          <w:t xml:space="preserve"> combined</w:t>
        </w:r>
      </w:ins>
      <w:r w:rsidRPr="00EF7A5A">
        <w:rPr>
          <w:rFonts w:eastAsia="Calibri" w:cs="Arial"/>
          <w:lang w:eastAsia="en-US"/>
        </w:rPr>
        <w:t xml:space="preserve"> full list of allowable values in</w:t>
      </w:r>
      <w:ins w:id="2196" w:author="Jeff Wootton" w:date="2024-09-17T14:16:00Z">
        <w:r w:rsidR="00A035DA">
          <w:rPr>
            <w:rFonts w:eastAsia="Calibri" w:cs="Arial"/>
            <w:lang w:eastAsia="en-US"/>
          </w:rPr>
          <w:t xml:space="preserve"> S-57</w:t>
        </w:r>
      </w:ins>
      <w:ins w:id="2197" w:author="Jeff Wootton" w:date="2024-09-17T14:17:00Z">
        <w:r w:rsidR="006450FA">
          <w:rPr>
            <w:rFonts w:eastAsia="Calibri" w:cs="Arial"/>
            <w:lang w:eastAsia="en-US"/>
          </w:rPr>
          <w:t xml:space="preserve"> (as included in S-57 </w:t>
        </w:r>
        <w:r w:rsidR="008B620B">
          <w:rPr>
            <w:rFonts w:eastAsia="Calibri" w:cs="Arial"/>
            <w:lang w:eastAsia="en-US"/>
          </w:rPr>
          <w:t>Appendix A, Chapter 2</w:t>
        </w:r>
      </w:ins>
      <w:ins w:id="2198" w:author="Jeff Wootton" w:date="2024-09-17T14:20:00Z">
        <w:r w:rsidR="00F924B0">
          <w:rPr>
            <w:rFonts w:eastAsia="Calibri" w:cs="Arial"/>
            <w:lang w:eastAsia="en-US"/>
          </w:rPr>
          <w:t>, as amended</w:t>
        </w:r>
      </w:ins>
      <w:ins w:id="2199" w:author="Jeff Wootton" w:date="2024-09-17T14:17:00Z">
        <w:r w:rsidR="008B620B">
          <w:rPr>
            <w:rFonts w:eastAsia="Calibri" w:cs="Arial"/>
            <w:lang w:eastAsia="en-US"/>
          </w:rPr>
          <w:t>)</w:t>
        </w:r>
      </w:ins>
      <w:ins w:id="2200" w:author="Jeff Wootton" w:date="2024-09-17T14:16:00Z">
        <w:r w:rsidR="00025790">
          <w:rPr>
            <w:rFonts w:eastAsia="Calibri" w:cs="Arial"/>
            <w:lang w:eastAsia="en-US"/>
          </w:rPr>
          <w:t xml:space="preserve"> and</w:t>
        </w:r>
      </w:ins>
      <w:r w:rsidRPr="00EF7A5A">
        <w:rPr>
          <w:rFonts w:eastAsia="Calibri" w:cs="Arial"/>
          <w:lang w:eastAsia="en-US"/>
        </w:rPr>
        <w:t xml:space="preserve"> S-101 (as included in S-101 DCEG Sections 27 and 28).</w:t>
      </w:r>
      <w:r w:rsidR="009F46FA" w:rsidRPr="00EF7A5A">
        <w:rPr>
          <w:rFonts w:eastAsia="Calibri" w:cs="Arial"/>
          <w:lang w:eastAsia="en-US"/>
        </w:rPr>
        <w:t xml:space="preserve"> </w:t>
      </w:r>
      <w:r w:rsidRPr="00EF7A5A">
        <w:rPr>
          <w:rFonts w:eastAsia="Calibri" w:cs="Arial"/>
          <w:lang w:eastAsia="en-US"/>
        </w:rPr>
        <w:t xml:space="preserve">Values listed against the associated S-57 Object </w:t>
      </w:r>
      <w:r w:rsidR="009D38CB" w:rsidRPr="00EF7A5A">
        <w:rPr>
          <w:rFonts w:eastAsia="Calibri" w:cs="Arial"/>
          <w:lang w:eastAsia="en-US"/>
        </w:rPr>
        <w:t xml:space="preserve">class </w:t>
      </w:r>
      <w:r w:rsidRPr="00EF7A5A">
        <w:rPr>
          <w:rFonts w:eastAsia="Calibri" w:cs="Arial"/>
          <w:lang w:eastAsia="en-US"/>
        </w:rPr>
        <w:t>indicate the allowable constricted S-101 attribute list for this object/attribute combination.</w:t>
      </w:r>
      <w:r w:rsidR="009F46FA" w:rsidRPr="00EF7A5A">
        <w:rPr>
          <w:rFonts w:eastAsia="Calibri" w:cs="Arial"/>
          <w:lang w:eastAsia="en-US"/>
        </w:rPr>
        <w:t xml:space="preserve"> </w:t>
      </w:r>
      <w:r w:rsidRPr="00EF7A5A">
        <w:rPr>
          <w:rFonts w:eastAsia="Calibri" w:cs="Arial"/>
          <w:lang w:eastAsia="en-US"/>
        </w:rPr>
        <w:t>It is important for Data Producers to note that allowable S-57 object/attribute/enumerate encoding combinations indicated in Table A</w:t>
      </w:r>
      <w:r w:rsidR="00CD5DD6" w:rsidRPr="00EF7A5A">
        <w:rPr>
          <w:rFonts w:eastAsia="Calibri" w:cs="Arial"/>
          <w:lang w:eastAsia="en-US"/>
        </w:rPr>
        <w:t>-</w:t>
      </w:r>
      <w:r w:rsidRPr="00EF7A5A">
        <w:rPr>
          <w:rFonts w:eastAsia="Calibri" w:cs="Arial"/>
          <w:lang w:eastAsia="en-US"/>
        </w:rPr>
        <w:t>2 with red double strike-through text will not convert to S-101.</w:t>
      </w:r>
      <w:r w:rsidR="009F46FA" w:rsidRPr="00EF7A5A">
        <w:rPr>
          <w:rFonts w:eastAsia="Calibri" w:cs="Arial"/>
          <w:lang w:eastAsia="en-US"/>
        </w:rPr>
        <w:t xml:space="preserve"> </w:t>
      </w:r>
      <w:r w:rsidRPr="00EF7A5A">
        <w:rPr>
          <w:rFonts w:eastAsia="Calibri" w:cs="Arial"/>
          <w:lang w:eastAsia="en-US"/>
        </w:rPr>
        <w:t>Values shown in red (not struck-though) or blue colour may be considered for additional manual encoding in S-101 as required.</w:t>
      </w:r>
    </w:p>
    <w:p w:rsidR="00F51A55" w:rsidRPr="00EF7A5A" w:rsidRDefault="00F51A55" w:rsidP="00F51A55">
      <w:pPr>
        <w:spacing w:after="120"/>
        <w:jc w:val="both"/>
        <w:rPr>
          <w:rFonts w:eastAsia="Calibri" w:cs="Arial"/>
          <w:b/>
          <w:lang w:eastAsia="en-US"/>
        </w:rPr>
      </w:pPr>
    </w:p>
    <w:tbl>
      <w:tblPr>
        <w:tblW w:w="9498" w:type="dxa"/>
        <w:jc w:val="center"/>
        <w:tblLayout w:type="fixed"/>
        <w:tblLook w:val="0000" w:firstRow="0" w:lastRow="0" w:firstColumn="0" w:lastColumn="0" w:noHBand="0" w:noVBand="0"/>
      </w:tblPr>
      <w:tblGrid>
        <w:gridCol w:w="6"/>
        <w:gridCol w:w="1132"/>
        <w:gridCol w:w="1132"/>
        <w:gridCol w:w="7218"/>
        <w:gridCol w:w="10"/>
      </w:tblGrid>
      <w:tr w:rsidR="005D7373" w:rsidRPr="00EF7A5A" w:rsidTr="0062504E">
        <w:trPr>
          <w:gridBefore w:val="1"/>
          <w:wBefore w:w="6" w:type="dxa"/>
          <w:cantSplit/>
          <w:tblHeader/>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D9D9D9"/>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Attribute</w:t>
            </w:r>
          </w:p>
        </w:tc>
        <w:tc>
          <w:tcPr>
            <w:tcW w:w="1132" w:type="dxa"/>
            <w:tcBorders>
              <w:top w:val="single" w:sz="8" w:space="0" w:color="000000"/>
              <w:left w:val="nil"/>
              <w:bottom w:val="single" w:sz="8" w:space="0" w:color="000000"/>
              <w:right w:val="single" w:sz="8" w:space="0" w:color="000000"/>
            </w:tcBorders>
            <w:shd w:val="clear" w:color="auto" w:fill="D9D9D9"/>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Object</w:t>
            </w:r>
          </w:p>
        </w:tc>
        <w:tc>
          <w:tcPr>
            <w:tcW w:w="7228" w:type="dxa"/>
            <w:gridSpan w:val="2"/>
            <w:tcBorders>
              <w:top w:val="single" w:sz="8" w:space="0" w:color="000000"/>
              <w:left w:val="nil"/>
              <w:bottom w:val="single" w:sz="8" w:space="0" w:color="000000"/>
              <w:right w:val="single" w:sz="8" w:space="0" w:color="000000"/>
            </w:tcBorders>
            <w:shd w:val="clear" w:color="auto" w:fill="D9D9D9"/>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 xml:space="preserve">Allowable Attribute Values </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07CAB" w:rsidP="00507CAB">
            <w:pPr>
              <w:spacing w:before="60" w:after="60"/>
              <w:rPr>
                <w:rFonts w:eastAsia="Calibri" w:cs="Arial"/>
                <w:color w:val="000000"/>
                <w:sz w:val="18"/>
                <w:szCs w:val="18"/>
                <w:lang w:eastAsia="en-US"/>
              </w:rPr>
            </w:pPr>
            <w:r w:rsidRPr="00EF7A5A">
              <w:rPr>
                <w:rFonts w:eastAsia="Calibri" w:cs="Arial"/>
                <w:color w:val="000000"/>
                <w:sz w:val="18"/>
                <w:szCs w:val="18"/>
                <w:lang w:eastAsia="en-US"/>
              </w:rPr>
              <w:t>B</w:t>
            </w:r>
            <w:r>
              <w:rPr>
                <w:rFonts w:eastAsia="Calibri" w:cs="Arial"/>
                <w:color w:val="000000"/>
                <w:sz w:val="18"/>
                <w:szCs w:val="18"/>
                <w:lang w:eastAsia="en-US"/>
              </w:rPr>
              <w:t>OY</w:t>
            </w:r>
            <w:r w:rsidRPr="00EF7A5A">
              <w:rPr>
                <w:rFonts w:eastAsia="Calibri" w:cs="Arial"/>
                <w:color w:val="000000"/>
                <w:sz w:val="18"/>
                <w:szCs w:val="18"/>
                <w:lang w:eastAsia="en-US"/>
              </w:rPr>
              <w:t>SHP</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07CAB">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282030">
              <w:rPr>
                <w:rFonts w:eastAsia="Calibri" w:cs="Arial"/>
                <w:sz w:val="18"/>
                <w:szCs w:val="18"/>
                <w:lang w:eastAsia="en-US"/>
              </w:rPr>
              <w:t>-4</w:t>
            </w:r>
            <w:r w:rsidRPr="00EF7A5A">
              <w:rPr>
                <w:rFonts w:eastAsia="Calibri" w:cs="Arial"/>
                <w:b/>
                <w:color w:val="A6A6A6"/>
                <w:sz w:val="18"/>
                <w:szCs w:val="18"/>
                <w:lang w:eastAsia="en-US"/>
              </w:rPr>
              <w:t>-</w:t>
            </w:r>
            <w:r w:rsidRPr="00EF7A5A">
              <w:rPr>
                <w:rFonts w:eastAsia="Calibri" w:cs="Arial"/>
                <w:color w:val="000000"/>
                <w:sz w:val="18"/>
                <w:szCs w:val="18"/>
                <w:lang w:eastAsia="en-US"/>
              </w:rPr>
              <w:t>5-6-7</w:t>
            </w:r>
            <w:r w:rsidR="00507CAB">
              <w:rPr>
                <w:rFonts w:eastAsia="Calibri" w:cs="Arial"/>
                <w:color w:val="000000"/>
                <w:sz w:val="18"/>
                <w:szCs w:val="18"/>
                <w:lang w:eastAsia="en-US"/>
              </w:rPr>
              <w:t>-8</w:t>
            </w:r>
            <w:ins w:id="2201" w:author="Jeff Wootton" w:date="2024-09-05T11:43:00Z">
              <w:r w:rsidR="004A790A" w:rsidRPr="00EF7A5A">
                <w:rPr>
                  <w:rFonts w:eastAsia="Calibri" w:cs="Arial"/>
                  <w:color w:val="000000"/>
                  <w:sz w:val="18"/>
                  <w:szCs w:val="18"/>
                  <w:lang w:eastAsia="en-US"/>
                </w:rPr>
                <w:t xml:space="preserve">     [Value</w:t>
              </w:r>
              <w:r w:rsidR="004A790A">
                <w:rPr>
                  <w:rFonts w:eastAsia="Calibri" w:cs="Arial"/>
                  <w:color w:val="000000"/>
                  <w:sz w:val="18"/>
                  <w:szCs w:val="18"/>
                  <w:lang w:eastAsia="en-US"/>
                </w:rPr>
                <w:t>s</w:t>
              </w:r>
              <w:r w:rsidR="004A790A" w:rsidRPr="00EF7A5A">
                <w:rPr>
                  <w:rFonts w:eastAsia="Calibri" w:cs="Arial"/>
                  <w:color w:val="000000"/>
                  <w:sz w:val="18"/>
                  <w:szCs w:val="18"/>
                  <w:lang w:eastAsia="en-US"/>
                </w:rPr>
                <w:t xml:space="preserve"> </w:t>
              </w:r>
              <w:r w:rsidR="004A790A">
                <w:rPr>
                  <w:rFonts w:eastAsia="Calibri" w:cs="Arial"/>
                  <w:color w:val="000000"/>
                  <w:sz w:val="18"/>
                  <w:szCs w:val="18"/>
                  <w:lang w:eastAsia="en-US"/>
                </w:rPr>
                <w:t>7</w:t>
              </w:r>
              <w:r w:rsidR="004A790A" w:rsidRPr="00EF7A5A">
                <w:rPr>
                  <w:rFonts w:eastAsia="Calibri" w:cs="Arial"/>
                  <w:color w:val="000000"/>
                  <w:sz w:val="18"/>
                  <w:szCs w:val="18"/>
                  <w:lang w:eastAsia="en-US"/>
                </w:rPr>
                <w:t xml:space="preserve"> </w:t>
              </w:r>
              <w:r w:rsidR="004A790A">
                <w:rPr>
                  <w:rFonts w:eastAsia="Calibri" w:cs="Arial"/>
                  <w:color w:val="000000"/>
                  <w:sz w:val="18"/>
                  <w:szCs w:val="18"/>
                  <w:lang w:eastAsia="en-US"/>
                </w:rPr>
                <w:t>and 8</w:t>
              </w:r>
              <w:r w:rsidR="004A790A" w:rsidRPr="00EF7A5A">
                <w:rPr>
                  <w:rFonts w:eastAsia="Calibri" w:cs="Arial"/>
                  <w:color w:val="000000"/>
                  <w:sz w:val="18"/>
                  <w:szCs w:val="18"/>
                  <w:lang w:eastAsia="en-US"/>
                </w:rPr>
                <w:t xml:space="preserve"> </w:t>
              </w:r>
            </w:ins>
            <w:ins w:id="2202" w:author="Jeff Wootton" w:date="2024-09-05T11:44:00Z">
              <w:r w:rsidR="004A790A">
                <w:rPr>
                  <w:rFonts w:eastAsia="Calibri" w:cs="Arial"/>
                  <w:color w:val="000000"/>
                  <w:sz w:val="18"/>
                  <w:szCs w:val="18"/>
                  <w:lang w:eastAsia="en-US"/>
                </w:rPr>
                <w:t>do not conv</w:t>
              </w:r>
              <w:r w:rsidR="00925663">
                <w:rPr>
                  <w:rFonts w:eastAsia="Calibri" w:cs="Arial"/>
                  <w:color w:val="000000"/>
                  <w:sz w:val="18"/>
                  <w:szCs w:val="18"/>
                  <w:lang w:eastAsia="en-US"/>
                </w:rPr>
                <w:t>ert for</w:t>
              </w:r>
            </w:ins>
            <w:ins w:id="2203" w:author="Jeff Wootton" w:date="2024-09-05T11:43:00Z">
              <w:r w:rsidR="004A790A">
                <w:rPr>
                  <w:rFonts w:eastAsia="Calibri" w:cs="Arial"/>
                  <w:color w:val="000000"/>
                  <w:sz w:val="18"/>
                  <w:szCs w:val="18"/>
                  <w:lang w:eastAsia="en-US"/>
                </w:rPr>
                <w:t xml:space="preserve"> new Feature type </w:t>
              </w:r>
            </w:ins>
            <w:ins w:id="2204" w:author="Jeff Wootton" w:date="2024-09-05T11:44:00Z">
              <w:r w:rsidR="00925663">
                <w:rPr>
                  <w:rFonts w:eastAsia="Calibri" w:cs="Arial"/>
                  <w:b/>
                  <w:color w:val="000000"/>
                  <w:sz w:val="18"/>
                  <w:szCs w:val="18"/>
                  <w:lang w:eastAsia="en-US"/>
                </w:rPr>
                <w:t>Emergency Wreck Marking Buoy</w:t>
              </w:r>
            </w:ins>
            <w:ins w:id="2205" w:author="Jeff Wootton" w:date="2024-09-05T11:43:00Z">
              <w:r w:rsidR="004A790A">
                <w:rPr>
                  <w:rFonts w:eastAsia="Calibri" w:cs="Arial"/>
                  <w:color w:val="000000"/>
                  <w:sz w:val="18"/>
                  <w:szCs w:val="18"/>
                  <w:lang w:eastAsia="en-US"/>
                </w:rPr>
                <w:t xml:space="preserve">. See clause </w:t>
              </w:r>
            </w:ins>
            <w:ins w:id="2206" w:author="Jeff Wootton" w:date="2024-09-05T11:44:00Z">
              <w:r w:rsidR="00925663">
                <w:rPr>
                  <w:rFonts w:eastAsia="Calibri" w:cs="Arial"/>
                  <w:color w:val="000000"/>
                  <w:sz w:val="18"/>
                  <w:szCs w:val="18"/>
                  <w:lang w:eastAsia="en-US"/>
                </w:rPr>
                <w:t>12.4.1.</w:t>
              </w:r>
            </w:ins>
            <w:ins w:id="2207" w:author="Jeff Wootton" w:date="2024-09-05T11:45:00Z">
              <w:r w:rsidR="00925663">
                <w:rPr>
                  <w:rFonts w:eastAsia="Calibri" w:cs="Arial"/>
                  <w:color w:val="000000"/>
                  <w:sz w:val="18"/>
                  <w:szCs w:val="18"/>
                  <w:lang w:eastAsia="en-US"/>
                </w:rPr>
                <w:t>1</w:t>
              </w:r>
            </w:ins>
            <w:ins w:id="2208" w:author="Jeff Wootton" w:date="2024-09-05T11:43:00Z">
              <w:r w:rsidR="004A790A" w:rsidRPr="00EF7A5A">
                <w:rPr>
                  <w:rFonts w:eastAsia="Calibri" w:cs="Arial"/>
                  <w:color w:val="000000"/>
                  <w:sz w:val="18"/>
                  <w:szCs w:val="18"/>
                  <w:lang w:eastAsia="en-US"/>
                </w:rPr>
                <w:t>]</w:t>
              </w:r>
            </w:ins>
            <w:del w:id="2209" w:author="Jeff Wootton" w:date="2024-09-05T11:43:00Z">
              <w:r w:rsidRPr="00EF7A5A" w:rsidDel="004A790A">
                <w:rPr>
                  <w:rFonts w:eastAsia="Calibri" w:cs="Arial"/>
                  <w:color w:val="000000"/>
                  <w:sz w:val="18"/>
                  <w:szCs w:val="18"/>
                  <w:lang w:eastAsia="en-US"/>
                </w:rPr>
                <w:delText xml:space="preserve">     </w:delText>
              </w:r>
            </w:del>
          </w:p>
        </w:tc>
      </w:tr>
      <w:tr w:rsidR="00507CAB"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07CAB" w:rsidRPr="00EF7A5A" w:rsidDel="00507CAB" w:rsidRDefault="00507CAB" w:rsidP="00507CA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507CAB" w:rsidRPr="005A020F" w:rsidRDefault="00507CAB" w:rsidP="00507CAB">
            <w:pPr>
              <w:spacing w:before="60" w:after="60"/>
              <w:rPr>
                <w:rFonts w:ascii="Arial Bold" w:eastAsia="Calibri" w:hAnsi="Arial Bold" w:cs="Arial"/>
                <w:b/>
                <w:color w:val="A6A6A6" w:themeColor="background1" w:themeShade="A6"/>
                <w:sz w:val="18"/>
                <w:szCs w:val="18"/>
                <w:lang w:eastAsia="en-US"/>
                <w:rPrChange w:id="2210" w:author="Jeff Wootton" w:date="2024-09-19T10:00:00Z">
                  <w:rPr>
                    <w:rFonts w:eastAsia="Calibri" w:cs="Arial"/>
                    <w:b/>
                    <w:color w:val="000000"/>
                    <w:sz w:val="18"/>
                    <w:szCs w:val="18"/>
                    <w:lang w:eastAsia="en-US"/>
                  </w:rPr>
                </w:rPrChange>
              </w:rPr>
            </w:pPr>
            <w:r w:rsidRPr="005A020F">
              <w:rPr>
                <w:rFonts w:ascii="Arial Bold" w:eastAsia="Calibri" w:hAnsi="Arial Bold" w:cs="Arial"/>
                <w:b/>
                <w:bCs/>
                <w:color w:val="A6A6A6" w:themeColor="background1" w:themeShade="A6"/>
                <w:sz w:val="18"/>
                <w:szCs w:val="18"/>
                <w:lang w:eastAsia="en-US"/>
                <w:rPrChange w:id="2211" w:author="Jeff Wootton" w:date="2024-09-19T10:00:00Z">
                  <w:rPr>
                    <w:rFonts w:eastAsia="Calibri" w:cs="Arial"/>
                    <w:b/>
                    <w:bCs/>
                    <w:dstrike/>
                    <w:color w:val="FF0000"/>
                    <w:sz w:val="18"/>
                    <w:szCs w:val="18"/>
                    <w:lang w:eastAsia="en-US"/>
                  </w:rPr>
                </w:rPrChange>
              </w:rPr>
              <w:t>MORFAC</w:t>
            </w:r>
          </w:p>
        </w:tc>
        <w:tc>
          <w:tcPr>
            <w:tcW w:w="7228" w:type="dxa"/>
            <w:gridSpan w:val="2"/>
            <w:tcBorders>
              <w:top w:val="nil"/>
              <w:left w:val="nil"/>
              <w:bottom w:val="single" w:sz="8" w:space="0" w:color="000000"/>
              <w:right w:val="single" w:sz="8" w:space="0" w:color="000000"/>
            </w:tcBorders>
            <w:shd w:val="clear" w:color="auto" w:fill="auto"/>
          </w:tcPr>
          <w:p w:rsidR="00507CAB" w:rsidRPr="00EF7A5A" w:rsidRDefault="00507CAB" w:rsidP="00507CAB">
            <w:pPr>
              <w:spacing w:before="60" w:after="60"/>
              <w:rPr>
                <w:rFonts w:eastAsia="Calibri" w:cs="Arial"/>
                <w:color w:val="000000"/>
                <w:sz w:val="18"/>
                <w:szCs w:val="18"/>
                <w:lang w:eastAsia="en-US"/>
              </w:rPr>
            </w:pPr>
            <w:r w:rsidRPr="006952D8">
              <w:rPr>
                <w:rFonts w:eastAsia="Calibri" w:cs="Arial"/>
                <w:b/>
                <w:color w:val="A6A6A6" w:themeColor="background1" w:themeShade="A6"/>
                <w:sz w:val="18"/>
                <w:szCs w:val="18"/>
                <w:lang w:eastAsia="en-US"/>
              </w:rPr>
              <w:t>1-2-3-4-5-6</w:t>
            </w:r>
            <w:r w:rsidRPr="00282030">
              <w:rPr>
                <w:rFonts w:eastAsia="Calibri" w:cs="Arial"/>
                <w:b/>
                <w:dstrike/>
                <w:color w:val="FF0000"/>
                <w:sz w:val="18"/>
                <w:szCs w:val="18"/>
                <w:lang w:eastAsia="en-US"/>
              </w:rPr>
              <w:t>-7-8</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CATAIR</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83218">
              <w:rPr>
                <w:rFonts w:eastAsia="Calibri" w:cs="Arial"/>
                <w:color w:val="000000"/>
                <w:sz w:val="18"/>
                <w:szCs w:val="18"/>
                <w:lang w:eastAsia="en-US"/>
              </w:rPr>
              <w:t>-4</w:t>
            </w:r>
            <w:r w:rsidRPr="00EF7A5A">
              <w:rPr>
                <w:rFonts w:eastAsia="Calibri" w:cs="Arial"/>
                <w:color w:val="000000"/>
                <w:sz w:val="18"/>
                <w:szCs w:val="18"/>
                <w:lang w:eastAsia="en-US"/>
              </w:rPr>
              <w:t>-5-6</w:t>
            </w:r>
            <w:r w:rsidRPr="00E83218">
              <w:rPr>
                <w:rFonts w:eastAsia="Calibri" w:cs="Arial"/>
                <w:color w:val="000000"/>
                <w:sz w:val="18"/>
                <w:szCs w:val="18"/>
                <w:lang w:eastAsia="en-US"/>
              </w:rPr>
              <w:t>-8</w:t>
            </w:r>
            <w:r w:rsidRPr="00EF7A5A">
              <w:rPr>
                <w:rFonts w:eastAsia="Calibri" w:cs="Arial"/>
                <w:b/>
                <w:color w:val="0000FF"/>
                <w:sz w:val="18"/>
                <w:szCs w:val="18"/>
                <w:lang w:eastAsia="en-US"/>
              </w:rPr>
              <w:t>-9</w:t>
            </w:r>
          </w:p>
        </w:tc>
      </w:tr>
      <w:tr w:rsidR="005D7373" w:rsidRPr="00EF7A5A" w:rsidTr="0062504E">
        <w:trPr>
          <w:gridBefore w:val="1"/>
          <w:wBefore w:w="6" w:type="dxa"/>
          <w:cantSplit/>
          <w:trHeight w:val="270"/>
          <w:jc w:val="center"/>
        </w:trPr>
        <w:tc>
          <w:tcPr>
            <w:tcW w:w="1132" w:type="dxa"/>
            <w:tcBorders>
              <w:top w:val="single" w:sz="4" w:space="0" w:color="auto"/>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4" w:space="0" w:color="auto"/>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CA0C04">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CATACH</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8C1BCB">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C11ACA">
              <w:rPr>
                <w:rFonts w:eastAsia="Calibri" w:cs="Arial"/>
                <w:b/>
                <w:color w:val="A6A6A6" w:themeColor="background1" w:themeShade="A6"/>
                <w:sz w:val="18"/>
                <w:szCs w:val="18"/>
                <w:lang w:eastAsia="en-US"/>
              </w:rPr>
              <w:t>-4</w:t>
            </w:r>
            <w:r w:rsidRPr="00EF7A5A">
              <w:rPr>
                <w:rFonts w:eastAsia="Calibri" w:cs="Arial"/>
                <w:color w:val="000000"/>
                <w:sz w:val="18"/>
                <w:szCs w:val="18"/>
                <w:lang w:eastAsia="en-US"/>
              </w:rPr>
              <w:t>-5-6-7</w:t>
            </w:r>
            <w:r w:rsidRPr="00C11ACA">
              <w:rPr>
                <w:rFonts w:eastAsia="Calibri" w:cs="Arial"/>
                <w:b/>
                <w:color w:val="A6A6A6" w:themeColor="background1" w:themeShade="A6"/>
                <w:sz w:val="18"/>
                <w:szCs w:val="18"/>
                <w:lang w:eastAsia="en-US"/>
              </w:rPr>
              <w:t>-8</w:t>
            </w:r>
            <w:r w:rsidRPr="00EF7A5A">
              <w:rPr>
                <w:rFonts w:eastAsia="Calibri" w:cs="Arial"/>
                <w:color w:val="000000"/>
                <w:sz w:val="18"/>
                <w:szCs w:val="18"/>
                <w:lang w:eastAsia="en-US"/>
              </w:rPr>
              <w:t>-9-10</w:t>
            </w:r>
            <w:r w:rsidRPr="00EF7A5A">
              <w:rPr>
                <w:rFonts w:eastAsia="Calibri" w:cs="Arial"/>
                <w:b/>
                <w:color w:val="0000FF"/>
                <w:sz w:val="18"/>
                <w:szCs w:val="18"/>
                <w:lang w:eastAsia="en-US"/>
              </w:rPr>
              <w:t>-14-15</w:t>
            </w:r>
            <w:r w:rsidR="00E83218" w:rsidRPr="00EF7A5A">
              <w:rPr>
                <w:rFonts w:eastAsia="Calibri" w:cs="Arial"/>
                <w:color w:val="000000"/>
                <w:sz w:val="18"/>
                <w:szCs w:val="18"/>
                <w:lang w:eastAsia="en-US"/>
              </w:rPr>
              <w:t xml:space="preserve">     [Value 4 converts to value </w:t>
            </w:r>
            <w:r w:rsidR="00E83218">
              <w:rPr>
                <w:rFonts w:eastAsia="Calibri" w:cs="Arial"/>
                <w:color w:val="000000"/>
                <w:sz w:val="18"/>
                <w:szCs w:val="18"/>
                <w:lang w:eastAsia="en-US"/>
              </w:rPr>
              <w:t xml:space="preserve">7 for </w:t>
            </w:r>
            <w:r w:rsidR="002C071F">
              <w:rPr>
                <w:rFonts w:eastAsia="Calibri" w:cs="Arial"/>
                <w:color w:val="000000"/>
                <w:sz w:val="18"/>
                <w:szCs w:val="18"/>
                <w:lang w:eastAsia="en-US"/>
              </w:rPr>
              <w:t xml:space="preserve">new </w:t>
            </w:r>
            <w:r w:rsidR="00E83218">
              <w:rPr>
                <w:rFonts w:eastAsia="Calibri" w:cs="Arial"/>
                <w:color w:val="000000"/>
                <w:sz w:val="18"/>
                <w:szCs w:val="18"/>
                <w:lang w:eastAsia="en-US"/>
              </w:rPr>
              <w:t xml:space="preserve">attribute </w:t>
            </w:r>
            <w:r w:rsidR="00E83218">
              <w:rPr>
                <w:rFonts w:eastAsia="Calibri" w:cs="Arial"/>
                <w:b/>
                <w:color w:val="000000"/>
                <w:sz w:val="18"/>
                <w:szCs w:val="18"/>
                <w:lang w:eastAsia="en-US"/>
              </w:rPr>
              <w:t>category of cargo</w:t>
            </w:r>
            <w:r w:rsidR="00E83218">
              <w:rPr>
                <w:rFonts w:eastAsia="Calibri" w:cs="Arial"/>
                <w:color w:val="000000"/>
                <w:sz w:val="18"/>
                <w:szCs w:val="18"/>
                <w:lang w:eastAsia="en-US"/>
              </w:rPr>
              <w:t>. Value 8</w:t>
            </w:r>
            <w:r w:rsidR="002C071F">
              <w:rPr>
                <w:rFonts w:eastAsia="Calibri" w:cs="Arial"/>
                <w:color w:val="000000"/>
                <w:sz w:val="18"/>
                <w:szCs w:val="18"/>
                <w:lang w:eastAsia="en-US"/>
              </w:rPr>
              <w:t xml:space="preserve"> converts to new Feature type </w:t>
            </w:r>
            <w:r w:rsidR="002C071F">
              <w:rPr>
                <w:rFonts w:eastAsia="Calibri" w:cs="Arial"/>
                <w:b/>
                <w:color w:val="000000"/>
                <w:sz w:val="18"/>
                <w:szCs w:val="18"/>
                <w:lang w:eastAsia="en-US"/>
              </w:rPr>
              <w:t>Mooring Area</w:t>
            </w:r>
            <w:r w:rsidR="00DF5FC6">
              <w:rPr>
                <w:rFonts w:eastAsia="Calibri" w:cs="Arial"/>
                <w:color w:val="000000"/>
                <w:sz w:val="18"/>
                <w:szCs w:val="18"/>
                <w:lang w:eastAsia="en-US"/>
              </w:rPr>
              <w:t>. See clause 9.</w:t>
            </w:r>
            <w:r w:rsidR="008C1BCB">
              <w:rPr>
                <w:rFonts w:eastAsia="Calibri" w:cs="Arial"/>
                <w:color w:val="000000"/>
                <w:sz w:val="18"/>
                <w:szCs w:val="18"/>
                <w:lang w:eastAsia="en-US"/>
              </w:rPr>
              <w:t>2.1</w:t>
            </w:r>
            <w:r w:rsidR="00E83218" w:rsidRPr="00EF7A5A">
              <w:rPr>
                <w:rFonts w:eastAsia="Calibri" w:cs="Arial"/>
                <w:color w:val="000000"/>
                <w:sz w:val="18"/>
                <w:szCs w:val="18"/>
                <w:lang w:eastAsia="en-US"/>
              </w:rPr>
              <w:t>]</w:t>
            </w:r>
          </w:p>
        </w:tc>
      </w:tr>
      <w:tr w:rsidR="005D7373" w:rsidRPr="00EF7A5A" w:rsidTr="00CA0C04">
        <w:trPr>
          <w:gridBefore w:val="1"/>
          <w:wBefore w:w="6" w:type="dxa"/>
          <w:cantSplit/>
          <w:trHeight w:val="270"/>
          <w:jc w:val="center"/>
        </w:trPr>
        <w:tc>
          <w:tcPr>
            <w:tcW w:w="1132" w:type="dxa"/>
            <w:tcBorders>
              <w:top w:val="single" w:sz="4" w:space="0" w:color="auto"/>
              <w:left w:val="nil"/>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671C64" w:rsidRPr="00EF7A5A" w:rsidTr="005E24FF">
        <w:trPr>
          <w:gridBefore w:val="1"/>
          <w:wBefore w:w="6" w:type="dxa"/>
          <w:cantSplit/>
          <w:trHeight w:val="270"/>
          <w:jc w:val="center"/>
        </w:trPr>
        <w:tc>
          <w:tcPr>
            <w:tcW w:w="1132" w:type="dxa"/>
            <w:tcBorders>
              <w:left w:val="single" w:sz="8" w:space="0" w:color="000000"/>
              <w:bottom w:val="single" w:sz="8" w:space="0" w:color="000000"/>
              <w:right w:val="single" w:sz="8" w:space="0" w:color="000000"/>
            </w:tcBorders>
            <w:shd w:val="clear" w:color="auto" w:fill="auto"/>
          </w:tcPr>
          <w:p w:rsidR="00671C64" w:rsidRPr="005A020F" w:rsidRDefault="00671C64" w:rsidP="00EC63CB">
            <w:pPr>
              <w:spacing w:before="60" w:after="60"/>
              <w:rPr>
                <w:rFonts w:eastAsia="Calibri" w:cs="Arial"/>
                <w:color w:val="A6A6A6" w:themeColor="background1" w:themeShade="A6"/>
                <w:sz w:val="18"/>
                <w:szCs w:val="18"/>
                <w:lang w:eastAsia="en-US"/>
                <w:rPrChange w:id="2212" w:author="Jeff Wootton" w:date="2024-09-19T10:00:00Z">
                  <w:rPr>
                    <w:rFonts w:eastAsia="Calibri" w:cs="Arial"/>
                    <w:dstrike/>
                    <w:color w:val="A6A6A6" w:themeColor="background1" w:themeShade="A6"/>
                    <w:sz w:val="18"/>
                    <w:szCs w:val="18"/>
                    <w:lang w:eastAsia="en-US"/>
                  </w:rPr>
                </w:rPrChange>
              </w:rPr>
            </w:pPr>
            <w:r w:rsidRPr="005A020F">
              <w:rPr>
                <w:rFonts w:eastAsia="Calibri" w:cs="Arial"/>
                <w:color w:val="A6A6A6" w:themeColor="background1" w:themeShade="A6"/>
                <w:sz w:val="18"/>
                <w:szCs w:val="18"/>
                <w:lang w:eastAsia="en-US"/>
                <w:rPrChange w:id="2213" w:author="Jeff Wootton" w:date="2024-09-19T10:00:00Z">
                  <w:rPr>
                    <w:rFonts w:eastAsia="Calibri" w:cs="Arial"/>
                    <w:dstrike/>
                    <w:color w:val="FF0000"/>
                    <w:sz w:val="18"/>
                    <w:szCs w:val="18"/>
                    <w:lang w:eastAsia="en-US"/>
                  </w:rPr>
                </w:rPrChange>
              </w:rPr>
              <w:t>CAT</w:t>
            </w:r>
            <w:r w:rsidR="00EC63CB" w:rsidRPr="005A020F">
              <w:rPr>
                <w:rFonts w:eastAsia="Calibri" w:cs="Arial"/>
                <w:color w:val="A6A6A6" w:themeColor="background1" w:themeShade="A6"/>
                <w:sz w:val="18"/>
                <w:szCs w:val="18"/>
                <w:lang w:eastAsia="en-US"/>
                <w:rPrChange w:id="2214" w:author="Jeff Wootton" w:date="2024-09-19T10:00:00Z">
                  <w:rPr>
                    <w:rFonts w:eastAsia="Calibri" w:cs="Arial"/>
                    <w:dstrike/>
                    <w:color w:val="FF0000"/>
                    <w:sz w:val="18"/>
                    <w:szCs w:val="18"/>
                    <w:lang w:eastAsia="en-US"/>
                  </w:rPr>
                </w:rPrChange>
              </w:rPr>
              <w:t>BRG</w:t>
            </w:r>
          </w:p>
        </w:tc>
        <w:tc>
          <w:tcPr>
            <w:tcW w:w="1132" w:type="dxa"/>
            <w:tcBorders>
              <w:left w:val="single" w:sz="8" w:space="0" w:color="000000"/>
              <w:bottom w:val="single" w:sz="8" w:space="0" w:color="000000"/>
              <w:right w:val="single" w:sz="8" w:space="0" w:color="000000"/>
            </w:tcBorders>
            <w:shd w:val="clear" w:color="auto" w:fill="auto"/>
          </w:tcPr>
          <w:p w:rsidR="00671C64" w:rsidRPr="00EF7A5A" w:rsidRDefault="00671C64" w:rsidP="004F4F68">
            <w:pPr>
              <w:spacing w:before="60" w:after="60"/>
              <w:jc w:val="both"/>
              <w:rPr>
                <w:rFonts w:eastAsia="Calibri" w:cs="Arial"/>
                <w:b/>
                <w:bCs/>
                <w:color w:val="000000"/>
                <w:sz w:val="18"/>
                <w:szCs w:val="18"/>
                <w:lang w:eastAsia="en-US"/>
              </w:rPr>
            </w:pPr>
          </w:p>
        </w:tc>
        <w:tc>
          <w:tcPr>
            <w:tcW w:w="7228" w:type="dxa"/>
            <w:gridSpan w:val="2"/>
            <w:tcBorders>
              <w:left w:val="single" w:sz="8" w:space="0" w:color="000000"/>
              <w:bottom w:val="single" w:sz="8" w:space="0" w:color="000000"/>
              <w:right w:val="single" w:sz="8" w:space="0" w:color="000000"/>
            </w:tcBorders>
            <w:shd w:val="clear" w:color="auto" w:fill="auto"/>
          </w:tcPr>
          <w:p w:rsidR="00671C64" w:rsidRPr="00EF7A5A" w:rsidRDefault="00671C64" w:rsidP="005F65E6">
            <w:pPr>
              <w:spacing w:before="60" w:after="60"/>
              <w:jc w:val="both"/>
              <w:rPr>
                <w:rFonts w:eastAsia="Calibri" w:cs="Arial"/>
                <w:b/>
                <w:color w:val="000000"/>
                <w:sz w:val="18"/>
                <w:szCs w:val="18"/>
                <w:lang w:eastAsia="en-US"/>
              </w:rPr>
            </w:pPr>
            <w:r w:rsidRPr="00EF7A5A">
              <w:rPr>
                <w:rFonts w:eastAsia="Calibri" w:cs="Arial"/>
                <w:b/>
                <w:color w:val="A6A6A6" w:themeColor="background1" w:themeShade="A6"/>
                <w:sz w:val="18"/>
                <w:szCs w:val="18"/>
                <w:lang w:eastAsia="en-US"/>
              </w:rPr>
              <w:t>1-2-3-4</w:t>
            </w:r>
            <w:r w:rsidR="00EC63CB">
              <w:rPr>
                <w:rFonts w:eastAsia="Calibri" w:cs="Arial"/>
                <w:b/>
                <w:color w:val="A6A6A6" w:themeColor="background1" w:themeShade="A6"/>
                <w:sz w:val="18"/>
                <w:szCs w:val="18"/>
                <w:lang w:eastAsia="en-US"/>
              </w:rPr>
              <w:t>-5-6-7-8-9-10-11-12</w:t>
            </w:r>
            <w:r w:rsidRPr="00EF7A5A">
              <w:rPr>
                <w:rFonts w:eastAsia="Calibri" w:cs="Arial"/>
                <w:color w:val="000000"/>
                <w:sz w:val="18"/>
                <w:szCs w:val="18"/>
                <w:lang w:eastAsia="en-US"/>
              </w:rPr>
              <w:t xml:space="preserve">     [</w:t>
            </w:r>
            <w:r w:rsidR="005F65E6" w:rsidRPr="00EF7A5A">
              <w:rPr>
                <w:rFonts w:eastAsia="Calibri" w:cs="Arial"/>
                <w:color w:val="000000"/>
                <w:sz w:val="18"/>
                <w:szCs w:val="18"/>
                <w:lang w:eastAsia="en-US"/>
              </w:rPr>
              <w:t>No equivalent attribute in S-101</w:t>
            </w:r>
            <w:r w:rsidR="005F65E6">
              <w:rPr>
                <w:rFonts w:eastAsia="Calibri" w:cs="Arial"/>
                <w:color w:val="000000"/>
                <w:sz w:val="18"/>
                <w:szCs w:val="18"/>
                <w:lang w:eastAsia="en-US"/>
              </w:rPr>
              <w:t>. All values convert</w:t>
            </w:r>
            <w:r w:rsidRPr="00EF7A5A">
              <w:rPr>
                <w:rFonts w:eastAsia="Calibri" w:cs="Arial"/>
                <w:color w:val="000000"/>
                <w:sz w:val="18"/>
                <w:szCs w:val="18"/>
                <w:lang w:eastAsia="en-US"/>
              </w:rPr>
              <w:t xml:space="preserve"> to </w:t>
            </w:r>
            <w:r w:rsidR="00EC63CB">
              <w:rPr>
                <w:rFonts w:eastAsia="Calibri" w:cs="Arial"/>
                <w:color w:val="000000"/>
                <w:sz w:val="18"/>
                <w:szCs w:val="18"/>
                <w:lang w:eastAsia="en-US"/>
              </w:rPr>
              <w:t xml:space="preserve">combinations of the enumerate type attributes </w:t>
            </w:r>
            <w:r w:rsidR="00EC63CB">
              <w:rPr>
                <w:rFonts w:eastAsia="Calibri" w:cs="Arial"/>
                <w:b/>
                <w:color w:val="000000"/>
                <w:sz w:val="18"/>
                <w:szCs w:val="18"/>
                <w:lang w:eastAsia="en-US"/>
              </w:rPr>
              <w:t>bridge construction</w:t>
            </w:r>
            <w:r w:rsidR="00EC63CB">
              <w:rPr>
                <w:rFonts w:eastAsia="Calibri" w:cs="Arial"/>
                <w:color w:val="000000"/>
                <w:sz w:val="18"/>
                <w:szCs w:val="18"/>
                <w:lang w:eastAsia="en-US"/>
              </w:rPr>
              <w:t xml:space="preserve">, </w:t>
            </w:r>
            <w:r w:rsidR="00EC63CB">
              <w:rPr>
                <w:rFonts w:eastAsia="Calibri" w:cs="Arial"/>
                <w:b/>
                <w:color w:val="000000"/>
                <w:sz w:val="18"/>
                <w:szCs w:val="18"/>
                <w:lang w:eastAsia="en-US"/>
              </w:rPr>
              <w:t>bridge function</w:t>
            </w:r>
            <w:r w:rsidR="00EC63CB">
              <w:rPr>
                <w:rFonts w:eastAsia="Calibri" w:cs="Arial"/>
                <w:color w:val="000000"/>
                <w:sz w:val="18"/>
                <w:szCs w:val="18"/>
                <w:lang w:eastAsia="en-US"/>
              </w:rPr>
              <w:t xml:space="preserve">, </w:t>
            </w:r>
            <w:r w:rsidR="00EC63CB">
              <w:rPr>
                <w:rFonts w:eastAsia="Calibri" w:cs="Arial"/>
                <w:b/>
                <w:color w:val="000000"/>
                <w:sz w:val="18"/>
                <w:szCs w:val="18"/>
                <w:lang w:eastAsia="en-US"/>
              </w:rPr>
              <w:t>category of opening bridge</w:t>
            </w:r>
            <w:r w:rsidR="00EC63CB">
              <w:rPr>
                <w:rFonts w:eastAsia="Calibri" w:cs="Arial"/>
                <w:color w:val="000000"/>
                <w:sz w:val="18"/>
                <w:szCs w:val="18"/>
                <w:lang w:eastAsia="en-US"/>
              </w:rPr>
              <w:t xml:space="preserve"> and the Boolean type attribute </w:t>
            </w:r>
            <w:r w:rsidR="00EC63CB">
              <w:rPr>
                <w:rFonts w:eastAsia="Calibri" w:cs="Arial"/>
                <w:b/>
                <w:color w:val="000000"/>
                <w:sz w:val="18"/>
                <w:szCs w:val="18"/>
                <w:lang w:eastAsia="en-US"/>
              </w:rPr>
              <w:t>opening bridge</w:t>
            </w:r>
            <w:r w:rsidR="005F65E6">
              <w:rPr>
                <w:rFonts w:eastAsia="Calibri" w:cs="Arial"/>
                <w:color w:val="000000"/>
                <w:sz w:val="18"/>
                <w:szCs w:val="18"/>
                <w:lang w:eastAsia="en-US"/>
              </w:rPr>
              <w:t>.</w:t>
            </w:r>
            <w:r w:rsidRPr="00EF7A5A">
              <w:rPr>
                <w:rFonts w:eastAsia="Calibri" w:cs="Arial"/>
                <w:color w:val="000000"/>
                <w:sz w:val="18"/>
                <w:szCs w:val="18"/>
                <w:lang w:eastAsia="en-US"/>
              </w:rPr>
              <w:t xml:space="preserve"> </w:t>
            </w:r>
            <w:r w:rsidR="005F65E6">
              <w:rPr>
                <w:rFonts w:eastAsia="Calibri" w:cs="Arial"/>
                <w:color w:val="000000"/>
                <w:sz w:val="18"/>
                <w:szCs w:val="18"/>
                <w:lang w:eastAsia="en-US"/>
              </w:rPr>
              <w:t>S</w:t>
            </w:r>
            <w:r w:rsidRPr="00EF7A5A">
              <w:rPr>
                <w:rFonts w:eastAsia="Calibri" w:cs="Arial"/>
                <w:color w:val="000000"/>
                <w:sz w:val="18"/>
                <w:szCs w:val="18"/>
                <w:lang w:eastAsia="en-US"/>
              </w:rPr>
              <w:t>ee clause 4.</w:t>
            </w:r>
            <w:r w:rsidR="00EC63CB">
              <w:rPr>
                <w:rFonts w:eastAsia="Calibri" w:cs="Arial"/>
                <w:color w:val="000000"/>
                <w:sz w:val="18"/>
                <w:szCs w:val="18"/>
                <w:lang w:eastAsia="en-US"/>
              </w:rPr>
              <w:t>8.10</w:t>
            </w:r>
            <w:r w:rsidRPr="00EF7A5A">
              <w:rPr>
                <w:rFonts w:eastAsia="Calibri" w:cs="Arial"/>
                <w:color w:val="000000"/>
                <w:sz w:val="18"/>
                <w:szCs w:val="18"/>
                <w:lang w:eastAsia="en-US"/>
              </w:rPr>
              <w:t>]</w:t>
            </w:r>
          </w:p>
        </w:tc>
      </w:tr>
      <w:tr w:rsidR="008B5192" w:rsidRPr="00EF7A5A" w:rsidTr="005E24FF">
        <w:trPr>
          <w:gridBefore w:val="1"/>
          <w:wBefore w:w="6" w:type="dxa"/>
          <w:cantSplit/>
          <w:trHeight w:val="270"/>
          <w:jc w:val="center"/>
          <w:ins w:id="2215" w:author="Jeff Wootton" w:date="2024-09-17T14:32:00Z"/>
        </w:trPr>
        <w:tc>
          <w:tcPr>
            <w:tcW w:w="1132" w:type="dxa"/>
            <w:tcBorders>
              <w:top w:val="single" w:sz="8" w:space="0" w:color="000000"/>
              <w:bottom w:val="single" w:sz="8" w:space="0" w:color="000000"/>
            </w:tcBorders>
            <w:shd w:val="clear" w:color="auto" w:fill="auto"/>
          </w:tcPr>
          <w:p w:rsidR="008B5192" w:rsidRPr="00EF7A5A" w:rsidRDefault="008B5192" w:rsidP="005D7373">
            <w:pPr>
              <w:spacing w:before="60" w:after="60"/>
              <w:rPr>
                <w:ins w:id="2216" w:author="Jeff Wootton" w:date="2024-09-17T14:32:00Z"/>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8B5192" w:rsidRPr="00EF7A5A" w:rsidRDefault="008B5192" w:rsidP="005D7373">
            <w:pPr>
              <w:spacing w:before="60" w:after="60"/>
              <w:rPr>
                <w:ins w:id="2217" w:author="Jeff Wootton" w:date="2024-09-17T14:32:00Z"/>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rsidR="008B5192" w:rsidRPr="00EF7A5A" w:rsidRDefault="008B5192" w:rsidP="00113CC8">
            <w:pPr>
              <w:spacing w:before="60" w:after="60"/>
              <w:rPr>
                <w:ins w:id="2218" w:author="Jeff Wootton" w:date="2024-09-17T14:32:00Z"/>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CATCBL</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113CC8">
            <w:pPr>
              <w:spacing w:before="60" w:after="60"/>
              <w:rPr>
                <w:rFonts w:eastAsia="Calibri" w:cs="Arial"/>
                <w:color w:val="000000"/>
                <w:sz w:val="18"/>
                <w:szCs w:val="18"/>
                <w:lang w:eastAsia="en-US"/>
              </w:rPr>
            </w:pPr>
            <w:r w:rsidRPr="00EF7A5A">
              <w:rPr>
                <w:rFonts w:eastAsia="Calibri" w:cs="Arial"/>
                <w:color w:val="000000"/>
                <w:sz w:val="18"/>
                <w:szCs w:val="18"/>
                <w:lang w:eastAsia="en-US"/>
              </w:rPr>
              <w:t>1-3</w:t>
            </w:r>
            <w:r w:rsidRPr="00635325">
              <w:rPr>
                <w:rFonts w:eastAsia="Calibri" w:cs="Arial"/>
                <w:b/>
                <w:color w:val="A6A6A6" w:themeColor="background1" w:themeShade="A6"/>
                <w:sz w:val="18"/>
                <w:szCs w:val="18"/>
                <w:lang w:eastAsia="en-US"/>
              </w:rPr>
              <w:t>-4-5</w:t>
            </w:r>
            <w:r w:rsidRPr="00635325">
              <w:rPr>
                <w:rFonts w:eastAsia="Calibri" w:cs="Arial"/>
                <w:sz w:val="18"/>
                <w:szCs w:val="18"/>
                <w:lang w:eastAsia="en-US"/>
              </w:rPr>
              <w:t>-</w:t>
            </w:r>
            <w:r w:rsidRPr="00EF7A5A">
              <w:rPr>
                <w:rFonts w:eastAsia="Calibri" w:cs="Arial"/>
                <w:color w:val="000000"/>
                <w:sz w:val="18"/>
                <w:szCs w:val="18"/>
                <w:lang w:eastAsia="en-US"/>
              </w:rPr>
              <w:t>6</w:t>
            </w:r>
            <w:r w:rsidRPr="00EF7A5A">
              <w:rPr>
                <w:rFonts w:eastAsia="Calibri" w:cs="Arial"/>
                <w:b/>
                <w:color w:val="0000FF"/>
                <w:sz w:val="18"/>
                <w:szCs w:val="18"/>
                <w:lang w:eastAsia="en-US"/>
              </w:rPr>
              <w:t>-7-</w:t>
            </w:r>
            <w:r w:rsidR="00056198">
              <w:rPr>
                <w:rFonts w:eastAsia="Calibri" w:cs="Arial"/>
                <w:b/>
                <w:color w:val="0000FF"/>
                <w:sz w:val="18"/>
                <w:szCs w:val="18"/>
                <w:lang w:eastAsia="en-US"/>
              </w:rPr>
              <w:t>9-10</w:t>
            </w:r>
            <w:ins w:id="2219" w:author="Jeff Wootton" w:date="2024-07-31T10:06:00Z">
              <w:r w:rsidR="00AA21F0" w:rsidRPr="00EF7A5A">
                <w:rPr>
                  <w:rFonts w:eastAsia="Calibri" w:cs="Arial"/>
                  <w:color w:val="000000"/>
                  <w:sz w:val="18"/>
                  <w:szCs w:val="18"/>
                  <w:lang w:eastAsia="en-US"/>
                </w:rPr>
                <w:t xml:space="preserve">     [Value</w:t>
              </w:r>
              <w:r w:rsidR="00AA21F0">
                <w:rPr>
                  <w:rFonts w:eastAsia="Calibri" w:cs="Arial"/>
                  <w:color w:val="000000"/>
                  <w:sz w:val="18"/>
                  <w:szCs w:val="18"/>
                  <w:lang w:eastAsia="en-US"/>
                </w:rPr>
                <w:t>s</w:t>
              </w:r>
              <w:r w:rsidR="00AA21F0" w:rsidRPr="00EF7A5A">
                <w:rPr>
                  <w:rFonts w:eastAsia="Calibri" w:cs="Arial"/>
                  <w:color w:val="000000"/>
                  <w:sz w:val="18"/>
                  <w:szCs w:val="18"/>
                  <w:lang w:eastAsia="en-US"/>
                </w:rPr>
                <w:t xml:space="preserve"> 4</w:t>
              </w:r>
              <w:r w:rsidR="00AA21F0">
                <w:rPr>
                  <w:rFonts w:eastAsia="Calibri" w:cs="Arial"/>
                  <w:color w:val="000000"/>
                  <w:sz w:val="18"/>
                  <w:szCs w:val="18"/>
                  <w:lang w:eastAsia="en-US"/>
                </w:rPr>
                <w:t xml:space="preserve"> and 5</w:t>
              </w:r>
              <w:r w:rsidR="00AA21F0" w:rsidRPr="00EF7A5A">
                <w:rPr>
                  <w:rFonts w:eastAsia="Calibri" w:cs="Arial"/>
                  <w:color w:val="000000"/>
                  <w:sz w:val="18"/>
                  <w:szCs w:val="18"/>
                  <w:lang w:eastAsia="en-US"/>
                </w:rPr>
                <w:t xml:space="preserve"> convert to new value </w:t>
              </w:r>
              <w:r w:rsidR="00AA21F0">
                <w:rPr>
                  <w:rFonts w:eastAsia="Calibri" w:cs="Arial"/>
                  <w:color w:val="000000"/>
                  <w:sz w:val="18"/>
                  <w:szCs w:val="18"/>
                  <w:lang w:eastAsia="en-US"/>
                </w:rPr>
                <w:t>10</w:t>
              </w:r>
              <w:r w:rsidR="00AA21F0" w:rsidRPr="00EF7A5A">
                <w:rPr>
                  <w:rFonts w:eastAsia="Calibri" w:cs="Arial"/>
                  <w:color w:val="000000"/>
                  <w:sz w:val="18"/>
                  <w:szCs w:val="18"/>
                  <w:lang w:eastAsia="en-US"/>
                </w:rPr>
                <w:t>]</w:t>
              </w:r>
            </w:ins>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113CC8">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A6A6A6"/>
                <w:sz w:val="18"/>
                <w:szCs w:val="18"/>
                <w:lang w:eastAsia="en-US"/>
              </w:rPr>
              <w:t>-4</w:t>
            </w:r>
            <w:r w:rsidRPr="00EF7A5A">
              <w:rPr>
                <w:rFonts w:eastAsia="Calibri" w:cs="Arial"/>
                <w:b/>
                <w:dstrike/>
                <w:color w:val="FF0000"/>
                <w:sz w:val="18"/>
                <w:szCs w:val="18"/>
                <w:lang w:eastAsia="en-US"/>
              </w:rPr>
              <w:t>-5</w:t>
            </w:r>
            <w:r w:rsidRPr="00EF7A5A">
              <w:rPr>
                <w:rFonts w:eastAsia="Calibri" w:cs="Arial"/>
                <w:b/>
                <w:color w:val="0000FF"/>
                <w:sz w:val="18"/>
                <w:szCs w:val="18"/>
                <w:lang w:eastAsia="en-US"/>
              </w:rPr>
              <w:t>-7-</w:t>
            </w:r>
            <w:r w:rsidR="00113CC8">
              <w:rPr>
                <w:rFonts w:eastAsia="Calibri" w:cs="Arial"/>
                <w:b/>
                <w:color w:val="0000FF"/>
                <w:sz w:val="18"/>
                <w:szCs w:val="18"/>
                <w:lang w:eastAsia="en-US"/>
              </w:rPr>
              <w:t>10</w:t>
            </w:r>
            <w:r w:rsidR="00113CC8" w:rsidRPr="00EF7A5A">
              <w:rPr>
                <w:rFonts w:eastAsia="Calibri" w:cs="Arial"/>
                <w:color w:val="000000"/>
                <w:sz w:val="18"/>
                <w:szCs w:val="18"/>
                <w:lang w:eastAsia="en-US"/>
              </w:rPr>
              <w:t xml:space="preserve">     </w:t>
            </w:r>
            <w:r w:rsidR="00BD13F9" w:rsidRPr="00EF7A5A">
              <w:rPr>
                <w:rFonts w:eastAsia="Calibri" w:cs="Arial"/>
                <w:color w:val="000000"/>
                <w:sz w:val="18"/>
                <w:szCs w:val="18"/>
                <w:lang w:eastAsia="en-US"/>
              </w:rPr>
              <w:t>[Value 4 convert</w:t>
            </w:r>
            <w:r w:rsidR="00A13ECE" w:rsidRPr="00EF7A5A">
              <w:rPr>
                <w:rFonts w:eastAsia="Calibri" w:cs="Arial"/>
                <w:color w:val="000000"/>
                <w:sz w:val="18"/>
                <w:szCs w:val="18"/>
                <w:lang w:eastAsia="en-US"/>
              </w:rPr>
              <w:t>s</w:t>
            </w:r>
            <w:r w:rsidR="00BD13F9" w:rsidRPr="00EF7A5A">
              <w:rPr>
                <w:rFonts w:eastAsia="Calibri" w:cs="Arial"/>
                <w:color w:val="000000"/>
                <w:sz w:val="18"/>
                <w:szCs w:val="18"/>
                <w:lang w:eastAsia="en-US"/>
              </w:rPr>
              <w:t xml:space="preserve"> to new value </w:t>
            </w:r>
            <w:r w:rsidR="00113CC8">
              <w:rPr>
                <w:rFonts w:eastAsia="Calibri" w:cs="Arial"/>
                <w:color w:val="000000"/>
                <w:sz w:val="18"/>
                <w:szCs w:val="18"/>
                <w:lang w:eastAsia="en-US"/>
              </w:rPr>
              <w:t>10</w:t>
            </w:r>
            <w:r w:rsidR="00BD13F9" w:rsidRPr="00EF7A5A">
              <w:rPr>
                <w:rFonts w:eastAsia="Calibri" w:cs="Arial"/>
                <w:color w:val="000000"/>
                <w:sz w:val="18"/>
                <w:szCs w:val="18"/>
                <w:lang w:eastAsia="en-US"/>
              </w:rPr>
              <w:t>]</w:t>
            </w:r>
          </w:p>
        </w:tc>
      </w:tr>
      <w:tr w:rsidR="00903901" w:rsidRPr="00EF7A5A" w:rsidTr="0062504E">
        <w:trPr>
          <w:gridBefore w:val="1"/>
          <w:wBefore w:w="6" w:type="dxa"/>
          <w:cantSplit/>
          <w:trHeight w:val="272"/>
          <w:jc w:val="center"/>
          <w:ins w:id="2220" w:author="Jeff Wootton" w:date="2024-07-31T10:08:00Z"/>
        </w:trPr>
        <w:tc>
          <w:tcPr>
            <w:tcW w:w="1132" w:type="dxa"/>
            <w:tcBorders>
              <w:top w:val="nil"/>
              <w:left w:val="single" w:sz="8" w:space="0" w:color="000000"/>
              <w:bottom w:val="single" w:sz="8" w:space="0" w:color="000000"/>
              <w:right w:val="single" w:sz="8" w:space="0" w:color="000000"/>
            </w:tcBorders>
            <w:shd w:val="clear" w:color="auto" w:fill="auto"/>
          </w:tcPr>
          <w:p w:rsidR="00903901" w:rsidRPr="00EF7A5A" w:rsidRDefault="00903901" w:rsidP="00903901">
            <w:pPr>
              <w:spacing w:before="60" w:after="60"/>
              <w:rPr>
                <w:ins w:id="2221" w:author="Jeff Wootton" w:date="2024-07-31T10:08:00Z"/>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903901" w:rsidRPr="00EF7A5A" w:rsidRDefault="00903901" w:rsidP="00903901">
            <w:pPr>
              <w:spacing w:before="60" w:after="60"/>
              <w:rPr>
                <w:ins w:id="2222" w:author="Jeff Wootton" w:date="2024-07-31T10:08:00Z"/>
                <w:rFonts w:eastAsia="Calibri" w:cs="Arial"/>
                <w:b/>
                <w:bCs/>
                <w:color w:val="000000"/>
                <w:sz w:val="18"/>
                <w:szCs w:val="18"/>
                <w:lang w:eastAsia="en-US"/>
              </w:rPr>
            </w:pPr>
            <w:ins w:id="2223" w:author="Jeff Wootton" w:date="2024-07-31T10:08:00Z">
              <w:r>
                <w:rPr>
                  <w:rFonts w:eastAsia="Calibri" w:cs="Arial"/>
                  <w:b/>
                  <w:bCs/>
                  <w:color w:val="000000"/>
                  <w:sz w:val="18"/>
                  <w:szCs w:val="18"/>
                  <w:lang w:eastAsia="en-US"/>
                </w:rPr>
                <w:t>CBLOHD</w:t>
              </w:r>
            </w:ins>
          </w:p>
        </w:tc>
        <w:tc>
          <w:tcPr>
            <w:tcW w:w="7228" w:type="dxa"/>
            <w:gridSpan w:val="2"/>
            <w:tcBorders>
              <w:top w:val="nil"/>
              <w:left w:val="nil"/>
              <w:bottom w:val="single" w:sz="8" w:space="0" w:color="000000"/>
              <w:right w:val="single" w:sz="8" w:space="0" w:color="000000"/>
            </w:tcBorders>
            <w:shd w:val="clear" w:color="auto" w:fill="auto"/>
          </w:tcPr>
          <w:p w:rsidR="00903901" w:rsidRPr="00EF7A5A" w:rsidRDefault="00903901" w:rsidP="00903901">
            <w:pPr>
              <w:spacing w:before="60" w:after="60"/>
              <w:rPr>
                <w:ins w:id="2224" w:author="Jeff Wootton" w:date="2024-07-31T10:08:00Z"/>
                <w:rFonts w:eastAsia="Calibri" w:cs="Arial"/>
                <w:color w:val="000000"/>
                <w:sz w:val="18"/>
                <w:szCs w:val="18"/>
                <w:lang w:eastAsia="en-US"/>
              </w:rPr>
            </w:pPr>
            <w:ins w:id="2225" w:author="Jeff Wootton" w:date="2024-07-31T10:08:00Z">
              <w:r w:rsidRPr="00EF7A5A">
                <w:rPr>
                  <w:rFonts w:eastAsia="Calibri" w:cs="Arial"/>
                  <w:color w:val="000000"/>
                  <w:sz w:val="18"/>
                  <w:szCs w:val="18"/>
                  <w:lang w:eastAsia="en-US"/>
                </w:rPr>
                <w:t>1-3</w:t>
              </w:r>
              <w:r w:rsidRPr="00657E8E">
                <w:rPr>
                  <w:rFonts w:eastAsia="Calibri" w:cs="Arial"/>
                  <w:b/>
                  <w:color w:val="A6A6A6" w:themeColor="background1" w:themeShade="A6"/>
                  <w:sz w:val="18"/>
                  <w:szCs w:val="18"/>
                  <w:lang w:eastAsia="en-US"/>
                </w:rPr>
                <w:t>-4-5</w:t>
              </w:r>
              <w:r>
                <w:rPr>
                  <w:rFonts w:eastAsia="Calibri" w:cs="Arial"/>
                  <w:b/>
                  <w:color w:val="0000FF"/>
                  <w:sz w:val="18"/>
                  <w:szCs w:val="18"/>
                  <w:lang w:eastAsia="en-US"/>
                </w:rPr>
                <w:t>-10</w:t>
              </w:r>
              <w:r w:rsidRPr="00EF7A5A">
                <w:rPr>
                  <w:rFonts w:eastAsia="Calibri" w:cs="Arial"/>
                  <w:color w:val="000000"/>
                  <w:sz w:val="18"/>
                  <w:szCs w:val="18"/>
                  <w:lang w:eastAsia="en-US"/>
                </w:rPr>
                <w:t xml:space="preserve">     [Value</w:t>
              </w:r>
              <w:r>
                <w:rPr>
                  <w:rFonts w:eastAsia="Calibri" w:cs="Arial"/>
                  <w:color w:val="000000"/>
                  <w:sz w:val="18"/>
                  <w:szCs w:val="18"/>
                  <w:lang w:eastAsia="en-US"/>
                </w:rPr>
                <w:t>s</w:t>
              </w:r>
              <w:r w:rsidRPr="00EF7A5A">
                <w:rPr>
                  <w:rFonts w:eastAsia="Calibri" w:cs="Arial"/>
                  <w:color w:val="000000"/>
                  <w:sz w:val="18"/>
                  <w:szCs w:val="18"/>
                  <w:lang w:eastAsia="en-US"/>
                </w:rPr>
                <w:t xml:space="preserve"> 4</w:t>
              </w:r>
              <w:r>
                <w:rPr>
                  <w:rFonts w:eastAsia="Calibri" w:cs="Arial"/>
                  <w:color w:val="000000"/>
                  <w:sz w:val="18"/>
                  <w:szCs w:val="18"/>
                  <w:lang w:eastAsia="en-US"/>
                </w:rPr>
                <w:t xml:space="preserve"> and 5</w:t>
              </w:r>
              <w:r w:rsidRPr="00EF7A5A">
                <w:rPr>
                  <w:rFonts w:eastAsia="Calibri" w:cs="Arial"/>
                  <w:color w:val="000000"/>
                  <w:sz w:val="18"/>
                  <w:szCs w:val="18"/>
                  <w:lang w:eastAsia="en-US"/>
                </w:rPr>
                <w:t xml:space="preserve"> convert to new value </w:t>
              </w:r>
              <w:r>
                <w:rPr>
                  <w:rFonts w:eastAsia="Calibri" w:cs="Arial"/>
                  <w:color w:val="000000"/>
                  <w:sz w:val="18"/>
                  <w:szCs w:val="18"/>
                  <w:lang w:eastAsia="en-US"/>
                </w:rPr>
                <w:t>10</w:t>
              </w:r>
              <w:r w:rsidRPr="00EF7A5A">
                <w:rPr>
                  <w:rFonts w:eastAsia="Calibri" w:cs="Arial"/>
                  <w:color w:val="000000"/>
                  <w:sz w:val="18"/>
                  <w:szCs w:val="18"/>
                  <w:lang w:eastAsia="en-US"/>
                </w:rPr>
                <w:t>]</w:t>
              </w:r>
            </w:ins>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CBLSUB</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113CC8">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A6A6A6"/>
                <w:sz w:val="18"/>
                <w:szCs w:val="18"/>
                <w:lang w:eastAsia="en-US"/>
              </w:rPr>
              <w:t>-4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w:t>
            </w:r>
            <w:r w:rsidRPr="00EF7A5A">
              <w:rPr>
                <w:rFonts w:eastAsia="Calibri" w:cs="Arial"/>
                <w:b/>
                <w:color w:val="0000FF"/>
                <w:sz w:val="18"/>
                <w:szCs w:val="18"/>
                <w:lang w:eastAsia="en-US"/>
              </w:rPr>
              <w:t>-7-</w:t>
            </w:r>
            <w:r w:rsidR="00056198">
              <w:rPr>
                <w:rFonts w:eastAsia="Calibri" w:cs="Arial"/>
                <w:b/>
                <w:color w:val="0000FF"/>
                <w:sz w:val="18"/>
                <w:szCs w:val="18"/>
                <w:lang w:eastAsia="en-US"/>
              </w:rPr>
              <w:t>9</w:t>
            </w:r>
            <w:r w:rsidR="00113CC8">
              <w:rPr>
                <w:rFonts w:eastAsia="Calibri" w:cs="Arial"/>
                <w:b/>
                <w:color w:val="0000FF"/>
                <w:sz w:val="18"/>
                <w:szCs w:val="18"/>
                <w:lang w:eastAsia="en-US"/>
              </w:rPr>
              <w:t>-10</w:t>
            </w:r>
            <w:r w:rsidR="00BD13F9" w:rsidRPr="00EF7A5A">
              <w:rPr>
                <w:rFonts w:eastAsia="Calibri" w:cs="Arial"/>
                <w:b/>
                <w:color w:val="0000FF"/>
                <w:sz w:val="18"/>
                <w:szCs w:val="18"/>
                <w:lang w:eastAsia="en-US"/>
              </w:rPr>
              <w:t xml:space="preserve">     </w:t>
            </w:r>
            <w:r w:rsidR="00BD13F9" w:rsidRPr="00EF7A5A">
              <w:rPr>
                <w:rFonts w:eastAsia="Calibri" w:cs="Arial"/>
                <w:color w:val="000000"/>
                <w:sz w:val="18"/>
                <w:szCs w:val="18"/>
                <w:lang w:eastAsia="en-US"/>
              </w:rPr>
              <w:t>[Value 4 convert</w:t>
            </w:r>
            <w:r w:rsidR="004C3168" w:rsidRPr="00EF7A5A">
              <w:rPr>
                <w:rFonts w:eastAsia="Calibri" w:cs="Arial"/>
                <w:color w:val="000000"/>
                <w:sz w:val="18"/>
                <w:szCs w:val="18"/>
                <w:lang w:eastAsia="en-US"/>
              </w:rPr>
              <w:t>s</w:t>
            </w:r>
            <w:r w:rsidR="00BD13F9" w:rsidRPr="00EF7A5A">
              <w:rPr>
                <w:rFonts w:eastAsia="Calibri" w:cs="Arial"/>
                <w:color w:val="000000"/>
                <w:sz w:val="18"/>
                <w:szCs w:val="18"/>
                <w:lang w:eastAsia="en-US"/>
              </w:rPr>
              <w:t xml:space="preserve"> to new value </w:t>
            </w:r>
            <w:r w:rsidR="00113CC8">
              <w:rPr>
                <w:rFonts w:eastAsia="Calibri" w:cs="Arial"/>
                <w:color w:val="000000"/>
                <w:sz w:val="18"/>
                <w:szCs w:val="18"/>
                <w:lang w:eastAsia="en-US"/>
              </w:rPr>
              <w:t>10</w:t>
            </w:r>
            <w:r w:rsidR="00BD13F9"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671C64"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671C64" w:rsidRPr="00EF7A5A" w:rsidRDefault="00671C64" w:rsidP="004F4F68">
            <w:pPr>
              <w:spacing w:before="60" w:after="60"/>
              <w:rPr>
                <w:rFonts w:eastAsia="Calibri" w:cs="Arial"/>
                <w:color w:val="000000"/>
                <w:sz w:val="18"/>
                <w:szCs w:val="18"/>
                <w:lang w:eastAsia="en-US"/>
              </w:rPr>
            </w:pPr>
            <w:r w:rsidRPr="00EF7A5A">
              <w:rPr>
                <w:rFonts w:eastAsia="Calibri" w:cs="Arial"/>
                <w:color w:val="000000"/>
                <w:sz w:val="18"/>
                <w:szCs w:val="18"/>
                <w:lang w:eastAsia="en-US"/>
              </w:rPr>
              <w:t>CATCOA</w:t>
            </w:r>
          </w:p>
        </w:tc>
        <w:tc>
          <w:tcPr>
            <w:tcW w:w="1132" w:type="dxa"/>
            <w:tcBorders>
              <w:top w:val="single" w:sz="8" w:space="0" w:color="000000"/>
              <w:left w:val="nil"/>
              <w:bottom w:val="single" w:sz="8" w:space="0" w:color="000000"/>
              <w:right w:val="single" w:sz="8" w:space="0" w:color="000000"/>
            </w:tcBorders>
            <w:shd w:val="clear" w:color="auto" w:fill="auto"/>
          </w:tcPr>
          <w:p w:rsidR="00671C64" w:rsidRPr="00EF7A5A" w:rsidRDefault="00671C64" w:rsidP="004F4F6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COALNE</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671C64" w:rsidRPr="00EF7A5A" w:rsidRDefault="00671C64" w:rsidP="004F4F68">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A6A6A6"/>
                <w:sz w:val="18"/>
                <w:szCs w:val="18"/>
                <w:lang w:eastAsia="en-US"/>
              </w:rPr>
              <w:t>-3-4-5-</w:t>
            </w:r>
            <w:r w:rsidRPr="00EF7A5A">
              <w:rPr>
                <w:rFonts w:eastAsia="Calibri" w:cs="Arial"/>
                <w:color w:val="000000"/>
                <w:sz w:val="18"/>
                <w:szCs w:val="18"/>
                <w:lang w:eastAsia="en-US"/>
              </w:rPr>
              <w:t>6-7-8</w:t>
            </w:r>
            <w:r w:rsidRPr="00EF7A5A">
              <w:rPr>
                <w:rFonts w:eastAsia="Calibri" w:cs="Arial"/>
                <w:b/>
                <w:color w:val="A6A6A6"/>
                <w:sz w:val="18"/>
                <w:szCs w:val="18"/>
                <w:lang w:eastAsia="en-US"/>
              </w:rPr>
              <w:t>-9</w:t>
            </w:r>
            <w:r w:rsidRPr="00EF7A5A">
              <w:rPr>
                <w:rFonts w:eastAsia="Calibri" w:cs="Arial"/>
                <w:color w:val="000000"/>
                <w:sz w:val="18"/>
                <w:szCs w:val="18"/>
                <w:lang w:eastAsia="en-US"/>
              </w:rPr>
              <w:t>-10</w:t>
            </w:r>
            <w:r w:rsidRPr="00EF7A5A">
              <w:rPr>
                <w:rFonts w:eastAsia="Calibri" w:cs="Arial"/>
                <w:b/>
                <w:color w:val="A6A6A6"/>
                <w:sz w:val="18"/>
                <w:szCs w:val="18"/>
                <w:lang w:eastAsia="en-US"/>
              </w:rPr>
              <w:t>-11</w:t>
            </w:r>
            <w:r w:rsidRPr="00EF7A5A">
              <w:rPr>
                <w:rFonts w:eastAsia="Calibri" w:cs="Arial"/>
                <w:sz w:val="18"/>
                <w:szCs w:val="18"/>
                <w:lang w:eastAsia="en-US"/>
              </w:rPr>
              <w:t xml:space="preserve">     [See new binding of attribute </w:t>
            </w:r>
            <w:r w:rsidRPr="00EF7A5A">
              <w:rPr>
                <w:rFonts w:eastAsia="Calibri" w:cs="Arial"/>
                <w:b/>
                <w:sz w:val="18"/>
                <w:szCs w:val="18"/>
                <w:lang w:eastAsia="en-US"/>
              </w:rPr>
              <w:t>nature of surface</w:t>
            </w:r>
            <w:r w:rsidRPr="00EF7A5A">
              <w:rPr>
                <w:rFonts w:eastAsia="Calibri" w:cs="Arial"/>
                <w:sz w:val="18"/>
                <w:szCs w:val="18"/>
                <w:lang w:eastAsia="en-US"/>
              </w:rPr>
              <w:t xml:space="preserve"> to </w:t>
            </w:r>
            <w:r w:rsidRPr="00EF7A5A">
              <w:rPr>
                <w:rFonts w:eastAsia="Calibri" w:cs="Arial"/>
                <w:b/>
                <w:sz w:val="18"/>
                <w:szCs w:val="18"/>
                <w:lang w:eastAsia="en-US"/>
              </w:rPr>
              <w:t>Coastline</w:t>
            </w:r>
            <w:r w:rsidRPr="00EF7A5A">
              <w:rPr>
                <w:rFonts w:eastAsia="Calibri" w:cs="Arial"/>
                <w:sz w:val="18"/>
                <w:szCs w:val="18"/>
                <w:lang w:eastAsia="en-US"/>
              </w:rPr>
              <w:t xml:space="preserve"> – clause 4.5.1]</w:t>
            </w:r>
          </w:p>
        </w:tc>
      </w:tr>
      <w:tr w:rsidR="00671C64" w:rsidRPr="00EF7A5A" w:rsidDel="00E36A19" w:rsidTr="0062504E">
        <w:trPr>
          <w:gridBefore w:val="1"/>
          <w:wBefore w:w="6" w:type="dxa"/>
          <w:cantSplit/>
          <w:trHeight w:val="270"/>
          <w:jc w:val="center"/>
          <w:del w:id="2226" w:author="Jeff Wootton" w:date="2024-09-18T10:00:00Z"/>
        </w:trPr>
        <w:tc>
          <w:tcPr>
            <w:tcW w:w="1132" w:type="dxa"/>
            <w:tcBorders>
              <w:top w:val="single" w:sz="8" w:space="0" w:color="000000"/>
              <w:left w:val="nil"/>
              <w:bottom w:val="single" w:sz="8" w:space="0" w:color="000000"/>
              <w:right w:val="nil"/>
            </w:tcBorders>
            <w:shd w:val="clear" w:color="auto" w:fill="auto"/>
          </w:tcPr>
          <w:p w:rsidR="00671C64" w:rsidRPr="00EF7A5A" w:rsidDel="00E36A19" w:rsidRDefault="00671C64" w:rsidP="005D7373">
            <w:pPr>
              <w:spacing w:before="60" w:after="60"/>
              <w:rPr>
                <w:del w:id="2227" w:author="Jeff Wootton" w:date="2024-09-18T10:00:00Z"/>
                <w:rFonts w:eastAsia="Calibri" w:cs="Arial"/>
                <w:color w:val="000000"/>
                <w:sz w:val="18"/>
                <w:szCs w:val="18"/>
                <w:lang w:eastAsia="en-US"/>
              </w:rPr>
            </w:pPr>
          </w:p>
        </w:tc>
        <w:tc>
          <w:tcPr>
            <w:tcW w:w="1132" w:type="dxa"/>
            <w:tcBorders>
              <w:top w:val="single" w:sz="8" w:space="0" w:color="000000"/>
              <w:left w:val="nil"/>
              <w:bottom w:val="single" w:sz="8" w:space="0" w:color="000000"/>
              <w:right w:val="nil"/>
            </w:tcBorders>
            <w:shd w:val="clear" w:color="auto" w:fill="auto"/>
          </w:tcPr>
          <w:p w:rsidR="00671C64" w:rsidRPr="00EF7A5A" w:rsidDel="00E36A19" w:rsidRDefault="00671C64" w:rsidP="005D7373">
            <w:pPr>
              <w:spacing w:before="60" w:after="60"/>
              <w:jc w:val="both"/>
              <w:rPr>
                <w:del w:id="2228" w:author="Jeff Wootton" w:date="2024-09-18T10:00:00Z"/>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nil"/>
            </w:tcBorders>
            <w:shd w:val="clear" w:color="auto" w:fill="auto"/>
          </w:tcPr>
          <w:p w:rsidR="00671C64" w:rsidRPr="00EF7A5A" w:rsidDel="00E36A19" w:rsidRDefault="00671C64" w:rsidP="005D7373">
            <w:pPr>
              <w:spacing w:before="60" w:after="60"/>
              <w:jc w:val="both"/>
              <w:rPr>
                <w:del w:id="2229" w:author="Jeff Wootton" w:date="2024-09-18T10:00:00Z"/>
                <w:rFonts w:eastAsia="Calibri" w:cs="Arial"/>
                <w:color w:val="000000"/>
                <w:sz w:val="18"/>
                <w:szCs w:val="18"/>
                <w:lang w:eastAsia="en-US"/>
              </w:rPr>
            </w:pPr>
          </w:p>
        </w:tc>
      </w:tr>
      <w:tr w:rsidR="005D7373" w:rsidRPr="00EF7A5A" w:rsidDel="00E36A19" w:rsidTr="0062504E">
        <w:trPr>
          <w:gridBefore w:val="1"/>
          <w:wBefore w:w="6" w:type="dxa"/>
          <w:cantSplit/>
          <w:trHeight w:val="270"/>
          <w:jc w:val="center"/>
          <w:del w:id="2230" w:author="Jeff Wootton" w:date="2024-09-18T10:00:00Z"/>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Del="00E36A19" w:rsidRDefault="005D7373" w:rsidP="005D7373">
            <w:pPr>
              <w:spacing w:before="60" w:after="60"/>
              <w:rPr>
                <w:del w:id="2231" w:author="Jeff Wootton" w:date="2024-09-18T10:00:00Z"/>
                <w:rFonts w:eastAsia="Calibri" w:cs="Arial"/>
                <w:color w:val="000000"/>
                <w:sz w:val="18"/>
                <w:szCs w:val="18"/>
                <w:lang w:eastAsia="en-US"/>
              </w:rPr>
            </w:pPr>
            <w:del w:id="2232" w:author="Jeff Wootton" w:date="2024-09-18T10:00:00Z">
              <w:r w:rsidRPr="00EF7A5A" w:rsidDel="00E36A19">
                <w:rPr>
                  <w:rFonts w:eastAsia="Calibri" w:cs="Arial"/>
                  <w:color w:val="000000"/>
                  <w:sz w:val="18"/>
                  <w:szCs w:val="18"/>
                  <w:lang w:eastAsia="en-US"/>
                </w:rPr>
                <w:delText>CATCOA</w:delText>
              </w:r>
            </w:del>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Del="00E36A19" w:rsidRDefault="005D7373" w:rsidP="005D7373">
            <w:pPr>
              <w:spacing w:before="60" w:after="60"/>
              <w:rPr>
                <w:del w:id="2233" w:author="Jeff Wootton" w:date="2024-09-18T10:00:00Z"/>
                <w:rFonts w:eastAsia="Calibri" w:cs="Arial"/>
                <w:b/>
                <w:bCs/>
                <w:color w:val="000000"/>
                <w:sz w:val="18"/>
                <w:szCs w:val="18"/>
                <w:lang w:eastAsia="en-US"/>
              </w:rPr>
            </w:pPr>
            <w:del w:id="2234" w:author="Jeff Wootton" w:date="2024-09-18T10:00:00Z">
              <w:r w:rsidRPr="00EF7A5A" w:rsidDel="00E36A19">
                <w:rPr>
                  <w:rFonts w:eastAsia="Calibri" w:cs="Arial"/>
                  <w:b/>
                  <w:bCs/>
                  <w:color w:val="000000"/>
                  <w:sz w:val="18"/>
                  <w:szCs w:val="18"/>
                  <w:lang w:eastAsia="en-US"/>
                </w:rPr>
                <w:delText>COALNE</w:delText>
              </w:r>
            </w:del>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Del="00E36A19" w:rsidRDefault="005D7373" w:rsidP="005D7373">
            <w:pPr>
              <w:spacing w:before="60" w:after="60"/>
              <w:rPr>
                <w:del w:id="2235" w:author="Jeff Wootton" w:date="2024-09-18T10:00:00Z"/>
                <w:rFonts w:eastAsia="Calibri" w:cs="Arial"/>
                <w:color w:val="000000"/>
                <w:sz w:val="18"/>
                <w:szCs w:val="18"/>
                <w:lang w:eastAsia="en-US"/>
              </w:rPr>
            </w:pPr>
            <w:del w:id="2236" w:author="Jeff Wootton" w:date="2024-09-18T10:00:00Z">
              <w:r w:rsidRPr="00EF7A5A" w:rsidDel="00E36A19">
                <w:rPr>
                  <w:rFonts w:eastAsia="Calibri" w:cs="Arial"/>
                  <w:color w:val="000000"/>
                  <w:sz w:val="18"/>
                  <w:szCs w:val="18"/>
                  <w:lang w:eastAsia="en-US"/>
                </w:rPr>
                <w:delText>1-2</w:delText>
              </w:r>
              <w:r w:rsidRPr="00EF7A5A" w:rsidDel="00E36A19">
                <w:rPr>
                  <w:rFonts w:eastAsia="Calibri" w:cs="Arial"/>
                  <w:b/>
                  <w:color w:val="A6A6A6"/>
                  <w:sz w:val="18"/>
                  <w:szCs w:val="18"/>
                  <w:lang w:eastAsia="en-US"/>
                </w:rPr>
                <w:delText>-3-4-5-</w:delText>
              </w:r>
              <w:r w:rsidRPr="00EF7A5A" w:rsidDel="00E36A19">
                <w:rPr>
                  <w:rFonts w:eastAsia="Calibri" w:cs="Arial"/>
                  <w:color w:val="000000"/>
                  <w:sz w:val="18"/>
                  <w:szCs w:val="18"/>
                  <w:lang w:eastAsia="en-US"/>
                </w:rPr>
                <w:delText>6-7-8</w:delText>
              </w:r>
              <w:r w:rsidRPr="00EF7A5A" w:rsidDel="00E36A19">
                <w:rPr>
                  <w:rFonts w:eastAsia="Calibri" w:cs="Arial"/>
                  <w:b/>
                  <w:color w:val="A6A6A6"/>
                  <w:sz w:val="18"/>
                  <w:szCs w:val="18"/>
                  <w:lang w:eastAsia="en-US"/>
                </w:rPr>
                <w:delText>-9</w:delText>
              </w:r>
              <w:r w:rsidRPr="00EF7A5A" w:rsidDel="00E36A19">
                <w:rPr>
                  <w:rFonts w:eastAsia="Calibri" w:cs="Arial"/>
                  <w:color w:val="000000"/>
                  <w:sz w:val="18"/>
                  <w:szCs w:val="18"/>
                  <w:lang w:eastAsia="en-US"/>
                </w:rPr>
                <w:delText>-10</w:delText>
              </w:r>
              <w:r w:rsidRPr="00EF7A5A" w:rsidDel="00E36A19">
                <w:rPr>
                  <w:rFonts w:eastAsia="Calibri" w:cs="Arial"/>
                  <w:b/>
                  <w:color w:val="A6A6A6"/>
                  <w:sz w:val="18"/>
                  <w:szCs w:val="18"/>
                  <w:lang w:eastAsia="en-US"/>
                </w:rPr>
                <w:delText>-11</w:delText>
              </w:r>
              <w:r w:rsidRPr="00EF7A5A" w:rsidDel="00E36A19">
                <w:rPr>
                  <w:rFonts w:eastAsia="Calibri" w:cs="Arial"/>
                  <w:sz w:val="18"/>
                  <w:szCs w:val="18"/>
                  <w:lang w:eastAsia="en-US"/>
                </w:rPr>
                <w:delText xml:space="preserve">     [See new binding of attribute </w:delText>
              </w:r>
              <w:r w:rsidRPr="00EF7A5A" w:rsidDel="00E36A19">
                <w:rPr>
                  <w:rFonts w:eastAsia="Calibri" w:cs="Arial"/>
                  <w:b/>
                  <w:sz w:val="18"/>
                  <w:szCs w:val="18"/>
                  <w:lang w:eastAsia="en-US"/>
                </w:rPr>
                <w:delText>nature of surface</w:delText>
              </w:r>
              <w:r w:rsidRPr="00EF7A5A" w:rsidDel="00E36A19">
                <w:rPr>
                  <w:rFonts w:eastAsia="Calibri" w:cs="Arial"/>
                  <w:sz w:val="18"/>
                  <w:szCs w:val="18"/>
                  <w:lang w:eastAsia="en-US"/>
                </w:rPr>
                <w:delText xml:space="preserve"> to </w:delText>
              </w:r>
              <w:r w:rsidRPr="00EF7A5A" w:rsidDel="00E36A19">
                <w:rPr>
                  <w:rFonts w:eastAsia="Calibri" w:cs="Arial"/>
                  <w:b/>
                  <w:sz w:val="18"/>
                  <w:szCs w:val="18"/>
                  <w:lang w:eastAsia="en-US"/>
                </w:rPr>
                <w:delText>Coastline</w:delText>
              </w:r>
              <w:r w:rsidRPr="00EF7A5A" w:rsidDel="00E36A19">
                <w:rPr>
                  <w:rFonts w:eastAsia="Calibri" w:cs="Arial"/>
                  <w:sz w:val="18"/>
                  <w:szCs w:val="18"/>
                  <w:lang w:eastAsia="en-US"/>
                </w:rPr>
                <w:delText xml:space="preserve"> – clause 4.5.1]</w:delText>
              </w:r>
            </w:del>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5A43BA" w:rsidRDefault="005D7373" w:rsidP="005D7373">
            <w:pPr>
              <w:spacing w:before="60" w:after="60"/>
              <w:rPr>
                <w:rFonts w:eastAsia="Calibri" w:cs="Arial"/>
                <w:color w:val="A6A6A6" w:themeColor="background1" w:themeShade="A6"/>
                <w:sz w:val="18"/>
                <w:szCs w:val="18"/>
                <w:lang w:eastAsia="en-US"/>
                <w:rPrChange w:id="2237" w:author="Jeff Wootton" w:date="2024-09-19T10:00:00Z">
                  <w:rPr>
                    <w:rFonts w:eastAsia="Calibri" w:cs="Arial"/>
                    <w:dstrike/>
                    <w:color w:val="FF0000"/>
                    <w:sz w:val="18"/>
                    <w:szCs w:val="18"/>
                    <w:lang w:eastAsia="en-US"/>
                  </w:rPr>
                </w:rPrChange>
              </w:rPr>
            </w:pPr>
            <w:r w:rsidRPr="005A43BA">
              <w:rPr>
                <w:rFonts w:eastAsia="Calibri" w:cs="Arial"/>
                <w:color w:val="A6A6A6" w:themeColor="background1" w:themeShade="A6"/>
                <w:sz w:val="18"/>
                <w:szCs w:val="18"/>
                <w:lang w:eastAsia="en-US"/>
                <w:rPrChange w:id="2238" w:author="Jeff Wootton" w:date="2024-09-19T10:00:00Z">
                  <w:rPr>
                    <w:rFonts w:eastAsia="Calibri" w:cs="Arial"/>
                    <w:dstrike/>
                    <w:color w:val="FF0000"/>
                    <w:sz w:val="18"/>
                    <w:szCs w:val="18"/>
                    <w:lang w:eastAsia="en-US"/>
                  </w:rPr>
                </w:rPrChange>
              </w:rPr>
              <w:t>CATCTR</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5A43BA" w:rsidRDefault="005D7373" w:rsidP="005D7373">
            <w:pPr>
              <w:spacing w:before="60" w:after="60"/>
              <w:jc w:val="both"/>
              <w:rPr>
                <w:rFonts w:eastAsia="Calibri" w:cs="Arial"/>
                <w:b/>
                <w:bCs/>
                <w:color w:val="A6A6A6" w:themeColor="background1" w:themeShade="A6"/>
                <w:sz w:val="18"/>
                <w:szCs w:val="18"/>
                <w:lang w:eastAsia="en-US"/>
                <w:rPrChange w:id="2239" w:author="Jeff Wootton" w:date="2024-09-19T10:00:00Z">
                  <w:rPr>
                    <w:rFonts w:eastAsia="Calibri" w:cs="Arial"/>
                    <w:b/>
                    <w:bCs/>
                    <w:color w:val="000000"/>
                    <w:sz w:val="18"/>
                    <w:szCs w:val="18"/>
                    <w:lang w:eastAsia="en-US"/>
                  </w:rPr>
                </w:rPrChange>
              </w:rPr>
            </w:pPr>
            <w:r w:rsidRPr="005A43BA">
              <w:rPr>
                <w:rFonts w:eastAsia="Calibri" w:cs="Arial"/>
                <w:b/>
                <w:bCs/>
                <w:color w:val="A6A6A6" w:themeColor="background1" w:themeShade="A6"/>
                <w:sz w:val="18"/>
                <w:szCs w:val="18"/>
                <w:lang w:eastAsia="en-US"/>
                <w:rPrChange w:id="2240" w:author="Jeff Wootton" w:date="2024-09-19T10:00:00Z">
                  <w:rPr>
                    <w:rFonts w:eastAsia="Calibri" w:cs="Arial"/>
                    <w:b/>
                    <w:bCs/>
                    <w:color w:val="000000"/>
                    <w:sz w:val="18"/>
                    <w:szCs w:val="18"/>
                    <w:lang w:eastAsia="en-US"/>
                  </w:rPr>
                </w:rPrChange>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b/>
                <w:dstrike/>
                <w:color w:val="FF0000"/>
                <w:sz w:val="18"/>
                <w:szCs w:val="18"/>
                <w:lang w:eastAsia="en-US"/>
              </w:rPr>
              <w:t>-2-3-4</w:t>
            </w:r>
            <w:r w:rsidRPr="00EF7A5A">
              <w:rPr>
                <w:rFonts w:eastAsia="Calibri" w:cs="Arial"/>
                <w:color w:val="000000"/>
                <w:sz w:val="18"/>
                <w:szCs w:val="18"/>
                <w:lang w:eastAsia="en-US"/>
              </w:rPr>
              <w:t>-</w:t>
            </w:r>
            <w:r w:rsidRPr="00EF7A5A">
              <w:rPr>
                <w:rFonts w:eastAsia="Calibri" w:cs="Arial"/>
                <w:b/>
                <w:color w:val="A6A6A6"/>
                <w:sz w:val="18"/>
                <w:szCs w:val="18"/>
                <w:lang w:eastAsia="en-US"/>
              </w:rPr>
              <w:t>5</w:t>
            </w:r>
            <w:r w:rsidRPr="00EF7A5A">
              <w:rPr>
                <w:rFonts w:eastAsia="Calibri" w:cs="Arial"/>
                <w:b/>
                <w:dstrike/>
                <w:color w:val="FF0000"/>
                <w:sz w:val="18"/>
                <w:szCs w:val="18"/>
                <w:lang w:eastAsia="en-US"/>
              </w:rPr>
              <w:t>-6-7</w:t>
            </w:r>
            <w:r w:rsidRPr="00EF7A5A">
              <w:rPr>
                <w:rFonts w:eastAsia="Calibri" w:cs="Arial"/>
                <w:color w:val="000000"/>
                <w:sz w:val="18"/>
                <w:szCs w:val="18"/>
                <w:lang w:eastAsia="en-US"/>
              </w:rPr>
              <w:t xml:space="preserve">     [No equivalent attribute in S-101]</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nil"/>
              <w:right w:val="single" w:sz="8" w:space="0" w:color="000000"/>
            </w:tcBorders>
            <w:shd w:val="clear" w:color="auto" w:fill="auto"/>
          </w:tcPr>
          <w:p w:rsidR="005D7373" w:rsidRPr="005A43BA" w:rsidRDefault="005D7373" w:rsidP="005D7373">
            <w:pPr>
              <w:spacing w:before="60" w:after="60"/>
              <w:rPr>
                <w:rFonts w:eastAsia="Calibri" w:cs="Arial"/>
                <w:color w:val="A6A6A6" w:themeColor="background1" w:themeShade="A6"/>
                <w:sz w:val="18"/>
                <w:szCs w:val="18"/>
                <w:lang w:eastAsia="en-US"/>
                <w:rPrChange w:id="2241" w:author="Jeff Wootton" w:date="2024-09-19T10:00:00Z">
                  <w:rPr>
                    <w:rFonts w:eastAsia="Calibri" w:cs="Arial"/>
                    <w:color w:val="000000"/>
                    <w:sz w:val="18"/>
                    <w:szCs w:val="18"/>
                    <w:lang w:eastAsia="en-US"/>
                  </w:rPr>
                </w:rPrChange>
              </w:rPr>
            </w:pPr>
            <w:r w:rsidRPr="005A43BA">
              <w:rPr>
                <w:rFonts w:eastAsia="Calibri" w:cs="Arial"/>
                <w:color w:val="A6A6A6" w:themeColor="background1" w:themeShade="A6"/>
                <w:sz w:val="18"/>
                <w:szCs w:val="18"/>
                <w:lang w:eastAsia="en-US"/>
                <w:rPrChange w:id="2242" w:author="Jeff Wootton" w:date="2024-09-19T10:00:00Z">
                  <w:rPr>
                    <w:rFonts w:eastAsia="Calibri" w:cs="Arial"/>
                    <w:color w:val="000000"/>
                    <w:sz w:val="18"/>
                    <w:szCs w:val="18"/>
                    <w:lang w:eastAsia="en-US"/>
                  </w:rPr>
                </w:rPrChange>
              </w:rPr>
              <w:t> </w:t>
            </w:r>
          </w:p>
        </w:tc>
        <w:tc>
          <w:tcPr>
            <w:tcW w:w="1132" w:type="dxa"/>
            <w:tcBorders>
              <w:top w:val="single" w:sz="8" w:space="0" w:color="000000"/>
              <w:left w:val="nil"/>
              <w:bottom w:val="nil"/>
              <w:right w:val="single" w:sz="8" w:space="0" w:color="000000"/>
            </w:tcBorders>
            <w:shd w:val="clear" w:color="auto" w:fill="auto"/>
          </w:tcPr>
          <w:p w:rsidR="005D7373" w:rsidRPr="005A43BA" w:rsidRDefault="005D7373" w:rsidP="005D7373">
            <w:pPr>
              <w:spacing w:before="60" w:after="60"/>
              <w:jc w:val="both"/>
              <w:rPr>
                <w:rFonts w:eastAsia="Calibri" w:cs="Arial"/>
                <w:b/>
                <w:bCs/>
                <w:color w:val="A6A6A6" w:themeColor="background1" w:themeShade="A6"/>
                <w:sz w:val="18"/>
                <w:szCs w:val="18"/>
                <w:lang w:eastAsia="en-US"/>
                <w:rPrChange w:id="2243" w:author="Jeff Wootton" w:date="2024-09-19T10:00:00Z">
                  <w:rPr>
                    <w:rFonts w:eastAsia="Calibri" w:cs="Arial"/>
                    <w:b/>
                    <w:bCs/>
                    <w:dstrike/>
                    <w:color w:val="FF0000"/>
                    <w:sz w:val="18"/>
                    <w:szCs w:val="18"/>
                    <w:lang w:eastAsia="en-US"/>
                  </w:rPr>
                </w:rPrChange>
              </w:rPr>
            </w:pPr>
            <w:r w:rsidRPr="005A43BA">
              <w:rPr>
                <w:rFonts w:eastAsia="Calibri" w:cs="Arial"/>
                <w:b/>
                <w:bCs/>
                <w:color w:val="A6A6A6" w:themeColor="background1" w:themeShade="A6"/>
                <w:sz w:val="18"/>
                <w:szCs w:val="18"/>
                <w:lang w:eastAsia="en-US"/>
                <w:rPrChange w:id="2244" w:author="Jeff Wootton" w:date="2024-09-19T10:00:00Z">
                  <w:rPr>
                    <w:rFonts w:eastAsia="Calibri" w:cs="Arial"/>
                    <w:b/>
                    <w:bCs/>
                    <w:dstrike/>
                    <w:color w:val="FF0000"/>
                    <w:sz w:val="18"/>
                    <w:szCs w:val="18"/>
                    <w:lang w:eastAsia="en-US"/>
                  </w:rPr>
                </w:rPrChange>
              </w:rPr>
              <w:t>CTRPNT</w:t>
            </w:r>
          </w:p>
        </w:tc>
        <w:tc>
          <w:tcPr>
            <w:tcW w:w="7228" w:type="dxa"/>
            <w:gridSpan w:val="2"/>
            <w:tcBorders>
              <w:top w:val="single" w:sz="8" w:space="0" w:color="000000"/>
              <w:left w:val="nil"/>
              <w:bottom w:val="nil"/>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b/>
                <w:dstrike/>
                <w:color w:val="FF0000"/>
                <w:sz w:val="18"/>
                <w:szCs w:val="18"/>
                <w:lang w:eastAsia="en-US"/>
              </w:rPr>
              <w:t>-2-3-4</w:t>
            </w:r>
            <w:r w:rsidRPr="00EF7A5A">
              <w:rPr>
                <w:rFonts w:eastAsia="Calibri" w:cs="Arial"/>
                <w:color w:val="000000"/>
                <w:sz w:val="18"/>
                <w:szCs w:val="18"/>
                <w:lang w:eastAsia="en-US"/>
              </w:rPr>
              <w:t>-</w:t>
            </w:r>
            <w:r w:rsidRPr="00EF7A5A">
              <w:rPr>
                <w:rFonts w:eastAsia="Calibri" w:cs="Arial"/>
                <w:b/>
                <w:color w:val="A6A6A6"/>
                <w:sz w:val="18"/>
                <w:szCs w:val="18"/>
                <w:lang w:eastAsia="en-US"/>
              </w:rPr>
              <w:t>5</w:t>
            </w:r>
            <w:r w:rsidRPr="00EF7A5A">
              <w:rPr>
                <w:rFonts w:eastAsia="Calibri" w:cs="Arial"/>
                <w:b/>
                <w:dstrike/>
                <w:color w:val="FF0000"/>
                <w:sz w:val="18"/>
                <w:szCs w:val="18"/>
                <w:lang w:eastAsia="en-US"/>
              </w:rPr>
              <w:t>-6-7</w:t>
            </w:r>
            <w:r w:rsidRPr="00EF7A5A">
              <w:rPr>
                <w:rFonts w:eastAsia="Calibri" w:cs="Arial"/>
                <w:color w:val="000000"/>
                <w:sz w:val="18"/>
                <w:szCs w:val="18"/>
                <w:lang w:eastAsia="en-US"/>
              </w:rPr>
              <w:t xml:space="preserve">     [No equivalent feature in S-101.</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Values 1 and 5 convert to new values for </w:t>
            </w:r>
            <w:r w:rsidRPr="00EF7A5A">
              <w:rPr>
                <w:rFonts w:eastAsia="Calibri" w:cs="Arial"/>
                <w:b/>
                <w:color w:val="000000"/>
                <w:sz w:val="18"/>
                <w:szCs w:val="18"/>
                <w:lang w:eastAsia="en-US"/>
              </w:rPr>
              <w:t>category of landmark</w:t>
            </w:r>
            <w:r w:rsidRPr="00EF7A5A">
              <w:rPr>
                <w:rFonts w:eastAsia="Calibri" w:cs="Arial"/>
                <w:color w:val="000000"/>
                <w:sz w:val="18"/>
                <w:szCs w:val="18"/>
                <w:lang w:eastAsia="en-US"/>
              </w:rPr>
              <w:t xml:space="preserve"> – see clause 4.3]</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CATCON</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0000FF"/>
                <w:sz w:val="18"/>
                <w:szCs w:val="18"/>
                <w:lang w:eastAsia="en-US"/>
              </w:rPr>
              <w:t>-3-4</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A6A6A6"/>
                <w:sz w:val="18"/>
                <w:szCs w:val="18"/>
                <w:lang w:eastAsia="en-US"/>
              </w:rPr>
            </w:pPr>
            <w:r w:rsidRPr="00EF7A5A">
              <w:rPr>
                <w:rFonts w:eastAsia="Calibri" w:cs="Arial"/>
                <w:color w:val="A6A6A6"/>
                <w:sz w:val="18"/>
                <w:szCs w:val="18"/>
                <w:lang w:eastAsia="en-US"/>
              </w:rPr>
              <w:t>CATCOV</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A6A6A6"/>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M_COVR</w:t>
            </w:r>
            <w:r w:rsidRPr="00EF7A5A">
              <w:rPr>
                <w:rFonts w:eastAsia="Calibri" w:cs="Arial"/>
                <w:color w:val="000000"/>
                <w:sz w:val="18"/>
                <w:szCs w:val="18"/>
                <w:lang w:eastAsia="en-US"/>
              </w:rPr>
              <w:t xml:space="preserve"> having CATCOV = 1 converts to </w:t>
            </w:r>
            <w:r w:rsidRPr="00EF7A5A">
              <w:rPr>
                <w:rFonts w:eastAsia="Calibri" w:cs="Arial"/>
                <w:b/>
                <w:color w:val="000000"/>
                <w:sz w:val="18"/>
                <w:szCs w:val="18"/>
                <w:lang w:eastAsia="en-US"/>
              </w:rPr>
              <w:t>Data Coverage</w:t>
            </w:r>
            <w:r w:rsidRPr="00EF7A5A">
              <w:rPr>
                <w:rFonts w:eastAsia="Calibri" w:cs="Arial"/>
                <w:color w:val="000000"/>
                <w:sz w:val="18"/>
                <w:szCs w:val="18"/>
                <w:lang w:eastAsia="en-US"/>
              </w:rPr>
              <w:t xml:space="preserve"> – see clause 2.2.6]</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CATCRN</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w:t>
            </w:r>
            <w:r w:rsidRPr="00EF7A5A">
              <w:rPr>
                <w:rFonts w:eastAsia="Calibri" w:cs="Arial"/>
                <w:b/>
                <w:color w:val="0000FF"/>
                <w:sz w:val="18"/>
                <w:szCs w:val="18"/>
                <w:lang w:eastAsia="en-US"/>
              </w:rPr>
              <w:t>-6</w:t>
            </w:r>
          </w:p>
        </w:tc>
      </w:tr>
      <w:tr w:rsidR="001415CA"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1415CA" w:rsidRPr="00EF7A5A" w:rsidRDefault="001415CA"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8" w:space="0" w:color="000000"/>
              <w:right w:val="nil"/>
            </w:tcBorders>
            <w:shd w:val="clear" w:color="auto" w:fill="auto"/>
          </w:tcPr>
          <w:p w:rsidR="001415CA" w:rsidRPr="00EF7A5A" w:rsidRDefault="001415CA" w:rsidP="005D7373">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nil"/>
            </w:tcBorders>
            <w:shd w:val="clear" w:color="auto" w:fill="auto"/>
          </w:tcPr>
          <w:p w:rsidR="001415CA" w:rsidRPr="00EF7A5A" w:rsidRDefault="001415CA" w:rsidP="005D7373">
            <w:pPr>
              <w:spacing w:before="60" w:after="60"/>
              <w:jc w:val="both"/>
              <w:rPr>
                <w:rFonts w:eastAsia="Calibri" w:cs="Arial"/>
                <w:color w:val="000000"/>
                <w:sz w:val="18"/>
                <w:szCs w:val="18"/>
                <w:lang w:eastAsia="en-US"/>
              </w:rPr>
            </w:pPr>
          </w:p>
        </w:tc>
      </w:tr>
      <w:tr w:rsidR="00960462"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960462" w:rsidRPr="00EF7A5A" w:rsidRDefault="00960462" w:rsidP="00960462">
            <w:pPr>
              <w:spacing w:before="60" w:after="60"/>
              <w:rPr>
                <w:rFonts w:eastAsia="Calibri" w:cs="Arial"/>
                <w:color w:val="A6A6A6" w:themeColor="background1" w:themeShade="A6"/>
                <w:sz w:val="18"/>
                <w:szCs w:val="18"/>
                <w:lang w:eastAsia="en-US"/>
              </w:rPr>
            </w:pPr>
            <w:r w:rsidRPr="00EF7A5A">
              <w:rPr>
                <w:rFonts w:eastAsia="Calibri" w:cs="Arial"/>
                <w:color w:val="A6A6A6" w:themeColor="background1" w:themeShade="A6"/>
                <w:sz w:val="18"/>
                <w:szCs w:val="18"/>
                <w:lang w:eastAsia="en-US"/>
              </w:rPr>
              <w:t>CATDIS</w:t>
            </w:r>
          </w:p>
        </w:tc>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960462" w:rsidRPr="00EF7A5A" w:rsidRDefault="00960462" w:rsidP="00960462">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single" w:sz="8" w:space="0" w:color="000000"/>
              <w:bottom w:val="single" w:sz="8" w:space="0" w:color="000000"/>
              <w:right w:val="single" w:sz="8" w:space="0" w:color="000000"/>
            </w:tcBorders>
            <w:shd w:val="clear" w:color="auto" w:fill="auto"/>
          </w:tcPr>
          <w:p w:rsidR="00960462" w:rsidRPr="00EF7A5A" w:rsidRDefault="00960462" w:rsidP="00D9374B">
            <w:pPr>
              <w:spacing w:before="60" w:after="60"/>
              <w:jc w:val="both"/>
              <w:rPr>
                <w:rFonts w:eastAsia="Calibri" w:cs="Arial"/>
                <w:b/>
                <w:color w:val="000000"/>
                <w:sz w:val="18"/>
                <w:szCs w:val="18"/>
                <w:lang w:eastAsia="en-US"/>
              </w:rPr>
            </w:pPr>
            <w:r w:rsidRPr="00EF7A5A">
              <w:rPr>
                <w:rFonts w:eastAsia="Calibri" w:cs="Arial"/>
                <w:b/>
                <w:color w:val="A6A6A6" w:themeColor="background1" w:themeShade="A6"/>
                <w:sz w:val="18"/>
                <w:szCs w:val="18"/>
                <w:lang w:eastAsia="en-US"/>
              </w:rPr>
              <w:t>1-2-3-4</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distance mark visible</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Value 1 converts to </w:t>
            </w:r>
            <w:r w:rsidRPr="00EF7A5A">
              <w:rPr>
                <w:rFonts w:eastAsia="Calibri" w:cs="Arial"/>
                <w:i/>
                <w:color w:val="000000"/>
                <w:sz w:val="18"/>
                <w:szCs w:val="18"/>
                <w:lang w:eastAsia="en-US"/>
              </w:rPr>
              <w:t>False</w:t>
            </w:r>
            <w:r w:rsidRPr="00EF7A5A">
              <w:rPr>
                <w:rFonts w:eastAsia="Calibri" w:cs="Arial"/>
                <w:color w:val="000000"/>
                <w:sz w:val="18"/>
                <w:szCs w:val="18"/>
                <w:lang w:eastAsia="en-US"/>
              </w:rPr>
              <w:t xml:space="preserve"> and values 2-4 convert to </w:t>
            </w:r>
            <w:r w:rsidRPr="00EF7A5A">
              <w:rPr>
                <w:rFonts w:eastAsia="Calibri" w:cs="Arial"/>
                <w:i/>
                <w:color w:val="000000"/>
                <w:sz w:val="18"/>
                <w:szCs w:val="18"/>
                <w:lang w:eastAsia="en-US"/>
              </w:rPr>
              <w:t>True</w:t>
            </w:r>
            <w:r w:rsidR="008A10C3" w:rsidRPr="00EF7A5A">
              <w:rPr>
                <w:rFonts w:eastAsia="Calibri" w:cs="Arial"/>
                <w:color w:val="000000"/>
                <w:sz w:val="18"/>
                <w:szCs w:val="18"/>
                <w:lang w:eastAsia="en-US"/>
              </w:rPr>
              <w:t xml:space="preserve"> – see clause 4.4</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CATFRY</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F7A5A">
              <w:rPr>
                <w:rFonts w:eastAsia="Calibri" w:cs="Arial"/>
                <w:b/>
                <w:color w:val="0000FF"/>
                <w:sz w:val="18"/>
                <w:szCs w:val="18"/>
                <w:lang w:eastAsia="en-US"/>
              </w:rPr>
              <w:t>-5</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CATFOR</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color w:val="0000FF"/>
                <w:sz w:val="18"/>
                <w:szCs w:val="18"/>
                <w:lang w:eastAsia="en-US"/>
              </w:rPr>
              <w:t>-8-9</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CATHAF</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1-3-4-5-6-7-8-9-10-11-12-13</w:t>
            </w:r>
            <w:r w:rsidRPr="00EF7A5A">
              <w:rPr>
                <w:rFonts w:eastAsia="Calibri" w:cs="Arial"/>
                <w:b/>
                <w:color w:val="0000FF"/>
                <w:sz w:val="18"/>
                <w:szCs w:val="18"/>
                <w:lang w:eastAsia="en-US"/>
              </w:rPr>
              <w:t>-14-15</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CATHLK</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w:t>
            </w:r>
            <w:r w:rsidRPr="00EF7A5A">
              <w:rPr>
                <w:rFonts w:eastAsia="Calibri" w:cs="Arial"/>
                <w:b/>
                <w:color w:val="0000FF"/>
                <w:sz w:val="18"/>
                <w:szCs w:val="18"/>
                <w:lang w:eastAsia="en-US"/>
              </w:rPr>
              <w:t>-6-7</w:t>
            </w:r>
          </w:p>
        </w:tc>
      </w:tr>
      <w:tr w:rsidR="005D7373" w:rsidRPr="00EF7A5A"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CATLND</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w:t>
            </w:r>
            <w:r w:rsidRPr="00EF7A5A">
              <w:rPr>
                <w:rFonts w:eastAsia="Calibri" w:cs="Arial"/>
                <w:b/>
                <w:color w:val="0000FF"/>
                <w:sz w:val="18"/>
                <w:szCs w:val="18"/>
                <w:lang w:eastAsia="en-US"/>
              </w:rPr>
              <w:t>-21</w:t>
            </w:r>
          </w:p>
        </w:tc>
      </w:tr>
      <w:tr w:rsidR="005D7373" w:rsidRPr="00EF7A5A" w:rsidTr="0062504E">
        <w:trPr>
          <w:gridBefore w:val="1"/>
          <w:wBefore w:w="6" w:type="dxa"/>
          <w:cantSplit/>
          <w:trHeight w:val="270"/>
          <w:jc w:val="center"/>
        </w:trPr>
        <w:tc>
          <w:tcPr>
            <w:tcW w:w="1132" w:type="dxa"/>
            <w:tcBorders>
              <w:top w:val="single" w:sz="4" w:space="0" w:color="auto"/>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2A72EF">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CATLMK</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711035">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w:t>
            </w:r>
            <w:r w:rsidRPr="00EF7A5A">
              <w:rPr>
                <w:rFonts w:eastAsia="Calibri" w:cs="Arial"/>
                <w:b/>
                <w:color w:val="A6A6A6"/>
                <w:sz w:val="18"/>
                <w:szCs w:val="18"/>
                <w:lang w:eastAsia="en-US"/>
              </w:rPr>
              <w:t>-19</w:t>
            </w:r>
            <w:r w:rsidRPr="00EF7A5A">
              <w:rPr>
                <w:rFonts w:eastAsia="Calibri" w:cs="Arial"/>
                <w:color w:val="000000"/>
                <w:sz w:val="18"/>
                <w:szCs w:val="18"/>
                <w:lang w:eastAsia="en-US"/>
              </w:rPr>
              <w:t>-20</w:t>
            </w:r>
            <w:r w:rsidRPr="00EF7A5A">
              <w:rPr>
                <w:rFonts w:eastAsia="Calibri" w:cs="Arial"/>
                <w:sz w:val="18"/>
                <w:szCs w:val="18"/>
                <w:lang w:eastAsia="en-US"/>
              </w:rPr>
              <w:t>-21</w:t>
            </w:r>
            <w:r w:rsidRPr="00EF7A5A">
              <w:rPr>
                <w:rFonts w:eastAsia="Calibri" w:cs="Arial"/>
                <w:b/>
                <w:color w:val="0000FF"/>
                <w:sz w:val="18"/>
                <w:szCs w:val="18"/>
                <w:lang w:eastAsia="en-US"/>
              </w:rPr>
              <w:t>-22-23-24-25</w:t>
            </w:r>
            <w:r w:rsidR="008164D7" w:rsidRPr="00EF7A5A">
              <w:rPr>
                <w:rFonts w:eastAsia="Calibri" w:cs="Arial"/>
                <w:b/>
                <w:color w:val="0000FF"/>
                <w:sz w:val="18"/>
                <w:szCs w:val="18"/>
                <w:lang w:eastAsia="en-US"/>
              </w:rPr>
              <w:t>-26-27</w:t>
            </w:r>
            <w:r w:rsidRPr="00EF7A5A">
              <w:rPr>
                <w:rFonts w:eastAsia="Calibri" w:cs="Arial"/>
                <w:sz w:val="18"/>
                <w:szCs w:val="18"/>
                <w:lang w:eastAsia="en-US"/>
              </w:rPr>
              <w:t xml:space="preserve">     [Value 19 converts to new </w:t>
            </w:r>
            <w:r w:rsidR="00711035" w:rsidRPr="00EF7A5A">
              <w:rPr>
                <w:rFonts w:eastAsia="Calibri" w:cs="Arial"/>
                <w:sz w:val="18"/>
                <w:szCs w:val="18"/>
                <w:lang w:eastAsia="en-US"/>
              </w:rPr>
              <w:t xml:space="preserve">Feature type </w:t>
            </w:r>
            <w:r w:rsidRPr="00EF7A5A">
              <w:rPr>
                <w:rFonts w:eastAsia="Calibri" w:cs="Arial"/>
                <w:b/>
                <w:sz w:val="18"/>
                <w:szCs w:val="18"/>
                <w:lang w:eastAsia="en-US"/>
              </w:rPr>
              <w:t>Wind Turbine</w:t>
            </w:r>
            <w:r w:rsidRPr="00EF7A5A">
              <w:rPr>
                <w:rFonts w:eastAsia="Calibri" w:cs="Arial"/>
                <w:sz w:val="18"/>
                <w:szCs w:val="18"/>
                <w:lang w:eastAsia="en-US"/>
              </w:rPr>
              <w:t xml:space="preserve"> – see clause 4.15]</w:t>
            </w:r>
          </w:p>
        </w:tc>
      </w:tr>
      <w:tr w:rsidR="005D7373" w:rsidRPr="00EF7A5A" w:rsidTr="000755F7">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0755F7">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CATLIT</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953913">
            <w:pPr>
              <w:spacing w:before="60" w:after="60"/>
              <w:rPr>
                <w:rFonts w:eastAsia="Calibri" w:cs="Arial"/>
                <w:color w:val="000000"/>
                <w:sz w:val="18"/>
                <w:szCs w:val="18"/>
                <w:lang w:eastAsia="en-US"/>
              </w:rPr>
            </w:pPr>
            <w:r w:rsidRPr="00EF7A5A">
              <w:rPr>
                <w:rFonts w:eastAsia="Calibri" w:cs="Arial"/>
                <w:b/>
                <w:color w:val="A6A6A6"/>
                <w:sz w:val="18"/>
                <w:szCs w:val="18"/>
                <w:lang w:eastAsia="en-US"/>
              </w:rPr>
              <w:t>1</w:t>
            </w:r>
            <w:r w:rsidRPr="00EF7A5A">
              <w:rPr>
                <w:rFonts w:eastAsia="Calibri" w:cs="Arial"/>
                <w:color w:val="000000"/>
                <w:sz w:val="18"/>
                <w:szCs w:val="18"/>
                <w:lang w:eastAsia="en-US"/>
              </w:rPr>
              <w:t>-4-5</w:t>
            </w:r>
            <w:r w:rsidRPr="00EF7A5A">
              <w:rPr>
                <w:rFonts w:eastAsia="Calibri" w:cs="Arial"/>
                <w:b/>
                <w:color w:val="A6A6A6"/>
                <w:sz w:val="18"/>
                <w:szCs w:val="18"/>
                <w:lang w:eastAsia="en-US"/>
              </w:rPr>
              <w:t>-6-7</w:t>
            </w:r>
            <w:r w:rsidRPr="00EF7A5A">
              <w:rPr>
                <w:rFonts w:eastAsia="Calibri" w:cs="Arial"/>
                <w:color w:val="000000"/>
                <w:sz w:val="18"/>
                <w:szCs w:val="18"/>
                <w:lang w:eastAsia="en-US"/>
              </w:rPr>
              <w:t>-8-9-10-11-12-13-14-15</w:t>
            </w:r>
            <w:r w:rsidRPr="00EF7A5A">
              <w:rPr>
                <w:rFonts w:eastAsia="Calibri" w:cs="Arial"/>
                <w:b/>
                <w:color w:val="A6A6A6"/>
                <w:sz w:val="18"/>
                <w:szCs w:val="18"/>
                <w:lang w:eastAsia="en-US"/>
              </w:rPr>
              <w:t>-16</w:t>
            </w:r>
            <w:r w:rsidRPr="00EF7A5A">
              <w:rPr>
                <w:rFonts w:eastAsia="Calibri" w:cs="Arial"/>
                <w:color w:val="000000"/>
                <w:sz w:val="18"/>
                <w:szCs w:val="18"/>
                <w:lang w:eastAsia="en-US"/>
              </w:rPr>
              <w:t xml:space="preserve">-17-18-19-20     [Values 1 and 16 convert to new </w:t>
            </w:r>
            <w:r w:rsidR="00711035"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Light Sectored</w:t>
            </w:r>
            <w:r w:rsidRPr="00EF7A5A">
              <w:rPr>
                <w:rFonts w:eastAsia="Calibri" w:cs="Arial"/>
                <w:color w:val="000000"/>
                <w:sz w:val="18"/>
                <w:szCs w:val="18"/>
                <w:lang w:eastAsia="en-US"/>
              </w:rPr>
              <w:t xml:space="preserve">, complex attribute </w:t>
            </w:r>
            <w:r w:rsidRPr="00EF7A5A">
              <w:rPr>
                <w:rFonts w:eastAsia="Calibri" w:cs="Arial"/>
                <w:b/>
                <w:color w:val="000000"/>
                <w:sz w:val="18"/>
                <w:szCs w:val="18"/>
                <w:lang w:eastAsia="en-US"/>
              </w:rPr>
              <w:t>directional character</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Values 6 and 7 convert to new features </w:t>
            </w:r>
            <w:r w:rsidRPr="00EF7A5A">
              <w:rPr>
                <w:rFonts w:eastAsia="Calibri" w:cs="Arial"/>
                <w:b/>
                <w:color w:val="000000"/>
                <w:sz w:val="18"/>
                <w:szCs w:val="18"/>
                <w:lang w:eastAsia="en-US"/>
              </w:rPr>
              <w:t>Light Air Obstruction</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Light Fog Detector</w:t>
            </w:r>
            <w:r w:rsidRPr="00EF7A5A">
              <w:rPr>
                <w:rFonts w:eastAsia="Calibri" w:cs="Arial"/>
                <w:color w:val="000000"/>
                <w:sz w:val="18"/>
                <w:szCs w:val="18"/>
                <w:lang w:eastAsia="en-US"/>
              </w:rPr>
              <w:t xml:space="preserve"> respectively</w:t>
            </w:r>
            <w:r w:rsidR="000A3C03">
              <w:rPr>
                <w:rFonts w:eastAsia="Calibri" w:cs="Arial"/>
                <w:color w:val="000000"/>
                <w:sz w:val="18"/>
                <w:szCs w:val="18"/>
                <w:lang w:eastAsia="en-US"/>
              </w:rPr>
              <w:t>.</w:t>
            </w:r>
            <w:r w:rsidRPr="00EF7A5A">
              <w:rPr>
                <w:rFonts w:eastAsia="Calibri" w:cs="Arial"/>
                <w:color w:val="000000"/>
                <w:sz w:val="18"/>
                <w:szCs w:val="18"/>
                <w:lang w:eastAsia="en-US"/>
              </w:rPr>
              <w:t xml:space="preserve"> </w:t>
            </w:r>
            <w:r w:rsidR="000A3C03">
              <w:rPr>
                <w:rFonts w:eastAsia="Calibri" w:cs="Arial"/>
                <w:color w:val="000000"/>
                <w:sz w:val="18"/>
                <w:szCs w:val="18"/>
                <w:lang w:eastAsia="en-US"/>
              </w:rPr>
              <w:t>S</w:t>
            </w:r>
            <w:r w:rsidR="000A3C03" w:rsidRPr="00EF7A5A">
              <w:rPr>
                <w:rFonts w:eastAsia="Calibri" w:cs="Arial"/>
                <w:color w:val="000000"/>
                <w:sz w:val="18"/>
                <w:szCs w:val="18"/>
                <w:lang w:eastAsia="en-US"/>
              </w:rPr>
              <w:t xml:space="preserve">ee </w:t>
            </w:r>
            <w:r w:rsidRPr="00EF7A5A">
              <w:rPr>
                <w:rFonts w:eastAsia="Calibri" w:cs="Arial"/>
                <w:color w:val="000000"/>
                <w:sz w:val="18"/>
                <w:szCs w:val="18"/>
                <w:lang w:eastAsia="en-US"/>
              </w:rPr>
              <w:t>clause 12.8]</w:t>
            </w:r>
          </w:p>
        </w:tc>
      </w:tr>
      <w:tr w:rsidR="002F3A56" w:rsidRPr="00EF7A5A" w:rsidTr="000C1B82">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2F3A56" w:rsidRPr="005A43BA" w:rsidRDefault="002F3A56" w:rsidP="002F3A56">
            <w:pPr>
              <w:spacing w:before="60" w:after="60"/>
              <w:rPr>
                <w:rFonts w:eastAsia="Calibri" w:cs="Arial"/>
                <w:color w:val="A6A6A6" w:themeColor="background1" w:themeShade="A6"/>
                <w:sz w:val="18"/>
                <w:szCs w:val="18"/>
                <w:lang w:eastAsia="en-US"/>
                <w:rPrChange w:id="2245" w:author="Jeff Wootton" w:date="2024-09-19T10:00:00Z">
                  <w:rPr>
                    <w:rFonts w:eastAsia="Calibri" w:cs="Arial"/>
                    <w:dstrike/>
                    <w:color w:val="FF0000"/>
                    <w:sz w:val="18"/>
                    <w:szCs w:val="18"/>
                    <w:lang w:eastAsia="en-US"/>
                  </w:rPr>
                </w:rPrChange>
              </w:rPr>
            </w:pPr>
            <w:r w:rsidRPr="005A43BA">
              <w:rPr>
                <w:rFonts w:eastAsia="Calibri" w:cs="Arial"/>
                <w:color w:val="A6A6A6" w:themeColor="background1" w:themeShade="A6"/>
                <w:sz w:val="18"/>
                <w:szCs w:val="18"/>
                <w:lang w:eastAsia="en-US"/>
                <w:rPrChange w:id="2246" w:author="Jeff Wootton" w:date="2024-09-19T10:00:00Z">
                  <w:rPr>
                    <w:rFonts w:eastAsia="Calibri" w:cs="Arial"/>
                    <w:dstrike/>
                    <w:color w:val="FF0000"/>
                    <w:sz w:val="18"/>
                    <w:szCs w:val="18"/>
                    <w:lang w:eastAsia="en-US"/>
                  </w:rPr>
                </w:rPrChange>
              </w:rPr>
              <w:t>CATMOR</w:t>
            </w:r>
          </w:p>
        </w:tc>
        <w:tc>
          <w:tcPr>
            <w:tcW w:w="1132" w:type="dxa"/>
            <w:tcBorders>
              <w:top w:val="single" w:sz="8" w:space="0" w:color="000000"/>
              <w:left w:val="nil"/>
              <w:bottom w:val="single" w:sz="8" w:space="0" w:color="000000"/>
              <w:right w:val="single" w:sz="8" w:space="0" w:color="000000"/>
            </w:tcBorders>
            <w:shd w:val="clear" w:color="auto" w:fill="auto"/>
          </w:tcPr>
          <w:p w:rsidR="002F3A56" w:rsidRPr="00EF7A5A" w:rsidRDefault="002F3A56" w:rsidP="00912DC6">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2F3A56" w:rsidRPr="00EF7A5A" w:rsidRDefault="002F3A56" w:rsidP="00953913">
            <w:pPr>
              <w:spacing w:before="60" w:after="60"/>
              <w:jc w:val="both"/>
              <w:rPr>
                <w:rFonts w:eastAsia="Calibri" w:cs="Arial"/>
                <w:color w:val="000000"/>
                <w:sz w:val="18"/>
                <w:szCs w:val="18"/>
                <w:lang w:eastAsia="en-US"/>
              </w:rPr>
            </w:pPr>
            <w:r w:rsidRPr="00953913">
              <w:rPr>
                <w:rFonts w:eastAsia="Calibri" w:cs="Arial"/>
                <w:b/>
                <w:color w:val="A6A6A6" w:themeColor="background1" w:themeShade="A6"/>
                <w:sz w:val="18"/>
                <w:szCs w:val="18"/>
                <w:lang w:eastAsia="en-US"/>
              </w:rPr>
              <w:t>1-2-3-4</w:t>
            </w:r>
            <w:r w:rsidRPr="00953913">
              <w:rPr>
                <w:rFonts w:eastAsia="Calibri" w:cs="Arial"/>
                <w:color w:val="A6A6A6" w:themeColor="background1" w:themeShade="A6"/>
                <w:sz w:val="18"/>
                <w:szCs w:val="18"/>
                <w:lang w:eastAsia="en-US"/>
              </w:rPr>
              <w:t>-</w:t>
            </w:r>
            <w:r w:rsidRPr="00953913">
              <w:rPr>
                <w:rFonts w:eastAsia="Calibri" w:cs="Arial"/>
                <w:b/>
                <w:color w:val="A6A6A6" w:themeColor="background1" w:themeShade="A6"/>
                <w:sz w:val="18"/>
                <w:szCs w:val="18"/>
                <w:lang w:eastAsia="en-US"/>
              </w:rPr>
              <w:t>5-6-7</w:t>
            </w:r>
            <w:r w:rsidRPr="00EF7A5A">
              <w:rPr>
                <w:rFonts w:eastAsia="Calibri" w:cs="Arial"/>
                <w:color w:val="000000"/>
                <w:sz w:val="18"/>
                <w:szCs w:val="18"/>
                <w:lang w:eastAsia="en-US"/>
              </w:rPr>
              <w:t xml:space="preserve">     [No equivalent attribute in S-101</w:t>
            </w:r>
            <w:r w:rsidR="00932AEA">
              <w:rPr>
                <w:rFonts w:eastAsia="Calibri" w:cs="Arial"/>
                <w:color w:val="000000"/>
                <w:sz w:val="18"/>
                <w:szCs w:val="18"/>
                <w:lang w:eastAsia="en-US"/>
              </w:rPr>
              <w:t xml:space="preserve">. Values 1 and 2 convert to new Feature type </w:t>
            </w:r>
            <w:r w:rsidR="00932AEA">
              <w:rPr>
                <w:rFonts w:eastAsia="Calibri" w:cs="Arial"/>
                <w:b/>
                <w:color w:val="000000"/>
                <w:sz w:val="18"/>
                <w:szCs w:val="18"/>
                <w:lang w:eastAsia="en-US"/>
              </w:rPr>
              <w:t>Dolphin</w:t>
            </w:r>
            <w:r w:rsidR="00932AEA">
              <w:rPr>
                <w:rFonts w:eastAsia="Calibri" w:cs="Arial"/>
                <w:color w:val="000000"/>
                <w:sz w:val="18"/>
                <w:szCs w:val="18"/>
                <w:lang w:eastAsia="en-US"/>
              </w:rPr>
              <w:t xml:space="preserve">. Value 3 converts to new Feature type </w:t>
            </w:r>
            <w:r w:rsidR="00932AEA">
              <w:rPr>
                <w:rFonts w:eastAsia="Calibri" w:cs="Arial"/>
                <w:b/>
                <w:color w:val="000000"/>
                <w:sz w:val="18"/>
                <w:szCs w:val="18"/>
                <w:lang w:eastAsia="en-US"/>
              </w:rPr>
              <w:t>Bollard</w:t>
            </w:r>
            <w:r w:rsidR="000A3C03" w:rsidRPr="00953913">
              <w:rPr>
                <w:rFonts w:eastAsia="Calibri" w:cs="Arial"/>
                <w:color w:val="000000"/>
                <w:sz w:val="18"/>
                <w:szCs w:val="18"/>
                <w:lang w:eastAsia="en-US"/>
              </w:rPr>
              <w:t xml:space="preserve">. </w:t>
            </w:r>
            <w:r w:rsidR="000A3C03" w:rsidRPr="00EF7A5A">
              <w:rPr>
                <w:rFonts w:eastAsia="Calibri" w:cs="Arial"/>
                <w:sz w:val="18"/>
                <w:szCs w:val="18"/>
                <w:lang w:eastAsia="en-US"/>
              </w:rPr>
              <w:t xml:space="preserve">Value </w:t>
            </w:r>
            <w:r w:rsidR="000A3C03">
              <w:rPr>
                <w:rFonts w:eastAsia="Calibri" w:cs="Arial"/>
                <w:sz w:val="18"/>
                <w:szCs w:val="18"/>
                <w:lang w:eastAsia="en-US"/>
              </w:rPr>
              <w:t>4</w:t>
            </w:r>
            <w:r w:rsidR="000A3C03" w:rsidRPr="00EF7A5A">
              <w:rPr>
                <w:rFonts w:eastAsia="Calibri" w:cs="Arial"/>
                <w:sz w:val="18"/>
                <w:szCs w:val="18"/>
                <w:lang w:eastAsia="en-US"/>
              </w:rPr>
              <w:t xml:space="preserve"> convert</w:t>
            </w:r>
            <w:r w:rsidR="000A3C03">
              <w:rPr>
                <w:rFonts w:eastAsia="Calibri" w:cs="Arial"/>
                <w:sz w:val="18"/>
                <w:szCs w:val="18"/>
                <w:lang w:eastAsia="en-US"/>
              </w:rPr>
              <w:t>s</w:t>
            </w:r>
            <w:r w:rsidR="000A3C03" w:rsidRPr="00EF7A5A">
              <w:rPr>
                <w:rFonts w:eastAsia="Calibri" w:cs="Arial"/>
                <w:sz w:val="18"/>
                <w:szCs w:val="18"/>
                <w:lang w:eastAsia="en-US"/>
              </w:rPr>
              <w:t xml:space="preserve"> to new value 23 for attribute </w:t>
            </w:r>
            <w:r w:rsidR="000A3C03" w:rsidRPr="00EF7A5A">
              <w:rPr>
                <w:rFonts w:eastAsia="Calibri" w:cs="Arial"/>
                <w:b/>
                <w:sz w:val="18"/>
                <w:szCs w:val="18"/>
                <w:lang w:eastAsia="en-US"/>
              </w:rPr>
              <w:t xml:space="preserve">category of </w:t>
            </w:r>
            <w:r w:rsidR="000A3C03">
              <w:rPr>
                <w:rFonts w:eastAsia="Calibri" w:cs="Arial"/>
                <w:b/>
                <w:sz w:val="18"/>
                <w:szCs w:val="18"/>
                <w:lang w:eastAsia="en-US"/>
              </w:rPr>
              <w:t>shoreline construction</w:t>
            </w:r>
            <w:r w:rsidR="000A3C03">
              <w:rPr>
                <w:rFonts w:eastAsia="Calibri" w:cs="Arial"/>
                <w:sz w:val="18"/>
                <w:szCs w:val="18"/>
                <w:lang w:eastAsia="en-US"/>
              </w:rPr>
              <w:t xml:space="preserve">. </w:t>
            </w:r>
            <w:r w:rsidR="000A3C03" w:rsidRPr="00EF7A5A">
              <w:rPr>
                <w:rFonts w:eastAsia="Calibri" w:cs="Arial"/>
                <w:sz w:val="18"/>
                <w:szCs w:val="18"/>
                <w:lang w:eastAsia="en-US"/>
              </w:rPr>
              <w:t xml:space="preserve">Value </w:t>
            </w:r>
            <w:r w:rsidR="000A3C03">
              <w:rPr>
                <w:rFonts w:eastAsia="Calibri" w:cs="Arial"/>
                <w:sz w:val="18"/>
                <w:szCs w:val="18"/>
                <w:lang w:eastAsia="en-US"/>
              </w:rPr>
              <w:t>5</w:t>
            </w:r>
            <w:r w:rsidR="000A3C03" w:rsidRPr="00EF7A5A">
              <w:rPr>
                <w:rFonts w:eastAsia="Calibri" w:cs="Arial"/>
                <w:sz w:val="18"/>
                <w:szCs w:val="18"/>
                <w:lang w:eastAsia="en-US"/>
              </w:rPr>
              <w:t xml:space="preserve"> convert</w:t>
            </w:r>
            <w:r w:rsidR="000A3C03">
              <w:rPr>
                <w:rFonts w:eastAsia="Calibri" w:cs="Arial"/>
                <w:sz w:val="18"/>
                <w:szCs w:val="18"/>
                <w:lang w:eastAsia="en-US"/>
              </w:rPr>
              <w:t>s</w:t>
            </w:r>
            <w:r w:rsidR="000A3C03" w:rsidRPr="00EF7A5A">
              <w:rPr>
                <w:rFonts w:eastAsia="Calibri" w:cs="Arial"/>
                <w:sz w:val="18"/>
                <w:szCs w:val="18"/>
                <w:lang w:eastAsia="en-US"/>
              </w:rPr>
              <w:t xml:space="preserve"> to new value </w:t>
            </w:r>
            <w:r w:rsidR="000A3C03">
              <w:rPr>
                <w:rFonts w:eastAsia="Calibri" w:cs="Arial"/>
                <w:sz w:val="18"/>
                <w:szCs w:val="18"/>
                <w:lang w:eastAsia="en-US"/>
              </w:rPr>
              <w:t>8</w:t>
            </w:r>
            <w:r w:rsidR="000A3C03" w:rsidRPr="00EF7A5A">
              <w:rPr>
                <w:rFonts w:eastAsia="Calibri" w:cs="Arial"/>
                <w:sz w:val="18"/>
                <w:szCs w:val="18"/>
                <w:lang w:eastAsia="en-US"/>
              </w:rPr>
              <w:t xml:space="preserve"> for attribute </w:t>
            </w:r>
            <w:r w:rsidR="000A3C03" w:rsidRPr="00EF7A5A">
              <w:rPr>
                <w:rFonts w:eastAsia="Calibri" w:cs="Arial"/>
                <w:b/>
                <w:sz w:val="18"/>
                <w:szCs w:val="18"/>
                <w:lang w:eastAsia="en-US"/>
              </w:rPr>
              <w:t xml:space="preserve">category of </w:t>
            </w:r>
            <w:r w:rsidR="000A3C03">
              <w:rPr>
                <w:rFonts w:eastAsia="Calibri" w:cs="Arial"/>
                <w:b/>
                <w:sz w:val="18"/>
                <w:szCs w:val="18"/>
                <w:lang w:eastAsia="en-US"/>
              </w:rPr>
              <w:t>pile</w:t>
            </w:r>
            <w:r w:rsidR="000A3C03">
              <w:rPr>
                <w:rFonts w:eastAsia="Calibri" w:cs="Arial"/>
                <w:sz w:val="18"/>
                <w:szCs w:val="18"/>
                <w:lang w:eastAsia="en-US"/>
              </w:rPr>
              <w:t>.</w:t>
            </w:r>
            <w:r w:rsidR="00924602">
              <w:rPr>
                <w:rFonts w:eastAsia="Calibri" w:cs="Arial"/>
                <w:sz w:val="18"/>
                <w:szCs w:val="18"/>
                <w:lang w:eastAsia="en-US"/>
              </w:rPr>
              <w:t xml:space="preserve"> </w:t>
            </w:r>
            <w:r w:rsidR="00924602" w:rsidRPr="00EF7A5A">
              <w:rPr>
                <w:rFonts w:eastAsia="Calibri" w:cs="Arial"/>
                <w:sz w:val="18"/>
                <w:szCs w:val="18"/>
                <w:lang w:eastAsia="en-US"/>
              </w:rPr>
              <w:t xml:space="preserve">Value </w:t>
            </w:r>
            <w:r w:rsidR="00924602">
              <w:rPr>
                <w:rFonts w:eastAsia="Calibri" w:cs="Arial"/>
                <w:sz w:val="18"/>
                <w:szCs w:val="18"/>
                <w:lang w:eastAsia="en-US"/>
              </w:rPr>
              <w:t>6</w:t>
            </w:r>
            <w:r w:rsidR="00924602" w:rsidRPr="00EF7A5A">
              <w:rPr>
                <w:rFonts w:eastAsia="Calibri" w:cs="Arial"/>
                <w:sz w:val="18"/>
                <w:szCs w:val="18"/>
                <w:lang w:eastAsia="en-US"/>
              </w:rPr>
              <w:t xml:space="preserve"> convert</w:t>
            </w:r>
            <w:r w:rsidR="00924602">
              <w:rPr>
                <w:rFonts w:eastAsia="Calibri" w:cs="Arial"/>
                <w:sz w:val="18"/>
                <w:szCs w:val="18"/>
                <w:lang w:eastAsia="en-US"/>
              </w:rPr>
              <w:t>s</w:t>
            </w:r>
            <w:r w:rsidR="00924602" w:rsidRPr="00EF7A5A">
              <w:rPr>
                <w:rFonts w:eastAsia="Calibri" w:cs="Arial"/>
                <w:sz w:val="18"/>
                <w:szCs w:val="18"/>
                <w:lang w:eastAsia="en-US"/>
              </w:rPr>
              <w:t xml:space="preserve"> to new value </w:t>
            </w:r>
            <w:r w:rsidR="00924602">
              <w:rPr>
                <w:rFonts w:eastAsia="Calibri" w:cs="Arial"/>
                <w:sz w:val="18"/>
                <w:szCs w:val="18"/>
                <w:lang w:eastAsia="en-US"/>
              </w:rPr>
              <w:t>9</w:t>
            </w:r>
            <w:r w:rsidR="00924602" w:rsidRPr="00EF7A5A">
              <w:rPr>
                <w:rFonts w:eastAsia="Calibri" w:cs="Arial"/>
                <w:sz w:val="18"/>
                <w:szCs w:val="18"/>
                <w:lang w:eastAsia="en-US"/>
              </w:rPr>
              <w:t xml:space="preserve"> for attribute </w:t>
            </w:r>
            <w:r w:rsidR="00924602" w:rsidRPr="00EF7A5A">
              <w:rPr>
                <w:rFonts w:eastAsia="Calibri" w:cs="Arial"/>
                <w:b/>
                <w:sz w:val="18"/>
                <w:szCs w:val="18"/>
                <w:lang w:eastAsia="en-US"/>
              </w:rPr>
              <w:t xml:space="preserve">category of </w:t>
            </w:r>
            <w:r w:rsidR="00924602">
              <w:rPr>
                <w:rFonts w:eastAsia="Calibri" w:cs="Arial"/>
                <w:b/>
                <w:sz w:val="18"/>
                <w:szCs w:val="18"/>
                <w:lang w:eastAsia="en-US"/>
              </w:rPr>
              <w:t>cable</w:t>
            </w:r>
            <w:r w:rsidR="00924602">
              <w:rPr>
                <w:rFonts w:eastAsia="Calibri" w:cs="Arial"/>
                <w:sz w:val="18"/>
                <w:szCs w:val="18"/>
                <w:lang w:eastAsia="en-US"/>
              </w:rPr>
              <w:t xml:space="preserve">. </w:t>
            </w:r>
            <w:r w:rsidR="00924602">
              <w:rPr>
                <w:rFonts w:eastAsia="Calibri" w:cs="Arial"/>
                <w:color w:val="000000"/>
                <w:sz w:val="18"/>
                <w:szCs w:val="18"/>
                <w:lang w:eastAsia="en-US"/>
              </w:rPr>
              <w:t xml:space="preserve">Value 7 converts to new Feature type </w:t>
            </w:r>
            <w:r w:rsidR="00924602">
              <w:rPr>
                <w:rFonts w:eastAsia="Calibri" w:cs="Arial"/>
                <w:b/>
                <w:color w:val="000000"/>
                <w:sz w:val="18"/>
                <w:szCs w:val="18"/>
                <w:lang w:eastAsia="en-US"/>
              </w:rPr>
              <w:t>Mooring Buoy</w:t>
            </w:r>
            <w:r w:rsidR="00924602" w:rsidRPr="007B5543">
              <w:rPr>
                <w:rFonts w:eastAsia="Calibri" w:cs="Arial"/>
                <w:color w:val="000000"/>
                <w:sz w:val="18"/>
                <w:szCs w:val="18"/>
                <w:lang w:eastAsia="en-US"/>
              </w:rPr>
              <w:t>.</w:t>
            </w:r>
            <w:r w:rsidR="00924602">
              <w:rPr>
                <w:rFonts w:eastAsia="Calibri" w:cs="Arial"/>
                <w:color w:val="000000"/>
                <w:sz w:val="18"/>
                <w:szCs w:val="18"/>
                <w:lang w:eastAsia="en-US"/>
              </w:rPr>
              <w:t xml:space="preserve"> See clause </w:t>
            </w:r>
            <w:r w:rsidR="009C0773">
              <w:rPr>
                <w:rFonts w:eastAsia="Calibri" w:cs="Arial"/>
                <w:color w:val="000000"/>
                <w:sz w:val="18"/>
                <w:szCs w:val="18"/>
                <w:lang w:eastAsia="en-US"/>
              </w:rPr>
              <w:t>4.6.7.1</w:t>
            </w:r>
            <w:r w:rsidRPr="00EF7A5A">
              <w:rPr>
                <w:rFonts w:eastAsia="Calibri" w:cs="Arial"/>
                <w:color w:val="000000"/>
                <w:sz w:val="18"/>
                <w:szCs w:val="18"/>
                <w:lang w:eastAsia="en-US"/>
              </w:rPr>
              <w:t>]</w:t>
            </w:r>
          </w:p>
        </w:tc>
      </w:tr>
      <w:tr w:rsidR="002F3A56" w:rsidRPr="00EF7A5A"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rsidR="002F3A56" w:rsidRPr="00EF7A5A" w:rsidRDefault="002F3A56"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4" w:space="0" w:color="auto"/>
              <w:right w:val="nil"/>
            </w:tcBorders>
            <w:shd w:val="clear" w:color="auto" w:fill="auto"/>
          </w:tcPr>
          <w:p w:rsidR="002F3A56" w:rsidRPr="00EF7A5A" w:rsidRDefault="002F3A56" w:rsidP="005D7373">
            <w:pPr>
              <w:spacing w:before="60" w:after="60"/>
              <w:rPr>
                <w:rFonts w:eastAsia="Calibri" w:cs="Arial"/>
                <w:b/>
                <w:bCs/>
                <w:color w:val="000000"/>
                <w:sz w:val="18"/>
                <w:szCs w:val="18"/>
                <w:lang w:eastAsia="en-US"/>
              </w:rPr>
            </w:pPr>
          </w:p>
        </w:tc>
        <w:tc>
          <w:tcPr>
            <w:tcW w:w="7228" w:type="dxa"/>
            <w:gridSpan w:val="2"/>
            <w:tcBorders>
              <w:top w:val="single" w:sz="8" w:space="0" w:color="000000"/>
              <w:left w:val="nil"/>
              <w:bottom w:val="single" w:sz="4" w:space="0" w:color="auto"/>
              <w:right w:val="nil"/>
            </w:tcBorders>
            <w:shd w:val="clear" w:color="auto" w:fill="auto"/>
          </w:tcPr>
          <w:p w:rsidR="002F3A56" w:rsidRPr="00EF7A5A" w:rsidRDefault="002F3A56"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spacing w:before="60" w:after="60"/>
              <w:rPr>
                <w:rFonts w:eastAsia="Calibri" w:cs="Arial"/>
                <w:color w:val="000000"/>
                <w:sz w:val="18"/>
                <w:szCs w:val="18"/>
                <w:lang w:eastAsia="en-US"/>
              </w:rPr>
            </w:pPr>
            <w:r w:rsidRPr="00EF7A5A">
              <w:rPr>
                <w:rFonts w:eastAsia="Calibri" w:cs="Arial"/>
                <w:color w:val="000000"/>
                <w:sz w:val="18"/>
                <w:szCs w:val="18"/>
                <w:lang w:eastAsia="en-US"/>
              </w:rPr>
              <w:t>CATOBS</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color w:val="A6A6A6"/>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-12-13-14-15-16-17-18-19-20-21</w:t>
            </w:r>
            <w:r w:rsidR="0013071F" w:rsidRPr="00EF7A5A">
              <w:rPr>
                <w:rFonts w:eastAsia="Calibri" w:cs="Arial"/>
                <w:b/>
                <w:color w:val="0000FF"/>
                <w:sz w:val="18"/>
                <w:szCs w:val="18"/>
                <w:lang w:eastAsia="en-US"/>
              </w:rPr>
              <w:t>-22</w:t>
            </w:r>
            <w:r w:rsidR="008D1B60" w:rsidRPr="00EF7A5A">
              <w:rPr>
                <w:rFonts w:eastAsia="Calibri" w:cs="Arial"/>
                <w:b/>
                <w:color w:val="0000FF"/>
                <w:sz w:val="18"/>
                <w:szCs w:val="18"/>
                <w:lang w:eastAsia="en-US"/>
              </w:rPr>
              <w:t>-23</w:t>
            </w:r>
            <w:r w:rsidRPr="00EF7A5A">
              <w:rPr>
                <w:rFonts w:eastAsia="Calibri" w:cs="Arial"/>
                <w:sz w:val="18"/>
                <w:szCs w:val="18"/>
                <w:lang w:eastAsia="en-US"/>
              </w:rPr>
              <w:t xml:space="preserve">     [Value 7 converts to new </w:t>
            </w:r>
            <w:r w:rsidR="00711035" w:rsidRPr="00EF7A5A">
              <w:rPr>
                <w:rFonts w:eastAsia="Calibri" w:cs="Arial"/>
                <w:sz w:val="18"/>
                <w:szCs w:val="18"/>
                <w:lang w:eastAsia="en-US"/>
              </w:rPr>
              <w:t>Feature type</w:t>
            </w:r>
            <w:r w:rsidRPr="00EF7A5A">
              <w:rPr>
                <w:rFonts w:eastAsia="Calibri" w:cs="Arial"/>
                <w:sz w:val="18"/>
                <w:szCs w:val="18"/>
                <w:lang w:eastAsia="en-US"/>
              </w:rPr>
              <w:t xml:space="preserve"> </w:t>
            </w:r>
            <w:r w:rsidRPr="00EF7A5A">
              <w:rPr>
                <w:rFonts w:eastAsia="Calibri" w:cs="Arial"/>
                <w:b/>
                <w:sz w:val="18"/>
                <w:szCs w:val="18"/>
                <w:lang w:eastAsia="en-US"/>
              </w:rPr>
              <w:t>Foul Ground</w:t>
            </w:r>
            <w:r w:rsidRPr="00EF7A5A">
              <w:rPr>
                <w:rFonts w:eastAsia="Calibri" w:cs="Arial"/>
                <w:sz w:val="18"/>
                <w:szCs w:val="18"/>
                <w:lang w:eastAsia="en-US"/>
              </w:rPr>
              <w:t xml:space="preserve"> – see clause 6.2.2]</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CATOFP</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CATPLE</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w:t>
            </w:r>
            <w:r w:rsidRPr="00EF7A5A">
              <w:rPr>
                <w:rFonts w:eastAsia="Calibri" w:cs="Arial"/>
                <w:b/>
                <w:color w:val="0000FF"/>
                <w:sz w:val="18"/>
                <w:szCs w:val="18"/>
                <w:lang w:eastAsia="en-US"/>
              </w:rPr>
              <w:t>-5-6-7</w:t>
            </w:r>
            <w:r w:rsidR="009C0773">
              <w:rPr>
                <w:rFonts w:eastAsia="Calibri" w:cs="Arial"/>
                <w:b/>
                <w:color w:val="0000FF"/>
                <w:sz w:val="18"/>
                <w:szCs w:val="18"/>
                <w:lang w:eastAsia="en-US"/>
              </w:rPr>
              <w:t>-8</w:t>
            </w:r>
          </w:p>
        </w:tc>
      </w:tr>
      <w:tr w:rsidR="005D7373" w:rsidRPr="00EF7A5A" w:rsidTr="0062504E">
        <w:trPr>
          <w:gridBefore w:val="1"/>
          <w:wBefore w:w="6" w:type="dxa"/>
          <w:cantSplit/>
          <w:trHeight w:val="270"/>
          <w:jc w:val="center"/>
        </w:trPr>
        <w:tc>
          <w:tcPr>
            <w:tcW w:w="1132" w:type="dxa"/>
            <w:tcBorders>
              <w:top w:val="single" w:sz="4" w:space="0" w:color="auto"/>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4" w:space="0" w:color="auto"/>
              <w:bottom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CATPIP</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w:t>
            </w:r>
            <w:r w:rsidRPr="00EF7A5A">
              <w:rPr>
                <w:rFonts w:eastAsia="Calibri" w:cs="Arial"/>
                <w:b/>
                <w:color w:val="0000FF"/>
                <w:sz w:val="18"/>
                <w:szCs w:val="18"/>
                <w:lang w:eastAsia="en-US"/>
              </w:rPr>
              <w:t>7</w:t>
            </w:r>
          </w:p>
        </w:tc>
      </w:tr>
      <w:tr w:rsidR="00AA48B4" w:rsidRPr="00EF7A5A" w:rsidTr="0062504E">
        <w:trPr>
          <w:gridBefore w:val="1"/>
          <w:wBefore w:w="6" w:type="dxa"/>
          <w:cantSplit/>
          <w:trHeight w:val="270"/>
          <w:jc w:val="center"/>
        </w:trPr>
        <w:tc>
          <w:tcPr>
            <w:tcW w:w="1132" w:type="dxa"/>
            <w:tcBorders>
              <w:top w:val="single" w:sz="4" w:space="0" w:color="auto"/>
              <w:bottom w:val="single" w:sz="4" w:space="0" w:color="auto"/>
            </w:tcBorders>
            <w:shd w:val="clear" w:color="auto" w:fill="auto"/>
          </w:tcPr>
          <w:p w:rsidR="00AA48B4" w:rsidRPr="00EF7A5A" w:rsidRDefault="00AA48B4" w:rsidP="005D7373">
            <w:pPr>
              <w:spacing w:before="60" w:after="60"/>
              <w:rPr>
                <w:rFonts w:eastAsia="Calibri" w:cs="Arial"/>
                <w:color w:val="000000"/>
                <w:sz w:val="18"/>
                <w:szCs w:val="18"/>
                <w:lang w:eastAsia="en-US"/>
              </w:rPr>
            </w:pPr>
          </w:p>
        </w:tc>
        <w:tc>
          <w:tcPr>
            <w:tcW w:w="1132" w:type="dxa"/>
            <w:tcBorders>
              <w:top w:val="single" w:sz="4" w:space="0" w:color="auto"/>
              <w:bottom w:val="single" w:sz="4" w:space="0" w:color="auto"/>
            </w:tcBorders>
            <w:shd w:val="clear" w:color="auto" w:fill="auto"/>
          </w:tcPr>
          <w:p w:rsidR="00AA48B4" w:rsidRPr="00EF7A5A" w:rsidRDefault="00AA48B4"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4" w:space="0" w:color="auto"/>
            </w:tcBorders>
            <w:shd w:val="clear" w:color="auto" w:fill="auto"/>
          </w:tcPr>
          <w:p w:rsidR="00AA48B4" w:rsidRPr="00EF7A5A" w:rsidRDefault="00AA48B4"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BC492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CATPRA</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BC4923">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BC492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-11</w:t>
            </w:r>
            <w:r w:rsidR="00D432E1" w:rsidRPr="00EF7A5A">
              <w:rPr>
                <w:rFonts w:eastAsia="Calibri" w:cs="Arial"/>
                <w:b/>
                <w:color w:val="0000FF"/>
                <w:sz w:val="18"/>
                <w:szCs w:val="18"/>
                <w:lang w:eastAsia="en-US"/>
              </w:rPr>
              <w:t>-12</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A6A6A6"/>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sz w:val="18"/>
                <w:szCs w:val="18"/>
                <w:lang w:eastAsia="en-US"/>
              </w:rPr>
            </w:pPr>
            <w:r w:rsidRPr="00EF7A5A">
              <w:rPr>
                <w:rFonts w:eastAsia="Calibri" w:cs="Arial"/>
                <w:b/>
                <w:dstrike/>
                <w:color w:val="FF0000"/>
                <w:sz w:val="18"/>
                <w:szCs w:val="18"/>
                <w:lang w:eastAsia="en-US"/>
              </w:rPr>
              <w:t>1-2-5</w:t>
            </w:r>
            <w:r w:rsidRPr="00EF7A5A">
              <w:rPr>
                <w:rFonts w:eastAsia="Calibri" w:cs="Arial"/>
                <w:b/>
                <w:color w:val="A6A6A6"/>
                <w:sz w:val="18"/>
                <w:szCs w:val="18"/>
                <w:lang w:eastAsia="en-US"/>
              </w:rPr>
              <w:t>-8-9</w:t>
            </w:r>
            <w:r w:rsidRPr="00EF7A5A">
              <w:rPr>
                <w:rFonts w:eastAsia="Calibri" w:cs="Arial"/>
                <w:sz w:val="18"/>
                <w:szCs w:val="18"/>
                <w:lang w:eastAsia="en-US"/>
              </w:rPr>
              <w:t xml:space="preserve">     [</w:t>
            </w:r>
            <w:r w:rsidRPr="00EF7A5A">
              <w:rPr>
                <w:rFonts w:eastAsia="Calibri" w:cs="Arial"/>
                <w:b/>
                <w:sz w:val="18"/>
                <w:szCs w:val="18"/>
                <w:lang w:eastAsia="en-US"/>
              </w:rPr>
              <w:t>category of production area</w:t>
            </w:r>
            <w:r w:rsidRPr="00EF7A5A">
              <w:rPr>
                <w:rFonts w:eastAsia="Calibri" w:cs="Arial"/>
                <w:sz w:val="18"/>
                <w:szCs w:val="18"/>
                <w:lang w:eastAsia="en-US"/>
              </w:rPr>
              <w:t xml:space="preserve"> is not bound to </w:t>
            </w:r>
            <w:r w:rsidRPr="00EF7A5A">
              <w:rPr>
                <w:rFonts w:eastAsia="Calibri" w:cs="Arial"/>
                <w:b/>
                <w:sz w:val="18"/>
                <w:szCs w:val="18"/>
                <w:lang w:eastAsia="en-US"/>
              </w:rPr>
              <w:t>Offshore Production Area</w:t>
            </w:r>
            <w:r w:rsidRPr="00EF7A5A">
              <w:rPr>
                <w:rFonts w:eastAsia="Calibri" w:cs="Arial"/>
                <w:sz w:val="18"/>
                <w:szCs w:val="18"/>
                <w:lang w:eastAsia="en-US"/>
              </w:rPr>
              <w:t>.</w:t>
            </w:r>
            <w:r w:rsidR="009F46FA" w:rsidRPr="00EF7A5A">
              <w:rPr>
                <w:rFonts w:eastAsia="Calibri" w:cs="Arial"/>
                <w:sz w:val="18"/>
                <w:szCs w:val="18"/>
                <w:lang w:eastAsia="en-US"/>
              </w:rPr>
              <w:t xml:space="preserve"> </w:t>
            </w:r>
            <w:r w:rsidRPr="00EF7A5A">
              <w:rPr>
                <w:rFonts w:eastAsia="Calibri" w:cs="Arial"/>
                <w:sz w:val="18"/>
                <w:szCs w:val="18"/>
                <w:lang w:eastAsia="en-US"/>
              </w:rPr>
              <w:t xml:space="preserve">Values 8 and 9 convert to new attribute </w:t>
            </w:r>
            <w:r w:rsidRPr="00EF7A5A">
              <w:rPr>
                <w:rFonts w:eastAsia="Calibri" w:cs="Arial"/>
                <w:b/>
                <w:sz w:val="18"/>
                <w:szCs w:val="18"/>
                <w:lang w:eastAsia="en-US"/>
              </w:rPr>
              <w:t>category of offshore production area</w:t>
            </w:r>
            <w:r w:rsidRPr="00EF7A5A">
              <w:rPr>
                <w:rFonts w:eastAsia="Calibri" w:cs="Arial"/>
                <w:sz w:val="18"/>
                <w:szCs w:val="18"/>
                <w:lang w:eastAsia="en-US"/>
              </w:rPr>
              <w:t xml:space="preserve"> – see clause 11.7.4]</w:t>
            </w:r>
          </w:p>
        </w:tc>
      </w:tr>
      <w:tr w:rsidR="005D7373" w:rsidRPr="00EF7A5A" w:rsidTr="0062504E">
        <w:trPr>
          <w:cantSplit/>
          <w:trHeight w:val="270"/>
          <w:jc w:val="center"/>
        </w:trPr>
        <w:tc>
          <w:tcPr>
            <w:tcW w:w="1138" w:type="dxa"/>
            <w:gridSpan w:val="2"/>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PRDARE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-8-9-10</w:t>
            </w:r>
            <w:r w:rsidRPr="00EF7A5A">
              <w:rPr>
                <w:rFonts w:eastAsia="Calibri" w:cs="Arial"/>
                <w:b/>
                <w:color w:val="0000FF"/>
                <w:sz w:val="18"/>
                <w:szCs w:val="18"/>
                <w:lang w:eastAsia="en-US"/>
              </w:rPr>
              <w:t>-11</w:t>
            </w:r>
            <w:r w:rsidR="00D432E1" w:rsidRPr="00EF7A5A">
              <w:rPr>
                <w:rFonts w:eastAsia="Calibri" w:cs="Arial"/>
                <w:b/>
                <w:color w:val="0000FF"/>
                <w:sz w:val="18"/>
                <w:szCs w:val="18"/>
                <w:lang w:eastAsia="en-US"/>
              </w:rPr>
              <w:t>-12</w:t>
            </w:r>
          </w:p>
        </w:tc>
      </w:tr>
      <w:tr w:rsidR="00112B0B" w:rsidRPr="00EF7A5A" w:rsidTr="0062504E">
        <w:trPr>
          <w:gridAfter w:val="1"/>
          <w:wAfter w:w="10" w:type="dxa"/>
          <w:cantSplit/>
          <w:trHeight w:val="270"/>
          <w:jc w:val="center"/>
        </w:trPr>
        <w:tc>
          <w:tcPr>
            <w:tcW w:w="1138" w:type="dxa"/>
            <w:gridSpan w:val="2"/>
            <w:tcBorders>
              <w:top w:val="single" w:sz="8" w:space="0" w:color="000000"/>
              <w:bottom w:val="single" w:sz="8" w:space="0" w:color="000000"/>
            </w:tcBorders>
            <w:shd w:val="clear" w:color="auto" w:fill="auto"/>
          </w:tcPr>
          <w:p w:rsidR="00112B0B" w:rsidRPr="00EF7A5A" w:rsidRDefault="00112B0B" w:rsidP="004C7C64">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112B0B" w:rsidRPr="00EF7A5A" w:rsidRDefault="00112B0B" w:rsidP="004C7C64">
            <w:pPr>
              <w:spacing w:before="60" w:after="60"/>
              <w:jc w:val="both"/>
              <w:rPr>
                <w:rFonts w:eastAsia="Calibri" w:cs="Arial"/>
                <w:b/>
                <w:bCs/>
                <w:color w:val="000000"/>
                <w:sz w:val="18"/>
                <w:szCs w:val="18"/>
                <w:lang w:eastAsia="en-US"/>
              </w:rPr>
            </w:pPr>
          </w:p>
        </w:tc>
        <w:tc>
          <w:tcPr>
            <w:tcW w:w="7218" w:type="dxa"/>
            <w:tcBorders>
              <w:top w:val="single" w:sz="8" w:space="0" w:color="000000"/>
              <w:bottom w:val="single" w:sz="8" w:space="0" w:color="000000"/>
            </w:tcBorders>
            <w:shd w:val="clear" w:color="auto" w:fill="auto"/>
          </w:tcPr>
          <w:p w:rsidR="00112B0B" w:rsidRPr="00EF7A5A" w:rsidRDefault="00112B0B" w:rsidP="004C7C64">
            <w:pPr>
              <w:spacing w:before="60" w:after="60"/>
              <w:jc w:val="both"/>
              <w:rPr>
                <w:rFonts w:eastAsia="Calibri" w:cs="Arial"/>
                <w:color w:val="000000"/>
                <w:sz w:val="18"/>
                <w:szCs w:val="18"/>
                <w:lang w:eastAsia="en-US"/>
              </w:rPr>
            </w:pPr>
          </w:p>
        </w:tc>
      </w:tr>
      <w:tr w:rsidR="00DB57AD" w:rsidRPr="00EF7A5A" w:rsidTr="0062504E">
        <w:trPr>
          <w:gridAfter w:val="1"/>
          <w:wAfter w:w="10" w:type="dxa"/>
          <w:cantSplit/>
          <w:trHeight w:val="270"/>
          <w:jc w:val="center"/>
        </w:trPr>
        <w:tc>
          <w:tcPr>
            <w:tcW w:w="1138" w:type="dxa"/>
            <w:gridSpan w:val="2"/>
            <w:tcBorders>
              <w:top w:val="single" w:sz="8" w:space="0" w:color="000000"/>
              <w:left w:val="single" w:sz="8" w:space="0" w:color="000000"/>
              <w:bottom w:val="single" w:sz="8" w:space="0" w:color="000000"/>
              <w:right w:val="single" w:sz="8" w:space="0" w:color="000000"/>
            </w:tcBorders>
            <w:shd w:val="clear" w:color="auto" w:fill="auto"/>
          </w:tcPr>
          <w:p w:rsidR="004C7C64" w:rsidRPr="00EF7A5A" w:rsidRDefault="004C7C64" w:rsidP="004C7C64">
            <w:pPr>
              <w:spacing w:before="60" w:after="60"/>
              <w:rPr>
                <w:rFonts w:eastAsia="Calibri" w:cs="Arial"/>
                <w:color w:val="000000"/>
                <w:sz w:val="18"/>
                <w:szCs w:val="18"/>
                <w:lang w:eastAsia="en-US"/>
              </w:rPr>
            </w:pPr>
            <w:r w:rsidRPr="00EF7A5A">
              <w:rPr>
                <w:rFonts w:eastAsia="Calibri" w:cs="Arial"/>
                <w:color w:val="000000"/>
                <w:sz w:val="18"/>
                <w:szCs w:val="18"/>
                <w:lang w:eastAsia="en-US"/>
              </w:rPr>
              <w:t>CATPYL</w:t>
            </w:r>
          </w:p>
        </w:tc>
        <w:tc>
          <w:tcPr>
            <w:tcW w:w="1132" w:type="dxa"/>
            <w:tcBorders>
              <w:top w:val="single" w:sz="8" w:space="0" w:color="000000"/>
              <w:left w:val="nil"/>
              <w:bottom w:val="single" w:sz="8" w:space="0" w:color="000000"/>
              <w:right w:val="single" w:sz="8" w:space="0" w:color="000000"/>
            </w:tcBorders>
            <w:shd w:val="clear" w:color="auto" w:fill="auto"/>
          </w:tcPr>
          <w:p w:rsidR="004C7C64" w:rsidRPr="00EF7A5A" w:rsidRDefault="004C7C64" w:rsidP="004C7C64">
            <w:pPr>
              <w:spacing w:before="60" w:after="60"/>
              <w:jc w:val="both"/>
              <w:rPr>
                <w:rFonts w:eastAsia="Calibri" w:cs="Arial"/>
                <w:b/>
                <w:bCs/>
                <w:color w:val="000000"/>
                <w:sz w:val="18"/>
                <w:szCs w:val="18"/>
                <w:lang w:eastAsia="en-US"/>
              </w:rPr>
            </w:pPr>
          </w:p>
        </w:tc>
        <w:tc>
          <w:tcPr>
            <w:tcW w:w="7218" w:type="dxa"/>
            <w:tcBorders>
              <w:top w:val="single" w:sz="8" w:space="0" w:color="000000"/>
              <w:left w:val="nil"/>
              <w:bottom w:val="single" w:sz="8" w:space="0" w:color="000000"/>
              <w:right w:val="single" w:sz="8" w:space="0" w:color="000000"/>
            </w:tcBorders>
            <w:shd w:val="clear" w:color="auto" w:fill="auto"/>
          </w:tcPr>
          <w:p w:rsidR="004C7C64" w:rsidRPr="00EF7A5A" w:rsidRDefault="004C7C64" w:rsidP="004C7C64">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EF7A5A">
              <w:rPr>
                <w:rFonts w:eastAsia="Calibri" w:cs="Arial"/>
                <w:b/>
                <w:color w:val="0000FF"/>
                <w:sz w:val="18"/>
                <w:szCs w:val="18"/>
                <w:lang w:eastAsia="en-US"/>
              </w:rPr>
              <w:t>6</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CATROS</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-6-7-8-9</w:t>
            </w:r>
            <w:r w:rsidRPr="00EF7A5A">
              <w:rPr>
                <w:rFonts w:eastAsia="Calibri" w:cs="Arial"/>
                <w:color w:val="000000"/>
                <w:sz w:val="18"/>
                <w:szCs w:val="18"/>
                <w:lang w:eastAsia="en-US"/>
              </w:rPr>
              <w:t>-10-11</w:t>
            </w:r>
            <w:r w:rsidRPr="00EF7A5A">
              <w:rPr>
                <w:rFonts w:eastAsia="Calibri" w:cs="Arial"/>
                <w:b/>
                <w:dstrike/>
                <w:color w:val="FF0000"/>
                <w:sz w:val="18"/>
                <w:szCs w:val="18"/>
                <w:lang w:eastAsia="en-US"/>
              </w:rPr>
              <w:t>-12-13</w:t>
            </w:r>
            <w:r w:rsidRPr="00EF7A5A">
              <w:rPr>
                <w:rFonts w:eastAsia="Calibri" w:cs="Arial"/>
                <w:color w:val="000000"/>
                <w:sz w:val="18"/>
                <w:szCs w:val="18"/>
                <w:lang w:eastAsia="en-US"/>
              </w:rPr>
              <w:t>-14</w:t>
            </w:r>
            <w:r w:rsidRPr="00EF7A5A">
              <w:rPr>
                <w:rFonts w:eastAsia="Calibri" w:cs="Arial"/>
                <w:b/>
                <w:color w:val="0000FF"/>
                <w:sz w:val="18"/>
                <w:szCs w:val="18"/>
                <w:lang w:eastAsia="en-US"/>
              </w:rPr>
              <w:t>-19-20</w:t>
            </w:r>
          </w:p>
        </w:tc>
      </w:tr>
      <w:tr w:rsidR="005D7373" w:rsidRPr="00EF7A5A" w:rsidTr="0062504E">
        <w:trPr>
          <w:gridBefore w:val="1"/>
          <w:wBefore w:w="6" w:type="dxa"/>
          <w:cantSplit/>
          <w:trHeight w:val="270"/>
          <w:jc w:val="center"/>
        </w:trPr>
        <w:tc>
          <w:tcPr>
            <w:tcW w:w="1132" w:type="dxa"/>
            <w:tcBorders>
              <w:top w:val="nil"/>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AA48B4"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AA48B4" w:rsidRPr="00B32E9C" w:rsidRDefault="00AA48B4" w:rsidP="00AA48B4">
            <w:pPr>
              <w:spacing w:before="60" w:after="60"/>
              <w:rPr>
                <w:rFonts w:eastAsia="Calibri" w:cs="Arial"/>
                <w:color w:val="A6A6A6" w:themeColor="background1" w:themeShade="A6"/>
                <w:sz w:val="18"/>
                <w:szCs w:val="18"/>
                <w:lang w:eastAsia="en-US"/>
                <w:rPrChange w:id="2247" w:author="Jeff Wootton" w:date="2024-09-19T10:01:00Z">
                  <w:rPr>
                    <w:rFonts w:eastAsia="Calibri" w:cs="Arial"/>
                    <w:dstrike/>
                    <w:color w:val="A6A6A6" w:themeColor="background1" w:themeShade="A6"/>
                    <w:sz w:val="18"/>
                    <w:szCs w:val="18"/>
                    <w:lang w:eastAsia="en-US"/>
                  </w:rPr>
                </w:rPrChange>
              </w:rPr>
            </w:pPr>
            <w:r w:rsidRPr="00B32E9C">
              <w:rPr>
                <w:rFonts w:eastAsia="Calibri" w:cs="Arial"/>
                <w:color w:val="A6A6A6" w:themeColor="background1" w:themeShade="A6"/>
                <w:sz w:val="18"/>
                <w:szCs w:val="18"/>
                <w:lang w:eastAsia="en-US"/>
                <w:rPrChange w:id="2248" w:author="Jeff Wootton" w:date="2024-09-19T10:01:00Z">
                  <w:rPr>
                    <w:rFonts w:eastAsia="Calibri" w:cs="Arial"/>
                    <w:dstrike/>
                    <w:color w:val="FF0000"/>
                    <w:sz w:val="18"/>
                    <w:szCs w:val="18"/>
                    <w:lang w:eastAsia="en-US"/>
                  </w:rPr>
                </w:rPrChange>
              </w:rPr>
              <w:t>CATRUN</w:t>
            </w:r>
          </w:p>
        </w:tc>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AA48B4" w:rsidRPr="00EF7A5A" w:rsidRDefault="00AA48B4" w:rsidP="000B6284">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single" w:sz="8" w:space="0" w:color="000000"/>
              <w:bottom w:val="single" w:sz="8" w:space="0" w:color="000000"/>
              <w:right w:val="single" w:sz="8" w:space="0" w:color="000000"/>
            </w:tcBorders>
            <w:shd w:val="clear" w:color="auto" w:fill="auto"/>
          </w:tcPr>
          <w:p w:rsidR="00AA48B4" w:rsidRPr="00EF7A5A" w:rsidRDefault="00AA48B4" w:rsidP="00AA48B4">
            <w:pPr>
              <w:spacing w:before="60" w:after="60"/>
              <w:jc w:val="both"/>
              <w:rPr>
                <w:rFonts w:eastAsia="Calibri" w:cs="Arial"/>
                <w:b/>
                <w:color w:val="000000"/>
                <w:sz w:val="18"/>
                <w:szCs w:val="18"/>
                <w:lang w:eastAsia="en-US"/>
              </w:rPr>
            </w:pPr>
            <w:r w:rsidRPr="00EF7A5A">
              <w:rPr>
                <w:rFonts w:eastAsia="Calibri" w:cs="Arial"/>
                <w:b/>
                <w:color w:val="A6A6A6" w:themeColor="background1" w:themeShade="A6"/>
                <w:sz w:val="18"/>
                <w:szCs w:val="18"/>
                <w:lang w:eastAsia="en-US"/>
              </w:rPr>
              <w:t>1-2</w:t>
            </w:r>
            <w:r w:rsidRPr="00EF7A5A">
              <w:rPr>
                <w:rFonts w:eastAsia="Calibri" w:cs="Arial"/>
                <w:color w:val="000000"/>
                <w:sz w:val="18"/>
                <w:szCs w:val="18"/>
                <w:lang w:eastAsia="en-US"/>
              </w:rPr>
              <w:t xml:space="preserve">     [No equivalent attribute in S-101</w:t>
            </w:r>
            <w:r>
              <w:rPr>
                <w:rFonts w:eastAsia="Calibri" w:cs="Arial"/>
                <w:color w:val="000000"/>
                <w:sz w:val="18"/>
                <w:szCs w:val="18"/>
                <w:lang w:eastAsia="en-US"/>
              </w:rPr>
              <w:t xml:space="preserve">. Value 1 converts to Feature type </w:t>
            </w:r>
            <w:r>
              <w:rPr>
                <w:rFonts w:eastAsia="Calibri" w:cs="Arial"/>
                <w:b/>
                <w:color w:val="000000"/>
                <w:sz w:val="18"/>
                <w:szCs w:val="18"/>
                <w:lang w:eastAsia="en-US"/>
              </w:rPr>
              <w:t>Runway</w:t>
            </w:r>
            <w:r>
              <w:rPr>
                <w:rFonts w:eastAsia="Calibri" w:cs="Arial"/>
                <w:color w:val="000000"/>
                <w:sz w:val="18"/>
                <w:szCs w:val="18"/>
                <w:lang w:eastAsia="en-US"/>
              </w:rPr>
              <w:t xml:space="preserve">; value 2 converts to new Feature type </w:t>
            </w:r>
            <w:r>
              <w:rPr>
                <w:rFonts w:eastAsia="Calibri" w:cs="Arial"/>
                <w:b/>
                <w:color w:val="000000"/>
                <w:sz w:val="18"/>
                <w:szCs w:val="18"/>
                <w:lang w:eastAsia="en-US"/>
              </w:rPr>
              <w:t>Helipad</w:t>
            </w:r>
            <w:r>
              <w:rPr>
                <w:rFonts w:eastAsia="Calibri" w:cs="Arial"/>
                <w:color w:val="000000"/>
                <w:sz w:val="18"/>
                <w:szCs w:val="18"/>
                <w:lang w:eastAsia="en-US"/>
              </w:rPr>
              <w:t>. See clause 4.8.12</w:t>
            </w:r>
            <w:r w:rsidRPr="00EF7A5A">
              <w:rPr>
                <w:rFonts w:eastAsia="Calibri" w:cs="Arial"/>
                <w:color w:val="000000"/>
                <w:sz w:val="18"/>
                <w:szCs w:val="18"/>
                <w:lang w:eastAsia="en-US"/>
              </w:rPr>
              <w:t>]</w:t>
            </w:r>
          </w:p>
        </w:tc>
      </w:tr>
      <w:tr w:rsidR="00AA48B4" w:rsidRPr="00EF7A5A" w:rsidTr="0062504E">
        <w:trPr>
          <w:gridBefore w:val="1"/>
          <w:wBefore w:w="6" w:type="dxa"/>
          <w:cantSplit/>
          <w:trHeight w:val="270"/>
          <w:jc w:val="center"/>
        </w:trPr>
        <w:tc>
          <w:tcPr>
            <w:tcW w:w="1132" w:type="dxa"/>
            <w:tcBorders>
              <w:top w:val="nil"/>
              <w:left w:val="nil"/>
              <w:bottom w:val="single" w:sz="8" w:space="0" w:color="000000"/>
              <w:right w:val="nil"/>
            </w:tcBorders>
            <w:shd w:val="clear" w:color="auto" w:fill="auto"/>
          </w:tcPr>
          <w:p w:rsidR="00AA48B4" w:rsidRPr="00EF7A5A" w:rsidRDefault="00AA48B4" w:rsidP="005D7373">
            <w:pPr>
              <w:spacing w:before="60" w:after="60"/>
              <w:rPr>
                <w:rFonts w:eastAsia="Calibri" w:cs="Arial"/>
                <w:color w:val="000000"/>
                <w:sz w:val="18"/>
                <w:szCs w:val="18"/>
                <w:lang w:eastAsia="en-US"/>
              </w:rPr>
            </w:pPr>
          </w:p>
        </w:tc>
        <w:tc>
          <w:tcPr>
            <w:tcW w:w="1132" w:type="dxa"/>
            <w:tcBorders>
              <w:top w:val="nil"/>
              <w:left w:val="nil"/>
              <w:bottom w:val="single" w:sz="8" w:space="0" w:color="000000"/>
              <w:right w:val="nil"/>
            </w:tcBorders>
            <w:shd w:val="clear" w:color="auto" w:fill="auto"/>
          </w:tcPr>
          <w:p w:rsidR="00AA48B4" w:rsidRPr="00EF7A5A" w:rsidRDefault="00AA48B4"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nil"/>
            </w:tcBorders>
            <w:shd w:val="clear" w:color="auto" w:fill="auto"/>
          </w:tcPr>
          <w:p w:rsidR="00AA48B4" w:rsidRPr="00EF7A5A" w:rsidRDefault="00AA48B4"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A6A6A6"/>
                <w:sz w:val="18"/>
                <w:szCs w:val="18"/>
                <w:lang w:eastAsia="en-US"/>
              </w:rPr>
              <w:t>CATTRK</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vAlign w:val="center"/>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1-2</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based on fixed marks</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CATREA</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1-4-5-6-7-8-9-10-12-14-18-19-20-21-22-23-24-25</w:t>
            </w:r>
            <w:r w:rsidRPr="00EF7A5A">
              <w:rPr>
                <w:rFonts w:eastAsia="Calibri" w:cs="Arial"/>
                <w:b/>
                <w:color w:val="A6A6A6"/>
                <w:sz w:val="18"/>
                <w:szCs w:val="18"/>
                <w:lang w:eastAsia="en-US"/>
              </w:rPr>
              <w:t>-26</w:t>
            </w:r>
            <w:r w:rsidRPr="000C1109">
              <w:rPr>
                <w:rFonts w:eastAsia="Calibri" w:cs="Arial"/>
                <w:sz w:val="18"/>
                <w:szCs w:val="18"/>
                <w:lang w:eastAsia="en-US"/>
              </w:rPr>
              <w:t>-</w:t>
            </w:r>
            <w:r w:rsidRPr="000C1109">
              <w:rPr>
                <w:rFonts w:eastAsia="Calibri" w:cs="Arial"/>
                <w:sz w:val="18"/>
                <w:szCs w:val="18"/>
                <w:lang w:eastAsia="en-US"/>
                <w:rPrChange w:id="2249" w:author="Jeff Wootton" w:date="2024-09-19T12:22:00Z">
                  <w:rPr>
                    <w:rFonts w:eastAsia="Calibri" w:cs="Arial"/>
                    <w:b/>
                    <w:color w:val="0000FF"/>
                    <w:sz w:val="18"/>
                    <w:szCs w:val="18"/>
                    <w:lang w:eastAsia="en-US"/>
                  </w:rPr>
                </w:rPrChange>
              </w:rPr>
              <w:t>27-28</w:t>
            </w:r>
            <w:r w:rsidRPr="00EF7A5A">
              <w:rPr>
                <w:rFonts w:eastAsia="Calibri" w:cs="Arial"/>
                <w:b/>
                <w:color w:val="0000FF"/>
                <w:sz w:val="18"/>
                <w:szCs w:val="18"/>
                <w:lang w:eastAsia="en-US"/>
              </w:rPr>
              <w:t>-29-30-31-32</w:t>
            </w:r>
            <w:r w:rsidRPr="00EF7A5A">
              <w:rPr>
                <w:rFonts w:eastAsia="Calibri" w:cs="Arial"/>
                <w:color w:val="000000"/>
                <w:sz w:val="18"/>
                <w:szCs w:val="18"/>
                <w:lang w:eastAsia="en-US"/>
              </w:rPr>
              <w:t xml:space="preserve">     [Value 26 converts to new value 32]</w:t>
            </w:r>
          </w:p>
        </w:tc>
      </w:tr>
      <w:tr w:rsidR="00422C25" w:rsidRPr="00EF7A5A" w:rsidTr="0062504E">
        <w:trPr>
          <w:gridBefore w:val="1"/>
          <w:wBefore w:w="6" w:type="dxa"/>
          <w:cantSplit/>
          <w:trHeight w:val="270"/>
          <w:jc w:val="center"/>
        </w:trPr>
        <w:tc>
          <w:tcPr>
            <w:tcW w:w="1132" w:type="dxa"/>
            <w:tcBorders>
              <w:top w:val="single" w:sz="8" w:space="0" w:color="000000"/>
              <w:left w:val="nil"/>
              <w:bottom w:val="single" w:sz="4" w:space="0" w:color="auto"/>
              <w:right w:val="nil"/>
            </w:tcBorders>
            <w:shd w:val="clear" w:color="auto" w:fill="auto"/>
          </w:tcPr>
          <w:p w:rsidR="00422C25" w:rsidRPr="00EF7A5A" w:rsidRDefault="00422C25"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4" w:space="0" w:color="auto"/>
              <w:right w:val="nil"/>
            </w:tcBorders>
            <w:shd w:val="clear" w:color="auto" w:fill="auto"/>
          </w:tcPr>
          <w:p w:rsidR="00422C25" w:rsidRPr="00EF7A5A" w:rsidRDefault="00422C25" w:rsidP="005D7373">
            <w:pPr>
              <w:spacing w:before="60" w:after="60"/>
              <w:jc w:val="both"/>
              <w:rPr>
                <w:rFonts w:eastAsia="Calibri" w:cs="Arial"/>
                <w:b/>
                <w:bCs/>
                <w:color w:val="000000"/>
                <w:sz w:val="18"/>
                <w:szCs w:val="18"/>
                <w:lang w:eastAsia="en-US"/>
              </w:rPr>
            </w:pPr>
          </w:p>
        </w:tc>
        <w:tc>
          <w:tcPr>
            <w:tcW w:w="7228" w:type="dxa"/>
            <w:gridSpan w:val="2"/>
            <w:tcBorders>
              <w:top w:val="single" w:sz="8" w:space="0" w:color="000000"/>
              <w:left w:val="nil"/>
              <w:bottom w:val="single" w:sz="4" w:space="0" w:color="auto"/>
              <w:right w:val="nil"/>
            </w:tcBorders>
            <w:shd w:val="clear" w:color="auto" w:fill="auto"/>
          </w:tcPr>
          <w:p w:rsidR="00422C25" w:rsidRPr="00EF7A5A" w:rsidRDefault="00422C25" w:rsidP="005D7373">
            <w:pPr>
              <w:spacing w:before="60" w:after="60"/>
              <w:jc w:val="both"/>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CATSEA</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2-3-4-5-6-7-8-9-10-11-12-13-14-15-16-17-18-19-20-21-22-23-24-25-26-27-28-29-30-31-32-33-34-35-36-37-38-39-40-41-42-43-44-45-46-47-48-49-50-51-52-53-54</w:t>
            </w:r>
            <w:r w:rsidRPr="00EF7A5A">
              <w:rPr>
                <w:rFonts w:eastAsia="Calibri" w:cs="Arial"/>
                <w:b/>
                <w:color w:val="0000FF"/>
                <w:sz w:val="18"/>
                <w:szCs w:val="18"/>
                <w:lang w:eastAsia="en-US"/>
              </w:rPr>
              <w:t>-55-56</w:t>
            </w:r>
          </w:p>
        </w:tc>
      </w:tr>
      <w:tr w:rsidR="005D7373" w:rsidRPr="00EF7A5A" w:rsidTr="0062504E">
        <w:trPr>
          <w:gridBefore w:val="1"/>
          <w:wBefore w:w="6" w:type="dxa"/>
          <w:cantSplit/>
          <w:trHeight w:val="270"/>
          <w:jc w:val="center"/>
        </w:trPr>
        <w:tc>
          <w:tcPr>
            <w:tcW w:w="1132" w:type="dxa"/>
            <w:tcBorders>
              <w:top w:val="single" w:sz="4" w:space="0" w:color="auto"/>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4" w:space="0" w:color="auto"/>
              <w:bottom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r>
      <w:tr w:rsidR="005D7373" w:rsidRPr="00EF7A5A" w:rsidTr="00041FD7">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CATSLC</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8559B7" w:rsidRDefault="005D7373" w:rsidP="005D7373">
            <w:pPr>
              <w:spacing w:before="60" w:after="60"/>
              <w:rPr>
                <w:rFonts w:eastAsia="Calibri" w:cs="Arial"/>
                <w:b/>
                <w:color w:val="000000"/>
                <w:sz w:val="18"/>
                <w:szCs w:val="18"/>
                <w:lang w:eastAsia="en-US"/>
              </w:rPr>
            </w:pPr>
            <w:r w:rsidRPr="00EF7A5A">
              <w:rPr>
                <w:rFonts w:eastAsia="Calibri" w:cs="Arial"/>
                <w:color w:val="000000"/>
                <w:sz w:val="18"/>
                <w:szCs w:val="18"/>
                <w:lang w:eastAsia="en-US"/>
              </w:rPr>
              <w:t>1-2-3-4-5-6-7-8-9-10-11-12-13-14-15-16-17</w:t>
            </w:r>
            <w:r w:rsidRPr="00EF7A5A">
              <w:rPr>
                <w:rFonts w:eastAsia="Calibri" w:cs="Arial"/>
                <w:b/>
                <w:color w:val="0000FF"/>
                <w:sz w:val="18"/>
                <w:szCs w:val="18"/>
                <w:lang w:eastAsia="en-US"/>
              </w:rPr>
              <w:t>-20-22</w:t>
            </w:r>
            <w:r w:rsidR="008559B7">
              <w:rPr>
                <w:rFonts w:eastAsia="Calibri" w:cs="Arial"/>
                <w:color w:val="0000FF"/>
                <w:sz w:val="18"/>
                <w:szCs w:val="18"/>
                <w:lang w:eastAsia="en-US"/>
              </w:rPr>
              <w:t>-</w:t>
            </w:r>
            <w:r w:rsidR="008559B7">
              <w:rPr>
                <w:rFonts w:eastAsia="Calibri" w:cs="Arial"/>
                <w:b/>
                <w:color w:val="0000FF"/>
                <w:sz w:val="18"/>
                <w:szCs w:val="18"/>
                <w:lang w:eastAsia="en-US"/>
              </w:rPr>
              <w:t>23</w:t>
            </w:r>
          </w:p>
        </w:tc>
      </w:tr>
      <w:tr w:rsidR="00041FD7" w:rsidRPr="00EF7A5A" w:rsidTr="00041FD7">
        <w:trPr>
          <w:gridBefore w:val="1"/>
          <w:wBefore w:w="6" w:type="dxa"/>
          <w:cantSplit/>
          <w:trHeight w:val="270"/>
          <w:jc w:val="center"/>
          <w:ins w:id="2250" w:author="Jeff Wootton" w:date="2024-09-19T09:24:00Z"/>
        </w:trPr>
        <w:tc>
          <w:tcPr>
            <w:tcW w:w="1132" w:type="dxa"/>
            <w:tcBorders>
              <w:top w:val="single" w:sz="4" w:space="0" w:color="auto"/>
              <w:bottom w:val="single" w:sz="8" w:space="0" w:color="000000"/>
            </w:tcBorders>
            <w:shd w:val="clear" w:color="auto" w:fill="auto"/>
          </w:tcPr>
          <w:p w:rsidR="00041FD7" w:rsidRPr="00EF7A5A" w:rsidRDefault="00041FD7" w:rsidP="005D7373">
            <w:pPr>
              <w:spacing w:before="60" w:after="60"/>
              <w:rPr>
                <w:ins w:id="2251" w:author="Jeff Wootton" w:date="2024-09-19T09:24:00Z"/>
                <w:rFonts w:eastAsia="Calibri" w:cs="Arial"/>
                <w:color w:val="000000"/>
                <w:sz w:val="18"/>
                <w:szCs w:val="18"/>
                <w:lang w:eastAsia="en-US"/>
              </w:rPr>
            </w:pPr>
          </w:p>
        </w:tc>
        <w:tc>
          <w:tcPr>
            <w:tcW w:w="1132" w:type="dxa"/>
            <w:tcBorders>
              <w:top w:val="single" w:sz="4" w:space="0" w:color="auto"/>
              <w:bottom w:val="single" w:sz="8" w:space="0" w:color="000000"/>
            </w:tcBorders>
            <w:shd w:val="clear" w:color="auto" w:fill="auto"/>
          </w:tcPr>
          <w:p w:rsidR="00041FD7" w:rsidRPr="00EF7A5A" w:rsidRDefault="00041FD7" w:rsidP="005D7373">
            <w:pPr>
              <w:spacing w:before="60" w:after="60"/>
              <w:rPr>
                <w:ins w:id="2252" w:author="Jeff Wootton" w:date="2024-09-19T09:24:00Z"/>
                <w:rFonts w:eastAsia="Calibri" w:cs="Arial"/>
                <w:b/>
                <w:bCs/>
                <w:color w:val="000000"/>
                <w:sz w:val="18"/>
                <w:szCs w:val="18"/>
                <w:lang w:eastAsia="en-US"/>
              </w:rPr>
            </w:pPr>
          </w:p>
        </w:tc>
        <w:tc>
          <w:tcPr>
            <w:tcW w:w="7228" w:type="dxa"/>
            <w:gridSpan w:val="2"/>
            <w:tcBorders>
              <w:top w:val="single" w:sz="4" w:space="0" w:color="auto"/>
              <w:bottom w:val="single" w:sz="8" w:space="0" w:color="000000"/>
            </w:tcBorders>
            <w:shd w:val="clear" w:color="auto" w:fill="auto"/>
          </w:tcPr>
          <w:p w:rsidR="00041FD7" w:rsidRPr="00EF7A5A" w:rsidRDefault="00041FD7" w:rsidP="005D7373">
            <w:pPr>
              <w:spacing w:before="60" w:after="60"/>
              <w:rPr>
                <w:ins w:id="2253" w:author="Jeff Wootton" w:date="2024-09-19T09:24:00Z"/>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CATSLO</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SLOTOP</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-3-4-5</w:t>
            </w:r>
            <w:r w:rsidRPr="00EF7A5A">
              <w:rPr>
                <w:rFonts w:eastAsia="Calibri" w:cs="Arial"/>
                <w:color w:val="000000"/>
                <w:sz w:val="18"/>
                <w:szCs w:val="18"/>
                <w:lang w:eastAsia="en-US"/>
              </w:rPr>
              <w:t>-6</w:t>
            </w:r>
            <w:r w:rsidRPr="00EF7A5A">
              <w:rPr>
                <w:rFonts w:eastAsia="Calibri" w:cs="Arial"/>
                <w:b/>
                <w:dstrike/>
                <w:color w:val="FF0000"/>
                <w:sz w:val="18"/>
                <w:szCs w:val="18"/>
                <w:lang w:eastAsia="en-US"/>
              </w:rPr>
              <w:t>-7</w:t>
            </w:r>
          </w:p>
        </w:tc>
      </w:tr>
      <w:tr w:rsidR="005D7373" w:rsidRPr="00EF7A5A" w:rsidTr="000C1B82">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6C22" w:rsidRPr="00EF7A5A" w:rsidTr="006337A9">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6C22" w:rsidRPr="00EF7A5A" w:rsidRDefault="005D6C22" w:rsidP="006337A9">
            <w:pPr>
              <w:spacing w:before="60" w:after="60"/>
              <w:rPr>
                <w:rFonts w:eastAsia="Calibri" w:cs="Arial"/>
                <w:color w:val="000000"/>
                <w:sz w:val="18"/>
                <w:szCs w:val="18"/>
                <w:lang w:eastAsia="en-US"/>
              </w:rPr>
            </w:pPr>
            <w:r w:rsidRPr="00EF7A5A">
              <w:rPr>
                <w:rFonts w:eastAsia="Calibri" w:cs="Arial"/>
                <w:color w:val="000000"/>
                <w:sz w:val="18"/>
                <w:szCs w:val="18"/>
                <w:lang w:eastAsia="en-US"/>
              </w:rPr>
              <w:t>CATS</w:t>
            </w:r>
            <w:r>
              <w:rPr>
                <w:rFonts w:eastAsia="Calibri" w:cs="Arial"/>
                <w:color w:val="000000"/>
                <w:sz w:val="18"/>
                <w:szCs w:val="18"/>
                <w:lang w:eastAsia="en-US"/>
              </w:rPr>
              <w:t>CF</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6C22" w:rsidRPr="00EF7A5A" w:rsidRDefault="005D6C22" w:rsidP="006337A9">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6C22" w:rsidRPr="00EF7A5A" w:rsidRDefault="005D6C22" w:rsidP="006337A9">
            <w:pPr>
              <w:spacing w:before="60" w:after="60"/>
              <w:rPr>
                <w:rFonts w:eastAsia="Calibri" w:cs="Arial"/>
                <w:color w:val="000000"/>
                <w:sz w:val="18"/>
                <w:szCs w:val="18"/>
                <w:lang w:eastAsia="en-US"/>
              </w:rPr>
            </w:pPr>
            <w:r>
              <w:rPr>
                <w:rFonts w:eastAsia="Calibri" w:cs="Arial"/>
                <w:color w:val="000000"/>
                <w:sz w:val="18"/>
                <w:szCs w:val="18"/>
                <w:lang w:eastAsia="en-US"/>
              </w:rPr>
              <w:t>1-</w:t>
            </w:r>
            <w:r w:rsidRPr="00EF7A5A">
              <w:rPr>
                <w:rFonts w:eastAsia="Calibri" w:cs="Arial"/>
                <w:color w:val="000000"/>
                <w:sz w:val="18"/>
                <w:szCs w:val="18"/>
                <w:lang w:eastAsia="en-US"/>
              </w:rPr>
              <w:t>2-3-4-5-6-7-8-9-10-11-12-13-14-15-16-17-18-19-20-21-22-23-24-25-26-27-28</w:t>
            </w:r>
            <w:r w:rsidRPr="00DD2515">
              <w:rPr>
                <w:rFonts w:eastAsia="Calibri" w:cs="Arial"/>
                <w:b/>
                <w:color w:val="A6A6A6" w:themeColor="background1" w:themeShade="A6"/>
                <w:sz w:val="18"/>
                <w:szCs w:val="18"/>
                <w:lang w:eastAsia="en-US"/>
              </w:rPr>
              <w:t>-29</w:t>
            </w:r>
            <w:r w:rsidRPr="00EF7A5A">
              <w:rPr>
                <w:rFonts w:eastAsia="Calibri" w:cs="Arial"/>
                <w:color w:val="000000"/>
                <w:sz w:val="18"/>
                <w:szCs w:val="18"/>
                <w:lang w:eastAsia="en-US"/>
              </w:rPr>
              <w:t xml:space="preserve">-30-31-32-33     </w:t>
            </w:r>
            <w:r w:rsidRPr="00EF7A5A">
              <w:rPr>
                <w:rFonts w:eastAsia="Calibri" w:cs="Arial"/>
                <w:sz w:val="18"/>
                <w:szCs w:val="18"/>
                <w:lang w:eastAsia="en-US"/>
              </w:rPr>
              <w:t xml:space="preserve">[Value </w:t>
            </w:r>
            <w:r>
              <w:rPr>
                <w:rFonts w:eastAsia="Calibri" w:cs="Arial"/>
                <w:sz w:val="18"/>
                <w:szCs w:val="18"/>
                <w:lang w:eastAsia="en-US"/>
              </w:rPr>
              <w:t>29</w:t>
            </w:r>
            <w:r w:rsidRPr="00EF7A5A">
              <w:rPr>
                <w:rFonts w:eastAsia="Calibri" w:cs="Arial"/>
                <w:sz w:val="18"/>
                <w:szCs w:val="18"/>
                <w:lang w:eastAsia="en-US"/>
              </w:rPr>
              <w:t xml:space="preserve"> converts to new Feature type </w:t>
            </w:r>
            <w:r>
              <w:rPr>
                <w:rFonts w:eastAsia="Calibri" w:cs="Arial"/>
                <w:b/>
                <w:sz w:val="18"/>
                <w:szCs w:val="18"/>
                <w:lang w:eastAsia="en-US"/>
              </w:rPr>
              <w:t>Mooring Buoy</w:t>
            </w:r>
            <w:r w:rsidRPr="00EF7A5A">
              <w:rPr>
                <w:rFonts w:eastAsia="Calibri" w:cs="Arial"/>
                <w:sz w:val="18"/>
                <w:szCs w:val="18"/>
                <w:lang w:eastAsia="en-US"/>
              </w:rPr>
              <w:t xml:space="preserve"> – see clause </w:t>
            </w:r>
            <w:r>
              <w:rPr>
                <w:rFonts w:eastAsia="Calibri" w:cs="Arial"/>
                <w:sz w:val="18"/>
                <w:szCs w:val="18"/>
                <w:lang w:eastAsia="en-US"/>
              </w:rPr>
              <w:t>4.6.5</w:t>
            </w:r>
            <w:r w:rsidRPr="00EF7A5A">
              <w:rPr>
                <w:rFonts w:eastAsia="Calibri" w:cs="Arial"/>
                <w:sz w:val="18"/>
                <w:szCs w:val="18"/>
                <w:lang w:eastAsia="en-US"/>
              </w:rPr>
              <w:t>]</w:t>
            </w:r>
          </w:p>
        </w:tc>
      </w:tr>
      <w:tr w:rsidR="005D6C22" w:rsidRPr="00EF7A5A" w:rsidDel="00B214E9" w:rsidTr="005D6C22">
        <w:trPr>
          <w:gridBefore w:val="1"/>
          <w:wBefore w:w="6" w:type="dxa"/>
          <w:cantSplit/>
          <w:trHeight w:val="270"/>
          <w:jc w:val="center"/>
          <w:del w:id="2254" w:author="Jeff Wootton" w:date="2024-09-19T15:02:00Z"/>
        </w:trPr>
        <w:tc>
          <w:tcPr>
            <w:tcW w:w="1132" w:type="dxa"/>
            <w:tcBorders>
              <w:top w:val="single" w:sz="8" w:space="0" w:color="000000"/>
              <w:bottom w:val="single" w:sz="8" w:space="0" w:color="000000"/>
            </w:tcBorders>
            <w:shd w:val="clear" w:color="auto" w:fill="auto"/>
          </w:tcPr>
          <w:p w:rsidR="005D6C22" w:rsidRPr="00EF7A5A" w:rsidDel="00B214E9" w:rsidRDefault="005D6C22" w:rsidP="005D7373">
            <w:pPr>
              <w:spacing w:before="60" w:after="60"/>
              <w:rPr>
                <w:del w:id="2255" w:author="Jeff Wootton" w:date="2024-09-19T15:02:00Z"/>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5D6C22" w:rsidRPr="00EF7A5A" w:rsidDel="00B214E9" w:rsidRDefault="005D6C22" w:rsidP="005D7373">
            <w:pPr>
              <w:spacing w:before="60" w:after="60"/>
              <w:rPr>
                <w:del w:id="2256" w:author="Jeff Wootton" w:date="2024-09-19T15:02:00Z"/>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rsidR="005D6C22" w:rsidRPr="00EF7A5A" w:rsidDel="00B214E9" w:rsidRDefault="005D6C22" w:rsidP="005D7373">
            <w:pPr>
              <w:spacing w:before="60" w:after="60"/>
              <w:rPr>
                <w:del w:id="2257" w:author="Jeff Wootton" w:date="2024-09-19T15:02:00Z"/>
                <w:rFonts w:eastAsia="Calibri" w:cs="Arial"/>
                <w:color w:val="000000"/>
                <w:sz w:val="18"/>
                <w:szCs w:val="18"/>
                <w:lang w:eastAsia="en-US"/>
              </w:rPr>
            </w:pPr>
          </w:p>
        </w:tc>
      </w:tr>
      <w:tr w:rsidR="005D7373" w:rsidRPr="00EF7A5A" w:rsidTr="000C1B82">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CATSPM</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w:t>
            </w:r>
            <w:r w:rsidRPr="00EF7A5A">
              <w:rPr>
                <w:rFonts w:eastAsia="Calibri" w:cs="Arial"/>
                <w:sz w:val="18"/>
                <w:szCs w:val="18"/>
                <w:lang w:eastAsia="en-US"/>
              </w:rPr>
              <w:t>-15</w:t>
            </w:r>
            <w:r w:rsidRPr="00EF7A5A">
              <w:rPr>
                <w:rFonts w:eastAsia="Calibri" w:cs="Arial"/>
                <w:color w:val="000000"/>
                <w:sz w:val="18"/>
                <w:szCs w:val="18"/>
                <w:lang w:eastAsia="en-US"/>
              </w:rPr>
              <w:t>-16-17-18-19-20-21-22-23-24-25-26-27-28-29-30-31-32-33-34-35-36-37-39-40-41-42-43-44-45-46-47-48-49-50-51-52-53-54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-57-58-60-61-62-63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BCNSPP</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1-2-3-4-5-6-7-8</w:t>
            </w:r>
            <w:r w:rsidRPr="000548EA">
              <w:rPr>
                <w:rFonts w:ascii="Arial Bold" w:eastAsia="Calibri" w:hAnsi="Arial Bold" w:cs="Arial"/>
                <w:b/>
                <w:color w:val="A6A6A6" w:themeColor="background1" w:themeShade="A6"/>
                <w:sz w:val="18"/>
                <w:szCs w:val="18"/>
                <w:lang w:eastAsia="en-US"/>
                <w:rPrChange w:id="2258" w:author="Jeff Wootton" w:date="2024-09-10T13:35:00Z">
                  <w:rPr>
                    <w:rFonts w:eastAsia="Calibri" w:cs="Arial"/>
                    <w:b/>
                    <w:dstrike/>
                    <w:color w:val="FF0000"/>
                    <w:sz w:val="18"/>
                    <w:szCs w:val="18"/>
                    <w:lang w:eastAsia="en-US"/>
                  </w:rPr>
                </w:rPrChange>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w:t>
            </w:r>
            <w:r w:rsidRPr="00EF7A5A">
              <w:rPr>
                <w:rFonts w:eastAsia="Calibri" w:cs="Arial"/>
                <w:b/>
                <w:dstrike/>
                <w:color w:val="FF0000"/>
                <w:sz w:val="18"/>
                <w:szCs w:val="18"/>
                <w:lang w:eastAsia="en-US"/>
              </w:rPr>
              <w:t>-15</w:t>
            </w:r>
            <w:r w:rsidRPr="00EF7A5A">
              <w:rPr>
                <w:rFonts w:eastAsia="Calibri" w:cs="Arial"/>
                <w:color w:val="000000"/>
                <w:sz w:val="18"/>
                <w:szCs w:val="18"/>
                <w:lang w:eastAsia="en-US"/>
              </w:rPr>
              <w:t>-16-17-18-19-20-21-22-23-24-25-26-27-28-29-30-31-32-33-34-35-36-37-39-40-41-42-43-44-45-46-47-48-49-50-51-52-53-54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-57-58-60-61-62-63</w:t>
            </w:r>
            <w:ins w:id="2259" w:author="Jeff Wootton" w:date="2024-09-10T13:37:00Z">
              <w:r w:rsidR="00C84097">
                <w:rPr>
                  <w:rFonts w:eastAsia="Calibri" w:cs="Arial"/>
                  <w:b/>
                  <w:color w:val="0000FF"/>
                  <w:sz w:val="18"/>
                  <w:szCs w:val="18"/>
                  <w:lang w:eastAsia="en-US"/>
                </w:rPr>
                <w:t xml:space="preserve">     </w:t>
              </w:r>
              <w:r w:rsidR="00C84097" w:rsidRPr="00EF7A5A">
                <w:rPr>
                  <w:rFonts w:eastAsia="Calibri" w:cs="Arial"/>
                  <w:sz w:val="18"/>
                  <w:szCs w:val="18"/>
                  <w:lang w:eastAsia="en-US"/>
                </w:rPr>
                <w:t>[Value</w:t>
              </w:r>
              <w:r w:rsidR="00C84097">
                <w:rPr>
                  <w:rFonts w:eastAsia="Calibri" w:cs="Arial"/>
                  <w:sz w:val="18"/>
                  <w:szCs w:val="18"/>
                  <w:lang w:eastAsia="en-US"/>
                </w:rPr>
                <w:t xml:space="preserve"> 9</w:t>
              </w:r>
              <w:r w:rsidR="00C84097" w:rsidRPr="00EF7A5A">
                <w:rPr>
                  <w:rFonts w:eastAsia="Calibri" w:cs="Arial"/>
                  <w:sz w:val="18"/>
                  <w:szCs w:val="18"/>
                  <w:lang w:eastAsia="en-US"/>
                </w:rPr>
                <w:t xml:space="preserve"> converts to value </w:t>
              </w:r>
              <w:r w:rsidR="00C84097">
                <w:rPr>
                  <w:rFonts w:eastAsia="Calibri" w:cs="Arial"/>
                  <w:sz w:val="18"/>
                  <w:szCs w:val="18"/>
                  <w:lang w:eastAsia="en-US"/>
                </w:rPr>
                <w:t>10</w:t>
              </w:r>
              <w:r w:rsidR="00C84097" w:rsidRPr="00EF7A5A">
                <w:rPr>
                  <w:rFonts w:eastAsia="Calibri" w:cs="Arial"/>
                  <w:sz w:val="18"/>
                  <w:szCs w:val="18"/>
                  <w:lang w:eastAsia="en-US"/>
                </w:rPr>
                <w:t>]</w:t>
              </w:r>
            </w:ins>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BOYSPP</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-14-15</w:t>
            </w:r>
            <w:r w:rsidRPr="00EF7A5A">
              <w:rPr>
                <w:rFonts w:eastAsia="Calibri" w:cs="Arial"/>
                <w:b/>
                <w:dstrike/>
                <w:color w:val="FF0000"/>
                <w:sz w:val="18"/>
                <w:szCs w:val="18"/>
                <w:lang w:eastAsia="en-US"/>
              </w:rPr>
              <w:t>-16</w:t>
            </w:r>
            <w:r w:rsidRPr="00EF7A5A">
              <w:rPr>
                <w:rFonts w:eastAsia="Calibri" w:cs="Arial"/>
                <w:color w:val="000000"/>
                <w:sz w:val="18"/>
                <w:szCs w:val="18"/>
                <w:lang w:eastAsia="en-US"/>
              </w:rPr>
              <w:t>-17-18-19-20-21-22-23-24-25-26-27-28-29-30-31-32-33-34-35-36-37-39-40</w:t>
            </w:r>
            <w:r w:rsidRPr="00EF7A5A">
              <w:rPr>
                <w:rFonts w:eastAsia="Calibri" w:cs="Arial"/>
                <w:b/>
                <w:dstrike/>
                <w:color w:val="FF0000"/>
                <w:sz w:val="18"/>
                <w:szCs w:val="18"/>
                <w:lang w:eastAsia="en-US"/>
              </w:rPr>
              <w:t>-41</w:t>
            </w:r>
            <w:r w:rsidRPr="00EF7A5A">
              <w:rPr>
                <w:rFonts w:eastAsia="Calibri" w:cs="Arial"/>
                <w:color w:val="000000"/>
                <w:sz w:val="18"/>
                <w:szCs w:val="18"/>
                <w:lang w:eastAsia="en-US"/>
              </w:rPr>
              <w:t>-42-43</w:t>
            </w:r>
            <w:r w:rsidRPr="00EF7A5A">
              <w:rPr>
                <w:rFonts w:eastAsia="Calibri" w:cs="Arial"/>
                <w:b/>
                <w:dstrike/>
                <w:color w:val="FF0000"/>
                <w:sz w:val="18"/>
                <w:szCs w:val="18"/>
                <w:lang w:eastAsia="en-US"/>
              </w:rPr>
              <w:t>-44</w:t>
            </w:r>
            <w:r w:rsidRPr="00EF7A5A">
              <w:rPr>
                <w:rFonts w:eastAsia="Calibri" w:cs="Arial"/>
                <w:color w:val="000000"/>
                <w:sz w:val="18"/>
                <w:szCs w:val="18"/>
                <w:lang w:eastAsia="en-US"/>
              </w:rPr>
              <w:t>-45-46-47-48-49-50-51-52-53-54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-57-58-59-60-61-62-63</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DAYMAR</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b/>
                <w:dstrike/>
                <w:color w:val="FF0000"/>
                <w:sz w:val="18"/>
                <w:szCs w:val="18"/>
                <w:lang w:eastAsia="en-US"/>
              </w:rPr>
              <w:t>-9</w:t>
            </w:r>
            <w:r w:rsidRPr="00EF7A5A">
              <w:rPr>
                <w:rFonts w:eastAsia="Calibri" w:cs="Arial"/>
                <w:color w:val="000000"/>
                <w:sz w:val="18"/>
                <w:szCs w:val="18"/>
                <w:lang w:eastAsia="en-US"/>
              </w:rPr>
              <w:t>-10-11-12</w:t>
            </w:r>
            <w:r w:rsidRPr="00EF7A5A">
              <w:rPr>
                <w:rFonts w:eastAsia="Calibri" w:cs="Arial"/>
                <w:b/>
                <w:dstrike/>
                <w:color w:val="FF0000"/>
                <w:sz w:val="18"/>
                <w:szCs w:val="18"/>
                <w:lang w:eastAsia="en-US"/>
              </w:rPr>
              <w:t>-13</w:t>
            </w:r>
            <w:r w:rsidRPr="00EF7A5A">
              <w:rPr>
                <w:rFonts w:eastAsia="Calibri" w:cs="Arial"/>
                <w:color w:val="000000"/>
                <w:sz w:val="18"/>
                <w:szCs w:val="18"/>
                <w:lang w:eastAsia="en-US"/>
              </w:rPr>
              <w:t>-14</w:t>
            </w:r>
            <w:r w:rsidRPr="00EF7A5A">
              <w:rPr>
                <w:rFonts w:eastAsia="Calibri" w:cs="Arial"/>
                <w:sz w:val="18"/>
                <w:szCs w:val="18"/>
                <w:lang w:eastAsia="en-US"/>
              </w:rPr>
              <w:t>-15</w:t>
            </w:r>
            <w:r w:rsidRPr="00EF7A5A">
              <w:rPr>
                <w:rFonts w:eastAsia="Calibri" w:cs="Arial"/>
                <w:color w:val="000000"/>
                <w:sz w:val="18"/>
                <w:szCs w:val="18"/>
                <w:lang w:eastAsia="en-US"/>
              </w:rPr>
              <w:t>-16-17-18-19-20-21-22-23-24-25-26-27-28-29-30-31-32-33-34-35-36-37-39-40-41-42-43-44-45-46-47-48-49-50-51-52-53-54</w:t>
            </w:r>
            <w:r w:rsidRPr="00EF7A5A">
              <w:rPr>
                <w:rFonts w:eastAsia="Calibri" w:cs="Arial"/>
                <w:sz w:val="18"/>
                <w:szCs w:val="18"/>
                <w:lang w:eastAsia="en-US"/>
              </w:rPr>
              <w:t>-55-56</w:t>
            </w:r>
            <w:r w:rsidRPr="00EF7A5A">
              <w:rPr>
                <w:rFonts w:eastAsia="Calibri" w:cs="Arial"/>
                <w:b/>
                <w:color w:val="0000FF"/>
                <w:sz w:val="18"/>
                <w:szCs w:val="18"/>
                <w:lang w:eastAsia="en-US"/>
              </w:rPr>
              <w:t>-57-58-60-61-62-63</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CATTSS</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vAlign w:val="center"/>
          </w:tcPr>
          <w:p w:rsidR="005D7373" w:rsidRPr="00EF7A5A" w:rsidRDefault="005D7373" w:rsidP="0065595D">
            <w:pPr>
              <w:spacing w:before="60" w:after="60"/>
              <w:rPr>
                <w:rFonts w:eastAsia="Calibri" w:cs="Arial"/>
                <w:color w:val="000000"/>
                <w:sz w:val="18"/>
                <w:szCs w:val="18"/>
                <w:lang w:eastAsia="en-US"/>
              </w:rPr>
            </w:pPr>
            <w:r w:rsidRPr="00EF7A5A">
              <w:rPr>
                <w:rFonts w:eastAsia="Calibri" w:cs="Arial"/>
                <w:b/>
                <w:color w:val="A6A6A6"/>
                <w:sz w:val="18"/>
                <w:szCs w:val="18"/>
                <w:lang w:eastAsia="en-US"/>
              </w:rPr>
              <w:t>1-2</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IMO adopted</w:t>
            </w:r>
            <w:r w:rsidRPr="00EF7A5A">
              <w:rPr>
                <w:rFonts w:eastAsia="Calibri" w:cs="Arial"/>
                <w:color w:val="000000"/>
                <w:sz w:val="18"/>
                <w:szCs w:val="18"/>
                <w:lang w:eastAsia="en-US"/>
              </w:rPr>
              <w:t xml:space="preserve"> for new </w:t>
            </w:r>
            <w:r w:rsidR="00711035"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Traffic Separation Scheme</w:t>
            </w:r>
            <w:r w:rsidRPr="00EF7A5A">
              <w:rPr>
                <w:rFonts w:eastAsia="Calibri" w:cs="Arial"/>
                <w:color w:val="000000"/>
                <w:sz w:val="18"/>
                <w:szCs w:val="18"/>
                <w:lang w:eastAsia="en-US"/>
              </w:rPr>
              <w:t xml:space="preserve"> – see clause 10.2.1]</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CATVEG</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B872D9">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-3-4-5-6</w:t>
            </w:r>
            <w:r w:rsidRPr="00EF7A5A">
              <w:rPr>
                <w:rFonts w:eastAsia="Calibri" w:cs="Arial"/>
                <w:b/>
                <w:color w:val="A6A6A6" w:themeColor="background1" w:themeShade="A6"/>
                <w:sz w:val="18"/>
                <w:szCs w:val="18"/>
                <w:lang w:eastAsia="en-US"/>
              </w:rPr>
              <w:t>-7</w:t>
            </w:r>
            <w:r w:rsidRPr="00EF7A5A">
              <w:rPr>
                <w:rFonts w:eastAsia="Calibri" w:cs="Arial"/>
                <w:b/>
                <w:dstrike/>
                <w:color w:val="FF0000"/>
                <w:sz w:val="18"/>
                <w:szCs w:val="18"/>
                <w:lang w:eastAsia="en-US"/>
              </w:rPr>
              <w:t>-10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-13-14-15-16-17-18-19-20</w:t>
            </w:r>
            <w:r w:rsidRPr="00EF7A5A">
              <w:rPr>
                <w:rFonts w:eastAsia="Calibri" w:cs="Arial"/>
                <w:b/>
                <w:color w:val="A6A6A6" w:themeColor="background1" w:themeShade="A6"/>
                <w:sz w:val="18"/>
                <w:szCs w:val="18"/>
                <w:lang w:eastAsia="en-US"/>
              </w:rPr>
              <w:t>-21</w:t>
            </w:r>
            <w:r w:rsidRPr="00EF7A5A">
              <w:rPr>
                <w:rFonts w:eastAsia="Calibri" w:cs="Arial"/>
                <w:color w:val="000000"/>
                <w:sz w:val="18"/>
                <w:szCs w:val="18"/>
                <w:lang w:eastAsia="en-US"/>
              </w:rPr>
              <w:t>-22</w:t>
            </w:r>
            <w:r w:rsidR="00B872D9" w:rsidRPr="00EF7A5A">
              <w:rPr>
                <w:rFonts w:eastAsia="Calibri" w:cs="Arial"/>
                <w:color w:val="000000"/>
                <w:sz w:val="18"/>
                <w:szCs w:val="18"/>
                <w:lang w:eastAsia="en-US"/>
              </w:rPr>
              <w:t xml:space="preserve">     [</w:t>
            </w:r>
            <w:r w:rsidR="00B872D9" w:rsidRPr="00EF7A5A">
              <w:rPr>
                <w:rFonts w:eastAsia="Calibri" w:cs="Arial"/>
                <w:sz w:val="18"/>
                <w:szCs w:val="18"/>
                <w:lang w:eastAsia="en-US"/>
              </w:rPr>
              <w:t>Value</w:t>
            </w:r>
            <w:r w:rsidR="000F09E6" w:rsidRPr="00EF7A5A">
              <w:rPr>
                <w:rFonts w:eastAsia="Calibri" w:cs="Arial"/>
                <w:sz w:val="18"/>
                <w:szCs w:val="18"/>
                <w:lang w:eastAsia="en-US"/>
              </w:rPr>
              <w:t>s</w:t>
            </w:r>
            <w:r w:rsidR="00B872D9" w:rsidRPr="00EF7A5A">
              <w:rPr>
                <w:rFonts w:eastAsia="Calibri" w:cs="Arial"/>
                <w:sz w:val="18"/>
                <w:szCs w:val="18"/>
                <w:lang w:eastAsia="en-US"/>
              </w:rPr>
              <w:t xml:space="preserve"> 7 </w:t>
            </w:r>
            <w:r w:rsidR="000F09E6" w:rsidRPr="00EF7A5A">
              <w:rPr>
                <w:rFonts w:eastAsia="Calibri" w:cs="Arial"/>
                <w:sz w:val="18"/>
                <w:szCs w:val="18"/>
                <w:lang w:eastAsia="en-US"/>
              </w:rPr>
              <w:t>and 21 convert</w:t>
            </w:r>
            <w:r w:rsidR="00B872D9" w:rsidRPr="00EF7A5A">
              <w:rPr>
                <w:rFonts w:eastAsia="Calibri" w:cs="Arial"/>
                <w:sz w:val="18"/>
                <w:szCs w:val="18"/>
                <w:lang w:eastAsia="en-US"/>
              </w:rPr>
              <w:t xml:space="preserve"> to new value 23 for attribute </w:t>
            </w:r>
            <w:r w:rsidR="00B872D9" w:rsidRPr="00EF7A5A">
              <w:rPr>
                <w:rFonts w:eastAsia="Calibri" w:cs="Arial"/>
                <w:b/>
                <w:sz w:val="18"/>
                <w:szCs w:val="18"/>
                <w:lang w:eastAsia="en-US"/>
              </w:rPr>
              <w:t>category of obstruction</w:t>
            </w:r>
            <w:r w:rsidR="000F09E6" w:rsidRPr="00EF7A5A">
              <w:rPr>
                <w:rFonts w:eastAsia="Calibri" w:cs="Arial"/>
                <w:sz w:val="18"/>
                <w:szCs w:val="18"/>
                <w:lang w:eastAsia="en-US"/>
              </w:rPr>
              <w:t xml:space="preserve"> – see clause 4.7.11</w:t>
            </w:r>
            <w:r w:rsidR="00B872D9"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396"/>
          <w:jc w:val="center"/>
        </w:trPr>
        <w:tc>
          <w:tcPr>
            <w:tcW w:w="1132" w:type="dxa"/>
            <w:tcBorders>
              <w:top w:val="single" w:sz="4" w:space="0" w:color="auto"/>
              <w:left w:val="single" w:sz="4" w:space="0" w:color="auto"/>
              <w:bottom w:val="single" w:sz="8" w:space="0" w:color="000000"/>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CATWED</w:t>
            </w:r>
          </w:p>
        </w:tc>
        <w:tc>
          <w:tcPr>
            <w:tcW w:w="1132" w:type="dxa"/>
            <w:tcBorders>
              <w:top w:val="single" w:sz="4" w:space="0" w:color="auto"/>
              <w:left w:val="single" w:sz="4" w:space="0" w:color="auto"/>
              <w:bottom w:val="single" w:sz="8" w:space="0" w:color="000000"/>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8" w:space="0" w:color="000000"/>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A6A6A6"/>
                <w:sz w:val="18"/>
                <w:szCs w:val="18"/>
                <w:lang w:eastAsia="en-US"/>
              </w:rPr>
              <w:t>-3</w:t>
            </w:r>
            <w:r w:rsidRPr="00EF7A5A">
              <w:rPr>
                <w:rFonts w:eastAsia="Calibri" w:cs="Arial"/>
                <w:color w:val="000000"/>
                <w:sz w:val="18"/>
                <w:szCs w:val="18"/>
                <w:lang w:eastAsia="en-US"/>
              </w:rPr>
              <w:t>-4     [</w:t>
            </w:r>
            <w:r w:rsidRPr="00EF7A5A">
              <w:rPr>
                <w:rFonts w:eastAsia="Calibri" w:cs="Arial"/>
                <w:sz w:val="18"/>
                <w:szCs w:val="18"/>
                <w:lang w:eastAsia="en-US"/>
              </w:rPr>
              <w:t xml:space="preserve">Value 3 converts to new </w:t>
            </w:r>
            <w:r w:rsidR="00711035" w:rsidRPr="00EF7A5A">
              <w:rPr>
                <w:rFonts w:eastAsia="Calibri" w:cs="Arial"/>
                <w:sz w:val="18"/>
                <w:szCs w:val="18"/>
                <w:lang w:eastAsia="en-US"/>
              </w:rPr>
              <w:t>Feature type</w:t>
            </w:r>
            <w:r w:rsidRPr="00EF7A5A">
              <w:rPr>
                <w:rFonts w:eastAsia="Calibri" w:cs="Arial"/>
                <w:sz w:val="18"/>
                <w:szCs w:val="18"/>
                <w:lang w:eastAsia="en-US"/>
              </w:rPr>
              <w:t xml:space="preserve"> </w:t>
            </w:r>
            <w:r w:rsidRPr="00EF7A5A">
              <w:rPr>
                <w:rFonts w:eastAsia="Calibri" w:cs="Arial"/>
                <w:b/>
                <w:sz w:val="18"/>
                <w:szCs w:val="18"/>
                <w:lang w:eastAsia="en-US"/>
              </w:rPr>
              <w:t>Seagrass</w:t>
            </w:r>
            <w:r w:rsidRPr="00EF7A5A">
              <w:rPr>
                <w:rFonts w:eastAsia="Calibri" w:cs="Arial"/>
                <w:sz w:val="18"/>
                <w:szCs w:val="18"/>
                <w:lang w:eastAsia="en-US"/>
              </w:rPr>
              <w:t xml:space="preserve"> – see clause 7.2.2]</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COLOUR</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sz w:val="18"/>
                <w:szCs w:val="18"/>
                <w:lang w:eastAsia="en-US"/>
              </w:rPr>
              <w:t>-2</w:t>
            </w:r>
            <w:r w:rsidRPr="00EF7A5A">
              <w:rPr>
                <w:rFonts w:eastAsia="Calibri" w:cs="Arial"/>
                <w:color w:val="000000"/>
                <w:sz w:val="18"/>
                <w:szCs w:val="18"/>
                <w:lang w:eastAsia="en-US"/>
              </w:rPr>
              <w:t>-3-4-5-6-7-8-9-10-11-12-13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COALNE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w:t>
            </w:r>
          </w:p>
        </w:tc>
      </w:tr>
      <w:tr w:rsidR="00507CAB"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07CAB" w:rsidRPr="00EF7A5A" w:rsidRDefault="00507CAB" w:rsidP="00507CA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507CAB" w:rsidRPr="00EF7A5A" w:rsidRDefault="00507CAB" w:rsidP="00507CAB">
            <w:pPr>
              <w:spacing w:before="60" w:after="60"/>
              <w:jc w:val="both"/>
              <w:rPr>
                <w:rFonts w:eastAsia="Calibri" w:cs="Arial"/>
                <w:b/>
                <w:bCs/>
                <w:dstrike/>
                <w:color w:val="FF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507CAB" w:rsidRPr="00EF7A5A" w:rsidRDefault="00507CAB" w:rsidP="00507CAB">
            <w:pPr>
              <w:spacing w:before="60" w:after="60"/>
              <w:rPr>
                <w:rFonts w:eastAsia="Calibri" w:cs="Arial"/>
                <w:b/>
                <w:dstrike/>
                <w:color w:val="FF0000"/>
                <w:sz w:val="18"/>
                <w:szCs w:val="18"/>
                <w:lang w:eastAsia="en-US"/>
              </w:rPr>
            </w:pPr>
            <w:r w:rsidRPr="006952D8">
              <w:rPr>
                <w:rFonts w:eastAsia="Calibri" w:cs="Arial"/>
                <w:b/>
                <w:color w:val="A6A6A6" w:themeColor="background1" w:themeShade="A6"/>
                <w:sz w:val="18"/>
                <w:szCs w:val="18"/>
                <w:lang w:eastAsia="en-US"/>
              </w:rPr>
              <w:t>1-2-3-4-5-6-7-8</w:t>
            </w:r>
            <w:r>
              <w:rPr>
                <w:rFonts w:eastAsia="Calibri" w:cs="Arial"/>
                <w:b/>
                <w:color w:val="A6A6A6" w:themeColor="background1" w:themeShade="A6"/>
                <w:sz w:val="18"/>
                <w:szCs w:val="18"/>
                <w:lang w:eastAsia="en-US"/>
              </w:rPr>
              <w:t>-9-10-11-12-13</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sz w:val="18"/>
                <w:szCs w:val="18"/>
                <w:lang w:eastAsia="en-US"/>
              </w:rPr>
            </w:pPr>
            <w:r w:rsidRPr="00EF7A5A">
              <w:rPr>
                <w:rFonts w:eastAsia="Calibri" w:cs="Arial"/>
                <w:b/>
                <w:dstrike/>
                <w:color w:val="FF0000"/>
                <w:sz w:val="18"/>
                <w:szCs w:val="18"/>
                <w:lang w:eastAsia="en-US"/>
              </w:rPr>
              <w:t>1-2-3-4-5-6-7-8-9-10-11-12-13</w:t>
            </w:r>
            <w:r w:rsidRPr="00EF7A5A">
              <w:rPr>
                <w:rFonts w:eastAsia="Calibri" w:cs="Arial"/>
                <w:sz w:val="18"/>
                <w:szCs w:val="18"/>
                <w:lang w:eastAsia="en-US"/>
              </w:rPr>
              <w:t xml:space="preserve">     [</w:t>
            </w:r>
            <w:r w:rsidRPr="00EF7A5A">
              <w:rPr>
                <w:rFonts w:eastAsia="Calibri" w:cs="Arial"/>
                <w:b/>
                <w:sz w:val="18"/>
                <w:szCs w:val="18"/>
                <w:lang w:eastAsia="en-US"/>
              </w:rPr>
              <w:t>colour</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SBDARE</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1-2-3-4-5-6-7-8-9-10-11-12-13</w:t>
            </w:r>
            <w:r w:rsidRPr="00EF7A5A">
              <w:rPr>
                <w:rFonts w:eastAsia="Calibri" w:cs="Arial"/>
                <w:sz w:val="18"/>
                <w:szCs w:val="18"/>
                <w:lang w:eastAsia="en-US"/>
              </w:rPr>
              <w:t xml:space="preserve">     [</w:t>
            </w:r>
            <w:r w:rsidRPr="00EF7A5A">
              <w:rPr>
                <w:rFonts w:eastAsia="Calibri" w:cs="Arial"/>
                <w:b/>
                <w:sz w:val="18"/>
                <w:szCs w:val="18"/>
                <w:lang w:eastAsia="en-US"/>
              </w:rPr>
              <w:t>colour</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Seabed Area</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SLOTOP</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SLOGRD</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w:t>
            </w:r>
            <w:r w:rsidRPr="00EF7A5A">
              <w:rPr>
                <w:rFonts w:eastAsia="Calibri" w:cs="Arial"/>
                <w:b/>
                <w:dstrike/>
                <w:color w:val="FF0000"/>
                <w:sz w:val="18"/>
                <w:szCs w:val="18"/>
                <w:lang w:eastAsia="en-US"/>
              </w:rPr>
              <w:t>-12</w:t>
            </w:r>
            <w:r w:rsidRPr="00EF7A5A">
              <w:rPr>
                <w:rFonts w:eastAsia="Calibri" w:cs="Arial"/>
                <w:color w:val="000000"/>
                <w:sz w:val="18"/>
                <w:szCs w:val="18"/>
                <w:lang w:eastAsia="en-US"/>
              </w:rPr>
              <w:t>-13</w:t>
            </w:r>
          </w:p>
        </w:tc>
      </w:tr>
      <w:tr w:rsidR="005D7373" w:rsidRPr="00EF7A5A"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rsidR="005D7373" w:rsidRPr="00EF7A5A" w:rsidRDefault="005D7373" w:rsidP="005D7373">
            <w:pPr>
              <w:keepNext/>
              <w:keepLines/>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COLPAT</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p>
        </w:tc>
      </w:tr>
      <w:tr w:rsidR="00282030"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282030" w:rsidRPr="00EF7A5A" w:rsidRDefault="00282030" w:rsidP="00282030">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282030" w:rsidRPr="00EF7A5A" w:rsidRDefault="00282030" w:rsidP="00282030">
            <w:pPr>
              <w:spacing w:before="60" w:after="60"/>
              <w:jc w:val="both"/>
              <w:rPr>
                <w:rFonts w:eastAsia="Calibri" w:cs="Arial"/>
                <w:b/>
                <w:bCs/>
                <w:dstrike/>
                <w:color w:val="FF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282030" w:rsidRPr="00EF7A5A" w:rsidRDefault="00282030" w:rsidP="00282030">
            <w:pPr>
              <w:spacing w:before="60" w:after="60"/>
              <w:jc w:val="both"/>
              <w:rPr>
                <w:rFonts w:eastAsia="Calibri" w:cs="Arial"/>
                <w:b/>
                <w:dstrike/>
                <w:color w:val="FF0000"/>
                <w:sz w:val="18"/>
                <w:szCs w:val="18"/>
                <w:lang w:eastAsia="en-US"/>
              </w:rPr>
            </w:pPr>
            <w:r w:rsidRPr="006952D8">
              <w:rPr>
                <w:rFonts w:eastAsia="Calibri" w:cs="Arial"/>
                <w:b/>
                <w:color w:val="A6A6A6" w:themeColor="background1" w:themeShade="A6"/>
                <w:sz w:val="18"/>
                <w:szCs w:val="18"/>
                <w:lang w:eastAsia="en-US"/>
              </w:rPr>
              <w:t>1-2-3-4-5-6</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1-2-3-4-5-6</w:t>
            </w:r>
            <w:r w:rsidRPr="00EF7A5A">
              <w:rPr>
                <w:rFonts w:eastAsia="Calibri" w:cs="Arial"/>
                <w:sz w:val="18"/>
                <w:szCs w:val="18"/>
                <w:lang w:eastAsia="en-US"/>
              </w:rPr>
              <w:t xml:space="preserve">    [</w:t>
            </w:r>
            <w:r w:rsidRPr="00EF7A5A">
              <w:rPr>
                <w:rFonts w:eastAsia="Calibri" w:cs="Arial"/>
                <w:b/>
                <w:sz w:val="18"/>
                <w:szCs w:val="18"/>
                <w:lang w:eastAsia="en-US"/>
              </w:rPr>
              <w:t>colour pattern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CONDTN</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FLODOC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FORSTC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-5</w:t>
            </w:r>
          </w:p>
        </w:tc>
      </w:tr>
      <w:tr w:rsidR="00282030"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282030" w:rsidRPr="00EF7A5A" w:rsidRDefault="00282030" w:rsidP="00282030">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282030" w:rsidRPr="00EF7A5A" w:rsidRDefault="00282030" w:rsidP="00282030">
            <w:pPr>
              <w:spacing w:before="60" w:after="60"/>
              <w:jc w:val="both"/>
              <w:rPr>
                <w:rFonts w:eastAsia="Calibri" w:cs="Arial"/>
                <w:b/>
                <w:bCs/>
                <w:dstrike/>
                <w:color w:val="FF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282030" w:rsidRPr="00EF7A5A" w:rsidRDefault="00282030" w:rsidP="000A0FBF">
            <w:pPr>
              <w:spacing w:before="60" w:after="60"/>
              <w:jc w:val="both"/>
              <w:rPr>
                <w:rFonts w:eastAsia="Calibri" w:cs="Arial"/>
                <w:b/>
                <w:dstrike/>
                <w:color w:val="FF0000"/>
                <w:sz w:val="18"/>
                <w:szCs w:val="18"/>
                <w:lang w:eastAsia="en-US"/>
              </w:rPr>
            </w:pPr>
            <w:r w:rsidRPr="006952D8">
              <w:rPr>
                <w:rFonts w:eastAsia="Calibri" w:cs="Arial"/>
                <w:b/>
                <w:color w:val="A6A6A6" w:themeColor="background1" w:themeShade="A6"/>
                <w:sz w:val="18"/>
                <w:szCs w:val="18"/>
                <w:lang w:eastAsia="en-US"/>
              </w:rPr>
              <w:t>1-2-5</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w:t>
            </w:r>
            <w:r w:rsidRPr="00EF7A5A">
              <w:rPr>
                <w:rFonts w:eastAsia="Calibri" w:cs="Arial"/>
                <w:sz w:val="18"/>
                <w:szCs w:val="18"/>
                <w:lang w:eastAsia="en-US"/>
              </w:rPr>
              <w:t xml:space="preserve">    [</w:t>
            </w:r>
            <w:r w:rsidRPr="00EF7A5A">
              <w:rPr>
                <w:rFonts w:eastAsia="Calibri" w:cs="Arial"/>
                <w:b/>
                <w:sz w:val="18"/>
                <w:szCs w:val="18"/>
                <w:lang w:eastAsia="en-US"/>
              </w:rPr>
              <w:t>condition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b/>
                <w:color w:val="FF0000"/>
                <w:sz w:val="18"/>
                <w:szCs w:val="18"/>
                <w:lang w:eastAsia="en-US"/>
              </w:rPr>
              <w:t>-4</w:t>
            </w:r>
            <w:r w:rsidRPr="00EF7A5A">
              <w:rPr>
                <w:rFonts w:eastAsia="Calibri" w:cs="Arial"/>
                <w:color w:val="000000"/>
                <w:sz w:val="18"/>
                <w:szCs w:val="18"/>
                <w:lang w:eastAsia="en-US"/>
              </w:rPr>
              <w:t>-5</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RAILWY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FF0000"/>
                <w:sz w:val="18"/>
                <w:szCs w:val="18"/>
                <w:lang w:eastAsia="en-US"/>
              </w:rPr>
              <w:t>-2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ROADWY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 xml:space="preserve">-5 </w:t>
            </w: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TUNNEL</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9F46FA">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 xml:space="preserve">-5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CONRAD</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nil"/>
              <w:left w:val="nil"/>
              <w:bottom w:val="single" w:sz="8" w:space="0" w:color="000000"/>
              <w:right w:val="single" w:sz="8" w:space="0" w:color="000000"/>
            </w:tcBorders>
            <w:shd w:val="clear" w:color="auto" w:fill="auto"/>
            <w:vAlign w:val="center"/>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color w:val="A6A6A6"/>
                <w:sz w:val="18"/>
                <w:szCs w:val="18"/>
                <w:lang w:eastAsia="en-US"/>
              </w:rPr>
              <w:t>1-2</w:t>
            </w:r>
            <w:r w:rsidR="000C30F5" w:rsidRPr="00EF7A5A">
              <w:rPr>
                <w:rFonts w:eastAsia="Calibri" w:cs="Arial"/>
                <w:b/>
                <w:color w:val="A6A6A6"/>
                <w:sz w:val="18"/>
                <w:szCs w:val="18"/>
                <w:lang w:eastAsia="en-US"/>
              </w:rPr>
              <w:t>-3</w:t>
            </w:r>
            <w:r w:rsidRPr="00EF7A5A">
              <w:rPr>
                <w:rFonts w:eastAsia="Calibri" w:cs="Arial"/>
                <w:color w:val="000000"/>
                <w:sz w:val="18"/>
                <w:szCs w:val="18"/>
                <w:lang w:eastAsia="en-US"/>
              </w:rPr>
              <w:t xml:space="preserve">     [Converts to new Boolean attribute </w:t>
            </w:r>
            <w:r w:rsidRPr="00EF7A5A">
              <w:rPr>
                <w:rFonts w:eastAsia="Calibri" w:cs="Arial"/>
                <w:b/>
                <w:color w:val="000000"/>
                <w:sz w:val="18"/>
                <w:szCs w:val="18"/>
                <w:lang w:eastAsia="en-US"/>
              </w:rPr>
              <w:t>radar conspicuous</w:t>
            </w:r>
            <w:r w:rsidR="000C30F5" w:rsidRPr="00EF7A5A">
              <w:rPr>
                <w:rFonts w:eastAsia="Calibri" w:cs="Arial"/>
                <w:color w:val="000000"/>
                <w:sz w:val="18"/>
                <w:szCs w:val="18"/>
                <w:lang w:eastAsia="en-US"/>
              </w:rPr>
              <w:t xml:space="preserve"> (value </w:t>
            </w:r>
            <w:r w:rsidR="000C30F5" w:rsidRPr="00EF7A5A">
              <w:rPr>
                <w:rFonts w:eastAsia="Calibri" w:cs="Arial"/>
                <w:i/>
                <w:color w:val="000000"/>
                <w:sz w:val="18"/>
                <w:szCs w:val="18"/>
                <w:lang w:eastAsia="en-US"/>
              </w:rPr>
              <w:t>3</w:t>
            </w:r>
            <w:r w:rsidR="000C30F5" w:rsidRPr="00EF7A5A">
              <w:rPr>
                <w:rFonts w:eastAsia="Calibri" w:cs="Arial"/>
                <w:color w:val="000000"/>
                <w:sz w:val="18"/>
                <w:szCs w:val="18"/>
                <w:lang w:eastAsia="en-US"/>
              </w:rPr>
              <w:t xml:space="preserve"> converts to </w:t>
            </w:r>
            <w:r w:rsidR="000C30F5" w:rsidRPr="00EF7A5A">
              <w:rPr>
                <w:rFonts w:eastAsia="Calibri" w:cs="Arial"/>
                <w:b/>
                <w:color w:val="000000"/>
                <w:sz w:val="18"/>
                <w:szCs w:val="18"/>
                <w:lang w:eastAsia="en-US"/>
              </w:rPr>
              <w:t>radar conspicuous</w:t>
            </w:r>
            <w:r w:rsidR="000C30F5" w:rsidRPr="00EF7A5A">
              <w:rPr>
                <w:rFonts w:eastAsia="Calibri" w:cs="Arial"/>
                <w:color w:val="000000"/>
                <w:sz w:val="18"/>
                <w:szCs w:val="18"/>
                <w:lang w:eastAsia="en-US"/>
              </w:rPr>
              <w:t xml:space="preserve"> = </w:t>
            </w:r>
            <w:r w:rsidR="000C30F5" w:rsidRPr="00EF7A5A">
              <w:rPr>
                <w:rFonts w:eastAsia="Calibri" w:cs="Arial"/>
                <w:i/>
                <w:color w:val="000000"/>
                <w:sz w:val="18"/>
                <w:szCs w:val="18"/>
                <w:lang w:eastAsia="en-US"/>
              </w:rPr>
              <w:t>True</w:t>
            </w:r>
            <w:r w:rsidR="000C30F5" w:rsidRPr="00EF7A5A">
              <w:rPr>
                <w:rFonts w:eastAsia="Calibri" w:cs="Arial"/>
                <w:color w:val="000000"/>
                <w:sz w:val="18"/>
                <w:szCs w:val="18"/>
                <w:lang w:eastAsia="en-US"/>
              </w:rPr>
              <w:t>)</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CONVIS</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1-2</w:t>
            </w:r>
            <w:r w:rsidRPr="00EF7A5A">
              <w:rPr>
                <w:rFonts w:eastAsia="Calibri" w:cs="Arial"/>
                <w:b/>
                <w:color w:val="0000FF"/>
                <w:sz w:val="18"/>
                <w:szCs w:val="18"/>
                <w:lang w:eastAsia="en-US"/>
              </w:rPr>
              <w:t>-3</w:t>
            </w:r>
          </w:p>
        </w:tc>
      </w:tr>
      <w:tr w:rsidR="00565977"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65977" w:rsidRPr="00EF7A5A" w:rsidRDefault="00565977" w:rsidP="00565977">
            <w:pPr>
              <w:spacing w:before="60" w:after="60"/>
              <w:rPr>
                <w:rFonts w:eastAsia="Calibri" w:cs="Arial"/>
                <w:color w:val="000000"/>
                <w:sz w:val="18"/>
                <w:szCs w:val="18"/>
                <w:lang w:eastAsia="en-US"/>
              </w:rPr>
            </w:pP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65977" w:rsidRPr="00EF7A5A" w:rsidRDefault="00565977" w:rsidP="00565977">
            <w:pPr>
              <w:spacing w:before="60" w:after="60"/>
              <w:rPr>
                <w:rFonts w:eastAsia="Calibri" w:cs="Arial"/>
                <w:b/>
                <w:bCs/>
                <w:color w:val="00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65977" w:rsidRPr="00EF7A5A" w:rsidRDefault="00565977" w:rsidP="00565977">
            <w:pPr>
              <w:spacing w:before="60" w:after="60"/>
              <w:rPr>
                <w:rFonts w:eastAsia="Calibri" w:cs="Arial"/>
                <w:color w:val="000000"/>
                <w:sz w:val="18"/>
                <w:szCs w:val="18"/>
                <w:lang w:eastAsia="en-US"/>
              </w:rPr>
            </w:pPr>
            <w:r w:rsidRPr="006952D8">
              <w:rPr>
                <w:rFonts w:eastAsia="Calibri" w:cs="Arial"/>
                <w:b/>
                <w:color w:val="A6A6A6" w:themeColor="background1" w:themeShade="A6"/>
                <w:sz w:val="18"/>
                <w:szCs w:val="18"/>
                <w:lang w:eastAsia="en-US"/>
              </w:rPr>
              <w:t>1-2-3</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single" w:sz="4" w:space="0" w:color="auto"/>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EXPSOU</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MARCUL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SOUNDG</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w:t>
            </w:r>
            <w:r w:rsidRPr="00EF7A5A">
              <w:rPr>
                <w:rFonts w:eastAsia="Calibri" w:cs="Arial"/>
                <w:sz w:val="18"/>
                <w:szCs w:val="18"/>
                <w:lang w:eastAsia="en-US"/>
              </w:rPr>
              <w:t xml:space="preserve">    [</w:t>
            </w:r>
            <w:r w:rsidRPr="00EF7A5A">
              <w:rPr>
                <w:rFonts w:eastAsia="Calibri" w:cs="Arial"/>
                <w:b/>
                <w:sz w:val="18"/>
                <w:szCs w:val="18"/>
                <w:lang w:eastAsia="en-US"/>
              </w:rPr>
              <w:t>exposition of sounding</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Sounding</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FUNCTN</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w:t>
            </w:r>
            <w:r w:rsidRPr="00EF7A5A">
              <w:rPr>
                <w:rFonts w:eastAsia="Calibri" w:cs="Arial"/>
                <w:b/>
                <w:color w:val="0000FF"/>
                <w:sz w:val="18"/>
                <w:szCs w:val="18"/>
                <w:lang w:eastAsia="en-US"/>
              </w:rPr>
              <w:t>-44-45-46-47-48</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BUISGL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w:t>
            </w:r>
            <w:r w:rsidRPr="00EF7A5A">
              <w:rPr>
                <w:rFonts w:eastAsia="Calibri" w:cs="Arial"/>
                <w:b/>
                <w:color w:val="0000FF"/>
                <w:sz w:val="18"/>
                <w:szCs w:val="18"/>
                <w:lang w:eastAsia="en-US"/>
              </w:rPr>
              <w:t>-44-45-46-47-48</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LNDMRK</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2-3-4-5-6-7-8-9-10-11-12-13-14-15-16-17-18-19-20-21-22-23-24-25-26-27-28-29-30-31-32-33-34-35-36-37-38-39-40-41-42</w:t>
            </w:r>
            <w:r w:rsidRPr="00EF7A5A">
              <w:rPr>
                <w:rFonts w:eastAsia="Calibri" w:cs="Arial"/>
                <w:b/>
                <w:color w:val="0000FF"/>
                <w:sz w:val="18"/>
                <w:szCs w:val="18"/>
                <w:lang w:eastAsia="en-US"/>
              </w:rPr>
              <w:t>-44-45-46-47-48</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LITCHR</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b/>
                <w:dstrike/>
                <w:color w:val="FF0000"/>
                <w:sz w:val="18"/>
                <w:szCs w:val="18"/>
                <w:lang w:eastAsia="en-US"/>
              </w:rPr>
              <w:t>-9-10</w:t>
            </w:r>
            <w:r w:rsidRPr="00EF7A5A">
              <w:rPr>
                <w:rFonts w:eastAsia="Calibri" w:cs="Arial"/>
                <w:color w:val="000000"/>
                <w:sz w:val="18"/>
                <w:szCs w:val="18"/>
                <w:lang w:eastAsia="en-US"/>
              </w:rPr>
              <w:t>-11-12-13-14-15-16-17-18-19</w:t>
            </w:r>
            <w:r w:rsidRPr="00EF7A5A">
              <w:rPr>
                <w:rFonts w:eastAsia="Calibri" w:cs="Arial"/>
                <w:b/>
                <w:dstrike/>
                <w:color w:val="FF0000"/>
                <w:sz w:val="18"/>
                <w:szCs w:val="18"/>
                <w:lang w:eastAsia="en-US"/>
              </w:rPr>
              <w:t>-20</w:t>
            </w:r>
            <w:r w:rsidRPr="00EF7A5A">
              <w:rPr>
                <w:rFonts w:eastAsia="Calibri" w:cs="Arial"/>
                <w:color w:val="000000"/>
                <w:sz w:val="18"/>
                <w:szCs w:val="18"/>
                <w:lang w:eastAsia="en-US"/>
              </w:rPr>
              <w:t>-25-26-27-28-29</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2C587A">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LITVIS</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2C587A">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2C587A">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w:t>
            </w:r>
            <w:r w:rsidRPr="00EF7A5A">
              <w:rPr>
                <w:rFonts w:eastAsia="Calibri" w:cs="Arial"/>
                <w:b/>
                <w:color w:val="0000FF"/>
                <w:sz w:val="18"/>
                <w:szCs w:val="18"/>
                <w:lang w:eastAsia="en-US"/>
              </w:rPr>
              <w:t>-9</w:t>
            </w: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2C587A">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2C587A">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LIGHTS</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2C587A">
            <w:pPr>
              <w:keepNext/>
              <w:keepLines/>
              <w:spacing w:before="60" w:after="60"/>
              <w:rPr>
                <w:rFonts w:eastAsia="Calibri" w:cs="Arial"/>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-3-4-5-6-7-8</w:t>
            </w:r>
            <w:r w:rsidRPr="00EF7A5A">
              <w:rPr>
                <w:rFonts w:eastAsia="Calibri" w:cs="Arial"/>
                <w:sz w:val="18"/>
                <w:szCs w:val="18"/>
                <w:lang w:eastAsia="en-US"/>
              </w:rPr>
              <w:t xml:space="preserve">        [for </w:t>
            </w:r>
            <w:r w:rsidRPr="00EF7A5A">
              <w:rPr>
                <w:rFonts w:eastAsia="Calibri" w:cs="Arial"/>
                <w:b/>
                <w:sz w:val="18"/>
                <w:szCs w:val="18"/>
                <w:lang w:eastAsia="en-US"/>
              </w:rPr>
              <w:t>Light All Around</w:t>
            </w:r>
            <w:r w:rsidRPr="00EF7A5A">
              <w:rPr>
                <w:rFonts w:eastAsia="Calibri" w:cs="Arial"/>
                <w:sz w:val="18"/>
                <w:szCs w:val="18"/>
                <w:lang w:eastAsia="en-US"/>
              </w:rPr>
              <w:t>]</w:t>
            </w:r>
          </w:p>
          <w:p w:rsidR="005D7373" w:rsidRPr="00EF7A5A" w:rsidRDefault="005D7373" w:rsidP="002C587A">
            <w:pPr>
              <w:keepNext/>
              <w:keepLines/>
              <w:spacing w:before="60" w:after="60"/>
              <w:rPr>
                <w:rFonts w:eastAsia="Calibri" w:cs="Arial"/>
                <w:sz w:val="18"/>
                <w:szCs w:val="18"/>
                <w:lang w:eastAsia="en-US"/>
              </w:rPr>
            </w:pPr>
            <w:r w:rsidRPr="00EF7A5A">
              <w:rPr>
                <w:rFonts w:eastAsia="Calibri" w:cs="Arial"/>
                <w:color w:val="000000"/>
                <w:sz w:val="18"/>
                <w:szCs w:val="18"/>
                <w:lang w:eastAsia="en-US"/>
              </w:rPr>
              <w:t>1-2-3-4-5-6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-8</w:t>
            </w:r>
            <w:r w:rsidRPr="00EF7A5A">
              <w:rPr>
                <w:rFonts w:eastAsia="Calibri" w:cs="Arial"/>
                <w:b/>
                <w:color w:val="0000FF"/>
                <w:sz w:val="18"/>
                <w:szCs w:val="18"/>
                <w:lang w:eastAsia="en-US"/>
              </w:rPr>
              <w:t>-9</w:t>
            </w:r>
            <w:r w:rsidRPr="00EF7A5A">
              <w:rPr>
                <w:rFonts w:eastAsia="Calibri" w:cs="Arial"/>
                <w:sz w:val="18"/>
                <w:szCs w:val="18"/>
                <w:lang w:eastAsia="en-US"/>
              </w:rPr>
              <w:t xml:space="preserve">     [for </w:t>
            </w:r>
            <w:r w:rsidRPr="00EF7A5A">
              <w:rPr>
                <w:rFonts w:eastAsia="Calibri" w:cs="Arial"/>
                <w:b/>
                <w:sz w:val="18"/>
                <w:szCs w:val="18"/>
                <w:lang w:eastAsia="en-US"/>
              </w:rPr>
              <w:t>Light Sectored</w:t>
            </w:r>
            <w:r w:rsidRPr="00EF7A5A">
              <w:rPr>
                <w:rFonts w:eastAsia="Calibri" w:cs="Arial"/>
                <w:sz w:val="18"/>
                <w:szCs w:val="18"/>
                <w:lang w:eastAsia="en-US"/>
              </w:rPr>
              <w:t>]</w:t>
            </w:r>
          </w:p>
          <w:p w:rsidR="005D7373" w:rsidRPr="00EF7A5A" w:rsidRDefault="005D7373" w:rsidP="002C587A">
            <w:pPr>
              <w:keepNext/>
              <w:keepLines/>
              <w:spacing w:before="60" w:after="60"/>
              <w:rPr>
                <w:rFonts w:eastAsia="Calibri" w:cs="Arial"/>
                <w:sz w:val="18"/>
                <w:szCs w:val="18"/>
                <w:lang w:eastAsia="en-US"/>
              </w:rPr>
            </w:pPr>
            <w:r w:rsidRPr="00EF7A5A">
              <w:rPr>
                <w:rFonts w:eastAsia="Calibri" w:cs="Arial"/>
                <w:color w:val="000000"/>
                <w:sz w:val="18"/>
                <w:szCs w:val="18"/>
                <w:lang w:eastAsia="en-US"/>
              </w:rPr>
              <w:t>1-2-3-4-5-6</w:t>
            </w:r>
            <w:r w:rsidRPr="00EF7A5A">
              <w:rPr>
                <w:rFonts w:eastAsia="Calibri" w:cs="Arial"/>
                <w:sz w:val="18"/>
                <w:szCs w:val="18"/>
                <w:lang w:eastAsia="en-US"/>
              </w:rPr>
              <w:t>-7</w:t>
            </w:r>
            <w:r w:rsidRPr="00EF7A5A">
              <w:rPr>
                <w:rFonts w:eastAsia="Calibri" w:cs="Arial"/>
                <w:color w:val="000000"/>
                <w:sz w:val="18"/>
                <w:szCs w:val="18"/>
                <w:lang w:eastAsia="en-US"/>
              </w:rPr>
              <w:t>-8</w:t>
            </w:r>
            <w:r w:rsidRPr="00EF7A5A">
              <w:rPr>
                <w:rFonts w:eastAsia="Calibri" w:cs="Arial"/>
                <w:b/>
                <w:color w:val="0000FF"/>
                <w:sz w:val="18"/>
                <w:szCs w:val="18"/>
                <w:lang w:eastAsia="en-US"/>
              </w:rPr>
              <w:t>-9</w:t>
            </w:r>
            <w:r w:rsidRPr="00EF7A5A">
              <w:rPr>
                <w:rFonts w:eastAsia="Calibri" w:cs="Arial"/>
                <w:sz w:val="18"/>
                <w:szCs w:val="18"/>
                <w:lang w:eastAsia="en-US"/>
              </w:rPr>
              <w:t xml:space="preserve">     [for </w:t>
            </w:r>
            <w:r w:rsidRPr="00EF7A5A">
              <w:rPr>
                <w:rFonts w:eastAsia="Calibri" w:cs="Arial"/>
                <w:b/>
                <w:sz w:val="18"/>
                <w:szCs w:val="18"/>
                <w:lang w:eastAsia="en-US"/>
              </w:rPr>
              <w:t>Light Air Obstruction</w:t>
            </w:r>
            <w:r w:rsidRPr="00EF7A5A">
              <w:rPr>
                <w:rFonts w:eastAsia="Calibri" w:cs="Arial"/>
                <w:sz w:val="18"/>
                <w:szCs w:val="18"/>
                <w:lang w:eastAsia="en-US"/>
              </w:rPr>
              <w:t>]</w:t>
            </w:r>
          </w:p>
          <w:p w:rsidR="005D7373" w:rsidRPr="00EF7A5A" w:rsidRDefault="005D7373" w:rsidP="002C587A">
            <w:pPr>
              <w:keepNext/>
              <w:keepLines/>
              <w:spacing w:before="60" w:after="60"/>
              <w:rPr>
                <w:rFonts w:eastAsia="Calibri" w:cs="Arial"/>
                <w:sz w:val="18"/>
                <w:szCs w:val="18"/>
                <w:lang w:eastAsia="en-US"/>
              </w:rPr>
            </w:pPr>
            <w:r w:rsidRPr="00EF7A5A">
              <w:rPr>
                <w:rFonts w:eastAsia="Calibri" w:cs="Arial"/>
                <w:b/>
                <w:dstrike/>
                <w:color w:val="FF0000"/>
                <w:sz w:val="18"/>
                <w:szCs w:val="18"/>
                <w:lang w:eastAsia="en-US"/>
              </w:rPr>
              <w:t>1-2-3-4-5-6-7-8</w:t>
            </w:r>
            <w:r w:rsidRPr="00EF7A5A">
              <w:rPr>
                <w:rFonts w:eastAsia="Calibri" w:cs="Arial"/>
                <w:sz w:val="18"/>
                <w:szCs w:val="18"/>
                <w:lang w:eastAsia="en-US"/>
              </w:rPr>
              <w:t xml:space="preserve">        [</w:t>
            </w:r>
            <w:r w:rsidRPr="00EF7A5A">
              <w:rPr>
                <w:rFonts w:eastAsia="Calibri" w:cs="Arial"/>
                <w:b/>
                <w:sz w:val="18"/>
                <w:szCs w:val="18"/>
                <w:lang w:eastAsia="en-US"/>
              </w:rPr>
              <w:t>light visibility</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Light Fog Detector</w:t>
            </w:r>
            <w:r w:rsidRPr="00EF7A5A">
              <w:rPr>
                <w:rFonts w:eastAsia="Calibri" w:cs="Arial"/>
                <w:sz w:val="18"/>
                <w:szCs w:val="18"/>
                <w:lang w:eastAsia="en-US"/>
              </w:rPr>
              <w:t>]</w:t>
            </w:r>
          </w:p>
        </w:tc>
      </w:tr>
      <w:tr w:rsidR="00DF5336" w:rsidRPr="00EF7A5A" w:rsidTr="0062504E">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rsidR="00DF5336" w:rsidRPr="00EF7A5A" w:rsidRDefault="00DF5336"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DF5336" w:rsidRPr="00EF7A5A" w:rsidRDefault="00DF5336"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rsidR="00DF5336" w:rsidRPr="00EF7A5A" w:rsidRDefault="00DF5336"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MARSYS</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1-2-9</w:t>
            </w:r>
            <w:r w:rsidRPr="00EF7A5A">
              <w:rPr>
                <w:rFonts w:eastAsia="Calibri" w:cs="Arial"/>
                <w:b/>
                <w:dstrike/>
                <w:color w:val="FF0000"/>
                <w:sz w:val="18"/>
                <w:szCs w:val="18"/>
                <w:lang w:eastAsia="en-US"/>
              </w:rPr>
              <w:t>-10</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NATCON</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sz w:val="18"/>
                <w:szCs w:val="18"/>
                <w:lang w:eastAsia="en-US"/>
              </w:rPr>
            </w:pPr>
            <w:r w:rsidRPr="00EF7A5A">
              <w:rPr>
                <w:rFonts w:eastAsia="Calibri" w:cs="Arial"/>
                <w:sz w:val="18"/>
                <w:szCs w:val="18"/>
                <w:lang w:eastAsia="en-US"/>
              </w:rPr>
              <w:t>1-2-3-4-5-6-7-8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-11-12</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BCNCAR</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BCNISD</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BCNLAT</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BCNSAW</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BCNSPP</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7E71F0">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BRIDGE</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-4-5</w:t>
            </w:r>
            <w:r w:rsidRPr="00EF7A5A">
              <w:rPr>
                <w:rFonts w:eastAsia="Calibri" w:cs="Arial"/>
                <w:color w:val="000000"/>
                <w:sz w:val="18"/>
                <w:szCs w:val="18"/>
                <w:lang w:eastAsia="en-US"/>
              </w:rPr>
              <w:t>-6-7</w:t>
            </w:r>
            <w:r w:rsidRPr="00EF7A5A">
              <w:rPr>
                <w:rFonts w:eastAsia="Calibri" w:cs="Arial"/>
                <w:b/>
                <w:dstrike/>
                <w:color w:val="FF0000"/>
                <w:sz w:val="18"/>
                <w:szCs w:val="18"/>
                <w:lang w:eastAsia="en-US"/>
              </w:rPr>
              <w:t>-8-9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BUISGL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color w:val="0000FF"/>
                <w:sz w:val="18"/>
                <w:szCs w:val="18"/>
                <w:lang w:eastAsia="en-US"/>
              </w:rPr>
              <w:t>-12</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BOYCAR</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r w:rsidRPr="00EF7A5A">
              <w:rPr>
                <w:rFonts w:eastAsia="Calibri" w:cs="Arial"/>
                <w:b/>
                <w:sz w:val="18"/>
                <w:szCs w:val="18"/>
                <w:lang w:eastAsia="en-US"/>
              </w:rPr>
              <w:t xml:space="preserve">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BOYINB</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6-</w:t>
            </w:r>
            <w:r w:rsidRPr="00EF7A5A">
              <w:rPr>
                <w:rFonts w:eastAsia="Calibri" w:cs="Arial"/>
                <w:color w:val="000000"/>
                <w:sz w:val="18"/>
                <w:szCs w:val="18"/>
                <w:lang w:eastAsia="en-US"/>
              </w:rPr>
              <w:t>7</w:t>
            </w:r>
            <w:r w:rsidRPr="00EF7A5A">
              <w:rPr>
                <w:rFonts w:eastAsia="Calibri" w:cs="Arial"/>
                <w:b/>
                <w:dstrike/>
                <w:color w:val="FF0000"/>
                <w:sz w:val="18"/>
                <w:szCs w:val="18"/>
                <w:lang w:eastAsia="en-US"/>
              </w:rPr>
              <w:t>-8-9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BOYISD</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BOYLAT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BOYSAW</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BOYSPP</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DAMCON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F7A5A">
              <w:rPr>
                <w:rFonts w:eastAsia="Calibri" w:cs="Arial"/>
                <w:b/>
                <w:dstrike/>
                <w:color w:val="FF0000"/>
                <w:sz w:val="18"/>
                <w:szCs w:val="18"/>
                <w:lang w:eastAsia="en-US"/>
              </w:rPr>
              <w:t>-4-5</w:t>
            </w: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DAYMAR</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4B9D"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4B9D" w:rsidRPr="00EF7A5A" w:rsidRDefault="005D4B9D" w:rsidP="005D4B9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5D4B9D" w:rsidRPr="00EF7A5A" w:rsidRDefault="005D4B9D" w:rsidP="005D4B9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DYKCON</w:t>
            </w:r>
          </w:p>
        </w:tc>
        <w:tc>
          <w:tcPr>
            <w:tcW w:w="7228" w:type="dxa"/>
            <w:gridSpan w:val="2"/>
            <w:tcBorders>
              <w:top w:val="nil"/>
              <w:left w:val="nil"/>
              <w:bottom w:val="single" w:sz="8" w:space="0" w:color="000000"/>
              <w:right w:val="single" w:sz="8" w:space="0" w:color="000000"/>
            </w:tcBorders>
            <w:shd w:val="clear" w:color="auto" w:fill="auto"/>
          </w:tcPr>
          <w:p w:rsidR="005D4B9D" w:rsidRPr="00EF7A5A" w:rsidRDefault="005D4B9D" w:rsidP="005D4B9D">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FNCLNE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8C5F28"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8C5F28" w:rsidRPr="00EF7A5A" w:rsidRDefault="008C5F28" w:rsidP="008C5F28">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8C5F28" w:rsidRPr="00EF7A5A" w:rsidRDefault="008C5F28" w:rsidP="008C5F2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FORSTC</w:t>
            </w:r>
          </w:p>
        </w:tc>
        <w:tc>
          <w:tcPr>
            <w:tcW w:w="7228" w:type="dxa"/>
            <w:gridSpan w:val="2"/>
            <w:tcBorders>
              <w:top w:val="nil"/>
              <w:left w:val="nil"/>
              <w:bottom w:val="single" w:sz="8" w:space="0" w:color="000000"/>
              <w:right w:val="single" w:sz="8" w:space="0" w:color="000000"/>
            </w:tcBorders>
            <w:shd w:val="clear" w:color="auto" w:fill="auto"/>
          </w:tcPr>
          <w:p w:rsidR="008C5F28" w:rsidRPr="00EF7A5A" w:rsidRDefault="008C5F28" w:rsidP="008C5F28">
            <w:pPr>
              <w:spacing w:before="60" w:after="60"/>
              <w:rPr>
                <w:rFonts w:eastAsia="Calibri" w:cs="Arial"/>
                <w:color w:val="000000"/>
                <w:sz w:val="18"/>
                <w:szCs w:val="18"/>
                <w:lang w:eastAsia="en-US"/>
              </w:rPr>
            </w:pPr>
            <w:r w:rsidRPr="00EF7A5A">
              <w:rPr>
                <w:rFonts w:eastAsia="Calibri" w:cs="Arial"/>
                <w:color w:val="000000"/>
                <w:sz w:val="18"/>
                <w:szCs w:val="18"/>
                <w:lang w:eastAsia="en-US"/>
              </w:rPr>
              <w:t>1-2-3-6-7</w:t>
            </w:r>
            <w:r w:rsidRPr="00EF7A5A">
              <w:rPr>
                <w:rFonts w:eastAsia="Calibri" w:cs="Arial"/>
                <w:b/>
                <w:dstrike/>
                <w:color w:val="FF0000"/>
                <w:sz w:val="18"/>
                <w:szCs w:val="18"/>
                <w:lang w:eastAsia="en-US"/>
              </w:rPr>
              <w:t>-9</w:t>
            </w:r>
          </w:p>
        </w:tc>
      </w:tr>
      <w:tr w:rsidR="005D4B9D"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4B9D" w:rsidRPr="00EF7A5A" w:rsidRDefault="005D4B9D" w:rsidP="005D4B9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5D4B9D" w:rsidRPr="00EF7A5A" w:rsidRDefault="005D4B9D" w:rsidP="005D4B9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GATCON</w:t>
            </w:r>
          </w:p>
        </w:tc>
        <w:tc>
          <w:tcPr>
            <w:tcW w:w="7228" w:type="dxa"/>
            <w:gridSpan w:val="2"/>
            <w:tcBorders>
              <w:top w:val="nil"/>
              <w:left w:val="nil"/>
              <w:bottom w:val="single" w:sz="8" w:space="0" w:color="000000"/>
              <w:right w:val="single" w:sz="8" w:space="0" w:color="000000"/>
            </w:tcBorders>
            <w:shd w:val="clear" w:color="auto" w:fill="auto"/>
          </w:tcPr>
          <w:p w:rsidR="005D4B9D" w:rsidRPr="00EF7A5A" w:rsidRDefault="005D4B9D" w:rsidP="005D4B9D">
            <w:pPr>
              <w:spacing w:before="60" w:after="60"/>
              <w:rPr>
                <w:rFonts w:eastAsia="Calibri" w:cs="Arial"/>
                <w:color w:val="000000"/>
                <w:sz w:val="18"/>
                <w:szCs w:val="18"/>
                <w:lang w:eastAsia="en-US"/>
              </w:rPr>
            </w:pPr>
            <w:r w:rsidRPr="00EF7A5A">
              <w:rPr>
                <w:rFonts w:eastAsia="Calibri" w:cs="Arial"/>
                <w:color w:val="000000"/>
                <w:sz w:val="18"/>
                <w:szCs w:val="18"/>
                <w:lang w:eastAsia="en-US"/>
              </w:rPr>
              <w:t>1-2-6-7</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GRIDRN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AC6E9B"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HRBFAC</w:t>
            </w:r>
          </w:p>
        </w:tc>
        <w:tc>
          <w:tcPr>
            <w:tcW w:w="7228" w:type="dxa"/>
            <w:gridSpan w:val="2"/>
            <w:tcBorders>
              <w:top w:val="nil"/>
              <w:left w:val="nil"/>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color w:val="000000"/>
                <w:sz w:val="18"/>
                <w:szCs w:val="18"/>
                <w:lang w:eastAsia="en-US"/>
              </w:rPr>
            </w:pPr>
            <w:r w:rsidRPr="00EF7A5A">
              <w:rPr>
                <w:rFonts w:eastAsia="Calibri" w:cs="Arial"/>
                <w:color w:val="000000"/>
                <w:sz w:val="18"/>
                <w:szCs w:val="18"/>
                <w:lang w:eastAsia="en-US"/>
              </w:rPr>
              <w:t>1-2-3-6-7</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LNDMRK</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-11-12</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LITFLT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AC6E9B"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b/>
                <w:bCs/>
                <w:dstrike/>
                <w:color w:val="FF0000"/>
                <w:sz w:val="18"/>
                <w:szCs w:val="18"/>
                <w:lang w:eastAsia="en-US"/>
              </w:rPr>
            </w:pPr>
            <w:r w:rsidRPr="00EF7A5A">
              <w:rPr>
                <w:rFonts w:eastAsia="Calibri" w:cs="Arial"/>
                <w:b/>
                <w:bCs/>
                <w:color w:val="000000"/>
                <w:sz w:val="18"/>
                <w:szCs w:val="18"/>
                <w:lang w:eastAsia="en-US"/>
              </w:rPr>
              <w:t>LITVES</w:t>
            </w:r>
          </w:p>
        </w:tc>
        <w:tc>
          <w:tcPr>
            <w:tcW w:w="7228" w:type="dxa"/>
            <w:gridSpan w:val="2"/>
            <w:tcBorders>
              <w:top w:val="nil"/>
              <w:left w:val="nil"/>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b/>
                <w:dstrike/>
                <w:color w:val="FF0000"/>
                <w:sz w:val="18"/>
                <w:szCs w:val="18"/>
                <w:lang w:eastAsia="en-US"/>
              </w:rPr>
            </w:pP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p>
        </w:tc>
      </w:tr>
      <w:tr w:rsidR="00AC6E9B"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AC6E9B" w:rsidRPr="00CF6EFA" w:rsidRDefault="00AC6E9B" w:rsidP="00AC6E9B">
            <w:pPr>
              <w:spacing w:before="60" w:after="60"/>
              <w:rPr>
                <w:rFonts w:eastAsia="Calibri" w:cs="Arial"/>
                <w:b/>
                <w:bCs/>
                <w:dstrike/>
                <w:color w:val="FF0000"/>
                <w:sz w:val="18"/>
                <w:szCs w:val="18"/>
                <w:lang w:eastAsia="en-US"/>
              </w:rPr>
            </w:pPr>
            <w:r w:rsidRPr="00DD2515">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AC6E9B" w:rsidRPr="00CF6EFA" w:rsidRDefault="00AC6E9B" w:rsidP="00FE4325">
            <w:pPr>
              <w:spacing w:before="60" w:after="60"/>
              <w:rPr>
                <w:rFonts w:eastAsia="Calibri" w:cs="Arial"/>
                <w:sz w:val="18"/>
                <w:szCs w:val="18"/>
                <w:lang w:eastAsia="en-US"/>
              </w:rPr>
            </w:pPr>
            <w:r w:rsidRPr="00DD2515">
              <w:rPr>
                <w:rFonts w:eastAsia="Calibri" w:cs="Arial"/>
                <w:b/>
                <w:color w:val="A6A6A6" w:themeColor="background1" w:themeShade="A6"/>
                <w:sz w:val="18"/>
                <w:szCs w:val="18"/>
                <w:lang w:eastAsia="en-US"/>
              </w:rPr>
              <w:t>1-2-6-7</w:t>
            </w:r>
            <w:r w:rsidRPr="00EF7A5A">
              <w:rPr>
                <w:rFonts w:eastAsia="Calibri" w:cs="Arial"/>
                <w:b/>
                <w:dstrike/>
                <w:color w:val="FF0000"/>
                <w:sz w:val="18"/>
                <w:szCs w:val="18"/>
                <w:lang w:eastAsia="en-US"/>
              </w:rPr>
              <w:t>-9</w:t>
            </w:r>
            <w:r w:rsidR="00CF6EFA">
              <w:rPr>
                <w:rFonts w:eastAsia="Calibri" w:cs="Arial"/>
                <w:sz w:val="18"/>
                <w:szCs w:val="18"/>
                <w:lang w:eastAsia="en-US"/>
              </w:rPr>
              <w:t xml:space="preserve">     </w:t>
            </w:r>
            <w:r w:rsidR="00CF6EFA" w:rsidRPr="00EF7A5A">
              <w:rPr>
                <w:rFonts w:eastAsia="Calibri" w:cs="Arial"/>
                <w:color w:val="000000"/>
                <w:sz w:val="18"/>
                <w:szCs w:val="18"/>
                <w:lang w:eastAsia="en-US"/>
              </w:rPr>
              <w:t xml:space="preserve">[No equivalent feature in S-101. </w:t>
            </w:r>
            <w:r w:rsidR="00FE4325">
              <w:rPr>
                <w:rFonts w:eastAsia="Calibri" w:cs="Arial"/>
                <w:color w:val="000000"/>
                <w:sz w:val="18"/>
                <w:szCs w:val="18"/>
                <w:lang w:eastAsia="en-US"/>
              </w:rPr>
              <w:t>S</w:t>
            </w:r>
            <w:r w:rsidR="00CF6EFA" w:rsidRPr="00EF7A5A">
              <w:rPr>
                <w:rFonts w:eastAsia="Calibri" w:cs="Arial"/>
                <w:color w:val="000000"/>
                <w:sz w:val="18"/>
                <w:szCs w:val="18"/>
                <w:lang w:eastAsia="en-US"/>
              </w:rPr>
              <w:t>ee clause 4.</w:t>
            </w:r>
            <w:r w:rsidR="00FE4325">
              <w:rPr>
                <w:rFonts w:eastAsia="Calibri" w:cs="Arial"/>
                <w:color w:val="000000"/>
                <w:sz w:val="18"/>
                <w:szCs w:val="18"/>
                <w:lang w:eastAsia="en-US"/>
              </w:rPr>
              <w:t>6.7.1</w:t>
            </w:r>
            <w:r w:rsidR="00CF6EFA"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b/>
                <w:dstrike/>
                <w:color w:val="FF0000"/>
                <w:sz w:val="18"/>
                <w:szCs w:val="18"/>
                <w:lang w:eastAsia="en-US"/>
              </w:rPr>
              <w:t>1-2-3-6-7-9</w:t>
            </w:r>
            <w:r w:rsidRPr="00EF7A5A">
              <w:rPr>
                <w:rFonts w:eastAsia="Calibri" w:cs="Arial"/>
                <w:sz w:val="18"/>
                <w:szCs w:val="18"/>
                <w:lang w:eastAsia="en-US"/>
              </w:rPr>
              <w:t xml:space="preserve">     [</w:t>
            </w:r>
            <w:r w:rsidRPr="00EF7A5A">
              <w:rPr>
                <w:rFonts w:eastAsia="Calibri" w:cs="Arial"/>
                <w:b/>
                <w:sz w:val="18"/>
                <w:szCs w:val="18"/>
                <w:lang w:eastAsia="en-US"/>
              </w:rPr>
              <w:t>nature of construction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Obstruction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OFSPLF</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1-2-6-7-9</w:t>
            </w:r>
            <w:r w:rsidRPr="00EF7A5A">
              <w:rPr>
                <w:rFonts w:eastAsia="Calibri" w:cs="Arial"/>
                <w:sz w:val="18"/>
                <w:szCs w:val="18"/>
                <w:lang w:eastAsia="en-US"/>
              </w:rPr>
              <w:t xml:space="preserve">     [</w:t>
            </w:r>
            <w:r w:rsidRPr="00EF7A5A">
              <w:rPr>
                <w:rFonts w:eastAsia="Calibri" w:cs="Arial"/>
                <w:b/>
                <w:sz w:val="18"/>
                <w:szCs w:val="18"/>
                <w:lang w:eastAsia="en-US"/>
              </w:rPr>
              <w:t>nature of construction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Offshore Platform</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PONTON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1-2-6-7-9</w:t>
            </w:r>
            <w:r w:rsidRPr="00EF7A5A">
              <w:rPr>
                <w:rFonts w:eastAsia="Calibri" w:cs="Arial"/>
                <w:sz w:val="18"/>
                <w:szCs w:val="18"/>
                <w:lang w:eastAsia="en-US"/>
              </w:rPr>
              <w:t xml:space="preserve">     [</w:t>
            </w:r>
            <w:r w:rsidRPr="00EF7A5A">
              <w:rPr>
                <w:rFonts w:eastAsia="Calibri" w:cs="Arial"/>
                <w:b/>
                <w:sz w:val="18"/>
                <w:szCs w:val="18"/>
                <w:lang w:eastAsia="en-US"/>
              </w:rPr>
              <w:t>nature of construction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Pontoon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PYLONS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1-2-6-7</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ROADWY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w:t>
            </w:r>
            <w:r w:rsidRPr="00EF7A5A">
              <w:rPr>
                <w:rFonts w:eastAsia="Calibri" w:cs="Arial"/>
                <w:color w:val="000000"/>
                <w:sz w:val="18"/>
                <w:szCs w:val="18"/>
                <w:lang w:eastAsia="en-US"/>
              </w:rPr>
              <w:t>4-5</w:t>
            </w:r>
            <w:r w:rsidRPr="00EF7A5A">
              <w:rPr>
                <w:rFonts w:eastAsia="Calibri" w:cs="Arial"/>
                <w:b/>
                <w:dstrike/>
                <w:color w:val="FF0000"/>
                <w:sz w:val="18"/>
                <w:szCs w:val="18"/>
                <w:lang w:eastAsia="en-US"/>
              </w:rPr>
              <w:t>-6-9</w:t>
            </w:r>
          </w:p>
        </w:tc>
      </w:tr>
      <w:tr w:rsidR="00AC6E9B"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RUNWAY</w:t>
            </w:r>
          </w:p>
        </w:tc>
        <w:tc>
          <w:tcPr>
            <w:tcW w:w="7228" w:type="dxa"/>
            <w:gridSpan w:val="2"/>
            <w:tcBorders>
              <w:top w:val="nil"/>
              <w:left w:val="nil"/>
              <w:bottom w:val="single" w:sz="8" w:space="0" w:color="000000"/>
              <w:right w:val="single" w:sz="8" w:space="0" w:color="000000"/>
            </w:tcBorders>
            <w:shd w:val="clear" w:color="auto" w:fill="auto"/>
          </w:tcPr>
          <w:p w:rsidR="00AC6E9B" w:rsidRPr="00EF7A5A" w:rsidRDefault="00AC6E9B" w:rsidP="00AC6E9B">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00DC3DD0" w:rsidRPr="00EF7A5A">
              <w:rPr>
                <w:rFonts w:eastAsia="Calibri" w:cs="Arial"/>
                <w:color w:val="000000"/>
                <w:sz w:val="18"/>
                <w:szCs w:val="18"/>
                <w:lang w:eastAsia="en-US"/>
              </w:rPr>
              <w:t>4-5-</w:t>
            </w:r>
            <w:r w:rsidRPr="00EF7A5A">
              <w:rPr>
                <w:rFonts w:eastAsia="Calibri" w:cs="Arial"/>
                <w:color w:val="000000"/>
                <w:sz w:val="18"/>
                <w:szCs w:val="18"/>
                <w:lang w:eastAsia="en-US"/>
              </w:rPr>
              <w:t>6-7</w:t>
            </w:r>
            <w:r w:rsidRPr="00EF7A5A">
              <w:rPr>
                <w:rFonts w:eastAsia="Calibri" w:cs="Arial"/>
                <w:b/>
                <w:dstrike/>
                <w:color w:val="FF0000"/>
                <w:sz w:val="18"/>
                <w:szCs w:val="18"/>
                <w:lang w:eastAsia="en-US"/>
              </w:rPr>
              <w:t>-9</w:t>
            </w:r>
          </w:p>
        </w:tc>
      </w:tr>
      <w:tr w:rsidR="008C5F28"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8C5F28" w:rsidRPr="00EF7A5A" w:rsidRDefault="008C5F28" w:rsidP="008C5F28">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8C5F28" w:rsidRPr="00EF7A5A" w:rsidRDefault="008C5F28" w:rsidP="008C5F2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SILTNK</w:t>
            </w:r>
          </w:p>
        </w:tc>
        <w:tc>
          <w:tcPr>
            <w:tcW w:w="7228" w:type="dxa"/>
            <w:gridSpan w:val="2"/>
            <w:tcBorders>
              <w:top w:val="nil"/>
              <w:left w:val="nil"/>
              <w:bottom w:val="single" w:sz="8" w:space="0" w:color="000000"/>
              <w:right w:val="single" w:sz="8" w:space="0" w:color="000000"/>
            </w:tcBorders>
            <w:shd w:val="clear" w:color="auto" w:fill="auto"/>
          </w:tcPr>
          <w:p w:rsidR="008C5F28" w:rsidRPr="00EF7A5A" w:rsidRDefault="008C5F28" w:rsidP="008C5F28">
            <w:pPr>
              <w:spacing w:before="60" w:after="60"/>
              <w:rPr>
                <w:rFonts w:eastAsia="Calibri" w:cs="Arial"/>
                <w:color w:val="000000"/>
                <w:sz w:val="18"/>
                <w:szCs w:val="18"/>
                <w:lang w:eastAsia="en-US"/>
              </w:rPr>
            </w:pPr>
            <w:r w:rsidRPr="00EF7A5A">
              <w:rPr>
                <w:rFonts w:eastAsia="Calibri" w:cs="Arial"/>
                <w:color w:val="000000"/>
                <w:sz w:val="18"/>
                <w:szCs w:val="18"/>
                <w:lang w:eastAsia="en-US"/>
              </w:rPr>
              <w:t>1-2-6-7-8</w:t>
            </w:r>
            <w:r w:rsidRPr="00EF7A5A">
              <w:rPr>
                <w:rFonts w:eastAsia="Calibri" w:cs="Arial"/>
                <w:b/>
                <w:dstrike/>
                <w:color w:val="FF0000"/>
                <w:sz w:val="18"/>
                <w:szCs w:val="18"/>
                <w:lang w:eastAsia="en-US"/>
              </w:rPr>
              <w:t>-9</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SLCONS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w:t>
            </w:r>
            <w:r w:rsidRPr="00EF7A5A">
              <w:rPr>
                <w:rFonts w:eastAsia="Calibri" w:cs="Arial"/>
                <w:b/>
                <w:dstrike/>
                <w:color w:val="FF0000"/>
                <w:sz w:val="18"/>
                <w:szCs w:val="18"/>
                <w:lang w:eastAsia="en-US"/>
              </w:rPr>
              <w:t>-9</w:t>
            </w:r>
            <w:r w:rsidRPr="00EF7A5A">
              <w:rPr>
                <w:rFonts w:eastAsia="Calibri" w:cs="Arial"/>
                <w:b/>
                <w:color w:val="0000FF"/>
                <w:sz w:val="18"/>
                <w:szCs w:val="18"/>
                <w:lang w:eastAsia="en-US"/>
              </w:rPr>
              <w:t>-11</w:t>
            </w:r>
          </w:p>
        </w:tc>
      </w:tr>
      <w:tr w:rsidR="00DF5336" w:rsidRPr="00EF7A5A" w:rsidTr="0062504E">
        <w:trPr>
          <w:gridBefore w:val="1"/>
          <w:wBefore w:w="6" w:type="dxa"/>
          <w:cantSplit/>
          <w:trHeight w:val="270"/>
          <w:jc w:val="center"/>
        </w:trPr>
        <w:tc>
          <w:tcPr>
            <w:tcW w:w="1132" w:type="dxa"/>
            <w:tcBorders>
              <w:top w:val="single" w:sz="8" w:space="0" w:color="000000"/>
              <w:bottom w:val="single" w:sz="8" w:space="0" w:color="000000"/>
            </w:tcBorders>
            <w:shd w:val="clear" w:color="auto" w:fill="auto"/>
          </w:tcPr>
          <w:p w:rsidR="00DF5336" w:rsidRPr="00EF7A5A" w:rsidRDefault="00DF5336"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DF5336" w:rsidRPr="00EF7A5A" w:rsidRDefault="00DF5336"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rsidR="00DF5336" w:rsidRPr="00EF7A5A" w:rsidRDefault="00DF5336" w:rsidP="005D7373">
            <w:pPr>
              <w:spacing w:before="60" w:after="60"/>
              <w:rPr>
                <w:rFonts w:eastAsia="Calibri" w:cs="Arial"/>
                <w:sz w:val="18"/>
                <w:szCs w:val="18"/>
                <w:lang w:eastAsia="en-US"/>
              </w:rPr>
            </w:pPr>
          </w:p>
        </w:tc>
      </w:tr>
      <w:tr w:rsidR="005D7373" w:rsidRPr="00EF7A5A" w:rsidTr="0062504E">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NATSUR</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sz w:val="18"/>
                <w:szCs w:val="18"/>
                <w:lang w:eastAsia="en-US"/>
              </w:rPr>
            </w:pPr>
            <w:r w:rsidRPr="00EF7A5A">
              <w:rPr>
                <w:rFonts w:eastAsia="Calibri" w:cs="Arial"/>
                <w:sz w:val="18"/>
                <w:szCs w:val="18"/>
                <w:lang w:eastAsia="en-US"/>
              </w:rPr>
              <w:t>1-2-3-4-5-6-7-8-9-11-14-17-18</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SLOTOP</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w:t>
            </w:r>
            <w:r w:rsidRPr="00EF7A5A">
              <w:rPr>
                <w:rFonts w:eastAsia="Calibri" w:cs="Arial"/>
                <w:color w:val="000000"/>
                <w:sz w:val="18"/>
                <w:szCs w:val="18"/>
                <w:lang w:eastAsia="en-US"/>
              </w:rPr>
              <w:t>4-5-6-7</w:t>
            </w:r>
            <w:r w:rsidRPr="00EF7A5A">
              <w:rPr>
                <w:rFonts w:eastAsia="Calibri" w:cs="Arial"/>
                <w:b/>
                <w:dstrike/>
                <w:color w:val="FF0000"/>
                <w:sz w:val="18"/>
                <w:szCs w:val="18"/>
                <w:lang w:eastAsia="en-US"/>
              </w:rPr>
              <w:t>-8</w:t>
            </w:r>
            <w:r w:rsidRPr="00EF7A5A">
              <w:rPr>
                <w:rFonts w:eastAsia="Calibri" w:cs="Arial"/>
                <w:color w:val="000000"/>
                <w:sz w:val="18"/>
                <w:szCs w:val="18"/>
                <w:lang w:eastAsia="en-US"/>
              </w:rPr>
              <w:t>-9-11</w:t>
            </w:r>
            <w:r w:rsidRPr="00EF7A5A">
              <w:rPr>
                <w:rFonts w:eastAsia="Calibri" w:cs="Arial"/>
                <w:b/>
                <w:dstrike/>
                <w:color w:val="FF0000"/>
                <w:sz w:val="18"/>
                <w:szCs w:val="18"/>
                <w:lang w:eastAsia="en-US"/>
              </w:rPr>
              <w:t>-14-17-18</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SLOGRD</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w:t>
            </w:r>
            <w:r w:rsidRPr="00EF7A5A">
              <w:rPr>
                <w:rFonts w:eastAsia="Calibri" w:cs="Arial"/>
                <w:color w:val="000000"/>
                <w:sz w:val="18"/>
                <w:szCs w:val="18"/>
                <w:lang w:eastAsia="en-US"/>
              </w:rPr>
              <w:t>4-5-6-7</w:t>
            </w:r>
            <w:r w:rsidRPr="00EF7A5A">
              <w:rPr>
                <w:rFonts w:eastAsia="Calibri" w:cs="Arial"/>
                <w:b/>
                <w:dstrike/>
                <w:color w:val="FF0000"/>
                <w:sz w:val="18"/>
                <w:szCs w:val="18"/>
                <w:lang w:eastAsia="en-US"/>
              </w:rPr>
              <w:t>-8</w:t>
            </w:r>
            <w:r w:rsidRPr="00EF7A5A">
              <w:rPr>
                <w:rFonts w:eastAsia="Calibri" w:cs="Arial"/>
                <w:color w:val="000000"/>
                <w:sz w:val="18"/>
                <w:szCs w:val="18"/>
                <w:lang w:eastAsia="en-US"/>
              </w:rPr>
              <w:t>-9-11</w:t>
            </w:r>
            <w:r w:rsidRPr="00EF7A5A">
              <w:rPr>
                <w:rFonts w:eastAsia="Calibri" w:cs="Arial"/>
                <w:b/>
                <w:dstrike/>
                <w:color w:val="FF0000"/>
                <w:sz w:val="18"/>
                <w:szCs w:val="18"/>
                <w:lang w:eastAsia="en-US"/>
              </w:rPr>
              <w:t>-14-17-18</w:t>
            </w:r>
          </w:p>
        </w:tc>
      </w:tr>
      <w:tr w:rsidR="005D7373" w:rsidRPr="00EF7A5A" w:rsidTr="0062504E">
        <w:trPr>
          <w:gridBefore w:val="1"/>
          <w:wBefore w:w="6" w:type="dxa"/>
          <w:cantSplit/>
          <w:trHeight w:val="270"/>
          <w:jc w:val="center"/>
        </w:trPr>
        <w:tc>
          <w:tcPr>
            <w:tcW w:w="1132" w:type="dxa"/>
            <w:tcBorders>
              <w:top w:val="nil"/>
              <w:left w:val="single" w:sz="8" w:space="0" w:color="000000"/>
              <w:bottom w:val="nil"/>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nil"/>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nil"/>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9-</w:t>
            </w:r>
            <w:r w:rsidRPr="00EF7A5A">
              <w:rPr>
                <w:rFonts w:eastAsia="Calibri" w:cs="Arial"/>
                <w:color w:val="000000"/>
                <w:sz w:val="18"/>
                <w:szCs w:val="18"/>
                <w:lang w:eastAsia="en-US"/>
              </w:rPr>
              <w:t>14</w:t>
            </w:r>
            <w:r w:rsidRPr="00EF7A5A">
              <w:rPr>
                <w:rFonts w:eastAsia="Calibri" w:cs="Arial"/>
                <w:b/>
                <w:dstrike/>
                <w:color w:val="FF0000"/>
                <w:sz w:val="18"/>
                <w:szCs w:val="18"/>
                <w:lang w:eastAsia="en-US"/>
              </w:rPr>
              <w:t>-18</w:t>
            </w:r>
            <w:r w:rsidRPr="00EF7A5A">
              <w:rPr>
                <w:rFonts w:eastAsia="Calibri" w:cs="Arial"/>
                <w:color w:val="FF0000"/>
                <w:sz w:val="18"/>
                <w:szCs w:val="18"/>
                <w:lang w:eastAsia="en-US"/>
              </w:rPr>
              <w:t xml:space="preserve"> </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NATQUA</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sz w:val="18"/>
                <w:szCs w:val="18"/>
                <w:lang w:eastAsia="en-US"/>
              </w:rPr>
            </w:pPr>
            <w:r w:rsidRPr="00EF7A5A">
              <w:rPr>
                <w:rFonts w:eastAsia="Calibri" w:cs="Arial"/>
                <w:sz w:val="18"/>
                <w:szCs w:val="18"/>
                <w:lang w:eastAsia="en-US"/>
              </w:rPr>
              <w:t>1-2-3-4-5-6-7-8-9-10</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LNDRGN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1-2-3-4-5-6-7-8-9-10</w:t>
            </w:r>
            <w:r w:rsidRPr="00EF7A5A">
              <w:rPr>
                <w:rFonts w:eastAsia="Calibri" w:cs="Arial"/>
                <w:sz w:val="18"/>
                <w:szCs w:val="18"/>
                <w:lang w:eastAsia="en-US"/>
              </w:rPr>
              <w:t xml:space="preserve">     [</w:t>
            </w:r>
            <w:r w:rsidRPr="00EF7A5A">
              <w:rPr>
                <w:rFonts w:eastAsia="Calibri" w:cs="Arial"/>
                <w:b/>
                <w:sz w:val="18"/>
                <w:szCs w:val="18"/>
                <w:lang w:eastAsia="en-US"/>
              </w:rPr>
              <w:t>nature of surface – qualifying terms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Land Region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1-2-3-4-5-6-7-8-9-10</w:t>
            </w:r>
            <w:r w:rsidRPr="00EF7A5A">
              <w:rPr>
                <w:rFonts w:eastAsia="Calibri" w:cs="Arial"/>
                <w:sz w:val="18"/>
                <w:szCs w:val="18"/>
                <w:lang w:eastAsia="en-US"/>
              </w:rPr>
              <w:t xml:space="preserve">     [</w:t>
            </w:r>
            <w:r w:rsidRPr="00EF7A5A">
              <w:rPr>
                <w:rFonts w:eastAsia="Calibri" w:cs="Arial"/>
                <w:b/>
                <w:sz w:val="18"/>
                <w:szCs w:val="18"/>
                <w:lang w:eastAsia="en-US"/>
              </w:rPr>
              <w:t>nature of surface – qualifying terms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Obstruction</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UWTROC</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4-8-9-10</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nature of surface – qualifying terms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Underwater/Awash Rock</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single" w:sz="4" w:space="0" w:color="auto"/>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4" w:space="0" w:color="auto"/>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PRODCT</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1-2-3-4-5-6-7-8-9-10-11-12-13-14-15-16-17-18-19-20-21-22</w:t>
            </w:r>
            <w:r w:rsidRPr="00EF7A5A">
              <w:rPr>
                <w:rFonts w:eastAsia="Calibri" w:cs="Arial"/>
                <w:b/>
                <w:color w:val="0000FF"/>
                <w:sz w:val="18"/>
                <w:szCs w:val="18"/>
                <w:lang w:eastAsia="en-US"/>
              </w:rPr>
              <w:t>-23-24-25</w:t>
            </w:r>
          </w:p>
        </w:tc>
      </w:tr>
      <w:tr w:rsidR="005D7373" w:rsidRPr="00EF7A5A" w:rsidTr="0062504E">
        <w:trPr>
          <w:gridBefore w:val="1"/>
          <w:wBefore w:w="6" w:type="dxa"/>
          <w:cantSplit/>
          <w:trHeight w:val="51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CONVYR</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4-5-6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-10-11-12-13-14-15-16-17</w:t>
            </w:r>
            <w:r w:rsidRPr="004C7FDB">
              <w:rPr>
                <w:rFonts w:eastAsia="Calibri" w:cs="Arial"/>
                <w:bCs/>
                <w:sz w:val="18"/>
                <w:szCs w:val="18"/>
                <w:lang w:eastAsia="en-US"/>
                <w:rPrChange w:id="2260" w:author="Jeff Wootton" w:date="2024-07-30T10:20:00Z">
                  <w:rPr>
                    <w:rFonts w:eastAsia="Calibri" w:cs="Arial"/>
                    <w:b/>
                    <w:color w:val="FF0000"/>
                    <w:sz w:val="18"/>
                    <w:szCs w:val="18"/>
                    <w:lang w:eastAsia="en-US"/>
                  </w:rPr>
                </w:rPrChange>
              </w:rPr>
              <w:t>-21</w:t>
            </w:r>
            <w:r w:rsidRPr="00EF7A5A">
              <w:rPr>
                <w:rFonts w:eastAsia="Calibri" w:cs="Arial"/>
                <w:color w:val="000000"/>
                <w:sz w:val="18"/>
                <w:szCs w:val="18"/>
                <w:lang w:eastAsia="en-US"/>
              </w:rPr>
              <w:t>-22</w:t>
            </w:r>
            <w:r w:rsidRPr="00EF7A5A">
              <w:rPr>
                <w:rFonts w:eastAsia="Calibri" w:cs="Arial"/>
                <w:b/>
                <w:color w:val="0000FF"/>
                <w:sz w:val="18"/>
                <w:szCs w:val="18"/>
                <w:lang w:eastAsia="en-US"/>
              </w:rPr>
              <w:t>-25</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1-2-3-8</w:t>
            </w:r>
            <w:r w:rsidRPr="00EF7A5A">
              <w:rPr>
                <w:rFonts w:eastAsia="Calibri" w:cs="Arial"/>
                <w:b/>
                <w:color w:val="0000FF"/>
                <w:sz w:val="18"/>
                <w:szCs w:val="18"/>
                <w:lang w:eastAsia="en-US"/>
              </w:rPr>
              <w:t>-23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OFSPLF</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FF0000"/>
                <w:sz w:val="18"/>
                <w:szCs w:val="18"/>
                <w:lang w:eastAsia="en-US"/>
              </w:rPr>
              <w:t>-3-18-19</w:t>
            </w:r>
            <w:r w:rsidRPr="00EF7A5A">
              <w:rPr>
                <w:rFonts w:eastAsia="Calibri" w:cs="Arial"/>
                <w:b/>
                <w:color w:val="0000FF"/>
                <w:sz w:val="18"/>
                <w:szCs w:val="18"/>
                <w:lang w:eastAsia="en-US"/>
              </w:rPr>
              <w:t>-23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1-2-4-6-10-14</w:t>
            </w:r>
            <w:r w:rsidRPr="00EF7A5A">
              <w:rPr>
                <w:rFonts w:eastAsia="Calibri" w:cs="Arial"/>
                <w:b/>
                <w:color w:val="0000FF"/>
                <w:sz w:val="18"/>
                <w:szCs w:val="18"/>
                <w:lang w:eastAsia="en-US"/>
              </w:rPr>
              <w:t>-23</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1-2-3-7-8-18-19</w:t>
            </w:r>
            <w:r w:rsidRPr="00EF7A5A">
              <w:rPr>
                <w:rFonts w:eastAsia="Calibri" w:cs="Arial"/>
                <w:b/>
                <w:dstrike/>
                <w:color w:val="FF0000"/>
                <w:sz w:val="18"/>
                <w:szCs w:val="18"/>
                <w:lang w:eastAsia="en-US"/>
              </w:rPr>
              <w:t>-20</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PIPSOL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1-2-3-7-8-9-18-19</w:t>
            </w:r>
            <w:r w:rsidRPr="00EF7A5A">
              <w:rPr>
                <w:rFonts w:eastAsia="Calibri" w:cs="Arial"/>
                <w:b/>
                <w:dstrike/>
                <w:color w:val="FF0000"/>
                <w:sz w:val="18"/>
                <w:szCs w:val="18"/>
                <w:lang w:eastAsia="en-US"/>
              </w:rPr>
              <w:t>-20-22</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PRDARE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1-2-3-4-5-6-7-8-9-10-11-12-13-14-15-16-17-18-19-20-21-22</w:t>
            </w:r>
            <w:r w:rsidRPr="00EF7A5A">
              <w:rPr>
                <w:rFonts w:eastAsia="Calibri" w:cs="Arial"/>
                <w:b/>
                <w:color w:val="0000FF"/>
                <w:sz w:val="18"/>
                <w:szCs w:val="18"/>
                <w:lang w:eastAsia="en-US"/>
              </w:rPr>
              <w:t>-23-25</w:t>
            </w:r>
          </w:p>
        </w:tc>
      </w:tr>
      <w:tr w:rsidR="005D7373" w:rsidRPr="00EF7A5A" w:rsidTr="0062504E">
        <w:trPr>
          <w:gridBefore w:val="1"/>
          <w:wBefore w:w="6" w:type="dxa"/>
          <w:cantSplit/>
          <w:trHeight w:val="272"/>
          <w:jc w:val="center"/>
        </w:trPr>
        <w:tc>
          <w:tcPr>
            <w:tcW w:w="1132" w:type="dxa"/>
            <w:tcBorders>
              <w:top w:val="nil"/>
              <w:left w:val="single" w:sz="8" w:space="0" w:color="000000"/>
              <w:bottom w:val="nil"/>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nil"/>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SILTNK</w:t>
            </w:r>
          </w:p>
        </w:tc>
        <w:tc>
          <w:tcPr>
            <w:tcW w:w="7228" w:type="dxa"/>
            <w:gridSpan w:val="2"/>
            <w:tcBorders>
              <w:top w:val="nil"/>
              <w:left w:val="nil"/>
              <w:bottom w:val="nil"/>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w:t>
            </w:r>
            <w:r w:rsidRPr="00EF7A5A">
              <w:rPr>
                <w:rFonts w:eastAsia="Calibri" w:cs="Arial"/>
                <w:b/>
                <w:color w:val="FF0000"/>
                <w:sz w:val="18"/>
                <w:szCs w:val="18"/>
                <w:lang w:eastAsia="en-US"/>
              </w:rPr>
              <w:t>-5</w:t>
            </w:r>
            <w:r w:rsidRPr="00EF7A5A">
              <w:rPr>
                <w:rFonts w:eastAsia="Calibri" w:cs="Arial"/>
                <w:color w:val="000000"/>
                <w:sz w:val="18"/>
                <w:szCs w:val="18"/>
                <w:lang w:eastAsia="en-US"/>
              </w:rPr>
              <w:t>-7-8-9</w:t>
            </w:r>
            <w:r w:rsidRPr="00EF7A5A">
              <w:rPr>
                <w:rFonts w:eastAsia="Calibri" w:cs="Arial"/>
                <w:b/>
                <w:color w:val="FF0000"/>
                <w:sz w:val="18"/>
                <w:szCs w:val="18"/>
                <w:lang w:eastAsia="en-US"/>
              </w:rPr>
              <w:t>-13</w:t>
            </w:r>
            <w:r w:rsidRPr="00EF7A5A">
              <w:rPr>
                <w:rFonts w:eastAsia="Calibri" w:cs="Arial"/>
                <w:color w:val="000000"/>
                <w:sz w:val="18"/>
                <w:szCs w:val="18"/>
                <w:lang w:eastAsia="en-US"/>
              </w:rPr>
              <w:t>-14-</w:t>
            </w:r>
            <w:r w:rsidRPr="00EF7A5A">
              <w:rPr>
                <w:rFonts w:eastAsia="Calibri" w:cs="Arial"/>
                <w:b/>
                <w:color w:val="FF0000"/>
                <w:sz w:val="18"/>
                <w:szCs w:val="18"/>
                <w:lang w:eastAsia="en-US"/>
              </w:rPr>
              <w:t>16</w:t>
            </w:r>
            <w:r w:rsidRPr="00EF7A5A">
              <w:rPr>
                <w:rFonts w:eastAsia="Calibri" w:cs="Arial"/>
                <w:color w:val="000000"/>
                <w:sz w:val="18"/>
                <w:szCs w:val="18"/>
                <w:lang w:eastAsia="en-US"/>
              </w:rPr>
              <w:t>-18-19-20-21-22</w:t>
            </w:r>
            <w:r w:rsidRPr="00EF7A5A">
              <w:rPr>
                <w:rFonts w:eastAsia="Calibri" w:cs="Arial"/>
                <w:b/>
                <w:color w:val="0000FF"/>
                <w:sz w:val="18"/>
                <w:szCs w:val="18"/>
                <w:lang w:eastAsia="en-US"/>
              </w:rPr>
              <w:t>-24</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QUASOU</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A6A6A6"/>
                <w:sz w:val="18"/>
                <w:szCs w:val="18"/>
                <w:lang w:eastAsia="en-US"/>
              </w:rPr>
              <w:t>-5</w:t>
            </w:r>
            <w:r w:rsidRPr="00EF7A5A">
              <w:rPr>
                <w:rFonts w:eastAsia="Calibri" w:cs="Arial"/>
                <w:color w:val="000000"/>
                <w:sz w:val="18"/>
                <w:szCs w:val="18"/>
                <w:lang w:eastAsia="en-US"/>
              </w:rPr>
              <w:t xml:space="preserve">-6-7-8-9-10-11     [Value 5 converts to new </w:t>
            </w:r>
            <w:r w:rsidR="00711035"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Depth – No Bottom Found</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BERTHS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DWRTCL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-6-7</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DWRTPT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-6-7</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DEPARE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sz w:val="18"/>
                <w:szCs w:val="18"/>
                <w:lang w:eastAsia="en-US"/>
              </w:rPr>
            </w:pPr>
            <w:r w:rsidRPr="00EF7A5A">
              <w:rPr>
                <w:rFonts w:eastAsia="Calibri" w:cs="Arial"/>
                <w:b/>
                <w:dstrike/>
                <w:color w:val="FF0000"/>
                <w:sz w:val="18"/>
                <w:szCs w:val="18"/>
                <w:lang w:eastAsia="en-US"/>
              </w:rPr>
              <w:t>1-2-3-4</w:t>
            </w:r>
            <w:r w:rsidRPr="00EF7A5A">
              <w:rPr>
                <w:rFonts w:eastAsia="Calibri" w:cs="Arial"/>
                <w:sz w:val="18"/>
                <w:szCs w:val="18"/>
                <w:lang w:eastAsia="en-US"/>
              </w:rPr>
              <w:t xml:space="preserve">     [</w:t>
            </w:r>
            <w:r w:rsidRPr="00EF7A5A">
              <w:rPr>
                <w:rFonts w:eastAsia="Calibri" w:cs="Arial"/>
                <w:b/>
                <w:sz w:val="18"/>
                <w:szCs w:val="18"/>
                <w:lang w:eastAsia="en-US"/>
              </w:rPr>
              <w:t>quality of vertical measurement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Depth Area</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w:t>
            </w:r>
            <w:r w:rsidRPr="00EF7A5A">
              <w:rPr>
                <w:rFonts w:eastAsia="Calibri" w:cs="Arial"/>
                <w:b/>
                <w:color w:val="FF0000"/>
                <w:sz w:val="18"/>
                <w:szCs w:val="18"/>
                <w:lang w:eastAsia="en-US"/>
              </w:rPr>
              <w:t>-6</w:t>
            </w:r>
          </w:p>
        </w:tc>
      </w:tr>
      <w:tr w:rsidR="000A0FBF"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0A0FBF" w:rsidRPr="00EF7A5A" w:rsidRDefault="000A0FBF" w:rsidP="000A0FBF">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0A0FBF" w:rsidRPr="00EF7A5A" w:rsidRDefault="000A0FBF" w:rsidP="000A0FBF">
            <w:pPr>
              <w:spacing w:before="60" w:after="60"/>
              <w:rPr>
                <w:rFonts w:eastAsia="Calibri" w:cs="Arial"/>
                <w:b/>
                <w:bCs/>
                <w:color w:val="000000"/>
                <w:sz w:val="18"/>
                <w:szCs w:val="18"/>
                <w:lang w:eastAsia="en-US"/>
              </w:rPr>
            </w:pPr>
            <w:r w:rsidRPr="006952D8">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0A0FBF" w:rsidRPr="00EF7A5A" w:rsidRDefault="000A0FBF" w:rsidP="000A0FBF">
            <w:pPr>
              <w:spacing w:before="60" w:after="60"/>
              <w:rPr>
                <w:rFonts w:eastAsia="Calibri" w:cs="Arial"/>
                <w:color w:val="000000"/>
                <w:sz w:val="18"/>
                <w:szCs w:val="18"/>
                <w:lang w:eastAsia="en-US"/>
              </w:rPr>
            </w:pPr>
            <w:r w:rsidRPr="006952D8">
              <w:rPr>
                <w:rFonts w:eastAsia="Calibri" w:cs="Arial"/>
                <w:b/>
                <w:color w:val="A6A6A6" w:themeColor="background1" w:themeShade="A6"/>
                <w:sz w:val="18"/>
                <w:szCs w:val="18"/>
                <w:lang w:eastAsia="en-US"/>
              </w:rPr>
              <w:t>2-3-4-6-7</w:t>
            </w:r>
            <w:r>
              <w:rPr>
                <w:rFonts w:eastAsia="Calibri" w:cs="Arial"/>
                <w:sz w:val="18"/>
                <w:szCs w:val="18"/>
                <w:lang w:eastAsia="en-US"/>
              </w:rPr>
              <w:t xml:space="preserve">     </w:t>
            </w:r>
            <w:r w:rsidRPr="00EF7A5A">
              <w:rPr>
                <w:rFonts w:eastAsia="Calibri" w:cs="Arial"/>
                <w:color w:val="000000"/>
                <w:sz w:val="18"/>
                <w:szCs w:val="18"/>
                <w:lang w:eastAsia="en-US"/>
              </w:rPr>
              <w:t xml:space="preserve">[No equivalent feature in S-101. </w:t>
            </w:r>
            <w:r>
              <w:rPr>
                <w:rFonts w:eastAsia="Calibri" w:cs="Arial"/>
                <w:color w:val="000000"/>
                <w:sz w:val="18"/>
                <w:szCs w:val="18"/>
                <w:lang w:eastAsia="en-US"/>
              </w:rPr>
              <w:t>S</w:t>
            </w:r>
            <w:r w:rsidRPr="00EF7A5A">
              <w:rPr>
                <w:rFonts w:eastAsia="Calibri" w:cs="Arial"/>
                <w:color w:val="000000"/>
                <w:sz w:val="18"/>
                <w:szCs w:val="18"/>
                <w:lang w:eastAsia="en-US"/>
              </w:rPr>
              <w:t>ee clause 4.</w:t>
            </w:r>
            <w:r>
              <w:rPr>
                <w:rFonts w:eastAsia="Calibri" w:cs="Arial"/>
                <w:color w:val="000000"/>
                <w:sz w:val="18"/>
                <w:szCs w:val="18"/>
                <w:lang w:eastAsia="en-US"/>
              </w:rPr>
              <w:t>6.7.1</w:t>
            </w:r>
            <w:r w:rsidRPr="00EF7A5A">
              <w:rPr>
                <w:rFonts w:eastAsia="Calibri" w:cs="Arial"/>
                <w:color w:val="000000"/>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RCRTCL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RECTRC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-3-4</w:t>
            </w:r>
            <w:r w:rsidRPr="00EF7A5A">
              <w:rPr>
                <w:rFonts w:eastAsia="Calibri" w:cs="Arial"/>
                <w:color w:val="000000"/>
                <w:sz w:val="18"/>
                <w:szCs w:val="18"/>
                <w:lang w:eastAsia="en-US"/>
              </w:rPr>
              <w:t>-6</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SOUNDG</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w:t>
            </w:r>
            <w:r w:rsidRPr="00EF7A5A">
              <w:rPr>
                <w:rFonts w:eastAsia="Calibri" w:cs="Arial"/>
                <w:b/>
                <w:color w:val="A6A6A6"/>
                <w:sz w:val="18"/>
                <w:szCs w:val="18"/>
                <w:lang w:eastAsia="en-US"/>
              </w:rPr>
              <w:t>5-</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-10-11</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SWPARE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1-3-4-5-8-9-10-11</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quality of vertical measurement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Swept Area</w:t>
            </w:r>
            <w:r w:rsidRPr="00EF7A5A">
              <w:rPr>
                <w:rFonts w:eastAsia="Calibri" w:cs="Arial"/>
                <w:sz w:val="18"/>
                <w:szCs w:val="18"/>
                <w:lang w:eastAsia="en-US"/>
              </w:rPr>
              <w:t>]</w:t>
            </w:r>
          </w:p>
        </w:tc>
      </w:tr>
      <w:tr w:rsidR="005D7373"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TWRTPT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FF0000"/>
                <w:sz w:val="18"/>
                <w:szCs w:val="18"/>
                <w:lang w:eastAsia="en-US"/>
              </w:rPr>
              <w:t>-6</w:t>
            </w:r>
          </w:p>
        </w:tc>
      </w:tr>
      <w:tr w:rsidR="001F0CB0" w:rsidRPr="00EF7A5A" w:rsidTr="0062504E">
        <w:trPr>
          <w:gridBefore w:val="1"/>
          <w:wBefore w:w="6" w:type="dxa"/>
          <w:cantSplit/>
          <w:trHeight w:val="270"/>
          <w:jc w:val="center"/>
        </w:trPr>
        <w:tc>
          <w:tcPr>
            <w:tcW w:w="1132" w:type="dxa"/>
            <w:tcBorders>
              <w:top w:val="nil"/>
              <w:left w:val="single" w:sz="8" w:space="0" w:color="000000"/>
              <w:bottom w:val="single" w:sz="8" w:space="0" w:color="000000"/>
              <w:right w:val="single" w:sz="8" w:space="0" w:color="000000"/>
            </w:tcBorders>
            <w:shd w:val="clear" w:color="auto" w:fill="auto"/>
          </w:tcPr>
          <w:p w:rsidR="001F0CB0" w:rsidRPr="00EF7A5A" w:rsidRDefault="001F0CB0" w:rsidP="005D7373">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1F0CB0" w:rsidRPr="00EF7A5A" w:rsidRDefault="001F0CB0"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M_SREL</w:t>
            </w:r>
          </w:p>
        </w:tc>
        <w:tc>
          <w:tcPr>
            <w:tcW w:w="7228" w:type="dxa"/>
            <w:gridSpan w:val="2"/>
            <w:tcBorders>
              <w:top w:val="nil"/>
              <w:left w:val="nil"/>
              <w:bottom w:val="single" w:sz="8" w:space="0" w:color="000000"/>
              <w:right w:val="single" w:sz="8" w:space="0" w:color="000000"/>
            </w:tcBorders>
            <w:shd w:val="clear" w:color="auto" w:fill="auto"/>
          </w:tcPr>
          <w:p w:rsidR="001F0CB0" w:rsidRPr="00EF7A5A" w:rsidRDefault="001F0CB0"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A6A6A6"/>
                <w:sz w:val="18"/>
                <w:szCs w:val="18"/>
                <w:lang w:eastAsia="en-US"/>
              </w:rPr>
              <w:t>-5</w:t>
            </w:r>
            <w:r w:rsidRPr="00EF7A5A">
              <w:rPr>
                <w:rFonts w:eastAsia="Calibri" w:cs="Arial"/>
                <w:color w:val="000000"/>
                <w:sz w:val="18"/>
                <w:szCs w:val="18"/>
                <w:lang w:eastAsia="en-US"/>
              </w:rPr>
              <w:t>-6-7-8-9-10-11</w:t>
            </w:r>
          </w:p>
        </w:tc>
      </w:tr>
      <w:tr w:rsidR="0062504E" w:rsidRPr="00EF7A5A" w:rsidTr="0062504E">
        <w:trPr>
          <w:gridBefore w:val="1"/>
          <w:wBefore w:w="6" w:type="dxa"/>
          <w:cantSplit/>
          <w:jc w:val="center"/>
        </w:trPr>
        <w:tc>
          <w:tcPr>
            <w:tcW w:w="1132" w:type="dxa"/>
            <w:tcBorders>
              <w:top w:val="single" w:sz="8" w:space="0" w:color="000000"/>
              <w:bottom w:val="single" w:sz="8" w:space="0" w:color="000000"/>
            </w:tcBorders>
            <w:shd w:val="clear" w:color="auto" w:fill="auto"/>
          </w:tcPr>
          <w:p w:rsidR="0062504E" w:rsidRPr="00EF7A5A" w:rsidRDefault="0062504E" w:rsidP="005D7373">
            <w:pPr>
              <w:spacing w:before="60" w:after="60"/>
              <w:rPr>
                <w:rFonts w:eastAsia="Calibri" w:cs="Arial"/>
                <w:color w:val="000000"/>
                <w:sz w:val="18"/>
                <w:szCs w:val="18"/>
                <w:lang w:eastAsia="en-US"/>
              </w:rPr>
            </w:pPr>
          </w:p>
        </w:tc>
        <w:tc>
          <w:tcPr>
            <w:tcW w:w="1132" w:type="dxa"/>
            <w:tcBorders>
              <w:top w:val="single" w:sz="8" w:space="0" w:color="000000"/>
              <w:bottom w:val="single" w:sz="8" w:space="0" w:color="000000"/>
            </w:tcBorders>
            <w:shd w:val="clear" w:color="auto" w:fill="auto"/>
          </w:tcPr>
          <w:p w:rsidR="0062504E" w:rsidRPr="00EF7A5A" w:rsidRDefault="0062504E" w:rsidP="005D7373">
            <w:pPr>
              <w:spacing w:before="60" w:after="60"/>
              <w:rPr>
                <w:rFonts w:eastAsia="Calibri" w:cs="Arial"/>
                <w:b/>
                <w:bCs/>
                <w:color w:val="000000"/>
                <w:sz w:val="18"/>
                <w:szCs w:val="18"/>
                <w:lang w:eastAsia="en-US"/>
              </w:rPr>
            </w:pPr>
          </w:p>
        </w:tc>
        <w:tc>
          <w:tcPr>
            <w:tcW w:w="7228" w:type="dxa"/>
            <w:gridSpan w:val="2"/>
            <w:tcBorders>
              <w:top w:val="single" w:sz="8" w:space="0" w:color="000000"/>
              <w:bottom w:val="single" w:sz="8" w:space="0" w:color="000000"/>
            </w:tcBorders>
            <w:shd w:val="clear" w:color="auto" w:fill="auto"/>
          </w:tcPr>
          <w:p w:rsidR="0062504E" w:rsidRPr="00EF7A5A" w:rsidRDefault="0062504E" w:rsidP="005D7373">
            <w:pPr>
              <w:spacing w:before="60" w:after="60"/>
              <w:rPr>
                <w:rFonts w:eastAsia="Calibri" w:cs="Arial"/>
                <w:sz w:val="18"/>
                <w:szCs w:val="18"/>
                <w:lang w:eastAsia="en-US"/>
              </w:rPr>
            </w:pP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RESTRN</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FF"/>
                <w:sz w:val="18"/>
                <w:szCs w:val="18"/>
                <w:lang w:eastAsia="en-US"/>
              </w:rPr>
            </w:pPr>
            <w:r w:rsidRPr="00EF7A5A">
              <w:rPr>
                <w:rFonts w:eastAsia="Calibri" w:cs="Arial"/>
                <w:sz w:val="18"/>
                <w:szCs w:val="18"/>
                <w:lang w:eastAsia="en-US"/>
              </w:rPr>
              <w:t>1-2-3-4-5-6-7-8-9-10-11-12-13-14-15-16-17-18-19-20-21-22-23-24-25-26-27</w:t>
            </w:r>
            <w:r w:rsidRPr="00EF7A5A">
              <w:rPr>
                <w:rFonts w:eastAsia="Calibri" w:cs="Arial"/>
                <w:b/>
                <w:color w:val="0000FF"/>
                <w:sz w:val="18"/>
                <w:szCs w:val="18"/>
                <w:lang w:eastAsia="en-US"/>
              </w:rPr>
              <w:t>-39</w:t>
            </w:r>
            <w:r w:rsidR="008407D6">
              <w:rPr>
                <w:rFonts w:eastAsia="Calibri" w:cs="Arial"/>
                <w:b/>
                <w:color w:val="0000FF"/>
                <w:sz w:val="18"/>
                <w:szCs w:val="18"/>
                <w:lang w:eastAsia="en-US"/>
              </w:rPr>
              <w:t>-42</w:t>
            </w:r>
          </w:p>
        </w:tc>
      </w:tr>
      <w:tr w:rsidR="005D7373" w:rsidRPr="00EF7A5A"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ACHARE</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2-3-4-5-6-8-9-10-11-12-13-15-16-17-18-19-20-21-23-24-27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CBLARE</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w:t>
            </w:r>
            <w:r w:rsidRPr="00EF7A5A">
              <w:rPr>
                <w:rFonts w:eastAsia="Calibri" w:cs="Arial"/>
                <w:b/>
                <w:dstrike/>
                <w:color w:val="FF0000"/>
                <w:sz w:val="18"/>
                <w:szCs w:val="18"/>
                <w:lang w:eastAsia="en-US"/>
              </w:rPr>
              <w:t>-10</w:t>
            </w:r>
            <w:r w:rsidRPr="00EF7A5A">
              <w:rPr>
                <w:rFonts w:eastAsia="Calibri" w:cs="Arial"/>
                <w:color w:val="000000"/>
                <w:sz w:val="18"/>
                <w:szCs w:val="18"/>
                <w:lang w:eastAsia="en-US"/>
              </w:rPr>
              <w:t>-11-12-13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-16-17-18</w:t>
            </w:r>
            <w:r w:rsidRPr="00EF7A5A">
              <w:rPr>
                <w:rFonts w:eastAsia="Calibri" w:cs="Arial"/>
                <w:b/>
                <w:dstrike/>
                <w:color w:val="FF0000"/>
                <w:sz w:val="18"/>
                <w:szCs w:val="18"/>
                <w:lang w:eastAsia="en-US"/>
              </w:rPr>
              <w:t>-19</w:t>
            </w:r>
            <w:r w:rsidRPr="00EF7A5A">
              <w:rPr>
                <w:rFonts w:eastAsia="Calibri" w:cs="Arial"/>
                <w:color w:val="000000"/>
                <w:sz w:val="18"/>
                <w:szCs w:val="18"/>
                <w:lang w:eastAsia="en-US"/>
              </w:rPr>
              <w:t>-20</w:t>
            </w:r>
            <w:r w:rsidRPr="00EF7A5A">
              <w:rPr>
                <w:rFonts w:eastAsia="Calibri" w:cs="Arial"/>
                <w:b/>
                <w:dstrike/>
                <w:color w:val="FF0000"/>
                <w:sz w:val="18"/>
                <w:szCs w:val="18"/>
                <w:lang w:eastAsia="en-US"/>
              </w:rPr>
              <w:t>-21-22</w:t>
            </w:r>
            <w:r w:rsidRPr="00EF7A5A">
              <w:rPr>
                <w:rFonts w:eastAsia="Calibri" w:cs="Arial"/>
                <w:color w:val="000000"/>
                <w:sz w:val="18"/>
                <w:szCs w:val="18"/>
                <w:lang w:eastAsia="en-US"/>
              </w:rPr>
              <w:t>-23-24-25-27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DRGARE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-8-11-12-13-16-17-18-19-20-21</w:t>
            </w:r>
            <w:r w:rsidRPr="00EF7A5A">
              <w:rPr>
                <w:rFonts w:eastAsia="Calibri" w:cs="Arial"/>
                <w:b/>
                <w:dstrike/>
                <w:color w:val="FF0000"/>
                <w:sz w:val="18"/>
                <w:szCs w:val="18"/>
                <w:lang w:eastAsia="en-US"/>
              </w:rPr>
              <w:t>-22</w:t>
            </w:r>
            <w:r w:rsidRPr="00EF7A5A">
              <w:rPr>
                <w:rFonts w:eastAsia="Calibri" w:cs="Arial"/>
                <w:color w:val="000000"/>
                <w:sz w:val="18"/>
                <w:szCs w:val="18"/>
                <w:lang w:eastAsia="en-US"/>
              </w:rPr>
              <w:t>-23-25-27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DMPGRD</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w:t>
            </w:r>
            <w:r w:rsidRPr="00EF7A5A">
              <w:rPr>
                <w:rFonts w:eastAsia="Calibri" w:cs="Arial"/>
                <w:b/>
                <w:dstrike/>
                <w:color w:val="FF0000"/>
                <w:sz w:val="18"/>
                <w:szCs w:val="18"/>
                <w:lang w:eastAsia="en-US"/>
              </w:rPr>
              <w:t>-16</w:t>
            </w:r>
            <w:r w:rsidRPr="00EF7A5A">
              <w:rPr>
                <w:rFonts w:eastAsia="Calibri" w:cs="Arial"/>
                <w:color w:val="000000"/>
                <w:sz w:val="18"/>
                <w:szCs w:val="18"/>
                <w:lang w:eastAsia="en-US"/>
              </w:rPr>
              <w:t>-17-18-19-20-21-22-23-24-25-27</w:t>
            </w:r>
          </w:p>
        </w:tc>
      </w:tr>
      <w:tr w:rsidR="005D7373" w:rsidRPr="00EF7A5A" w:rsidTr="0062504E">
        <w:trPr>
          <w:gridBefore w:val="1"/>
          <w:wBefore w:w="6" w:type="dxa"/>
          <w:cantSplit/>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FAIRWY</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1-2-3-4-5-6-8-9-10-11-12-13-15-16-17-18-19-20-21-22-23-24-25-27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ICNARE</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C31B6C">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1-2-3-4-5-6-7-8-9-10-11-12-13-16-17-18-19-20-21-22-23-24-25-26-27</w:t>
            </w:r>
            <w:r w:rsidR="00F35A02"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ISTZNE</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1-2-3-4-5-6-8-9-10-11-12-13</w:t>
            </w:r>
            <w:r w:rsidRPr="00EF7A5A">
              <w:rPr>
                <w:rFonts w:eastAsia="Calibri" w:cs="Arial"/>
                <w:b/>
                <w:color w:val="FF0000"/>
                <w:sz w:val="18"/>
                <w:szCs w:val="18"/>
                <w:lang w:eastAsia="en-US"/>
              </w:rPr>
              <w:t>-16-17</w:t>
            </w:r>
            <w:r w:rsidRPr="00EF7A5A">
              <w:rPr>
                <w:rFonts w:eastAsia="Calibri" w:cs="Arial"/>
                <w:color w:val="000000"/>
                <w:sz w:val="18"/>
                <w:szCs w:val="18"/>
                <w:lang w:eastAsia="en-US"/>
              </w:rPr>
              <w:t>-18-19-20-21-22-23-24-25-27</w:t>
            </w:r>
          </w:p>
        </w:tc>
      </w:tr>
      <w:tr w:rsidR="005D7373" w:rsidRPr="00EF7A5A" w:rsidTr="0062504E">
        <w:trPr>
          <w:gridBefore w:val="1"/>
          <w:wBefore w:w="6" w:type="dxa"/>
          <w:cantSplit/>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MARCUL</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w:t>
            </w:r>
            <w:r w:rsidRPr="00EF7A5A">
              <w:rPr>
                <w:rFonts w:eastAsia="Calibri" w:cs="Arial"/>
                <w:b/>
                <w:color w:val="FF0000"/>
                <w:sz w:val="18"/>
                <w:szCs w:val="18"/>
                <w:lang w:eastAsia="en-US"/>
              </w:rPr>
              <w:t>-7</w:t>
            </w:r>
            <w:r w:rsidRPr="00EF7A5A">
              <w:rPr>
                <w:rFonts w:eastAsia="Calibri" w:cs="Arial"/>
                <w:color w:val="000000"/>
                <w:sz w:val="18"/>
                <w:szCs w:val="18"/>
                <w:lang w:eastAsia="en-US"/>
              </w:rPr>
              <w:t>-8-9-10-11-12-13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-15-16-17-18-19-20-21-22-23-24-25-27</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MIPARE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1-2-3-4-5-6-7-8-9-10-11-12-13-15-16-17-18-19-20-21-22-23-24-25</w:t>
            </w:r>
            <w:r w:rsidRPr="00EF7A5A">
              <w:rPr>
                <w:rFonts w:eastAsia="Calibri" w:cs="Arial"/>
                <w:b/>
                <w:color w:val="FF0000"/>
                <w:sz w:val="18"/>
                <w:szCs w:val="18"/>
                <w:lang w:eastAsia="en-US"/>
              </w:rPr>
              <w:t>-26</w:t>
            </w:r>
            <w:r w:rsidRPr="00EF7A5A">
              <w:rPr>
                <w:rFonts w:eastAsia="Calibri" w:cs="Arial"/>
                <w:color w:val="000000"/>
                <w:sz w:val="18"/>
                <w:szCs w:val="18"/>
                <w:lang w:eastAsia="en-US"/>
              </w:rPr>
              <w:t>-27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FF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b/>
                <w:dstrike/>
                <w:color w:val="FF0000"/>
                <w:sz w:val="18"/>
                <w:szCs w:val="18"/>
                <w:lang w:eastAsia="en-US"/>
              </w:rPr>
              <w:t>1-2-3-4-5-6-7-8-9-10-11-12-13-14-15-16-17-18-19-20-21-22-23-24-25-26-27</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restriction</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-15-16-17-18-19-20-21-22-23-24-25</w:t>
            </w:r>
            <w:r w:rsidRPr="00EF7A5A">
              <w:rPr>
                <w:rFonts w:eastAsia="Calibri" w:cs="Arial"/>
                <w:b/>
                <w:color w:val="FF0000"/>
                <w:sz w:val="18"/>
                <w:szCs w:val="18"/>
                <w:lang w:eastAsia="en-US"/>
              </w:rPr>
              <w:t>-26</w:t>
            </w:r>
            <w:r w:rsidRPr="00EF7A5A">
              <w:rPr>
                <w:rFonts w:eastAsia="Calibri" w:cs="Arial"/>
                <w:color w:val="000000"/>
                <w:sz w:val="18"/>
                <w:szCs w:val="18"/>
                <w:lang w:eastAsia="en-US"/>
              </w:rPr>
              <w:t>-27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w:t>
            </w:r>
            <w:r w:rsidRPr="00EF7A5A">
              <w:rPr>
                <w:rFonts w:eastAsia="Calibri" w:cs="Arial"/>
                <w:b/>
                <w:color w:val="FF0000"/>
                <w:sz w:val="18"/>
                <w:szCs w:val="18"/>
                <w:lang w:eastAsia="en-US"/>
              </w:rPr>
              <w:t>-14</w:t>
            </w:r>
            <w:r w:rsidRPr="00EF7A5A">
              <w:rPr>
                <w:rFonts w:eastAsia="Calibri" w:cs="Arial"/>
                <w:color w:val="000000"/>
                <w:sz w:val="18"/>
                <w:szCs w:val="18"/>
                <w:lang w:eastAsia="en-US"/>
              </w:rPr>
              <w:t>-15-16-17-18-19-20-21-22-23-24-25</w:t>
            </w:r>
            <w:r w:rsidRPr="00EF7A5A">
              <w:rPr>
                <w:rFonts w:eastAsia="Calibri" w:cs="Arial"/>
                <w:b/>
                <w:color w:val="FF0000"/>
                <w:sz w:val="18"/>
                <w:szCs w:val="18"/>
                <w:lang w:eastAsia="en-US"/>
              </w:rPr>
              <w:t>-26</w:t>
            </w:r>
            <w:r w:rsidRPr="00EF7A5A">
              <w:rPr>
                <w:rFonts w:eastAsia="Calibri" w:cs="Arial"/>
                <w:b/>
                <w:dstrike/>
                <w:color w:val="FF0000"/>
                <w:sz w:val="18"/>
                <w:szCs w:val="18"/>
                <w:lang w:eastAsia="en-US"/>
              </w:rPr>
              <w:t>-27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PRCARE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1-2-3-4-5-6-8-9-10-11-12</w:t>
            </w:r>
            <w:r w:rsidRPr="00EF7A5A">
              <w:rPr>
                <w:rFonts w:eastAsia="Calibri" w:cs="Arial"/>
                <w:b/>
                <w:color w:val="FF0000"/>
                <w:sz w:val="18"/>
                <w:szCs w:val="18"/>
                <w:lang w:eastAsia="en-US"/>
              </w:rPr>
              <w:t>-13-14</w:t>
            </w:r>
            <w:r w:rsidRPr="00EF7A5A">
              <w:rPr>
                <w:rFonts w:eastAsia="Calibri" w:cs="Arial"/>
                <w:color w:val="000000"/>
                <w:sz w:val="18"/>
                <w:szCs w:val="18"/>
                <w:lang w:eastAsia="en-US"/>
              </w:rPr>
              <w:t>-16-17-18-19-20-21-22-23-24-25-27</w:t>
            </w:r>
          </w:p>
        </w:tc>
      </w:tr>
      <w:tr w:rsidR="005D7373" w:rsidRPr="00EF7A5A" w:rsidTr="0062504E">
        <w:trPr>
          <w:gridBefore w:val="1"/>
          <w:wBefore w:w="6" w:type="dxa"/>
          <w:cantSplit/>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1-2-3-4-5-6-7-8-9-10-11-12-13-14-15-16-17-18-19-20-21-22-23-24-25-26-27</w:t>
            </w:r>
            <w:r w:rsidRPr="00EF7A5A">
              <w:rPr>
                <w:rFonts w:eastAsia="Calibri" w:cs="Arial"/>
                <w:b/>
                <w:color w:val="0000FF"/>
                <w:sz w:val="18"/>
                <w:szCs w:val="18"/>
                <w:lang w:eastAsia="en-US"/>
              </w:rPr>
              <w:t>-39</w:t>
            </w:r>
            <w:r w:rsidR="008407D6">
              <w:rPr>
                <w:rFonts w:eastAsia="Calibri" w:cs="Arial"/>
                <w:b/>
                <w:color w:val="0000FF"/>
                <w:sz w:val="18"/>
                <w:szCs w:val="18"/>
                <w:lang w:eastAsia="en-US"/>
              </w:rPr>
              <w:t>-42</w:t>
            </w:r>
          </w:p>
        </w:tc>
      </w:tr>
      <w:tr w:rsidR="005D7373" w:rsidRPr="00EF7A5A" w:rsidTr="0062504E">
        <w:trPr>
          <w:gridBefore w:val="1"/>
          <w:wBefore w:w="6" w:type="dxa"/>
          <w:cantSplit/>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SPLARE</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1-2-3-4-5-6-7-8-9-10-11-12-13-15-16-17-18-19-20-21-22-23-24-25-27</w:t>
            </w:r>
            <w:r w:rsidRPr="00EF7A5A">
              <w:rPr>
                <w:rFonts w:eastAsia="Calibri" w:cs="Arial"/>
                <w:b/>
                <w:color w:val="0000FF"/>
                <w:sz w:val="18"/>
                <w:szCs w:val="18"/>
                <w:lang w:eastAsia="en-US"/>
              </w:rPr>
              <w:t>-39</w:t>
            </w:r>
          </w:p>
        </w:tc>
      </w:tr>
      <w:tr w:rsidR="005D7373" w:rsidRPr="00EF7A5A" w:rsidTr="0062504E">
        <w:trPr>
          <w:gridBefore w:val="1"/>
          <w:wBefore w:w="6" w:type="dxa"/>
          <w:cantSplit/>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TESARE</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-5</w:t>
            </w:r>
            <w:r w:rsidRPr="00EF7A5A">
              <w:rPr>
                <w:rFonts w:eastAsia="Calibri" w:cs="Arial"/>
                <w:color w:val="000000"/>
                <w:sz w:val="18"/>
                <w:szCs w:val="18"/>
                <w:lang w:eastAsia="en-US"/>
              </w:rPr>
              <w:t>-6</w:t>
            </w:r>
            <w:r w:rsidRPr="00EF7A5A">
              <w:rPr>
                <w:rFonts w:eastAsia="Calibri" w:cs="Arial"/>
                <w:b/>
                <w:dstrike/>
                <w:color w:val="FF0000"/>
                <w:sz w:val="18"/>
                <w:szCs w:val="18"/>
                <w:lang w:eastAsia="en-US"/>
              </w:rPr>
              <w:t>-7</w:t>
            </w:r>
            <w:r w:rsidRPr="00EF7A5A">
              <w:rPr>
                <w:rFonts w:eastAsia="Calibri" w:cs="Arial"/>
                <w:color w:val="000000"/>
                <w:sz w:val="18"/>
                <w:szCs w:val="18"/>
                <w:lang w:eastAsia="en-US"/>
              </w:rPr>
              <w:t>-8-9-10</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-12</w:t>
            </w:r>
            <w:r w:rsidRPr="00EF7A5A">
              <w:rPr>
                <w:rFonts w:eastAsia="Calibri" w:cs="Arial"/>
                <w:b/>
                <w:dstrike/>
                <w:color w:val="FF0000"/>
                <w:sz w:val="18"/>
                <w:szCs w:val="18"/>
                <w:lang w:eastAsia="en-US"/>
              </w:rPr>
              <w:t>-13-16</w:t>
            </w:r>
            <w:r w:rsidRPr="00EF7A5A">
              <w:rPr>
                <w:rFonts w:eastAsia="Calibri" w:cs="Arial"/>
                <w:color w:val="000000"/>
                <w:sz w:val="18"/>
                <w:szCs w:val="18"/>
                <w:lang w:eastAsia="en-US"/>
              </w:rPr>
              <w:t>-17-18-19-20-21-22-23-24</w:t>
            </w:r>
            <w:r w:rsidRPr="00EF7A5A">
              <w:rPr>
                <w:rFonts w:eastAsia="Calibri" w:cs="Arial"/>
                <w:b/>
                <w:dstrike/>
                <w:color w:val="FF0000"/>
                <w:sz w:val="18"/>
                <w:szCs w:val="18"/>
                <w:lang w:eastAsia="en-US"/>
              </w:rPr>
              <w:t>-25-26</w:t>
            </w:r>
            <w:r w:rsidRPr="00EF7A5A">
              <w:rPr>
                <w:rFonts w:eastAsia="Calibri" w:cs="Arial"/>
                <w:color w:val="000000"/>
                <w:sz w:val="18"/>
                <w:szCs w:val="18"/>
                <w:lang w:eastAsia="en-US"/>
              </w:rPr>
              <w:t>-27</w:t>
            </w:r>
          </w:p>
        </w:tc>
      </w:tr>
      <w:tr w:rsidR="005D7373" w:rsidRPr="00EF7A5A" w:rsidTr="0010759A">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10759A">
        <w:trPr>
          <w:gridBefore w:val="1"/>
          <w:wBefore w:w="6" w:type="dxa"/>
          <w:cantSplit/>
          <w:trHeight w:val="270"/>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SIGGEN</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w:t>
            </w:r>
            <w:r w:rsidRPr="00EF7A5A">
              <w:rPr>
                <w:rFonts w:eastAsia="Calibri" w:cs="Arial"/>
                <w:b/>
                <w:color w:val="0000FF"/>
                <w:sz w:val="18"/>
                <w:szCs w:val="18"/>
                <w:lang w:eastAsia="en-US"/>
              </w:rPr>
              <w:t>-5-6</w:t>
            </w:r>
          </w:p>
        </w:tc>
      </w:tr>
      <w:tr w:rsidR="005D7373" w:rsidRPr="00EF7A5A" w:rsidTr="0062504E">
        <w:trPr>
          <w:gridBefore w:val="1"/>
          <w:wBefore w:w="6" w:type="dxa"/>
          <w:cantSplit/>
          <w:trHeight w:val="270"/>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STATUS</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FF"/>
                <w:sz w:val="18"/>
                <w:szCs w:val="18"/>
                <w:lang w:eastAsia="en-US"/>
              </w:rPr>
            </w:pPr>
            <w:r w:rsidRPr="00EF7A5A">
              <w:rPr>
                <w:rFonts w:eastAsia="Calibri" w:cs="Arial"/>
                <w:color w:val="000000"/>
                <w:sz w:val="18"/>
                <w:szCs w:val="18"/>
                <w:lang w:eastAsia="en-US"/>
              </w:rPr>
              <w:t>1-2-3-4-5-6-7-8-9-11-12-13-14-15-16-17-18</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AIRARE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1-2-4-5-6-7-8-12-14</w:t>
            </w:r>
            <w:r w:rsidRPr="00EF7A5A">
              <w:rPr>
                <w:rFonts w:eastAsia="Calibri" w:cs="Arial"/>
                <w:b/>
                <w:dstrike/>
                <w:color w:val="FF0000"/>
                <w:sz w:val="18"/>
                <w:szCs w:val="18"/>
                <w:lang w:eastAsia="en-US"/>
              </w:rPr>
              <w:t>-16-17</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BERTHS</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-7</w:t>
            </w:r>
            <w:r w:rsidRPr="00EF7A5A">
              <w:rPr>
                <w:rFonts w:eastAsia="Calibri" w:cs="Arial"/>
                <w:b/>
                <w:dstrike/>
                <w:color w:val="FF0000"/>
                <w:sz w:val="18"/>
                <w:szCs w:val="18"/>
                <w:lang w:eastAsia="en-US"/>
              </w:rPr>
              <w:t>-8</w:t>
            </w:r>
            <w:r w:rsidRPr="00EF7A5A">
              <w:rPr>
                <w:rFonts w:eastAsia="Calibri" w:cs="Arial"/>
                <w:color w:val="000000"/>
                <w:sz w:val="18"/>
                <w:szCs w:val="18"/>
                <w:lang w:eastAsia="en-US"/>
              </w:rPr>
              <w:t>-9-12</w:t>
            </w:r>
            <w:r w:rsidRPr="00EF7A5A">
              <w:rPr>
                <w:rFonts w:eastAsia="Calibri" w:cs="Arial"/>
                <w:b/>
                <w:dstrike/>
                <w:color w:val="FF0000"/>
                <w:sz w:val="18"/>
                <w:szCs w:val="18"/>
                <w:lang w:eastAsia="en-US"/>
              </w:rPr>
              <w:t>-14</w:t>
            </w:r>
          </w:p>
        </w:tc>
      </w:tr>
      <w:tr w:rsidR="005D7373" w:rsidRPr="00EF7A5A"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BUISGL</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-7-8-12-13-14</w:t>
            </w:r>
            <w:r w:rsidRPr="00EF7A5A">
              <w:rPr>
                <w:rFonts w:eastAsia="Calibri" w:cs="Arial"/>
                <w:b/>
                <w:dstrike/>
                <w:color w:val="FF0000"/>
                <w:sz w:val="18"/>
                <w:szCs w:val="18"/>
                <w:lang w:eastAsia="en-US"/>
              </w:rPr>
              <w:t>-16-17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CBLOHD</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1-4-5-7-12</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CBLSUB</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1-4-13</w:t>
            </w:r>
            <w:r w:rsidRPr="00EF7A5A">
              <w:rPr>
                <w:rFonts w:eastAsia="Calibri" w:cs="Arial"/>
                <w:b/>
                <w:color w:val="FF0000"/>
                <w:sz w:val="18"/>
                <w:szCs w:val="18"/>
                <w:lang w:eastAsia="en-US"/>
              </w:rPr>
              <w:t>-18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CAUSWY</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FF0000"/>
                <w:sz w:val="18"/>
                <w:szCs w:val="18"/>
                <w:lang w:eastAsia="en-US"/>
              </w:rPr>
              <w:t>-7</w:t>
            </w:r>
            <w:r w:rsidRPr="00EF7A5A">
              <w:rPr>
                <w:rFonts w:eastAsia="Calibri" w:cs="Arial"/>
                <w:color w:val="000000"/>
                <w:sz w:val="18"/>
                <w:szCs w:val="18"/>
                <w:lang w:eastAsia="en-US"/>
              </w:rPr>
              <w:t>-8-12-14</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CHKPNT</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1-2-5-7-9-12</w:t>
            </w:r>
            <w:r w:rsidRPr="00EF7A5A">
              <w:rPr>
                <w:rFonts w:eastAsia="Calibri" w:cs="Arial"/>
                <w:b/>
                <w:dstrike/>
                <w:color w:val="FF0000"/>
                <w:sz w:val="18"/>
                <w:szCs w:val="18"/>
                <w:lang w:eastAsia="en-US"/>
              </w:rPr>
              <w:t>-16-17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CONZNE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sz w:val="18"/>
                <w:szCs w:val="18"/>
                <w:lang w:eastAsia="en-US"/>
              </w:rPr>
            </w:pPr>
            <w:r w:rsidRPr="00EF7A5A">
              <w:rPr>
                <w:rFonts w:eastAsia="Calibri" w:cs="Arial"/>
                <w:b/>
                <w:dstrike/>
                <w:color w:val="FF0000"/>
                <w:sz w:val="18"/>
                <w:szCs w:val="18"/>
                <w:lang w:eastAsia="en-US"/>
              </w:rPr>
              <w:t>1</w:t>
            </w:r>
            <w:r w:rsidRPr="00EF7A5A">
              <w:rPr>
                <w:rFonts w:eastAsia="Calibri" w:cs="Arial"/>
                <w:sz w:val="18"/>
                <w:szCs w:val="18"/>
                <w:lang w:eastAsia="en-US"/>
              </w:rPr>
              <w:t xml:space="preserve">     [</w:t>
            </w:r>
            <w:r w:rsidRPr="00EF7A5A">
              <w:rPr>
                <w:rFonts w:eastAsia="Calibri" w:cs="Arial"/>
                <w:b/>
                <w:sz w:val="18"/>
                <w:szCs w:val="18"/>
                <w:lang w:eastAsia="en-US"/>
              </w:rPr>
              <w:t>status</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Contiguous Zone</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CONVYR</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-12</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DWRTPT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1-3-6-9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1-3-6-7-9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FNCLNE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color w:val="FF0000"/>
                <w:sz w:val="18"/>
                <w:szCs w:val="18"/>
                <w:lang w:eastAsia="en-US"/>
              </w:rPr>
              <w:t>-7</w:t>
            </w:r>
            <w:r w:rsidRPr="00EF7A5A">
              <w:rPr>
                <w:rFonts w:eastAsia="Calibri" w:cs="Arial"/>
                <w:color w:val="000000"/>
                <w:sz w:val="18"/>
                <w:szCs w:val="18"/>
                <w:lang w:eastAsia="en-US"/>
              </w:rPr>
              <w:t>-12</w:t>
            </w:r>
            <w:r w:rsidRPr="00EF7A5A">
              <w:rPr>
                <w:rFonts w:eastAsia="Calibri" w:cs="Arial"/>
                <w:b/>
                <w:color w:val="FF0000"/>
                <w:sz w:val="18"/>
                <w:szCs w:val="18"/>
                <w:lang w:eastAsia="en-US"/>
              </w:rPr>
              <w:t>-13</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FERYRT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1-2-4-5-6-7-8-9</w:t>
            </w:r>
            <w:r w:rsidRPr="00EF7A5A">
              <w:rPr>
                <w:rFonts w:eastAsia="Calibri" w:cs="Arial"/>
                <w:b/>
                <w:color w:val="FF0000"/>
                <w:sz w:val="18"/>
                <w:szCs w:val="18"/>
                <w:lang w:eastAsia="en-US"/>
              </w:rPr>
              <w:t>-14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FSHFAC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1-4-5-6-7-8-12</w:t>
            </w:r>
            <w:r w:rsidRPr="00EF7A5A">
              <w:rPr>
                <w:rFonts w:eastAsia="Calibri" w:cs="Arial"/>
                <w:b/>
                <w:dstrike/>
                <w:color w:val="FF0000"/>
                <w:sz w:val="18"/>
                <w:szCs w:val="18"/>
                <w:lang w:eastAsia="en-US"/>
              </w:rPr>
              <w:t>-16-17</w:t>
            </w:r>
            <w:r w:rsidRPr="00EF7A5A">
              <w:rPr>
                <w:rFonts w:eastAsia="Calibri" w:cs="Arial"/>
                <w:b/>
                <w:color w:val="FF0000"/>
                <w:sz w:val="18"/>
                <w:szCs w:val="18"/>
                <w:lang w:eastAsia="en-US"/>
              </w:rPr>
              <w:t>-18</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FSHGRD</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1-5-6-7-8-14-16-17</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GRIDRN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1-4-6-8-14</w:t>
            </w:r>
            <w:r w:rsidRPr="00EF7A5A">
              <w:rPr>
                <w:rFonts w:eastAsia="Calibri" w:cs="Arial"/>
                <w:b/>
                <w:dstrike/>
                <w:color w:val="FF0000"/>
                <w:sz w:val="18"/>
                <w:szCs w:val="18"/>
                <w:lang w:eastAsia="en-US"/>
              </w:rPr>
              <w:t>-16-17</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HRBARE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1-4-6-8-14</w:t>
            </w:r>
            <w:r w:rsidRPr="00EF7A5A">
              <w:rPr>
                <w:rFonts w:eastAsia="Calibri" w:cs="Arial"/>
                <w:b/>
                <w:dstrike/>
                <w:color w:val="FF0000"/>
                <w:sz w:val="18"/>
                <w:szCs w:val="18"/>
                <w:lang w:eastAsia="en-US"/>
              </w:rPr>
              <w:t>-16-17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ICEARE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-16-17</w:t>
            </w:r>
            <w:r w:rsidRPr="00EF7A5A">
              <w:rPr>
                <w:rFonts w:eastAsia="Calibri" w:cs="Arial"/>
                <w:b/>
                <w:color w:val="FF0000"/>
                <w:sz w:val="18"/>
                <w:szCs w:val="18"/>
                <w:lang w:eastAsia="en-US"/>
              </w:rPr>
              <w:t>-18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ICNARE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1-2-5-6-7-16-17</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6-7-8-12-14-16-17-</w:t>
            </w:r>
            <w:r w:rsidRPr="00EF7A5A">
              <w:rPr>
                <w:rFonts w:eastAsia="Calibri" w:cs="Arial"/>
                <w:color w:val="000000"/>
                <w:sz w:val="18"/>
                <w:szCs w:val="18"/>
                <w:lang w:eastAsia="en-US"/>
              </w:rPr>
              <w:t>18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LNDMRK</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ascii="Arial Bold" w:eastAsia="Calibri" w:hAnsi="Arial Bold" w:cs="Arial"/>
                <w:b/>
                <w:dstrike/>
                <w:color w:val="FF0000"/>
                <w:sz w:val="18"/>
                <w:szCs w:val="18"/>
                <w:lang w:eastAsia="en-US"/>
              </w:rPr>
              <w:t>1-</w:t>
            </w:r>
            <w:r w:rsidRPr="00EF7A5A">
              <w:rPr>
                <w:rFonts w:eastAsia="Calibri" w:cs="Arial"/>
                <w:color w:val="000000"/>
                <w:sz w:val="18"/>
                <w:szCs w:val="18"/>
                <w:lang w:eastAsia="en-US"/>
              </w:rPr>
              <w:t>2-4-5-7-8-12-13-14</w:t>
            </w:r>
            <w:r w:rsidRPr="00EF7A5A">
              <w:rPr>
                <w:rFonts w:eastAsia="Calibri" w:cs="Arial"/>
                <w:b/>
                <w:dstrike/>
                <w:color w:val="FF0000"/>
                <w:sz w:val="18"/>
                <w:szCs w:val="18"/>
                <w:lang w:eastAsia="en-US"/>
              </w:rPr>
              <w:t>-16-17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LOGPON</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-4</w:t>
            </w:r>
            <w:r w:rsidRPr="00EF7A5A">
              <w:rPr>
                <w:rFonts w:eastAsia="Calibri" w:cs="Arial"/>
                <w:color w:val="000000"/>
                <w:sz w:val="18"/>
                <w:szCs w:val="18"/>
                <w:lang w:eastAsia="en-US"/>
              </w:rPr>
              <w:t>-5-6-7-8</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MARCUL</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1-2-4-5-6-7-8-14-16-17</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DD2515" w:rsidRDefault="005D7373" w:rsidP="005D7373">
            <w:pPr>
              <w:spacing w:before="60" w:after="60"/>
              <w:rPr>
                <w:rFonts w:eastAsia="Calibri" w:cs="Arial"/>
                <w:b/>
                <w:bCs/>
                <w:dstrike/>
                <w:color w:val="000000"/>
                <w:sz w:val="18"/>
                <w:szCs w:val="18"/>
                <w:lang w:eastAsia="en-US"/>
              </w:rPr>
            </w:pPr>
            <w:r w:rsidRPr="00DD2515">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5D7373" w:rsidRPr="000F5A34" w:rsidRDefault="005D7373" w:rsidP="005D7373">
            <w:pPr>
              <w:spacing w:before="60" w:after="60"/>
              <w:rPr>
                <w:rFonts w:eastAsia="Calibri" w:cs="Arial"/>
                <w:sz w:val="18"/>
                <w:szCs w:val="18"/>
                <w:lang w:eastAsia="en-US"/>
              </w:rPr>
            </w:pPr>
            <w:r w:rsidRPr="00DD2515">
              <w:rPr>
                <w:rFonts w:eastAsia="Calibri" w:cs="Arial"/>
                <w:b/>
                <w:color w:val="A6A6A6" w:themeColor="background1" w:themeShade="A6"/>
                <w:sz w:val="18"/>
                <w:szCs w:val="18"/>
                <w:lang w:eastAsia="en-US"/>
              </w:rPr>
              <w:t>1-2-3-4-5-6-7-8</w:t>
            </w:r>
            <w:r w:rsidRPr="00EF7A5A">
              <w:rPr>
                <w:rFonts w:eastAsia="Calibri" w:cs="Arial"/>
                <w:b/>
                <w:dstrike/>
                <w:color w:val="FF0000"/>
                <w:sz w:val="18"/>
                <w:szCs w:val="18"/>
                <w:lang w:eastAsia="en-US"/>
              </w:rPr>
              <w:t>-9</w:t>
            </w:r>
            <w:r w:rsidRPr="00DD2515">
              <w:rPr>
                <w:rFonts w:eastAsia="Calibri" w:cs="Arial"/>
                <w:b/>
                <w:color w:val="A6A6A6" w:themeColor="background1" w:themeShade="A6"/>
                <w:sz w:val="18"/>
                <w:szCs w:val="18"/>
                <w:lang w:eastAsia="en-US"/>
              </w:rPr>
              <w:t>-12-14-18</w:t>
            </w:r>
            <w:r w:rsidR="000F5A34">
              <w:rPr>
                <w:rFonts w:eastAsia="Calibri" w:cs="Arial"/>
                <w:sz w:val="18"/>
                <w:szCs w:val="18"/>
                <w:lang w:eastAsia="en-US"/>
              </w:rPr>
              <w:t xml:space="preserve">     </w:t>
            </w:r>
            <w:r w:rsidR="000F5A34" w:rsidRPr="00EF7A5A">
              <w:rPr>
                <w:rFonts w:eastAsia="Calibri" w:cs="Arial"/>
                <w:color w:val="000000"/>
                <w:sz w:val="18"/>
                <w:szCs w:val="18"/>
                <w:lang w:eastAsia="en-US"/>
              </w:rPr>
              <w:t xml:space="preserve">[No equivalent feature in S-101. </w:t>
            </w:r>
            <w:r w:rsidR="000F5A34">
              <w:rPr>
                <w:rFonts w:eastAsia="Calibri" w:cs="Arial"/>
                <w:color w:val="000000"/>
                <w:sz w:val="18"/>
                <w:szCs w:val="18"/>
                <w:lang w:eastAsia="en-US"/>
              </w:rPr>
              <w:t>S</w:t>
            </w:r>
            <w:r w:rsidR="000F5A34" w:rsidRPr="00EF7A5A">
              <w:rPr>
                <w:rFonts w:eastAsia="Calibri" w:cs="Arial"/>
                <w:color w:val="000000"/>
                <w:sz w:val="18"/>
                <w:szCs w:val="18"/>
                <w:lang w:eastAsia="en-US"/>
              </w:rPr>
              <w:t>ee clause 4.</w:t>
            </w:r>
            <w:r w:rsidR="000F5A34">
              <w:rPr>
                <w:rFonts w:eastAsia="Calibri" w:cs="Arial"/>
                <w:color w:val="000000"/>
                <w:sz w:val="18"/>
                <w:szCs w:val="18"/>
                <w:lang w:eastAsia="en-US"/>
              </w:rPr>
              <w:t>6.7.1</w:t>
            </w:r>
            <w:r w:rsidR="000F5A34" w:rsidRPr="00EF7A5A">
              <w:rPr>
                <w:rFonts w:eastAsia="Calibri" w:cs="Arial"/>
                <w:color w:val="000000"/>
                <w:sz w:val="18"/>
                <w:szCs w:val="18"/>
                <w:lang w:eastAsia="en-US"/>
              </w:rPr>
              <w:t>]</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A6A6A6"/>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CE0E32">
            <w:pPr>
              <w:spacing w:before="60" w:after="60"/>
              <w:jc w:val="both"/>
              <w:rPr>
                <w:rFonts w:eastAsia="Calibri" w:cs="Arial"/>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-2-3-4</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-6</w:t>
            </w:r>
            <w:r w:rsidRPr="00EF7A5A">
              <w:rPr>
                <w:rFonts w:eastAsia="Calibri" w:cs="Arial"/>
                <w:color w:val="000000"/>
                <w:sz w:val="18"/>
                <w:szCs w:val="18"/>
                <w:lang w:eastAsia="en-US"/>
              </w:rPr>
              <w:t>-7</w:t>
            </w:r>
            <w:r w:rsidRPr="00EF7A5A">
              <w:rPr>
                <w:rFonts w:eastAsia="Calibri" w:cs="Arial"/>
                <w:b/>
                <w:dstrike/>
                <w:color w:val="FF0000"/>
                <w:sz w:val="18"/>
                <w:szCs w:val="18"/>
                <w:lang w:eastAsia="en-US"/>
              </w:rPr>
              <w:t>-8-9-11-12-13-14-15-16-17-18</w:t>
            </w:r>
            <w:r w:rsidRPr="00EF7A5A">
              <w:rPr>
                <w:rFonts w:eastAsia="Calibri" w:cs="Arial"/>
                <w:sz w:val="18"/>
                <w:szCs w:val="18"/>
                <w:lang w:eastAsia="en-US"/>
              </w:rPr>
              <w:t xml:space="preserve">     [Converts to </w:t>
            </w:r>
            <w:r w:rsidRPr="00EF7A5A">
              <w:rPr>
                <w:rFonts w:eastAsia="Calibri" w:cs="Arial"/>
                <w:b/>
                <w:sz w:val="18"/>
                <w:szCs w:val="18"/>
                <w:lang w:eastAsia="en-US"/>
              </w:rPr>
              <w:t>status</w:t>
            </w:r>
            <w:r w:rsidRPr="00EF7A5A">
              <w:rPr>
                <w:rFonts w:eastAsia="Calibri" w:cs="Arial"/>
                <w:sz w:val="18"/>
                <w:szCs w:val="18"/>
                <w:lang w:eastAsia="en-US"/>
              </w:rPr>
              <w:t xml:space="preserve"> </w:t>
            </w:r>
            <w:r w:rsidR="00CE0E32" w:rsidRPr="00EF7A5A">
              <w:rPr>
                <w:rFonts w:eastAsia="Calibri" w:cs="Arial"/>
                <w:sz w:val="18"/>
                <w:szCs w:val="18"/>
                <w:lang w:eastAsia="en-US"/>
              </w:rPr>
              <w:t xml:space="preserve">on </w:t>
            </w:r>
            <w:r w:rsidRPr="00EF7A5A">
              <w:rPr>
                <w:rFonts w:eastAsia="Calibri" w:cs="Arial"/>
                <w:sz w:val="18"/>
                <w:szCs w:val="18"/>
                <w:lang w:eastAsia="en-US"/>
              </w:rPr>
              <w:t xml:space="preserve">new </w:t>
            </w:r>
            <w:r w:rsidR="00C147DC" w:rsidRPr="00EF7A5A">
              <w:rPr>
                <w:rFonts w:eastAsia="Calibri" w:cs="Arial"/>
                <w:sz w:val="18"/>
                <w:szCs w:val="18"/>
                <w:lang w:eastAsia="en-US"/>
              </w:rPr>
              <w:t>Feature type</w:t>
            </w:r>
            <w:r w:rsidRPr="00EF7A5A">
              <w:rPr>
                <w:rFonts w:eastAsia="Calibri" w:cs="Arial"/>
                <w:sz w:val="18"/>
                <w:szCs w:val="18"/>
                <w:lang w:eastAsia="en-US"/>
              </w:rPr>
              <w:t xml:space="preserve">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1-4-5-7-8-13-18</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OFSPLF</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1-2-4-7-8-12</w:t>
            </w:r>
            <w:r w:rsidRPr="00EF7A5A">
              <w:rPr>
                <w:rFonts w:eastAsia="Calibri" w:cs="Arial"/>
                <w:b/>
                <w:dstrike/>
                <w:color w:val="FF0000"/>
                <w:sz w:val="18"/>
                <w:szCs w:val="18"/>
                <w:lang w:eastAsia="en-US"/>
              </w:rPr>
              <w:t>-16-17</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OSPARE</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1-4-7-8-12</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OILBAR</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w:t>
            </w:r>
            <w:r w:rsidRPr="00EF7A5A">
              <w:rPr>
                <w:rFonts w:eastAsia="Calibri" w:cs="Arial"/>
                <w:b/>
                <w:color w:val="FF0000"/>
                <w:sz w:val="18"/>
                <w:szCs w:val="18"/>
                <w:lang w:eastAsia="en-US"/>
              </w:rPr>
              <w:t>-5</w:t>
            </w:r>
            <w:r w:rsidRPr="00EF7A5A">
              <w:rPr>
                <w:rFonts w:eastAsia="Calibri" w:cs="Arial"/>
                <w:color w:val="000000"/>
                <w:sz w:val="18"/>
                <w:szCs w:val="18"/>
                <w:lang w:eastAsia="en-US"/>
              </w:rPr>
              <w:t>-7-8</w:t>
            </w:r>
          </w:p>
        </w:tc>
      </w:tr>
      <w:tr w:rsidR="005D7373" w:rsidRPr="00EF7A5A"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PILBOP</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dstrike/>
                <w:color w:val="FF0000"/>
                <w:sz w:val="18"/>
                <w:szCs w:val="18"/>
                <w:lang w:eastAsia="en-US"/>
              </w:rPr>
              <w:t>-3</w:t>
            </w:r>
            <w:r w:rsidRPr="00EF7A5A">
              <w:rPr>
                <w:rFonts w:eastAsia="Calibri" w:cs="Arial"/>
                <w:color w:val="000000"/>
                <w:sz w:val="18"/>
                <w:szCs w:val="18"/>
                <w:lang w:eastAsia="en-US"/>
              </w:rPr>
              <w:t>-5-6-9-16-17</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PRCARE</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PRDARE</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-8</w:t>
            </w:r>
            <w:r w:rsidRPr="00EF7A5A">
              <w:rPr>
                <w:rFonts w:eastAsia="Calibri" w:cs="Arial"/>
                <w:b/>
                <w:color w:val="FF0000"/>
                <w:sz w:val="18"/>
                <w:szCs w:val="18"/>
                <w:lang w:eastAsia="en-US"/>
              </w:rPr>
              <w:t>-12</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RADLNE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w:t>
            </w:r>
            <w:r w:rsidRPr="00EF7A5A">
              <w:rPr>
                <w:rFonts w:eastAsia="Calibri" w:cs="Arial"/>
                <w:b/>
                <w:color w:val="FF0000"/>
                <w:sz w:val="18"/>
                <w:szCs w:val="18"/>
                <w:lang w:eastAsia="en-US"/>
              </w:rPr>
              <w:t>-3</w:t>
            </w:r>
            <w:r w:rsidRPr="00EF7A5A">
              <w:rPr>
                <w:rFonts w:eastAsia="Calibri" w:cs="Arial"/>
                <w:color w:val="000000"/>
                <w:sz w:val="18"/>
                <w:szCs w:val="18"/>
                <w:lang w:eastAsia="en-US"/>
              </w:rPr>
              <w:t>-4-7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RAILWY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1-4-6-12</w:t>
            </w:r>
            <w:r w:rsidRPr="00EF7A5A">
              <w:rPr>
                <w:rFonts w:eastAsia="Calibri" w:cs="Arial"/>
                <w:b/>
                <w:color w:val="FF0000"/>
                <w:sz w:val="18"/>
                <w:szCs w:val="18"/>
                <w:lang w:eastAsia="en-US"/>
              </w:rPr>
              <w:t>-13-14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1-2-3-4-5-6-7-9-18</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RIVERS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w:t>
            </w:r>
            <w:r w:rsidRPr="00EF7A5A">
              <w:rPr>
                <w:rFonts w:eastAsia="Calibri" w:cs="Arial"/>
                <w:color w:val="000000"/>
                <w:sz w:val="18"/>
                <w:szCs w:val="18"/>
                <w:lang w:eastAsia="en-US"/>
              </w:rPr>
              <w:t>5</w:t>
            </w:r>
            <w:r w:rsidRPr="00EF7A5A">
              <w:rPr>
                <w:rFonts w:eastAsia="Calibri" w:cs="Arial"/>
                <w:b/>
                <w:dstrike/>
                <w:color w:val="FF0000"/>
                <w:sz w:val="18"/>
                <w:szCs w:val="18"/>
                <w:lang w:eastAsia="en-US"/>
              </w:rPr>
              <w:t>-8-14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ROADWY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-4-6</w:t>
            </w:r>
            <w:r w:rsidRPr="00EF7A5A">
              <w:rPr>
                <w:rFonts w:eastAsia="Calibri" w:cs="Arial"/>
                <w:b/>
                <w:color w:val="FF0000"/>
                <w:sz w:val="18"/>
                <w:szCs w:val="18"/>
                <w:lang w:eastAsia="en-US"/>
              </w:rPr>
              <w:t>-7</w:t>
            </w:r>
            <w:r w:rsidRPr="00EF7A5A">
              <w:rPr>
                <w:rFonts w:eastAsia="Calibri" w:cs="Arial"/>
                <w:color w:val="000000"/>
                <w:sz w:val="18"/>
                <w:szCs w:val="18"/>
                <w:lang w:eastAsia="en-US"/>
              </w:rPr>
              <w:t>-8-12</w:t>
            </w:r>
            <w:r w:rsidRPr="00EF7A5A">
              <w:rPr>
                <w:rFonts w:eastAsia="Calibri" w:cs="Arial"/>
                <w:b/>
                <w:color w:val="FF0000"/>
                <w:sz w:val="18"/>
                <w:szCs w:val="18"/>
                <w:lang w:eastAsia="en-US"/>
              </w:rPr>
              <w:t>-13</w:t>
            </w:r>
            <w:r w:rsidRPr="00EF7A5A">
              <w:rPr>
                <w:rFonts w:eastAsia="Calibri" w:cs="Arial"/>
                <w:color w:val="000000"/>
                <w:sz w:val="18"/>
                <w:szCs w:val="18"/>
                <w:lang w:eastAsia="en-US"/>
              </w:rPr>
              <w:t>-14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RUNWAY</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w:t>
            </w:r>
            <w:r w:rsidRPr="00EF7A5A">
              <w:rPr>
                <w:rFonts w:eastAsia="Calibri" w:cs="Arial"/>
                <w:b/>
                <w:color w:val="FF0000"/>
                <w:sz w:val="18"/>
                <w:szCs w:val="18"/>
                <w:lang w:eastAsia="en-US"/>
              </w:rPr>
              <w:t>-7</w:t>
            </w:r>
            <w:r w:rsidRPr="00EF7A5A">
              <w:rPr>
                <w:rFonts w:eastAsia="Calibri" w:cs="Arial"/>
                <w:color w:val="000000"/>
                <w:sz w:val="18"/>
                <w:szCs w:val="18"/>
                <w:lang w:eastAsia="en-US"/>
              </w:rPr>
              <w:t>-8-12-14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SLCONS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1-2-3-4-6-7-8</w:t>
            </w:r>
            <w:r w:rsidRPr="00EF7A5A">
              <w:rPr>
                <w:rFonts w:eastAsia="Calibri" w:cs="Arial"/>
                <w:b/>
                <w:color w:val="FF0000"/>
                <w:sz w:val="18"/>
                <w:szCs w:val="18"/>
                <w:lang w:eastAsia="en-US"/>
              </w:rPr>
              <w:t>-9</w:t>
            </w:r>
            <w:r w:rsidRPr="00EF7A5A">
              <w:rPr>
                <w:rFonts w:eastAsia="Calibri" w:cs="Arial"/>
                <w:color w:val="000000"/>
                <w:sz w:val="18"/>
                <w:szCs w:val="18"/>
                <w:lang w:eastAsia="en-US"/>
              </w:rPr>
              <w:t>-12</w:t>
            </w:r>
            <w:r w:rsidRPr="00EF7A5A">
              <w:rPr>
                <w:rFonts w:eastAsia="Calibri" w:cs="Arial"/>
                <w:b/>
                <w:color w:val="FF0000"/>
                <w:sz w:val="18"/>
                <w:szCs w:val="18"/>
                <w:lang w:eastAsia="en-US"/>
              </w:rPr>
              <w:t>-13</w:t>
            </w:r>
            <w:r w:rsidRPr="00EF7A5A">
              <w:rPr>
                <w:rFonts w:eastAsia="Calibri" w:cs="Arial"/>
                <w:color w:val="000000"/>
                <w:sz w:val="18"/>
                <w:szCs w:val="18"/>
                <w:lang w:eastAsia="en-US"/>
              </w:rPr>
              <w:t>-14</w:t>
            </w:r>
            <w:r w:rsidRPr="00EF7A5A">
              <w:rPr>
                <w:rFonts w:eastAsia="Calibri" w:cs="Arial"/>
                <w:b/>
                <w:dstrike/>
                <w:color w:val="FF0000"/>
                <w:sz w:val="18"/>
                <w:szCs w:val="18"/>
                <w:lang w:eastAsia="en-US"/>
              </w:rPr>
              <w:t>-16-17</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SILTNK</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w:t>
            </w:r>
            <w:r w:rsidRPr="00EF7A5A">
              <w:rPr>
                <w:rFonts w:eastAsia="Calibri" w:cs="Arial"/>
                <w:sz w:val="18"/>
                <w:szCs w:val="18"/>
                <w:lang w:eastAsia="en-US"/>
              </w:rPr>
              <w:t>4</w:t>
            </w:r>
            <w:r w:rsidRPr="00EF7A5A">
              <w:rPr>
                <w:rFonts w:eastAsia="Calibri" w:cs="Arial"/>
                <w:color w:val="000000"/>
                <w:sz w:val="18"/>
                <w:szCs w:val="18"/>
                <w:lang w:eastAsia="en-US"/>
              </w:rPr>
              <w:t>-12</w:t>
            </w:r>
            <w:r w:rsidRPr="00EF7A5A">
              <w:rPr>
                <w:rFonts w:eastAsia="Calibri" w:cs="Arial"/>
                <w:b/>
                <w:color w:val="FF0000"/>
                <w:sz w:val="18"/>
                <w:szCs w:val="18"/>
                <w:lang w:eastAsia="en-US"/>
              </w:rPr>
              <w:t>-13</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TS_PRH</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1-2-5-7-18</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TS_PNH</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1-2-5-7-18</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TS_TIS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1-2-5-7-18</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T_HMON</w:t>
            </w:r>
          </w:p>
        </w:tc>
        <w:tc>
          <w:tcPr>
            <w:tcW w:w="7228" w:type="dxa"/>
            <w:gridSpan w:val="2"/>
            <w:tcBorders>
              <w:top w:val="nil"/>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5</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T_NHMN</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5</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single" w:sz="4" w:space="0" w:color="auto"/>
              <w:left w:val="single" w:sz="8" w:space="0" w:color="000000"/>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b/>
                <w:bCs/>
                <w:dstrike/>
                <w:color w:val="FF0000"/>
                <w:sz w:val="18"/>
                <w:szCs w:val="18"/>
                <w:lang w:eastAsia="en-US"/>
              </w:rPr>
            </w:pPr>
            <w:r w:rsidRPr="00EF7A5A">
              <w:rPr>
                <w:rFonts w:eastAsia="Calibri" w:cs="Arial"/>
                <w:b/>
                <w:bCs/>
                <w:dstrike/>
                <w:color w:val="FF0000"/>
                <w:sz w:val="18"/>
                <w:szCs w:val="18"/>
                <w:lang w:eastAsia="en-US"/>
              </w:rPr>
              <w:t>T_TIMS</w:t>
            </w:r>
          </w:p>
        </w:tc>
        <w:tc>
          <w:tcPr>
            <w:tcW w:w="7228" w:type="dxa"/>
            <w:gridSpan w:val="2"/>
            <w:tcBorders>
              <w:top w:val="single" w:sz="4" w:space="0" w:color="auto"/>
              <w:left w:val="nil"/>
              <w:bottom w:val="single" w:sz="4" w:space="0" w:color="auto"/>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5</w:t>
            </w:r>
            <w:r w:rsidRPr="00EF7A5A">
              <w:rPr>
                <w:rFonts w:eastAsia="Calibri" w:cs="Arial"/>
                <w:color w:val="000000"/>
                <w:sz w:val="18"/>
                <w:szCs w:val="18"/>
                <w:lang w:eastAsia="en-US"/>
              </w:rPr>
              <w:t xml:space="preserve">     [No equivalent feature in S-101]</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dstrike/>
                <w:color w:val="000000"/>
                <w:sz w:val="18"/>
                <w:szCs w:val="18"/>
                <w:lang w:eastAsia="en-US"/>
              </w:rPr>
            </w:pPr>
            <w:r w:rsidRPr="00EF7A5A">
              <w:rPr>
                <w:rFonts w:eastAsia="Calibri" w:cs="Arial"/>
                <w:b/>
                <w:bCs/>
                <w:dstrike/>
                <w:color w:val="FF0000"/>
                <w:sz w:val="18"/>
                <w:szCs w:val="18"/>
                <w:lang w:eastAsia="en-US"/>
              </w:rPr>
              <w:t>TOPMAR</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1-5-7-8-12-14</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status</w:t>
            </w:r>
            <w:r w:rsidRPr="00EF7A5A">
              <w:rPr>
                <w:rFonts w:eastAsia="Calibri" w:cs="Arial"/>
                <w:sz w:val="18"/>
                <w:szCs w:val="18"/>
                <w:lang w:eastAsia="en-US"/>
              </w:rPr>
              <w:t xml:space="preserve"> is not a valid sub-attribute for complex attribute </w:t>
            </w:r>
            <w:r w:rsidRPr="00EF7A5A">
              <w:rPr>
                <w:rFonts w:eastAsia="Calibri" w:cs="Arial"/>
                <w:b/>
                <w:sz w:val="18"/>
                <w:szCs w:val="18"/>
                <w:lang w:eastAsia="en-US"/>
              </w:rPr>
              <w:t>topmark</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TSELNE</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TSSBND</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TSSLPT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1-3-6-9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TSEZNE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1-3-9</w:t>
            </w:r>
            <w:r w:rsidRPr="00EF7A5A">
              <w:rPr>
                <w:rFonts w:eastAsia="Calibri" w:cs="Arial"/>
                <w:b/>
                <w:color w:val="0000FF"/>
                <w:sz w:val="18"/>
                <w:szCs w:val="18"/>
                <w:lang w:eastAsia="en-US"/>
              </w:rPr>
              <w:t>-28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TUNNEL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1-3-4-6-8-14</w:t>
            </w:r>
            <w:r w:rsidRPr="00EF7A5A">
              <w:rPr>
                <w:rFonts w:eastAsia="Calibri" w:cs="Arial"/>
                <w:b/>
                <w:dstrike/>
                <w:color w:val="FF0000"/>
                <w:sz w:val="18"/>
                <w:szCs w:val="18"/>
                <w:lang w:eastAsia="en-US"/>
              </w:rPr>
              <w:t>-16-17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dstrike/>
                <w:color w:val="000000"/>
                <w:sz w:val="18"/>
                <w:szCs w:val="18"/>
                <w:lang w:eastAsia="en-US"/>
              </w:rPr>
            </w:pPr>
            <w:r w:rsidRPr="00EF7A5A">
              <w:rPr>
                <w:rFonts w:eastAsia="Calibri" w:cs="Arial"/>
                <w:b/>
                <w:dstrike/>
                <w:color w:val="FF0000"/>
                <w:sz w:val="18"/>
                <w:szCs w:val="18"/>
                <w:lang w:eastAsia="en-US"/>
              </w:rPr>
              <w:t>13-</w:t>
            </w:r>
            <w:r w:rsidRPr="00EF7A5A">
              <w:rPr>
                <w:rFonts w:eastAsia="Calibri" w:cs="Arial"/>
                <w:sz w:val="18"/>
                <w:szCs w:val="18"/>
                <w:lang w:eastAsia="en-US"/>
              </w:rPr>
              <w:t>18</w:t>
            </w:r>
          </w:p>
        </w:tc>
      </w:tr>
      <w:tr w:rsidR="005D7373" w:rsidRPr="00EF7A5A"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SURTYP</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1-2-4-5-6</w:t>
            </w:r>
            <w:r w:rsidRPr="00EF7A5A">
              <w:rPr>
                <w:rFonts w:eastAsia="Calibri" w:cs="Arial"/>
                <w:b/>
                <w:color w:val="0000FF"/>
                <w:sz w:val="18"/>
                <w:szCs w:val="18"/>
                <w:lang w:eastAsia="en-US"/>
              </w:rPr>
              <w:t>-7-8-9-10-11-12-13</w:t>
            </w:r>
          </w:p>
        </w:tc>
      </w:tr>
      <w:tr w:rsidR="005D7373" w:rsidRPr="00EF7A5A" w:rsidTr="0062504E">
        <w:trPr>
          <w:gridBefore w:val="1"/>
          <w:wBefore w:w="6" w:type="dxa"/>
          <w:cantSplit/>
          <w:trHeight w:val="272"/>
          <w:jc w:val="center"/>
        </w:trPr>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DD2515">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TECSOU</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keepNext/>
              <w:keepLines/>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A19B7">
            <w:pPr>
              <w:keepNext/>
              <w:keepLines/>
              <w:spacing w:before="60" w:after="60"/>
              <w:rPr>
                <w:rFonts w:eastAsia="Calibri" w:cs="Arial"/>
                <w:color w:val="000000"/>
                <w:sz w:val="18"/>
                <w:szCs w:val="18"/>
                <w:lang w:eastAsia="en-US"/>
              </w:rPr>
            </w:pPr>
            <w:r w:rsidRPr="00EF7A5A">
              <w:rPr>
                <w:rFonts w:eastAsia="Calibri" w:cs="Arial"/>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color w:val="A6A6A6"/>
                <w:sz w:val="18"/>
                <w:szCs w:val="18"/>
                <w:lang w:eastAsia="en-US"/>
              </w:rPr>
              <w:t>-</w:t>
            </w:r>
            <w:r w:rsidRPr="00EF7A5A">
              <w:rPr>
                <w:rFonts w:eastAsia="Calibri" w:cs="Arial"/>
                <w:b/>
                <w:color w:val="A6A6A6"/>
                <w:sz w:val="18"/>
                <w:szCs w:val="18"/>
                <w:lang w:eastAsia="en-US"/>
              </w:rPr>
              <w:t>7</w:t>
            </w:r>
            <w:r w:rsidRPr="00EF7A5A">
              <w:rPr>
                <w:rFonts w:eastAsia="Calibri" w:cs="Arial"/>
                <w:sz w:val="18"/>
                <w:szCs w:val="18"/>
                <w:lang w:eastAsia="en-US"/>
              </w:rPr>
              <w:t>-8-9-10-11-12-13</w:t>
            </w:r>
            <w:r w:rsidRPr="00EF7A5A">
              <w:rPr>
                <w:rFonts w:eastAsia="Calibri" w:cs="Arial"/>
                <w:b/>
                <w:color w:val="A6A6A6" w:themeColor="background1" w:themeShade="A6"/>
                <w:sz w:val="18"/>
                <w:szCs w:val="18"/>
                <w:lang w:eastAsia="en-US"/>
              </w:rPr>
              <w:t>-14</w:t>
            </w:r>
            <w:r w:rsidRPr="00EF7A5A">
              <w:rPr>
                <w:rFonts w:eastAsia="Calibri" w:cs="Arial"/>
                <w:b/>
                <w:color w:val="A6A6A6"/>
                <w:sz w:val="18"/>
                <w:szCs w:val="18"/>
                <w:lang w:eastAsia="en-US"/>
              </w:rPr>
              <w:t>-</w:t>
            </w:r>
            <w:r w:rsidRPr="00EF7A5A">
              <w:rPr>
                <w:rFonts w:eastAsia="Calibri" w:cs="Arial"/>
                <w:b/>
                <w:color w:val="0000FF"/>
                <w:sz w:val="18"/>
                <w:szCs w:val="18"/>
                <w:lang w:eastAsia="en-US"/>
              </w:rPr>
              <w:t>15-16-17</w:t>
            </w:r>
            <w:r w:rsidR="000F454D">
              <w:rPr>
                <w:rFonts w:eastAsia="Calibri" w:cs="Arial"/>
                <w:b/>
                <w:color w:val="0000FF"/>
                <w:sz w:val="18"/>
                <w:szCs w:val="18"/>
                <w:lang w:eastAsia="en-US"/>
              </w:rPr>
              <w:t>-18</w:t>
            </w:r>
            <w:r w:rsidRPr="00EF7A5A">
              <w:rPr>
                <w:rFonts w:eastAsia="Calibri" w:cs="Arial"/>
                <w:sz w:val="18"/>
                <w:szCs w:val="18"/>
                <w:lang w:eastAsia="en-US"/>
              </w:rPr>
              <w:t xml:space="preserve">     [Value</w:t>
            </w:r>
            <w:r w:rsidR="000C745C">
              <w:rPr>
                <w:rFonts w:eastAsia="Calibri" w:cs="Arial"/>
                <w:sz w:val="18"/>
                <w:szCs w:val="18"/>
                <w:lang w:eastAsia="en-US"/>
              </w:rPr>
              <w:t xml:space="preserve"> 6</w:t>
            </w:r>
            <w:r w:rsidR="000C745C" w:rsidRPr="00EF7A5A">
              <w:rPr>
                <w:rFonts w:eastAsia="Calibri" w:cs="Arial"/>
                <w:sz w:val="18"/>
                <w:szCs w:val="18"/>
                <w:lang w:eastAsia="en-US"/>
              </w:rPr>
              <w:t xml:space="preserve"> converts to new value 1</w:t>
            </w:r>
            <w:r w:rsidR="000C745C">
              <w:rPr>
                <w:rFonts w:eastAsia="Calibri" w:cs="Arial"/>
                <w:sz w:val="18"/>
                <w:szCs w:val="18"/>
                <w:lang w:eastAsia="en-US"/>
              </w:rPr>
              <w:t>8; value</w:t>
            </w:r>
            <w:r w:rsidRPr="00EF7A5A">
              <w:rPr>
                <w:rFonts w:eastAsia="Calibri" w:cs="Arial"/>
                <w:sz w:val="18"/>
                <w:szCs w:val="18"/>
                <w:lang w:eastAsia="en-US"/>
              </w:rPr>
              <w:t xml:space="preserve"> 7 converts to new value 15</w:t>
            </w:r>
            <w:r w:rsidR="00C64894" w:rsidRPr="00EF7A5A">
              <w:rPr>
                <w:rFonts w:eastAsia="Calibri" w:cs="Arial"/>
                <w:sz w:val="18"/>
                <w:szCs w:val="18"/>
                <w:lang w:eastAsia="en-US"/>
              </w:rPr>
              <w:t xml:space="preserve"> and value 14 converts to new value 17</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single" w:sz="4" w:space="0" w:color="auto"/>
              <w:left w:val="single" w:sz="8" w:space="0" w:color="000000"/>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4" w:space="0" w:color="auto"/>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DWRTCL</w:t>
            </w:r>
          </w:p>
        </w:tc>
        <w:tc>
          <w:tcPr>
            <w:tcW w:w="7228" w:type="dxa"/>
            <w:gridSpan w:val="2"/>
            <w:tcBorders>
              <w:top w:val="single" w:sz="4" w:space="0" w:color="auto"/>
              <w:left w:val="nil"/>
              <w:bottom w:val="single" w:sz="8" w:space="0" w:color="000000"/>
              <w:right w:val="single" w:sz="8" w:space="0" w:color="000000"/>
            </w:tcBorders>
            <w:shd w:val="clear" w:color="auto" w:fill="auto"/>
          </w:tcPr>
          <w:p w:rsidR="005D7373" w:rsidRPr="00EF7A5A" w:rsidRDefault="005D7373" w:rsidP="000C745C">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EF7A5A">
              <w:rPr>
                <w:rFonts w:eastAsia="Calibri" w:cs="Arial"/>
                <w:b/>
                <w:color w:val="FF0000"/>
                <w:sz w:val="18"/>
                <w:szCs w:val="18"/>
                <w:lang w:eastAsia="en-US"/>
              </w:rPr>
              <w:t>-5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DWRTPT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EF7A5A">
              <w:rPr>
                <w:rFonts w:eastAsia="Calibri" w:cs="Arial"/>
                <w:b/>
                <w:color w:val="FF0000"/>
                <w:sz w:val="18"/>
                <w:szCs w:val="18"/>
                <w:lang w:eastAsia="en-US"/>
              </w:rPr>
              <w:t>-5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DRGARE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-8-9-11-13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keepNext/>
              <w:keepLines/>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OBSTRN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keepNext/>
              <w:keepLines/>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-8-9-10-11-12-13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RCRTCL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RECTRC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SOUNDG</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sz w:val="18"/>
                <w:szCs w:val="18"/>
                <w:lang w:eastAsia="en-US"/>
              </w:rPr>
              <w:t>1-2-3</w:t>
            </w:r>
            <w:r w:rsidRPr="00EF7A5A">
              <w:rPr>
                <w:rFonts w:eastAsia="Calibri" w:cs="Arial"/>
                <w:b/>
                <w:dstrike/>
                <w:color w:val="FF0000"/>
                <w:sz w:val="18"/>
                <w:szCs w:val="18"/>
                <w:lang w:eastAsia="en-US"/>
              </w:rPr>
              <w:t>-4-5</w:t>
            </w:r>
            <w:r w:rsidRPr="00DD2515">
              <w:rPr>
                <w:rFonts w:eastAsia="Calibri" w:cs="Arial"/>
                <w:b/>
                <w:color w:val="A6A6A6" w:themeColor="background1" w:themeShade="A6"/>
                <w:sz w:val="18"/>
                <w:szCs w:val="18"/>
                <w:lang w:eastAsia="en-US"/>
              </w:rPr>
              <w:t>-6</w:t>
            </w:r>
            <w:r w:rsidRPr="00EF7A5A">
              <w:rPr>
                <w:rFonts w:eastAsia="Calibri" w:cs="Arial"/>
                <w:color w:val="A6A6A6"/>
                <w:sz w:val="18"/>
                <w:szCs w:val="18"/>
                <w:lang w:eastAsia="en-US"/>
              </w:rPr>
              <w:t>-</w:t>
            </w:r>
            <w:r w:rsidRPr="00EF7A5A">
              <w:rPr>
                <w:rFonts w:eastAsia="Calibri" w:cs="Arial"/>
                <w:b/>
                <w:color w:val="A6A6A6"/>
                <w:sz w:val="18"/>
                <w:szCs w:val="18"/>
                <w:lang w:eastAsia="en-US"/>
              </w:rPr>
              <w:t>7</w:t>
            </w:r>
            <w:r w:rsidRPr="00EF7A5A">
              <w:rPr>
                <w:rFonts w:eastAsia="Calibri" w:cs="Arial"/>
                <w:sz w:val="18"/>
                <w:szCs w:val="18"/>
                <w:lang w:eastAsia="en-US"/>
              </w:rPr>
              <w:t>-8-9</w:t>
            </w:r>
            <w:r w:rsidRPr="00EF7A5A">
              <w:rPr>
                <w:rFonts w:eastAsia="Calibri" w:cs="Arial"/>
                <w:b/>
                <w:dstrike/>
                <w:color w:val="FF0000"/>
                <w:sz w:val="18"/>
                <w:szCs w:val="18"/>
                <w:lang w:eastAsia="en-US"/>
              </w:rPr>
              <w:t>-10-11-12</w:t>
            </w:r>
            <w:r w:rsidRPr="00EF7A5A">
              <w:rPr>
                <w:rFonts w:eastAsia="Calibri" w:cs="Arial"/>
                <w:sz w:val="18"/>
                <w:szCs w:val="18"/>
                <w:lang w:eastAsia="en-US"/>
              </w:rPr>
              <w:t>-13</w:t>
            </w:r>
            <w:r w:rsidR="00C64894" w:rsidRPr="00EF7A5A">
              <w:rPr>
                <w:rFonts w:eastAsia="Calibri" w:cs="Arial"/>
                <w:b/>
                <w:color w:val="A6A6A6" w:themeColor="background1" w:themeShade="A6"/>
                <w:sz w:val="18"/>
                <w:szCs w:val="18"/>
                <w:lang w:eastAsia="en-US"/>
              </w:rPr>
              <w:t>-14</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SWPARE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6-8-13</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technique of vertical measurement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Swept Area</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TWRTPT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w:t>
            </w:r>
            <w:r w:rsidRPr="00EF7A5A">
              <w:rPr>
                <w:rFonts w:eastAsia="Calibri" w:cs="Arial"/>
                <w:color w:val="000000"/>
                <w:sz w:val="18"/>
                <w:szCs w:val="18"/>
                <w:lang w:eastAsia="en-US"/>
              </w:rPr>
              <w:t>-3</w:t>
            </w:r>
            <w:r w:rsidRPr="00EF7A5A">
              <w:rPr>
                <w:rFonts w:eastAsia="Calibri" w:cs="Arial"/>
                <w:b/>
                <w:color w:val="FF0000"/>
                <w:sz w:val="18"/>
                <w:szCs w:val="18"/>
                <w:lang w:eastAsia="en-US"/>
              </w:rPr>
              <w:t>-5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w:t>
            </w:r>
            <w:r w:rsidRPr="00EF7A5A">
              <w:rPr>
                <w:rFonts w:eastAsia="Calibri" w:cs="Arial"/>
                <w:b/>
                <w:dstrike/>
                <w:color w:val="FF0000"/>
                <w:sz w:val="18"/>
                <w:szCs w:val="18"/>
                <w:lang w:eastAsia="en-US"/>
              </w:rPr>
              <w:t>-10-11</w:t>
            </w:r>
            <w:r w:rsidRPr="00EF7A5A">
              <w:rPr>
                <w:rFonts w:eastAsia="Calibri" w:cs="Arial"/>
                <w:color w:val="000000"/>
                <w:sz w:val="18"/>
                <w:szCs w:val="18"/>
                <w:lang w:eastAsia="en-US"/>
              </w:rPr>
              <w:t>-13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UWTROC</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-8-9-10-11-12-13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WRECKS</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1-2-3-4-5</w:t>
            </w:r>
            <w:r w:rsidRPr="00DD2515">
              <w:rPr>
                <w:rFonts w:eastAsia="Calibri" w:cs="Arial"/>
                <w:b/>
                <w:color w:val="A6A6A6" w:themeColor="background1" w:themeShade="A6"/>
                <w:sz w:val="18"/>
                <w:szCs w:val="18"/>
                <w:lang w:eastAsia="en-US"/>
              </w:rPr>
              <w:t>-6</w:t>
            </w:r>
            <w:r w:rsidRPr="00EF7A5A">
              <w:rPr>
                <w:rFonts w:eastAsia="Calibri" w:cs="Arial"/>
                <w:b/>
                <w:color w:val="A6A6A6"/>
                <w:sz w:val="18"/>
                <w:szCs w:val="18"/>
                <w:lang w:eastAsia="en-US"/>
              </w:rPr>
              <w:t>-7</w:t>
            </w:r>
            <w:r w:rsidRPr="00EF7A5A">
              <w:rPr>
                <w:rFonts w:eastAsia="Calibri" w:cs="Arial"/>
                <w:color w:val="000000"/>
                <w:sz w:val="18"/>
                <w:szCs w:val="18"/>
                <w:lang w:eastAsia="en-US"/>
              </w:rPr>
              <w:t>-8-9-10-11-12-13</w:t>
            </w:r>
            <w:r w:rsidRPr="00EF7A5A">
              <w:rPr>
                <w:rFonts w:eastAsia="Calibri" w:cs="Arial"/>
                <w:b/>
                <w:color w:val="0000FF"/>
                <w:sz w:val="18"/>
                <w:szCs w:val="18"/>
                <w:lang w:eastAsia="en-US"/>
              </w:rPr>
              <w:t>-15-16-17</w:t>
            </w:r>
            <w:r w:rsidR="000C745C" w:rsidRPr="00EF7A5A">
              <w:rPr>
                <w:rFonts w:eastAsia="Calibri" w:cs="Arial"/>
                <w:b/>
                <w:color w:val="0000FF"/>
                <w:sz w:val="18"/>
                <w:szCs w:val="18"/>
                <w:lang w:eastAsia="en-US"/>
              </w:rPr>
              <w:t>-1</w:t>
            </w:r>
            <w:r w:rsidR="000C745C">
              <w:rPr>
                <w:rFonts w:eastAsia="Calibri" w:cs="Arial"/>
                <w:b/>
                <w:color w:val="0000FF"/>
                <w:sz w:val="18"/>
                <w:szCs w:val="18"/>
                <w:lang w:eastAsia="en-US"/>
              </w:rPr>
              <w:t>8</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dstrike/>
                <w:color w:val="000000"/>
                <w:sz w:val="18"/>
                <w:szCs w:val="18"/>
                <w:lang w:eastAsia="en-US"/>
              </w:rPr>
            </w:pPr>
            <w:r w:rsidRPr="00EF7A5A">
              <w:rPr>
                <w:rFonts w:eastAsia="Calibri" w:cs="Arial"/>
                <w:b/>
                <w:bCs/>
                <w:dstrike/>
                <w:color w:val="FF0000"/>
                <w:sz w:val="18"/>
                <w:szCs w:val="18"/>
                <w:lang w:eastAsia="en-US"/>
              </w:rPr>
              <w:t>M_QUAL</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F033EC">
            <w:pPr>
              <w:spacing w:before="60" w:after="60"/>
              <w:rPr>
                <w:rFonts w:eastAsia="Calibri" w:cs="Arial"/>
                <w:sz w:val="18"/>
                <w:szCs w:val="18"/>
                <w:lang w:eastAsia="en-US"/>
              </w:rPr>
            </w:pPr>
            <w:r w:rsidRPr="00EF7A5A">
              <w:rPr>
                <w:rFonts w:eastAsia="Calibri" w:cs="Arial"/>
                <w:b/>
                <w:dstrike/>
                <w:color w:val="FF0000"/>
                <w:sz w:val="18"/>
                <w:szCs w:val="18"/>
                <w:lang w:eastAsia="en-US"/>
              </w:rPr>
              <w:t>1-2-3-4-5-6-7-8-9-10-11-12-13</w:t>
            </w:r>
            <w:r w:rsidRPr="00EF7A5A">
              <w:rPr>
                <w:rFonts w:eastAsia="Calibri" w:cs="Arial"/>
                <w:sz w:val="18"/>
                <w:szCs w:val="18"/>
                <w:lang w:eastAsia="en-US"/>
              </w:rPr>
              <w:t xml:space="preserve">     [</w:t>
            </w:r>
            <w:r w:rsidR="00F033EC" w:rsidRPr="00EF7A5A">
              <w:rPr>
                <w:rFonts w:eastAsia="Calibri" w:cs="Arial"/>
                <w:b/>
                <w:sz w:val="18"/>
                <w:szCs w:val="18"/>
                <w:lang w:eastAsia="en-US"/>
              </w:rPr>
              <w:t>technique of vertical measurement</w:t>
            </w:r>
            <w:r w:rsidR="00F033EC" w:rsidRPr="00EF7A5A">
              <w:rPr>
                <w:rFonts w:eastAsia="Calibri" w:cs="Arial"/>
                <w:sz w:val="18"/>
                <w:szCs w:val="18"/>
                <w:lang w:eastAsia="en-US"/>
              </w:rPr>
              <w:t xml:space="preserve"> is not a valid attribute for </w:t>
            </w:r>
            <w:r w:rsidR="00F033EC" w:rsidRPr="00EF7A5A">
              <w:rPr>
                <w:rFonts w:eastAsia="Calibri" w:cs="Arial"/>
                <w:b/>
                <w:sz w:val="18"/>
                <w:szCs w:val="18"/>
                <w:lang w:eastAsia="en-US"/>
              </w:rPr>
              <w:t>Quality of Bathymetric Data</w:t>
            </w:r>
            <w:r w:rsidR="00F033EC" w:rsidRPr="00EF7A5A">
              <w:rPr>
                <w:rFonts w:eastAsia="Calibri" w:cs="Arial"/>
                <w:sz w:val="18"/>
                <w:szCs w:val="18"/>
                <w:lang w:eastAsia="en-US"/>
              </w:rPr>
              <w:t>.</w:t>
            </w:r>
            <w:r w:rsidR="009F46FA" w:rsidRPr="00EF7A5A">
              <w:rPr>
                <w:rFonts w:eastAsia="Calibri" w:cs="Arial"/>
                <w:sz w:val="18"/>
                <w:szCs w:val="18"/>
                <w:lang w:eastAsia="en-US"/>
              </w:rPr>
              <w:t xml:space="preserve"> </w:t>
            </w:r>
            <w:r w:rsidR="00F033EC" w:rsidRPr="00EF7A5A">
              <w:rPr>
                <w:rFonts w:eastAsia="Calibri" w:cs="Arial"/>
                <w:sz w:val="18"/>
                <w:szCs w:val="18"/>
                <w:lang w:eastAsia="en-US"/>
              </w:rPr>
              <w:t xml:space="preserve">May be converted </w:t>
            </w:r>
            <w:r w:rsidRPr="00EF7A5A">
              <w:rPr>
                <w:rFonts w:eastAsia="Calibri" w:cs="Arial"/>
                <w:sz w:val="18"/>
                <w:szCs w:val="18"/>
                <w:lang w:eastAsia="en-US"/>
              </w:rPr>
              <w:t xml:space="preserve">to </w:t>
            </w:r>
            <w:r w:rsidRPr="00EF7A5A">
              <w:rPr>
                <w:rFonts w:eastAsia="Calibri" w:cs="Arial"/>
                <w:b/>
                <w:sz w:val="18"/>
                <w:szCs w:val="18"/>
                <w:lang w:eastAsia="en-US"/>
              </w:rPr>
              <w:t>technique of vertical measurement</w:t>
            </w:r>
            <w:r w:rsidRPr="00EF7A5A">
              <w:rPr>
                <w:rFonts w:eastAsia="Calibri" w:cs="Arial"/>
                <w:sz w:val="18"/>
                <w:szCs w:val="18"/>
                <w:lang w:eastAsia="en-US"/>
              </w:rPr>
              <w:t xml:space="preserve"> </w:t>
            </w:r>
            <w:r w:rsidR="00CE0E32" w:rsidRPr="00EF7A5A">
              <w:rPr>
                <w:rFonts w:eastAsia="Calibri" w:cs="Arial"/>
                <w:sz w:val="18"/>
                <w:szCs w:val="18"/>
                <w:lang w:eastAsia="en-US"/>
              </w:rPr>
              <w:t>on</w:t>
            </w:r>
            <w:r w:rsidR="00F033EC" w:rsidRPr="00EF7A5A">
              <w:rPr>
                <w:rFonts w:eastAsia="Calibri" w:cs="Arial"/>
                <w:sz w:val="18"/>
                <w:szCs w:val="18"/>
                <w:lang w:eastAsia="en-US"/>
              </w:rPr>
              <w:t xml:space="preserve"> a</w:t>
            </w:r>
            <w:r w:rsidR="00CE0E32" w:rsidRPr="00EF7A5A">
              <w:rPr>
                <w:rFonts w:eastAsia="Calibri" w:cs="Arial"/>
                <w:sz w:val="18"/>
                <w:szCs w:val="18"/>
                <w:lang w:eastAsia="en-US"/>
              </w:rPr>
              <w:t xml:space="preserve"> </w:t>
            </w:r>
            <w:r w:rsidRPr="00EF7A5A">
              <w:rPr>
                <w:rFonts w:eastAsia="Calibri" w:cs="Arial"/>
                <w:b/>
                <w:sz w:val="18"/>
                <w:szCs w:val="18"/>
                <w:lang w:eastAsia="en-US"/>
              </w:rPr>
              <w:t>Quality of Survey</w:t>
            </w:r>
            <w:r w:rsidR="00F033EC" w:rsidRPr="00EF7A5A">
              <w:rPr>
                <w:rFonts w:eastAsia="Calibri" w:cs="Arial"/>
                <w:sz w:val="18"/>
                <w:szCs w:val="18"/>
                <w:lang w:eastAsia="en-US"/>
              </w:rPr>
              <w:t xml:space="preserve"> feature</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dstrike/>
                <w:color w:val="FF0000"/>
                <w:sz w:val="18"/>
                <w:szCs w:val="18"/>
                <w:lang w:eastAsia="en-US"/>
              </w:rPr>
              <w:t>T_ACWL</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[No equivalent attribute in S-101]</w:t>
            </w:r>
          </w:p>
        </w:tc>
      </w:tr>
      <w:tr w:rsidR="005D7373" w:rsidRPr="00EF7A5A"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dstrike/>
                <w:color w:val="FF0000"/>
                <w:sz w:val="18"/>
                <w:szCs w:val="18"/>
                <w:lang w:eastAsia="en-US"/>
              </w:rPr>
              <w:t>T_MTOD</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[No equivalent attribute in S-101]</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TOPSHP</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1-2-3-4-5-6-7-8-9-10-11-12-13-14-15-16-17-18-19-20-21-22-23-24-25-26-27-28-29-30-31-32-33     [Converts to sub-attribute </w:t>
            </w:r>
            <w:r w:rsidRPr="00EF7A5A">
              <w:rPr>
                <w:rFonts w:eastAsia="Calibri" w:cs="Arial"/>
                <w:b/>
                <w:color w:val="000000"/>
                <w:sz w:val="18"/>
                <w:szCs w:val="18"/>
                <w:lang w:eastAsia="en-US"/>
              </w:rPr>
              <w:t>topmark</w:t>
            </w:r>
            <w:r w:rsidR="004247F6" w:rsidRPr="00EF7A5A">
              <w:rPr>
                <w:rFonts w:eastAsia="Calibri" w:cs="Arial"/>
                <w:b/>
                <w:color w:val="000000"/>
                <w:sz w:val="18"/>
                <w:szCs w:val="18"/>
                <w:lang w:eastAsia="en-US"/>
              </w:rPr>
              <w:t>/daymark</w:t>
            </w:r>
            <w:r w:rsidRPr="00EF7A5A">
              <w:rPr>
                <w:rFonts w:eastAsia="Calibri" w:cs="Arial"/>
                <w:b/>
                <w:color w:val="000000"/>
                <w:sz w:val="18"/>
                <w:szCs w:val="18"/>
                <w:lang w:eastAsia="en-US"/>
              </w:rPr>
              <w:t xml:space="preserve"> shape</w:t>
            </w:r>
            <w:r w:rsidRPr="00EF7A5A">
              <w:rPr>
                <w:rFonts w:eastAsia="Calibri" w:cs="Arial"/>
                <w:color w:val="000000"/>
                <w:sz w:val="18"/>
                <w:szCs w:val="18"/>
                <w:lang w:eastAsia="en-US"/>
              </w:rPr>
              <w:t xml:space="preserve"> on new complex attribute </w:t>
            </w:r>
            <w:r w:rsidRPr="00EF7A5A">
              <w:rPr>
                <w:rFonts w:eastAsia="Calibri" w:cs="Arial"/>
                <w:b/>
                <w:color w:val="000000"/>
                <w:sz w:val="18"/>
                <w:szCs w:val="18"/>
                <w:lang w:eastAsia="en-US"/>
              </w:rPr>
              <w:t>topmark</w:t>
            </w:r>
            <w:r w:rsidRPr="00EF7A5A">
              <w:rPr>
                <w:rFonts w:eastAsia="Calibri" w:cs="Arial"/>
                <w:color w:val="000000"/>
                <w:sz w:val="18"/>
                <w:szCs w:val="18"/>
                <w:lang w:eastAsia="en-US"/>
              </w:rPr>
              <w:t>]</w:t>
            </w:r>
          </w:p>
        </w:tc>
      </w:tr>
      <w:tr w:rsidR="005D7373" w:rsidRPr="00EF7A5A"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VERDAT</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sz w:val="18"/>
                <w:szCs w:val="18"/>
                <w:lang w:eastAsia="en-US"/>
              </w:rPr>
              <w:t>1-2-3-4-5-6-7-8-9-10-11-12-13-14-15-16-17-18-19-20-21-22-23-24-25-26-27-28-29-30-</w:t>
            </w:r>
            <w:r w:rsidRPr="00EF7A5A">
              <w:rPr>
                <w:rFonts w:eastAsia="Calibri" w:cs="Arial"/>
                <w:b/>
                <w:color w:val="0000FF"/>
                <w:sz w:val="18"/>
                <w:szCs w:val="18"/>
                <w:lang w:eastAsia="en-US"/>
              </w:rPr>
              <w:t>44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A6A6A6"/>
                <w:sz w:val="18"/>
                <w:szCs w:val="18"/>
                <w:lang w:eastAsia="en-US"/>
              </w:rPr>
              <w:t>BRIDGE</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C147DC">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1" w:author="Jeff Wootton" w:date="2024-07-30T09:09:00Z">
              <w:r w:rsidR="00B17567" w:rsidRPr="001D1F50">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00593E8B" w:rsidRPr="00EF7A5A">
              <w:rPr>
                <w:rFonts w:eastAsia="Calibri" w:cs="Arial"/>
                <w:b/>
                <w:color w:val="0000FF"/>
                <w:sz w:val="18"/>
                <w:szCs w:val="18"/>
                <w:lang w:eastAsia="en-US"/>
              </w:rPr>
              <w:t>-44</w:t>
            </w:r>
            <w:r w:rsidRPr="00EF7A5A">
              <w:rPr>
                <w:rFonts w:eastAsia="Calibri" w:cs="Arial"/>
                <w:color w:val="000000"/>
                <w:sz w:val="18"/>
                <w:szCs w:val="18"/>
                <w:lang w:eastAsia="en-US"/>
              </w:rPr>
              <w:t xml:space="preserve">     [Converts to </w:t>
            </w:r>
            <w:r w:rsidRPr="00EF7A5A">
              <w:rPr>
                <w:rFonts w:eastAsia="Calibri" w:cs="Arial"/>
                <w:b/>
                <w:color w:val="000000"/>
                <w:sz w:val="18"/>
                <w:szCs w:val="18"/>
                <w:lang w:eastAsia="en-US"/>
              </w:rPr>
              <w:t>vertical datum</w:t>
            </w:r>
            <w:r w:rsidRPr="00EF7A5A">
              <w:rPr>
                <w:rFonts w:eastAsia="Calibri" w:cs="Arial"/>
                <w:color w:val="000000"/>
                <w:sz w:val="18"/>
                <w:szCs w:val="18"/>
                <w:lang w:eastAsia="en-US"/>
              </w:rPr>
              <w:t xml:space="preserve"> on new </w:t>
            </w:r>
            <w:r w:rsidR="00C147DC" w:rsidRPr="00EF7A5A">
              <w:rPr>
                <w:rFonts w:eastAsia="Calibri" w:cs="Arial"/>
                <w:color w:val="000000"/>
                <w:sz w:val="18"/>
                <w:szCs w:val="18"/>
                <w:lang w:eastAsia="en-US"/>
              </w:rPr>
              <w:t>Feature type</w:t>
            </w:r>
            <w:r w:rsidRPr="00EF7A5A">
              <w:rPr>
                <w:rFonts w:eastAsia="Calibri" w:cs="Arial"/>
                <w:color w:val="000000"/>
                <w:sz w:val="18"/>
                <w:szCs w:val="18"/>
                <w:lang w:eastAsia="en-US"/>
              </w:rPr>
              <w:t xml:space="preserve">s </w:t>
            </w:r>
            <w:r w:rsidRPr="00EF7A5A">
              <w:rPr>
                <w:rFonts w:eastAsia="Calibri" w:cs="Arial"/>
                <w:b/>
                <w:color w:val="000000"/>
                <w:sz w:val="18"/>
                <w:szCs w:val="18"/>
                <w:lang w:eastAsia="en-US"/>
              </w:rPr>
              <w:t>Span Fixed</w:t>
            </w:r>
            <w:r w:rsidRPr="00EF7A5A">
              <w:rPr>
                <w:rFonts w:eastAsia="Calibri" w:cs="Arial"/>
                <w:color w:val="000000"/>
                <w:sz w:val="18"/>
                <w:szCs w:val="18"/>
                <w:lang w:eastAsia="en-US"/>
              </w:rPr>
              <w:t xml:space="preserve"> or </w:t>
            </w:r>
            <w:r w:rsidRPr="00EF7A5A">
              <w:rPr>
                <w:rFonts w:eastAsia="Calibri" w:cs="Arial"/>
                <w:b/>
                <w:color w:val="000000"/>
                <w:sz w:val="18"/>
                <w:szCs w:val="18"/>
                <w:lang w:eastAsia="en-US"/>
              </w:rPr>
              <w:t>Span Opening</w:t>
            </w:r>
            <w:r w:rsidRPr="00EF7A5A">
              <w:rPr>
                <w:rFonts w:eastAsia="Calibri" w:cs="Arial"/>
                <w:color w:val="000000"/>
                <w:sz w:val="18"/>
                <w:szCs w:val="18"/>
                <w:lang w:eastAsia="en-US"/>
              </w:rPr>
              <w:t>]</w:t>
            </w:r>
          </w:p>
        </w:tc>
      </w:tr>
      <w:tr w:rsidR="00786327"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786327" w:rsidRPr="00EF7A5A" w:rsidRDefault="00786327" w:rsidP="00786327">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786327" w:rsidRPr="00EF7A5A" w:rsidRDefault="00786327" w:rsidP="0078632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CBLOHD</w:t>
            </w:r>
          </w:p>
        </w:tc>
        <w:tc>
          <w:tcPr>
            <w:tcW w:w="7228" w:type="dxa"/>
            <w:gridSpan w:val="2"/>
            <w:tcBorders>
              <w:top w:val="nil"/>
              <w:left w:val="nil"/>
              <w:bottom w:val="single" w:sz="8" w:space="0" w:color="000000"/>
              <w:right w:val="single" w:sz="8" w:space="0" w:color="000000"/>
            </w:tcBorders>
            <w:shd w:val="clear" w:color="auto" w:fill="auto"/>
          </w:tcPr>
          <w:p w:rsidR="00786327" w:rsidRPr="00EF7A5A" w:rsidRDefault="00786327" w:rsidP="00786327">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2" w:author="Jeff Wootton" w:date="2024-07-30T09:06:00Z">
              <w:r w:rsidR="00215A59" w:rsidRPr="00CB7D87">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927D39"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927D39" w:rsidRPr="00EF7A5A" w:rsidRDefault="00927D39" w:rsidP="00927D39">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927D39" w:rsidRPr="00EF7A5A" w:rsidRDefault="00927D39" w:rsidP="00927D39">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CONVYR</w:t>
            </w:r>
          </w:p>
        </w:tc>
        <w:tc>
          <w:tcPr>
            <w:tcW w:w="7228" w:type="dxa"/>
            <w:gridSpan w:val="2"/>
            <w:tcBorders>
              <w:top w:val="nil"/>
              <w:left w:val="nil"/>
              <w:bottom w:val="single" w:sz="8" w:space="0" w:color="000000"/>
              <w:right w:val="single" w:sz="8" w:space="0" w:color="000000"/>
            </w:tcBorders>
            <w:shd w:val="clear" w:color="auto" w:fill="auto"/>
          </w:tcPr>
          <w:p w:rsidR="00927D39" w:rsidRPr="00EF7A5A" w:rsidRDefault="00927D39" w:rsidP="00927D39">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3" w:author="Jeff Wootton" w:date="2024-07-30T09:07:00Z">
              <w:r w:rsidR="00215A59" w:rsidRPr="001D1F50">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1D5E8D"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1D5E8D" w:rsidRPr="00EF7A5A" w:rsidRDefault="001D5E8D" w:rsidP="001D5E8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1D5E8D" w:rsidRPr="00EF7A5A" w:rsidRDefault="001D5E8D" w:rsidP="001D5E8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CRANES</w:t>
            </w:r>
          </w:p>
        </w:tc>
        <w:tc>
          <w:tcPr>
            <w:tcW w:w="7228" w:type="dxa"/>
            <w:gridSpan w:val="2"/>
            <w:tcBorders>
              <w:top w:val="nil"/>
              <w:left w:val="nil"/>
              <w:bottom w:val="single" w:sz="8" w:space="0" w:color="000000"/>
              <w:right w:val="single" w:sz="8" w:space="0" w:color="000000"/>
            </w:tcBorders>
            <w:shd w:val="clear" w:color="auto" w:fill="auto"/>
          </w:tcPr>
          <w:p w:rsidR="001D5E8D" w:rsidRPr="00EF7A5A" w:rsidRDefault="001D5E8D" w:rsidP="001D5E8D">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4" w:author="Jeff Wootton" w:date="2024-07-30T09:07:00Z">
              <w:r w:rsidR="00215A59" w:rsidRPr="001D1F50">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1D5E8D"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1D5E8D" w:rsidRPr="00EF7A5A" w:rsidRDefault="001D5E8D" w:rsidP="001D5E8D">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1D5E8D" w:rsidRPr="00EF7A5A" w:rsidRDefault="001D5E8D" w:rsidP="001D5E8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GATCON</w:t>
            </w:r>
          </w:p>
        </w:tc>
        <w:tc>
          <w:tcPr>
            <w:tcW w:w="7228" w:type="dxa"/>
            <w:gridSpan w:val="2"/>
            <w:tcBorders>
              <w:top w:val="nil"/>
              <w:left w:val="nil"/>
              <w:bottom w:val="single" w:sz="8" w:space="0" w:color="000000"/>
              <w:right w:val="single" w:sz="8" w:space="0" w:color="000000"/>
            </w:tcBorders>
            <w:shd w:val="clear" w:color="auto" w:fill="auto"/>
          </w:tcPr>
          <w:p w:rsidR="001D5E8D" w:rsidRPr="00EF7A5A" w:rsidRDefault="001D5E8D" w:rsidP="001D5E8D">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5" w:author="Jeff Wootton" w:date="2024-07-30T09:07:00Z">
              <w:r w:rsidR="00215A59" w:rsidRPr="001D1F50">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AD6F96"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AD6F96" w:rsidRPr="00EF7A5A" w:rsidRDefault="00AD6F96" w:rsidP="00AD6F96">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AD6F96" w:rsidRPr="00EF7A5A" w:rsidRDefault="00AD6F96" w:rsidP="00AD6F96">
            <w:pPr>
              <w:spacing w:before="60" w:after="60"/>
              <w:rPr>
                <w:rFonts w:eastAsia="Calibri" w:cs="Arial"/>
                <w:b/>
                <w:bCs/>
                <w:color w:val="A6A6A6" w:themeColor="background1" w:themeShade="A6"/>
                <w:sz w:val="18"/>
                <w:szCs w:val="18"/>
                <w:lang w:eastAsia="en-US"/>
              </w:rPr>
            </w:pPr>
            <w:r w:rsidRPr="00EF7A5A">
              <w:rPr>
                <w:rFonts w:eastAsia="Calibri" w:cs="Arial"/>
                <w:b/>
                <w:bCs/>
                <w:color w:val="A6A6A6" w:themeColor="background1" w:themeShade="A6"/>
                <w:sz w:val="18"/>
                <w:szCs w:val="18"/>
                <w:lang w:eastAsia="en-US"/>
              </w:rPr>
              <w:t>LIGHTS</w:t>
            </w:r>
          </w:p>
        </w:tc>
        <w:tc>
          <w:tcPr>
            <w:tcW w:w="7228" w:type="dxa"/>
            <w:gridSpan w:val="2"/>
            <w:tcBorders>
              <w:top w:val="nil"/>
              <w:left w:val="nil"/>
              <w:bottom w:val="single" w:sz="8" w:space="0" w:color="000000"/>
              <w:right w:val="single" w:sz="8" w:space="0" w:color="000000"/>
            </w:tcBorders>
            <w:shd w:val="clear" w:color="auto" w:fill="auto"/>
          </w:tcPr>
          <w:p w:rsidR="00AD6F96" w:rsidRPr="00EF7A5A" w:rsidRDefault="00AD6F96" w:rsidP="00C147DC">
            <w:pPr>
              <w:spacing w:before="60" w:after="60"/>
              <w:rPr>
                <w:rFonts w:eastAsia="Calibri" w:cs="Arial"/>
                <w:color w:val="000000"/>
                <w:sz w:val="18"/>
                <w:szCs w:val="18"/>
                <w:lang w:eastAsia="en-US"/>
              </w:rPr>
            </w:pPr>
            <w:r w:rsidRPr="00EF7A5A">
              <w:rPr>
                <w:rFonts w:eastAsia="Calibri" w:cs="Arial"/>
                <w:sz w:val="18"/>
                <w:szCs w:val="18"/>
                <w:lang w:eastAsia="en-US"/>
              </w:rPr>
              <w:t>3</w:t>
            </w:r>
            <w:ins w:id="2266" w:author="Jeff Wootton" w:date="2024-07-30T09:07:00Z">
              <w:r w:rsidR="00215A59" w:rsidRPr="001D1F50">
                <w:rPr>
                  <w:rFonts w:eastAsia="Calibri" w:cs="Arial"/>
                  <w:b/>
                  <w:bCs/>
                  <w:color w:val="FF0000"/>
                  <w:sz w:val="18"/>
                  <w:szCs w:val="18"/>
                  <w:lang w:eastAsia="en-US"/>
                </w:rPr>
                <w:t>-13</w:t>
              </w:r>
            </w:ins>
            <w:r w:rsidRPr="00EF7A5A">
              <w:rPr>
                <w:rFonts w:eastAsia="Calibri" w:cs="Arial"/>
                <w:sz w:val="18"/>
                <w:szCs w:val="18"/>
                <w:lang w:eastAsia="en-US"/>
              </w:rPr>
              <w:t>-16-17-18-19-20-21-24-25-26-28-29-30-</w:t>
            </w:r>
            <w:r w:rsidRPr="00EF7A5A">
              <w:rPr>
                <w:rFonts w:eastAsia="Calibri" w:cs="Arial"/>
                <w:b/>
                <w:color w:val="0000FF"/>
                <w:sz w:val="18"/>
                <w:szCs w:val="18"/>
                <w:lang w:eastAsia="en-US"/>
              </w:rPr>
              <w:t>44</w:t>
            </w:r>
            <w:r w:rsidRPr="00EF7A5A">
              <w:rPr>
                <w:rFonts w:eastAsia="Calibri" w:cs="Arial"/>
                <w:sz w:val="18"/>
                <w:szCs w:val="18"/>
                <w:lang w:eastAsia="en-US"/>
              </w:rPr>
              <w:t xml:space="preserve">     [Converts to </w:t>
            </w:r>
            <w:r w:rsidRPr="00EF7A5A">
              <w:rPr>
                <w:rFonts w:eastAsia="Calibri" w:cs="Arial"/>
                <w:b/>
                <w:sz w:val="18"/>
                <w:szCs w:val="18"/>
                <w:lang w:eastAsia="en-US"/>
              </w:rPr>
              <w:t>vertical datum</w:t>
            </w:r>
            <w:r w:rsidRPr="00EF7A5A">
              <w:rPr>
                <w:rFonts w:eastAsia="Calibri" w:cs="Arial"/>
                <w:sz w:val="18"/>
                <w:szCs w:val="18"/>
                <w:lang w:eastAsia="en-US"/>
              </w:rPr>
              <w:t xml:space="preserve"> </w:t>
            </w:r>
            <w:r w:rsidR="00CE0E32" w:rsidRPr="00EF7A5A">
              <w:rPr>
                <w:rFonts w:eastAsia="Calibri" w:cs="Arial"/>
                <w:sz w:val="18"/>
                <w:szCs w:val="18"/>
                <w:lang w:eastAsia="en-US"/>
              </w:rPr>
              <w:t>on</w:t>
            </w:r>
            <w:r w:rsidRPr="00EF7A5A">
              <w:rPr>
                <w:rFonts w:eastAsia="Calibri" w:cs="Arial"/>
                <w:sz w:val="18"/>
                <w:szCs w:val="18"/>
                <w:lang w:eastAsia="en-US"/>
              </w:rPr>
              <w:t xml:space="preserve"> </w:t>
            </w:r>
            <w:r w:rsidR="00C147DC" w:rsidRPr="00EF7A5A">
              <w:rPr>
                <w:rFonts w:eastAsia="Calibri" w:cs="Arial"/>
                <w:sz w:val="18"/>
                <w:szCs w:val="18"/>
                <w:lang w:eastAsia="en-US"/>
              </w:rPr>
              <w:t>Feature type</w:t>
            </w:r>
            <w:r w:rsidRPr="00EF7A5A">
              <w:rPr>
                <w:rFonts w:eastAsia="Calibri" w:cs="Arial"/>
                <w:sz w:val="18"/>
                <w:szCs w:val="18"/>
                <w:lang w:eastAsia="en-US"/>
              </w:rPr>
              <w:t xml:space="preserve">s </w:t>
            </w:r>
            <w:r w:rsidRPr="00EF7A5A">
              <w:rPr>
                <w:rFonts w:eastAsia="Calibri" w:cs="Arial"/>
                <w:b/>
                <w:sz w:val="18"/>
                <w:szCs w:val="18"/>
                <w:lang w:eastAsia="en-US"/>
              </w:rPr>
              <w:t>Light All Around</w:t>
            </w:r>
            <w:r w:rsidRPr="00EF7A5A">
              <w:rPr>
                <w:rFonts w:eastAsia="Calibri" w:cs="Arial"/>
                <w:sz w:val="18"/>
                <w:szCs w:val="18"/>
                <w:lang w:eastAsia="en-US"/>
              </w:rPr>
              <w:t xml:space="preserve">, </w:t>
            </w:r>
            <w:r w:rsidR="0065595D" w:rsidRPr="00EF7A5A">
              <w:rPr>
                <w:rFonts w:eastAsia="Calibri" w:cs="Arial"/>
                <w:b/>
                <w:sz w:val="18"/>
                <w:szCs w:val="18"/>
                <w:lang w:eastAsia="en-US"/>
              </w:rPr>
              <w:t>Light Sectored</w:t>
            </w:r>
            <w:r w:rsidR="008233C8" w:rsidRPr="00EF7A5A">
              <w:rPr>
                <w:rFonts w:eastAsia="Calibri" w:cs="Arial"/>
                <w:sz w:val="18"/>
                <w:szCs w:val="18"/>
                <w:lang w:eastAsia="en-US"/>
              </w:rPr>
              <w:t xml:space="preserve">, </w:t>
            </w:r>
            <w:r w:rsidR="008233C8" w:rsidRPr="00EF7A5A">
              <w:rPr>
                <w:rFonts w:eastAsia="Calibri" w:cs="Arial"/>
                <w:b/>
                <w:sz w:val="18"/>
                <w:szCs w:val="18"/>
                <w:lang w:eastAsia="en-US"/>
              </w:rPr>
              <w:t>Light Fog Detector</w:t>
            </w:r>
            <w:r w:rsidR="008233C8" w:rsidRPr="00EF7A5A">
              <w:rPr>
                <w:rFonts w:eastAsia="Calibri" w:cs="Arial"/>
                <w:sz w:val="18"/>
                <w:szCs w:val="18"/>
                <w:lang w:eastAsia="en-US"/>
              </w:rPr>
              <w:t xml:space="preserve"> or </w:t>
            </w:r>
            <w:r w:rsidR="008233C8" w:rsidRPr="00EF7A5A">
              <w:rPr>
                <w:rFonts w:eastAsia="Calibri" w:cs="Arial"/>
                <w:b/>
                <w:sz w:val="18"/>
                <w:szCs w:val="18"/>
                <w:lang w:eastAsia="en-US"/>
              </w:rPr>
              <w:t>Light Air Obstruction</w:t>
            </w:r>
            <w:r w:rsidRPr="00EF7A5A">
              <w:rPr>
                <w:rFonts w:eastAsia="Calibri" w:cs="Arial"/>
                <w:sz w:val="18"/>
                <w:szCs w:val="18"/>
                <w:lang w:eastAsia="en-US"/>
              </w:rPr>
              <w:t>]</w:t>
            </w:r>
          </w:p>
        </w:tc>
      </w:tr>
      <w:tr w:rsidR="00FB4D08"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FB4D08" w:rsidRPr="00EF7A5A" w:rsidRDefault="00FB4D08" w:rsidP="00FB4D08">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FB4D08" w:rsidRPr="00EF7A5A" w:rsidRDefault="00FB4D08" w:rsidP="00FB4D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PIPOHD</w:t>
            </w:r>
          </w:p>
        </w:tc>
        <w:tc>
          <w:tcPr>
            <w:tcW w:w="7228" w:type="dxa"/>
            <w:gridSpan w:val="2"/>
            <w:tcBorders>
              <w:top w:val="nil"/>
              <w:left w:val="nil"/>
              <w:bottom w:val="single" w:sz="8" w:space="0" w:color="000000"/>
              <w:right w:val="single" w:sz="8" w:space="0" w:color="000000"/>
            </w:tcBorders>
            <w:shd w:val="clear" w:color="auto" w:fill="auto"/>
          </w:tcPr>
          <w:p w:rsidR="00FB4D08" w:rsidRPr="00EF7A5A" w:rsidRDefault="00FB4D08" w:rsidP="00FB4D08">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7" w:author="Jeff Wootton" w:date="2024-07-30T09:07:00Z">
              <w:r w:rsidR="00215A59" w:rsidRPr="001D1F50">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M_SDAT</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1-2-3-4-5-6-7-8-9-10-11-12-13-14-15-19-22-23-24-25-26-27</w:t>
            </w:r>
            <w:r w:rsidRPr="00EF7A5A">
              <w:rPr>
                <w:rFonts w:eastAsia="Calibri" w:cs="Arial"/>
                <w:b/>
                <w:color w:val="0000FF"/>
                <w:sz w:val="18"/>
                <w:szCs w:val="18"/>
                <w:lang w:eastAsia="en-US"/>
              </w:rPr>
              <w:t>-44</w:t>
            </w:r>
          </w:p>
        </w:tc>
      </w:tr>
      <w:tr w:rsidR="004244AA"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4244AA" w:rsidRPr="00EF7A5A" w:rsidRDefault="004244AA" w:rsidP="005D7373">
            <w:pPr>
              <w:spacing w:before="60" w:after="60"/>
              <w:rPr>
                <w:rFonts w:eastAsia="Calibri" w:cs="Arial"/>
                <w:color w:val="000000"/>
                <w:sz w:val="18"/>
                <w:szCs w:val="18"/>
                <w:lang w:eastAsia="en-US"/>
              </w:rPr>
            </w:pPr>
          </w:p>
        </w:tc>
        <w:tc>
          <w:tcPr>
            <w:tcW w:w="1132" w:type="dxa"/>
            <w:tcBorders>
              <w:top w:val="nil"/>
              <w:left w:val="nil"/>
              <w:bottom w:val="single" w:sz="8" w:space="0" w:color="000000"/>
              <w:right w:val="single" w:sz="8" w:space="0" w:color="000000"/>
            </w:tcBorders>
            <w:shd w:val="clear" w:color="auto" w:fill="auto"/>
          </w:tcPr>
          <w:p w:rsidR="004244AA" w:rsidRPr="00EF7A5A" w:rsidRDefault="004244AA"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M_VDAT</w:t>
            </w:r>
          </w:p>
        </w:tc>
        <w:tc>
          <w:tcPr>
            <w:tcW w:w="7228" w:type="dxa"/>
            <w:gridSpan w:val="2"/>
            <w:tcBorders>
              <w:top w:val="nil"/>
              <w:left w:val="nil"/>
              <w:bottom w:val="single" w:sz="8" w:space="0" w:color="000000"/>
              <w:right w:val="single" w:sz="8" w:space="0" w:color="000000"/>
            </w:tcBorders>
            <w:shd w:val="clear" w:color="auto" w:fill="auto"/>
          </w:tcPr>
          <w:p w:rsidR="004244AA" w:rsidRPr="00EF7A5A" w:rsidRDefault="004244AA" w:rsidP="004244AA">
            <w:pPr>
              <w:spacing w:before="60" w:after="60"/>
              <w:rPr>
                <w:rFonts w:eastAsia="Calibri" w:cs="Arial"/>
                <w:color w:val="000000"/>
                <w:sz w:val="18"/>
                <w:szCs w:val="18"/>
                <w:lang w:eastAsia="en-US"/>
              </w:rPr>
            </w:pPr>
            <w:r w:rsidRPr="00EF7A5A">
              <w:rPr>
                <w:rFonts w:eastAsia="Calibri" w:cs="Arial"/>
                <w:color w:val="000000"/>
                <w:sz w:val="18"/>
                <w:szCs w:val="18"/>
                <w:lang w:eastAsia="en-US"/>
              </w:rPr>
              <w:t>3</w:t>
            </w:r>
            <w:ins w:id="2268" w:author="Jeff Wootton" w:date="2024-07-30T09:07:00Z">
              <w:r w:rsidR="00215A59" w:rsidRPr="001D1F50">
                <w:rPr>
                  <w:rFonts w:eastAsia="Calibri" w:cs="Arial"/>
                  <w:b/>
                  <w:bCs/>
                  <w:color w:val="FF0000"/>
                  <w:sz w:val="18"/>
                  <w:szCs w:val="18"/>
                  <w:lang w:eastAsia="en-US"/>
                </w:rPr>
                <w:t>-13</w:t>
              </w:r>
            </w:ins>
            <w:r w:rsidRPr="00EF7A5A">
              <w:rPr>
                <w:rFonts w:eastAsia="Calibri" w:cs="Arial"/>
                <w:color w:val="000000"/>
                <w:sz w:val="18"/>
                <w:szCs w:val="18"/>
                <w:lang w:eastAsia="en-US"/>
              </w:rPr>
              <w:t>-16-17-18-19-20-21-24-25-26-28-29-30-</w:t>
            </w:r>
            <w:r w:rsidRPr="00EF7A5A">
              <w:rPr>
                <w:rFonts w:eastAsia="Calibri" w:cs="Arial"/>
                <w:b/>
                <w:color w:val="0000FF"/>
                <w:sz w:val="18"/>
                <w:szCs w:val="18"/>
                <w:lang w:eastAsia="en-US"/>
              </w:rPr>
              <w:t>44</w:t>
            </w:r>
          </w:p>
        </w:tc>
      </w:tr>
      <w:tr w:rsidR="005D7373" w:rsidRPr="00EF7A5A" w:rsidTr="0062504E">
        <w:trPr>
          <w:gridBefore w:val="1"/>
          <w:wBefore w:w="6" w:type="dxa"/>
          <w:cantSplit/>
          <w:trHeight w:val="272"/>
          <w:jc w:val="center"/>
        </w:trPr>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4" w:space="0" w:color="auto"/>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WATLEV</w:t>
            </w:r>
          </w:p>
        </w:tc>
        <w:tc>
          <w:tcPr>
            <w:tcW w:w="1132" w:type="dxa"/>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4" w:space="0" w:color="auto"/>
              <w:left w:val="single" w:sz="4" w:space="0" w:color="auto"/>
              <w:bottom w:val="single" w:sz="4" w:space="0" w:color="auto"/>
              <w:right w:val="single" w:sz="4" w:space="0" w:color="auto"/>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1-2-3-4-5-6-7</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GRIDRN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-2-3</w:t>
            </w:r>
            <w:r w:rsidRPr="00EF7A5A">
              <w:rPr>
                <w:rFonts w:eastAsia="Calibri" w:cs="Arial"/>
                <w:color w:val="000000"/>
                <w:sz w:val="18"/>
                <w:szCs w:val="18"/>
                <w:lang w:eastAsia="en-US"/>
              </w:rPr>
              <w:t>-4-5</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LNDRGN</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1</w:t>
            </w:r>
            <w:r w:rsidRPr="00EF7A5A">
              <w:rPr>
                <w:rFonts w:eastAsia="Calibri" w:cs="Arial"/>
                <w:b/>
                <w:dstrike/>
                <w:color w:val="FF0000"/>
                <w:sz w:val="18"/>
                <w:szCs w:val="18"/>
                <w:lang w:eastAsia="en-US"/>
              </w:rPr>
              <w:t>-2-4</w:t>
            </w:r>
            <w:r w:rsidRPr="00EF7A5A">
              <w:rPr>
                <w:rFonts w:eastAsia="Calibri" w:cs="Arial"/>
                <w:color w:val="000000"/>
                <w:sz w:val="18"/>
                <w:szCs w:val="18"/>
                <w:lang w:eastAsia="en-US"/>
              </w:rPr>
              <w:t>-6</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DD2515" w:rsidRDefault="005D7373" w:rsidP="005D7373">
            <w:pPr>
              <w:spacing w:before="60" w:after="60"/>
              <w:rPr>
                <w:rFonts w:eastAsia="Calibri" w:cs="Arial"/>
                <w:b/>
                <w:bCs/>
                <w:dstrike/>
                <w:color w:val="000000"/>
                <w:sz w:val="18"/>
                <w:szCs w:val="18"/>
                <w:lang w:eastAsia="en-US"/>
              </w:rPr>
            </w:pPr>
            <w:r w:rsidRPr="00DD2515">
              <w:rPr>
                <w:rFonts w:eastAsia="Calibri" w:cs="Arial"/>
                <w:b/>
                <w:bCs/>
                <w:dstrike/>
                <w:color w:val="FF0000"/>
                <w:sz w:val="18"/>
                <w:szCs w:val="18"/>
                <w:lang w:eastAsia="en-US"/>
              </w:rPr>
              <w:t>MORFAC</w:t>
            </w:r>
          </w:p>
        </w:tc>
        <w:tc>
          <w:tcPr>
            <w:tcW w:w="7228" w:type="dxa"/>
            <w:gridSpan w:val="2"/>
            <w:tcBorders>
              <w:top w:val="nil"/>
              <w:left w:val="nil"/>
              <w:bottom w:val="single" w:sz="8" w:space="0" w:color="000000"/>
              <w:right w:val="single" w:sz="8" w:space="0" w:color="000000"/>
            </w:tcBorders>
            <w:shd w:val="clear" w:color="auto" w:fill="auto"/>
          </w:tcPr>
          <w:p w:rsidR="005D7373" w:rsidRPr="000F5A34" w:rsidRDefault="005D7373" w:rsidP="005D7373">
            <w:pPr>
              <w:spacing w:before="60" w:after="60"/>
              <w:rPr>
                <w:rFonts w:eastAsia="Calibri" w:cs="Arial"/>
                <w:sz w:val="18"/>
                <w:szCs w:val="18"/>
                <w:lang w:eastAsia="en-US"/>
              </w:rPr>
            </w:pPr>
            <w:r w:rsidRPr="00DD2515">
              <w:rPr>
                <w:rFonts w:eastAsia="Calibri" w:cs="Arial"/>
                <w:b/>
                <w:color w:val="A6A6A6" w:themeColor="background1" w:themeShade="A6"/>
                <w:sz w:val="18"/>
                <w:szCs w:val="18"/>
                <w:lang w:eastAsia="en-US"/>
              </w:rPr>
              <w:t>1-2-3-4-5-6-7</w:t>
            </w:r>
            <w:r w:rsidR="000F5A34">
              <w:rPr>
                <w:rFonts w:eastAsia="Calibri" w:cs="Arial"/>
                <w:sz w:val="18"/>
                <w:szCs w:val="18"/>
                <w:lang w:eastAsia="en-US"/>
              </w:rPr>
              <w:t xml:space="preserve">     </w:t>
            </w:r>
            <w:r w:rsidR="000F5A34" w:rsidRPr="00EF7A5A">
              <w:rPr>
                <w:rFonts w:eastAsia="Calibri" w:cs="Arial"/>
                <w:color w:val="000000"/>
                <w:sz w:val="18"/>
                <w:szCs w:val="18"/>
                <w:lang w:eastAsia="en-US"/>
              </w:rPr>
              <w:t xml:space="preserve">[No equivalent feature in S-101. </w:t>
            </w:r>
            <w:r w:rsidR="000F5A34">
              <w:rPr>
                <w:rFonts w:eastAsia="Calibri" w:cs="Arial"/>
                <w:color w:val="000000"/>
                <w:sz w:val="18"/>
                <w:szCs w:val="18"/>
                <w:lang w:eastAsia="en-US"/>
              </w:rPr>
              <w:t>S</w:t>
            </w:r>
            <w:r w:rsidR="000F5A34" w:rsidRPr="00EF7A5A">
              <w:rPr>
                <w:rFonts w:eastAsia="Calibri" w:cs="Arial"/>
                <w:color w:val="000000"/>
                <w:sz w:val="18"/>
                <w:szCs w:val="18"/>
                <w:lang w:eastAsia="en-US"/>
              </w:rPr>
              <w:t>ee clause 4.</w:t>
            </w:r>
            <w:r w:rsidR="000F5A34">
              <w:rPr>
                <w:rFonts w:eastAsia="Calibri" w:cs="Arial"/>
                <w:color w:val="000000"/>
                <w:sz w:val="18"/>
                <w:szCs w:val="18"/>
                <w:lang w:eastAsia="en-US"/>
              </w:rPr>
              <w:t>6.7.1</w:t>
            </w:r>
            <w:r w:rsidR="000F5A34" w:rsidRPr="00EF7A5A">
              <w:rPr>
                <w:rFonts w:eastAsia="Calibri" w:cs="Arial"/>
                <w:color w:val="000000"/>
                <w:sz w:val="18"/>
                <w:szCs w:val="18"/>
                <w:lang w:eastAsia="en-US"/>
              </w:rPr>
              <w:t>]</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dstrike/>
                <w:color w:val="FF0000"/>
                <w:sz w:val="18"/>
                <w:szCs w:val="18"/>
                <w:lang w:eastAsia="en-US"/>
              </w:rPr>
              <w:t>NEWOBJ</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1-2-3-4-5-6-7</w:t>
            </w:r>
            <w:r w:rsidRPr="00EF7A5A">
              <w:rPr>
                <w:rFonts w:eastAsia="Calibri" w:cs="Arial"/>
                <w:color w:val="000000"/>
                <w:sz w:val="18"/>
                <w:szCs w:val="18"/>
                <w:lang w:eastAsia="en-US"/>
              </w:rPr>
              <w:t xml:space="preserve">     </w:t>
            </w:r>
            <w:r w:rsidRPr="00EF7A5A">
              <w:rPr>
                <w:rFonts w:eastAsia="Calibri" w:cs="Arial"/>
                <w:sz w:val="18"/>
                <w:szCs w:val="18"/>
                <w:lang w:eastAsia="en-US"/>
              </w:rPr>
              <w:t>[</w:t>
            </w:r>
            <w:r w:rsidRPr="00EF7A5A">
              <w:rPr>
                <w:rFonts w:eastAsia="Calibri" w:cs="Arial"/>
                <w:b/>
                <w:sz w:val="18"/>
                <w:szCs w:val="18"/>
                <w:lang w:eastAsia="en-US"/>
              </w:rPr>
              <w:t>water level effect</w:t>
            </w:r>
            <w:r w:rsidRPr="00EF7A5A">
              <w:rPr>
                <w:rFonts w:eastAsia="Calibri" w:cs="Arial"/>
                <w:sz w:val="18"/>
                <w:szCs w:val="18"/>
                <w:lang w:eastAsia="en-US"/>
              </w:rPr>
              <w:t xml:space="preserve"> is not a valid attribute for </w:t>
            </w:r>
            <w:r w:rsidRPr="00EF7A5A">
              <w:rPr>
                <w:rFonts w:eastAsia="Calibri" w:cs="Arial"/>
                <w:b/>
                <w:sz w:val="18"/>
                <w:szCs w:val="18"/>
                <w:lang w:eastAsia="en-US"/>
              </w:rPr>
              <w:t>Virtual AIS Aid to Navigation</w:t>
            </w:r>
            <w:r w:rsidRPr="00EF7A5A">
              <w:rPr>
                <w:rFonts w:eastAsia="Calibri" w:cs="Arial"/>
                <w:sz w:val="18"/>
                <w:szCs w:val="18"/>
                <w:lang w:eastAsia="en-US"/>
              </w:rPr>
              <w:t>]</w:t>
            </w:r>
          </w:p>
        </w:tc>
      </w:tr>
      <w:tr w:rsidR="005D7373" w:rsidRPr="00EF7A5A" w:rsidTr="0062504E">
        <w:trPr>
          <w:gridBefore w:val="1"/>
          <w:wBefore w:w="6" w:type="dxa"/>
          <w:cantSplit/>
          <w:trHeight w:val="272"/>
          <w:jc w:val="center"/>
        </w:trPr>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nil"/>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dstrike/>
                <w:color w:val="000000"/>
                <w:sz w:val="18"/>
                <w:szCs w:val="18"/>
                <w:lang w:eastAsia="en-US"/>
              </w:rPr>
            </w:pPr>
            <w:r w:rsidRPr="00EF7A5A">
              <w:rPr>
                <w:rFonts w:eastAsia="Calibri" w:cs="Arial"/>
                <w:dstrike/>
                <w:color w:val="FF0000"/>
                <w:sz w:val="18"/>
                <w:szCs w:val="18"/>
                <w:lang w:eastAsia="en-US"/>
              </w:rPr>
              <w:t>HORDAT</w:t>
            </w:r>
          </w:p>
        </w:tc>
        <w:tc>
          <w:tcPr>
            <w:tcW w:w="1132" w:type="dxa"/>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nil"/>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[No equivalent attribute in S-101]</w:t>
            </w:r>
          </w:p>
        </w:tc>
      </w:tr>
      <w:tr w:rsidR="005D7373" w:rsidRPr="00EF7A5A" w:rsidTr="0062504E">
        <w:trPr>
          <w:gridBefore w:val="1"/>
          <w:wBefore w:w="6" w:type="dxa"/>
          <w:cantSplit/>
          <w:trHeight w:val="272"/>
          <w:jc w:val="center"/>
        </w:trPr>
        <w:tc>
          <w:tcPr>
            <w:tcW w:w="1132" w:type="dxa"/>
            <w:tcBorders>
              <w:top w:val="single" w:sz="8" w:space="0" w:color="000000"/>
              <w:left w:val="nil"/>
              <w:bottom w:val="nil"/>
              <w:right w:val="nil"/>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w:t>
            </w:r>
          </w:p>
        </w:tc>
        <w:tc>
          <w:tcPr>
            <w:tcW w:w="1132" w:type="dxa"/>
            <w:tcBorders>
              <w:top w:val="single" w:sz="8" w:space="0" w:color="000000"/>
              <w:left w:val="nil"/>
              <w:bottom w:val="nil"/>
              <w:right w:val="nil"/>
            </w:tcBorders>
            <w:shd w:val="clear" w:color="auto" w:fill="auto"/>
          </w:tcPr>
          <w:p w:rsidR="005D7373" w:rsidRPr="00EF7A5A" w:rsidRDefault="005D7373" w:rsidP="005D7373">
            <w:pPr>
              <w:spacing w:before="60" w:after="60"/>
              <w:jc w:val="both"/>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nil"/>
              <w:right w:val="nil"/>
            </w:tcBorders>
            <w:shd w:val="clear" w:color="auto" w:fill="auto"/>
          </w:tcPr>
          <w:p w:rsidR="005D7373" w:rsidRPr="00EF7A5A" w:rsidRDefault="005D7373" w:rsidP="005D7373">
            <w:pPr>
              <w:spacing w:before="60" w:after="60"/>
              <w:jc w:val="both"/>
              <w:rPr>
                <w:rFonts w:eastAsia="Calibri" w:cs="Arial"/>
                <w:color w:val="000000"/>
                <w:sz w:val="18"/>
                <w:szCs w:val="18"/>
                <w:lang w:eastAsia="en-US"/>
              </w:rPr>
            </w:pPr>
            <w:r w:rsidRPr="00EF7A5A">
              <w:rPr>
                <w:rFonts w:eastAsia="Calibri" w:cs="Arial"/>
                <w:color w:val="000000"/>
                <w:sz w:val="18"/>
                <w:szCs w:val="18"/>
                <w:lang w:eastAsia="en-US"/>
              </w:rPr>
              <w:t> </w:t>
            </w:r>
          </w:p>
        </w:tc>
      </w:tr>
      <w:tr w:rsidR="005D7373" w:rsidRPr="00EF7A5A" w:rsidTr="0062504E">
        <w:trPr>
          <w:gridBefore w:val="1"/>
          <w:wBefore w:w="6" w:type="dxa"/>
          <w:cantSplit/>
          <w:trHeight w:val="272"/>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QUAPOS</w:t>
            </w:r>
          </w:p>
        </w:tc>
        <w:tc>
          <w:tcPr>
            <w:tcW w:w="1132"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 </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b/>
                <w:dstrike/>
                <w:color w:val="FF0000"/>
                <w:sz w:val="18"/>
                <w:szCs w:val="18"/>
                <w:lang w:eastAsia="en-US"/>
              </w:rPr>
              <w:t>1-2</w:t>
            </w:r>
            <w:r w:rsidRPr="006A7B03">
              <w:rPr>
                <w:rFonts w:ascii="Arial Bold" w:eastAsia="Calibri" w:hAnsi="Arial Bold" w:cs="Arial"/>
                <w:b/>
                <w:dstrike/>
                <w:color w:val="FF0000"/>
                <w:sz w:val="18"/>
                <w:szCs w:val="18"/>
                <w:lang w:eastAsia="en-US"/>
                <w:rPrChange w:id="2269" w:author="Jeff Wootton" w:date="2024-07-26T11:43:00Z">
                  <w:rPr>
                    <w:rFonts w:eastAsia="Calibri" w:cs="Arial"/>
                    <w:b/>
                    <w:dstrike/>
                    <w:color w:val="FF0000"/>
                    <w:sz w:val="18"/>
                    <w:szCs w:val="18"/>
                    <w:lang w:eastAsia="en-US"/>
                  </w:rPr>
                </w:rPrChange>
              </w:rPr>
              <w:t>-</w:t>
            </w:r>
            <w:r w:rsidRPr="006A7B03">
              <w:rPr>
                <w:rFonts w:ascii="Arial Bold" w:eastAsia="Calibri" w:hAnsi="Arial Bold" w:cs="Arial"/>
                <w:b/>
                <w:color w:val="A6A6A6" w:themeColor="background1" w:themeShade="A6"/>
                <w:sz w:val="18"/>
                <w:szCs w:val="18"/>
                <w:lang w:eastAsia="en-US"/>
                <w:rPrChange w:id="2270" w:author="Jeff Wootton" w:date="2024-07-26T11:41:00Z">
                  <w:rPr>
                    <w:rFonts w:eastAsia="Calibri" w:cs="Arial"/>
                    <w:b/>
                    <w:dstrike/>
                    <w:color w:val="FF0000"/>
                    <w:sz w:val="18"/>
                    <w:szCs w:val="18"/>
                    <w:lang w:eastAsia="en-US"/>
                  </w:rPr>
                </w:rPrChange>
              </w:rPr>
              <w:t>3-</w:t>
            </w:r>
            <w:r w:rsidRPr="00EF7A5A">
              <w:rPr>
                <w:rFonts w:eastAsia="Calibri" w:cs="Arial"/>
                <w:color w:val="000000"/>
                <w:sz w:val="18"/>
                <w:szCs w:val="18"/>
                <w:lang w:eastAsia="en-US"/>
              </w:rPr>
              <w:t>4</w:t>
            </w:r>
            <w:r w:rsidRPr="006A7B03">
              <w:rPr>
                <w:rFonts w:ascii="Arial Bold" w:eastAsia="Calibri" w:hAnsi="Arial Bold" w:cs="Arial"/>
                <w:b/>
                <w:bCs/>
                <w:color w:val="A6A6A6" w:themeColor="background1" w:themeShade="A6"/>
                <w:sz w:val="18"/>
                <w:szCs w:val="18"/>
                <w:lang w:eastAsia="en-US"/>
                <w:rPrChange w:id="2271" w:author="Jeff Wootton" w:date="2024-07-26T11:43:00Z">
                  <w:rPr>
                    <w:rFonts w:eastAsia="Calibri" w:cs="Arial"/>
                    <w:color w:val="000000"/>
                    <w:sz w:val="18"/>
                    <w:szCs w:val="18"/>
                    <w:lang w:eastAsia="en-US"/>
                  </w:rPr>
                </w:rPrChange>
              </w:rPr>
              <w:t>-5</w:t>
            </w:r>
            <w:r w:rsidRPr="006A7B03">
              <w:rPr>
                <w:rFonts w:eastAsia="Calibri" w:cs="Arial"/>
                <w:b/>
                <w:color w:val="A6A6A6" w:themeColor="background1" w:themeShade="A6"/>
                <w:sz w:val="18"/>
                <w:szCs w:val="18"/>
                <w:lang w:eastAsia="en-US"/>
                <w:rPrChange w:id="2272" w:author="Jeff Wootton" w:date="2024-07-26T11:43:00Z">
                  <w:rPr>
                    <w:rFonts w:eastAsia="Calibri" w:cs="Arial"/>
                    <w:b/>
                    <w:dstrike/>
                    <w:color w:val="FF0000"/>
                    <w:sz w:val="18"/>
                    <w:szCs w:val="18"/>
                    <w:lang w:eastAsia="en-US"/>
                  </w:rPr>
                </w:rPrChange>
              </w:rPr>
              <w:t>-6-7-8-9</w:t>
            </w:r>
            <w:r w:rsidRPr="00EF7A5A">
              <w:rPr>
                <w:rFonts w:eastAsia="Calibri" w:cs="Arial"/>
                <w:b/>
                <w:dstrike/>
                <w:color w:val="FF0000"/>
                <w:sz w:val="18"/>
                <w:szCs w:val="18"/>
                <w:lang w:eastAsia="en-US"/>
              </w:rPr>
              <w:t>-10</w:t>
            </w:r>
            <w:r w:rsidRPr="0093013F">
              <w:rPr>
                <w:rFonts w:ascii="Arial Bold" w:eastAsia="Calibri" w:hAnsi="Arial Bold" w:cs="Arial"/>
                <w:b/>
                <w:color w:val="A6A6A6" w:themeColor="background1" w:themeShade="A6"/>
                <w:sz w:val="18"/>
                <w:szCs w:val="18"/>
                <w:lang w:eastAsia="en-US"/>
                <w:rPrChange w:id="2273" w:author="Jeff Wootton" w:date="2024-07-26T11:44:00Z">
                  <w:rPr>
                    <w:rFonts w:eastAsia="Calibri" w:cs="Arial"/>
                    <w:b/>
                    <w:dstrike/>
                    <w:color w:val="FF0000"/>
                    <w:sz w:val="18"/>
                    <w:szCs w:val="18"/>
                    <w:lang w:eastAsia="en-US"/>
                  </w:rPr>
                </w:rPrChange>
              </w:rPr>
              <w:t>-11</w:t>
            </w:r>
            <w:ins w:id="2274" w:author="Jeff Wootton" w:date="2024-07-26T11:45:00Z">
              <w:r w:rsidR="00CA7A75">
                <w:rPr>
                  <w:rFonts w:ascii="Arial Bold" w:eastAsia="Calibri" w:hAnsi="Arial Bold" w:cs="Arial"/>
                  <w:b/>
                  <w:color w:val="A6A6A6" w:themeColor="background1" w:themeShade="A6"/>
                  <w:sz w:val="18"/>
                  <w:szCs w:val="18"/>
                  <w:lang w:eastAsia="en-US"/>
                </w:rPr>
                <w:t xml:space="preserve">     </w:t>
              </w:r>
              <w:r w:rsidR="00CA7A75" w:rsidRPr="00EF7A5A">
                <w:rPr>
                  <w:rFonts w:eastAsia="Calibri" w:cs="Arial"/>
                  <w:sz w:val="18"/>
                  <w:szCs w:val="18"/>
                  <w:lang w:eastAsia="en-US"/>
                </w:rPr>
                <w:t>[Value</w:t>
              </w:r>
              <w:r w:rsidR="00CA7A75">
                <w:rPr>
                  <w:rFonts w:eastAsia="Calibri" w:cs="Arial"/>
                  <w:sz w:val="18"/>
                  <w:szCs w:val="18"/>
                  <w:lang w:eastAsia="en-US"/>
                </w:rPr>
                <w:t>s 3, 5</w:t>
              </w:r>
              <w:r w:rsidR="00A50B3C">
                <w:rPr>
                  <w:rFonts w:eastAsia="Calibri" w:cs="Arial"/>
                  <w:sz w:val="18"/>
                  <w:szCs w:val="18"/>
                  <w:lang w:eastAsia="en-US"/>
                </w:rPr>
                <w:t>, 6, 7, 8, 9 and 11</w:t>
              </w:r>
              <w:r w:rsidR="00CA7A75" w:rsidRPr="00EF7A5A">
                <w:rPr>
                  <w:rFonts w:eastAsia="Calibri" w:cs="Arial"/>
                  <w:sz w:val="18"/>
                  <w:szCs w:val="18"/>
                  <w:lang w:eastAsia="en-US"/>
                </w:rPr>
                <w:t xml:space="preserve"> convert to value </w:t>
              </w:r>
              <w:r w:rsidR="00A50B3C">
                <w:rPr>
                  <w:rFonts w:eastAsia="Calibri" w:cs="Arial"/>
                  <w:sz w:val="18"/>
                  <w:szCs w:val="18"/>
                  <w:lang w:eastAsia="en-US"/>
                </w:rPr>
                <w:t>4</w:t>
              </w:r>
              <w:r w:rsidR="00CA7A75" w:rsidRPr="00EF7A5A">
                <w:rPr>
                  <w:rFonts w:eastAsia="Calibri" w:cs="Arial"/>
                  <w:sz w:val="18"/>
                  <w:szCs w:val="18"/>
                  <w:lang w:eastAsia="en-US"/>
                </w:rPr>
                <w:t>]</w:t>
              </w:r>
            </w:ins>
          </w:p>
        </w:tc>
      </w:tr>
      <w:tr w:rsidR="00172A50" w:rsidRPr="00EF7A5A" w:rsidTr="0062504E">
        <w:trPr>
          <w:gridBefore w:val="1"/>
          <w:wBefore w:w="6" w:type="dxa"/>
          <w:cantSplit/>
          <w:trHeight w:val="272"/>
          <w:jc w:val="center"/>
        </w:trPr>
        <w:tc>
          <w:tcPr>
            <w:tcW w:w="1132" w:type="dxa"/>
            <w:tcBorders>
              <w:top w:val="single" w:sz="8" w:space="0" w:color="000000"/>
              <w:left w:val="single" w:sz="8" w:space="0" w:color="000000"/>
              <w:bottom w:val="single" w:sz="8" w:space="0" w:color="000000"/>
              <w:right w:val="single" w:sz="8" w:space="0" w:color="000000"/>
            </w:tcBorders>
            <w:shd w:val="clear" w:color="auto" w:fill="auto"/>
          </w:tcPr>
          <w:p w:rsidR="00172A50" w:rsidRPr="00EF7A5A" w:rsidRDefault="00172A50" w:rsidP="005D7373">
            <w:pPr>
              <w:spacing w:before="60" w:after="60"/>
              <w:rPr>
                <w:rFonts w:eastAsia="Calibri" w:cs="Arial"/>
                <w:color w:val="000000"/>
                <w:sz w:val="18"/>
                <w:szCs w:val="18"/>
                <w:lang w:eastAsia="en-US"/>
              </w:rPr>
            </w:pPr>
          </w:p>
        </w:tc>
        <w:tc>
          <w:tcPr>
            <w:tcW w:w="1132" w:type="dxa"/>
            <w:tcBorders>
              <w:top w:val="single" w:sz="8" w:space="0" w:color="000000"/>
              <w:left w:val="nil"/>
              <w:bottom w:val="single" w:sz="8" w:space="0" w:color="000000"/>
              <w:right w:val="single" w:sz="8" w:space="0" w:color="000000"/>
            </w:tcBorders>
            <w:shd w:val="clear" w:color="auto" w:fill="auto"/>
          </w:tcPr>
          <w:p w:rsidR="00172A50" w:rsidRPr="00EF7A5A" w:rsidRDefault="00172A50"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M_SREL</w:t>
            </w:r>
          </w:p>
        </w:tc>
        <w:tc>
          <w:tcPr>
            <w:tcW w:w="7228" w:type="dxa"/>
            <w:gridSpan w:val="2"/>
            <w:tcBorders>
              <w:top w:val="single" w:sz="8" w:space="0" w:color="000000"/>
              <w:left w:val="nil"/>
              <w:bottom w:val="single" w:sz="8" w:space="0" w:color="000000"/>
              <w:right w:val="single" w:sz="8" w:space="0" w:color="000000"/>
            </w:tcBorders>
            <w:shd w:val="clear" w:color="auto" w:fill="auto"/>
          </w:tcPr>
          <w:p w:rsidR="00172A50" w:rsidRPr="00EF7A5A" w:rsidRDefault="00172A50" w:rsidP="005D7373">
            <w:pPr>
              <w:spacing w:before="60" w:after="60"/>
              <w:rPr>
                <w:rFonts w:eastAsia="Calibri" w:cs="Arial"/>
                <w:b/>
                <w:dstrike/>
                <w:color w:val="FF0000"/>
                <w:sz w:val="18"/>
                <w:szCs w:val="18"/>
                <w:lang w:eastAsia="en-US"/>
              </w:rPr>
            </w:pPr>
            <w:r w:rsidRPr="00EF7A5A">
              <w:rPr>
                <w:rFonts w:eastAsia="Calibri" w:cs="Arial"/>
                <w:b/>
                <w:dstrike/>
                <w:color w:val="FF0000"/>
                <w:sz w:val="18"/>
                <w:szCs w:val="18"/>
                <w:lang w:eastAsia="en-US"/>
              </w:rPr>
              <w:t>1-2-3-</w:t>
            </w:r>
            <w:r w:rsidRPr="00EF7A5A">
              <w:rPr>
                <w:rFonts w:eastAsia="Calibri" w:cs="Arial"/>
                <w:color w:val="000000"/>
                <w:sz w:val="18"/>
                <w:szCs w:val="18"/>
                <w:lang w:eastAsia="en-US"/>
              </w:rPr>
              <w:t>4</w:t>
            </w:r>
            <w:r w:rsidRPr="00EF7A5A">
              <w:rPr>
                <w:rFonts w:eastAsia="Calibri" w:cs="Arial"/>
                <w:b/>
                <w:dstrike/>
                <w:color w:val="FF0000"/>
                <w:sz w:val="18"/>
                <w:szCs w:val="18"/>
                <w:lang w:eastAsia="en-US"/>
              </w:rPr>
              <w:t>-5-6-7-8-9-10-11</w:t>
            </w:r>
          </w:p>
        </w:tc>
      </w:tr>
      <w:tr w:rsidR="005D7373" w:rsidRPr="00EF7A5A" w:rsidTr="0062504E">
        <w:trPr>
          <w:gridBefore w:val="1"/>
          <w:wBefore w:w="6" w:type="dxa"/>
          <w:cantSplit/>
          <w:trHeight w:val="272"/>
          <w:jc w:val="center"/>
        </w:trPr>
        <w:tc>
          <w:tcPr>
            <w:tcW w:w="1132" w:type="dxa"/>
            <w:tcBorders>
              <w:top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p>
        </w:tc>
        <w:tc>
          <w:tcPr>
            <w:tcW w:w="1132" w:type="dxa"/>
            <w:tcBorders>
              <w:top w:val="single" w:sz="8" w:space="0" w:color="000000"/>
            </w:tcBorders>
            <w:shd w:val="clear" w:color="auto" w:fill="auto"/>
          </w:tcPr>
          <w:p w:rsidR="005D7373" w:rsidRPr="00EF7A5A" w:rsidRDefault="005D7373" w:rsidP="005D7373">
            <w:pPr>
              <w:spacing w:before="60" w:after="60"/>
              <w:rPr>
                <w:rFonts w:eastAsia="Calibri" w:cs="Arial"/>
                <w:b/>
                <w:bCs/>
                <w:color w:val="000000"/>
                <w:sz w:val="18"/>
                <w:szCs w:val="18"/>
                <w:lang w:eastAsia="en-US"/>
              </w:rPr>
            </w:pPr>
          </w:p>
        </w:tc>
        <w:tc>
          <w:tcPr>
            <w:tcW w:w="7228" w:type="dxa"/>
            <w:gridSpan w:val="2"/>
            <w:tcBorders>
              <w:top w:val="single" w:sz="8" w:space="0" w:color="000000"/>
            </w:tcBorders>
            <w:shd w:val="clear" w:color="auto" w:fill="auto"/>
            <w:vAlign w:val="center"/>
          </w:tcPr>
          <w:p w:rsidR="005D7373" w:rsidRPr="00EF7A5A" w:rsidRDefault="005D7373" w:rsidP="00F23D1F">
            <w:pPr>
              <w:spacing w:before="60" w:after="60"/>
              <w:jc w:val="right"/>
              <w:rPr>
                <w:rFonts w:eastAsia="Calibri" w:cs="Arial"/>
                <w:b/>
                <w:dstrike/>
                <w:color w:val="FF0000"/>
                <w:sz w:val="18"/>
                <w:szCs w:val="18"/>
                <w:lang w:eastAsia="en-US"/>
              </w:rPr>
            </w:pPr>
            <w:r w:rsidRPr="00EF7A5A">
              <w:rPr>
                <w:rFonts w:eastAsia="Calibri" w:cs="Arial"/>
                <w:i/>
                <w:sz w:val="18"/>
                <w:szCs w:val="18"/>
                <w:lang w:eastAsia="en-US"/>
              </w:rPr>
              <w:t>Table A</w:t>
            </w:r>
            <w:r w:rsidR="00F23D1F" w:rsidRPr="00EF7A5A">
              <w:rPr>
                <w:rFonts w:eastAsia="Calibri" w:cs="Arial"/>
                <w:i/>
                <w:sz w:val="18"/>
                <w:szCs w:val="18"/>
                <w:lang w:eastAsia="en-US"/>
              </w:rPr>
              <w:t>-</w:t>
            </w:r>
            <w:r w:rsidRPr="00EF7A5A">
              <w:rPr>
                <w:rFonts w:eastAsia="Calibri" w:cs="Arial"/>
                <w:i/>
                <w:sz w:val="18"/>
                <w:szCs w:val="18"/>
                <w:lang w:eastAsia="en-US"/>
              </w:rPr>
              <w:t>2</w:t>
            </w:r>
          </w:p>
        </w:tc>
      </w:tr>
    </w:tbl>
    <w:p w:rsidR="005D7373" w:rsidRPr="00EF7A5A" w:rsidRDefault="00FF7263" w:rsidP="007164DF">
      <w:pPr>
        <w:pStyle w:val="Heading2Annex"/>
        <w:pageBreakBefore/>
        <w:numPr>
          <w:ilvl w:val="0"/>
          <w:numId w:val="27"/>
        </w:numPr>
        <w:ind w:left="567" w:hanging="567"/>
      </w:pPr>
      <w:bookmarkStart w:id="2275" w:name="_Toc173416566"/>
      <w:r w:rsidRPr="00EF7A5A">
        <w:t>Enhanced S-101 encoding</w:t>
      </w:r>
      <w:bookmarkEnd w:id="2275"/>
    </w:p>
    <w:p w:rsidR="005D7373" w:rsidRPr="00EF7A5A" w:rsidRDefault="005D7373" w:rsidP="005D7373">
      <w:pPr>
        <w:spacing w:after="120"/>
        <w:jc w:val="both"/>
        <w:rPr>
          <w:rFonts w:eastAsia="Calibri" w:cs="Arial"/>
          <w:lang w:eastAsia="en-US"/>
        </w:rPr>
      </w:pPr>
      <w:r w:rsidRPr="00EF7A5A">
        <w:rPr>
          <w:rFonts w:eastAsia="Calibri" w:cs="Arial"/>
          <w:lang w:eastAsia="en-US"/>
        </w:rPr>
        <w:t>Table A</w:t>
      </w:r>
      <w:r w:rsidR="00CD5DD6" w:rsidRPr="00EF7A5A">
        <w:rPr>
          <w:rFonts w:eastAsia="Calibri" w:cs="Arial"/>
          <w:lang w:eastAsia="en-US"/>
        </w:rPr>
        <w:t>-</w:t>
      </w:r>
      <w:r w:rsidRPr="00EF7A5A">
        <w:rPr>
          <w:rFonts w:eastAsia="Calibri" w:cs="Arial"/>
          <w:lang w:eastAsia="en-US"/>
        </w:rPr>
        <w:t>3 below provides a summary of additional manual encoding that may be considered for converted S-101 ENC datasets post-conversion in order to produce “full capability” S-101 ENCs.</w:t>
      </w:r>
      <w:r w:rsidR="009F46FA" w:rsidRPr="00EF7A5A">
        <w:rPr>
          <w:rFonts w:eastAsia="Calibri" w:cs="Arial"/>
          <w:lang w:eastAsia="en-US"/>
        </w:rPr>
        <w:t xml:space="preserve"> </w:t>
      </w:r>
      <w:r w:rsidRPr="00EF7A5A">
        <w:rPr>
          <w:rFonts w:eastAsia="Calibri" w:cs="Arial"/>
          <w:lang w:eastAsia="en-US"/>
        </w:rPr>
        <w:t>However, for new enumerate values introduced in S-101, see Table A</w:t>
      </w:r>
      <w:r w:rsidR="00CD5DD6" w:rsidRPr="00EF7A5A">
        <w:rPr>
          <w:rFonts w:eastAsia="Calibri" w:cs="Arial"/>
          <w:lang w:eastAsia="en-US"/>
        </w:rPr>
        <w:t>-</w:t>
      </w:r>
      <w:r w:rsidRPr="00EF7A5A">
        <w:rPr>
          <w:rFonts w:eastAsia="Calibri" w:cs="Arial"/>
          <w:lang w:eastAsia="en-US"/>
        </w:rPr>
        <w:t>2 above.</w:t>
      </w:r>
    </w:p>
    <w:p w:rsidR="005D7373" w:rsidRPr="00EF7A5A" w:rsidRDefault="005D7373" w:rsidP="005D7373">
      <w:pPr>
        <w:spacing w:after="120"/>
        <w:jc w:val="both"/>
        <w:rPr>
          <w:rFonts w:eastAsia="Calibri" w:cs="Arial"/>
          <w:lang w:eastAsia="en-US"/>
        </w:rPr>
      </w:pPr>
      <w:bookmarkStart w:id="2276" w:name="_Hlk118356723"/>
      <w:r w:rsidRPr="00EF7A5A">
        <w:rPr>
          <w:rFonts w:eastAsia="Calibri" w:cs="Arial"/>
          <w:lang w:eastAsia="en-US"/>
        </w:rPr>
        <w:t>NOTE: The additional encoding summarised below is not a requirement in order to produce “S-57 equivalent” S-101 datasets.</w:t>
      </w:r>
    </w:p>
    <w:tbl>
      <w:tblPr>
        <w:tblW w:w="9508" w:type="dxa"/>
        <w:jc w:val="center"/>
        <w:tblLayout w:type="fixed"/>
        <w:tblLook w:val="0000" w:firstRow="0" w:lastRow="0" w:firstColumn="0" w:lastColumn="0" w:noHBand="0" w:noVBand="0"/>
      </w:tblPr>
      <w:tblGrid>
        <w:gridCol w:w="1843"/>
        <w:gridCol w:w="1134"/>
        <w:gridCol w:w="6531"/>
      </w:tblGrid>
      <w:tr w:rsidR="005D7373" w:rsidRPr="00EF7A5A" w:rsidTr="00AE4490">
        <w:trPr>
          <w:cantSplit/>
          <w:tblHeader/>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 xml:space="preserve">S-101 </w:t>
            </w:r>
            <w:r w:rsidR="00C147DC" w:rsidRPr="00EF7A5A">
              <w:rPr>
                <w:rFonts w:eastAsia="Calibri" w:cs="Arial"/>
                <w:b/>
                <w:bCs/>
                <w:color w:val="000000"/>
                <w:sz w:val="18"/>
                <w:szCs w:val="18"/>
                <w:lang w:eastAsia="en-US"/>
              </w:rPr>
              <w:t>Feature type</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cPr>
          <w:p w:rsidR="005D7373" w:rsidRPr="00EF7A5A" w:rsidRDefault="005D7373" w:rsidP="005D7373">
            <w:pPr>
              <w:spacing w:before="60" w:after="60"/>
              <w:rPr>
                <w:rFonts w:eastAsia="Calibri" w:cs="Arial"/>
                <w:b/>
                <w:color w:val="000000"/>
                <w:sz w:val="18"/>
                <w:szCs w:val="18"/>
                <w:lang w:eastAsia="en-US"/>
              </w:rPr>
            </w:pPr>
            <w:bookmarkStart w:id="2277" w:name="_Hlk68284206"/>
            <w:r w:rsidRPr="00EF7A5A">
              <w:rPr>
                <w:rFonts w:eastAsia="Calibri" w:cs="Arial"/>
                <w:b/>
                <w:color w:val="000000"/>
                <w:sz w:val="18"/>
                <w:szCs w:val="18"/>
                <w:lang w:eastAsia="en-US"/>
              </w:rPr>
              <w:t>S-57 Object</w:t>
            </w:r>
          </w:p>
        </w:tc>
        <w:tc>
          <w:tcPr>
            <w:tcW w:w="6531" w:type="dxa"/>
            <w:tcBorders>
              <w:top w:val="single" w:sz="8" w:space="0" w:color="000000"/>
              <w:left w:val="nil"/>
              <w:bottom w:val="single" w:sz="8" w:space="0" w:color="000000"/>
              <w:right w:val="single" w:sz="8" w:space="0" w:color="000000"/>
            </w:tcBorders>
            <w:shd w:val="clear" w:color="auto" w:fill="D9D9D9"/>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 xml:space="preserve">Remarks </w:t>
            </w:r>
          </w:p>
        </w:tc>
      </w:tr>
      <w:tr w:rsidR="003E18DF" w:rsidRPr="00EF7A5A" w:rsidTr="00AE4490">
        <w:trPr>
          <w:cantSplit/>
          <w:trHeight w:val="272"/>
          <w:jc w:val="center"/>
          <w:ins w:id="2278" w:author="Jeff Wootton" w:date="2024-07-25T14:09:00Z"/>
        </w:trPr>
        <w:tc>
          <w:tcPr>
            <w:tcW w:w="1843" w:type="dxa"/>
            <w:tcBorders>
              <w:top w:val="single" w:sz="8" w:space="0" w:color="000000"/>
              <w:left w:val="single" w:sz="8" w:space="0" w:color="000000"/>
              <w:bottom w:val="single" w:sz="8" w:space="0" w:color="000000"/>
              <w:right w:val="single" w:sz="8" w:space="0" w:color="000000"/>
            </w:tcBorders>
          </w:tcPr>
          <w:p w:rsidR="003E18DF" w:rsidRPr="00EF7A5A" w:rsidRDefault="003E18DF" w:rsidP="003E18DF">
            <w:pPr>
              <w:spacing w:before="60" w:after="60"/>
              <w:rPr>
                <w:ins w:id="2279" w:author="Jeff Wootton" w:date="2024-07-25T14:09:00Z"/>
                <w:rFonts w:eastAsia="Calibri" w:cs="Arial"/>
                <w:color w:val="000000"/>
                <w:sz w:val="18"/>
                <w:szCs w:val="18"/>
                <w:lang w:eastAsia="en-US"/>
              </w:rPr>
            </w:pPr>
            <w:ins w:id="2280" w:author="Jeff Wootton" w:date="2024-07-25T14:10:00Z">
              <w:r>
                <w:rPr>
                  <w:rFonts w:eastAsia="Calibri" w:cs="Arial"/>
                  <w:bCs/>
                  <w:color w:val="000000"/>
                  <w:sz w:val="18"/>
                  <w:szCs w:val="18"/>
                  <w:lang w:eastAsia="en-US"/>
                </w:rPr>
                <w:t>All Meta and Geo Features</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E18DF" w:rsidRPr="00EF7A5A" w:rsidRDefault="003E18DF" w:rsidP="003E18DF">
            <w:pPr>
              <w:spacing w:before="60" w:after="60"/>
              <w:rPr>
                <w:ins w:id="2281" w:author="Jeff Wootton" w:date="2024-07-25T14:09:00Z"/>
                <w:rFonts w:eastAsia="Calibri" w:cs="Arial"/>
                <w:color w:val="000000"/>
                <w:sz w:val="18"/>
                <w:szCs w:val="18"/>
                <w:lang w:eastAsia="en-US"/>
              </w:rPr>
            </w:pPr>
            <w:ins w:id="2282" w:author="Jeff Wootton" w:date="2024-07-25T14:10:00Z">
              <w:r>
                <w:rPr>
                  <w:rFonts w:eastAsia="Calibri" w:cs="Arial"/>
                  <w:bCs/>
                  <w:color w:val="000000"/>
                  <w:sz w:val="18"/>
                  <w:szCs w:val="18"/>
                  <w:lang w:eastAsia="en-US"/>
                </w:rPr>
                <w:t>All Meta and Geo</w:t>
              </w:r>
            </w:ins>
          </w:p>
        </w:tc>
        <w:tc>
          <w:tcPr>
            <w:tcW w:w="6531" w:type="dxa"/>
            <w:tcBorders>
              <w:top w:val="single" w:sz="8" w:space="0" w:color="000000"/>
              <w:left w:val="nil"/>
              <w:bottom w:val="single" w:sz="8" w:space="0" w:color="000000"/>
              <w:right w:val="single" w:sz="8" w:space="0" w:color="000000"/>
            </w:tcBorders>
            <w:shd w:val="clear" w:color="auto" w:fill="auto"/>
          </w:tcPr>
          <w:p w:rsidR="003E18DF" w:rsidRPr="00EF7A5A" w:rsidRDefault="003E18DF" w:rsidP="003E18DF">
            <w:pPr>
              <w:spacing w:before="60" w:after="60"/>
              <w:rPr>
                <w:ins w:id="2283" w:author="Jeff Wootton" w:date="2024-07-25T14:09:00Z"/>
                <w:sz w:val="18"/>
                <w:szCs w:val="18"/>
              </w:rPr>
            </w:pPr>
            <w:ins w:id="2284" w:author="Jeff Wootton" w:date="2024-07-25T14:10:00Z">
              <w:r>
                <w:rPr>
                  <w:rFonts w:eastAsia="Calibri" w:cs="Arial"/>
                  <w:color w:val="000000"/>
                  <w:sz w:val="18"/>
                  <w:szCs w:val="18"/>
                  <w:lang w:eastAsia="en-US"/>
                </w:rPr>
                <w:t xml:space="preserve">New </w:t>
              </w:r>
            </w:ins>
            <w:ins w:id="2285" w:author="Jeff Wootton" w:date="2024-07-25T14:14:00Z">
              <w:r w:rsidR="00915E8D">
                <w:rPr>
                  <w:rFonts w:eastAsia="Calibri" w:cs="Arial"/>
                  <w:color w:val="000000"/>
                  <w:sz w:val="18"/>
                  <w:szCs w:val="18"/>
                  <w:lang w:eastAsia="en-US"/>
                </w:rPr>
                <w:t xml:space="preserve">S-101 </w:t>
              </w:r>
            </w:ins>
            <w:ins w:id="2286" w:author="Jeff Wootton" w:date="2024-07-25T14:10:00Z">
              <w:r>
                <w:rPr>
                  <w:rFonts w:eastAsia="Calibri" w:cs="Arial"/>
                  <w:color w:val="000000"/>
                  <w:sz w:val="18"/>
                  <w:szCs w:val="18"/>
                  <w:lang w:eastAsia="en-US"/>
                </w:rPr>
                <w:t xml:space="preserve">attribute </w:t>
              </w:r>
              <w:r>
                <w:rPr>
                  <w:rFonts w:eastAsia="Calibri" w:cs="Arial"/>
                  <w:b/>
                  <w:color w:val="000000"/>
                  <w:sz w:val="18"/>
                  <w:szCs w:val="18"/>
                  <w:lang w:eastAsia="en-US"/>
                </w:rPr>
                <w:t>interoperability identifier</w:t>
              </w:r>
              <w:r>
                <w:rPr>
                  <w:rFonts w:eastAsia="Calibri" w:cs="Arial"/>
                  <w:color w:val="000000"/>
                  <w:sz w:val="18"/>
                  <w:szCs w:val="18"/>
                  <w:lang w:eastAsia="en-US"/>
                </w:rPr>
                <w:t>. See S-101 DCEG clause 27.11</w:t>
              </w:r>
            </w:ins>
            <w:ins w:id="2287" w:author="Jeff Wootton" w:date="2024-07-25T14:15:00Z">
              <w:r w:rsidR="00514F97">
                <w:rPr>
                  <w:rFonts w:eastAsia="Calibri" w:cs="Arial"/>
                  <w:color w:val="000000"/>
                  <w:sz w:val="18"/>
                  <w:szCs w:val="18"/>
                  <w:lang w:eastAsia="en-US"/>
                </w:rPr>
                <w:t>4</w:t>
              </w:r>
            </w:ins>
            <w:ins w:id="2288" w:author="Jeff Wootton" w:date="2024-07-25T14:10:00Z">
              <w:r>
                <w:rPr>
                  <w:rFonts w:eastAsia="Calibri" w:cs="Arial"/>
                  <w:color w:val="000000"/>
                  <w:sz w:val="18"/>
                  <w:szCs w:val="18"/>
                  <w:lang w:eastAsia="en-US"/>
                </w:rPr>
                <w:t>.</w:t>
              </w:r>
            </w:ins>
          </w:p>
        </w:tc>
      </w:tr>
      <w:tr w:rsidR="005D7373" w:rsidRPr="00EF7A5A" w:rsidDel="00C0018E" w:rsidTr="00AE4490">
        <w:trPr>
          <w:cantSplit/>
          <w:trHeight w:val="272"/>
          <w:jc w:val="center"/>
          <w:del w:id="2289" w:author="Jeff Wootton" w:date="2024-10-10T06:22:00Z"/>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Del="00C0018E" w:rsidRDefault="00AC4F4E" w:rsidP="005D7373">
            <w:pPr>
              <w:spacing w:before="60" w:after="60"/>
              <w:rPr>
                <w:del w:id="2290" w:author="Jeff Wootton" w:date="2024-10-10T06:22:00Z"/>
                <w:rFonts w:eastAsia="Calibri" w:cs="Arial"/>
                <w:color w:val="000000"/>
                <w:sz w:val="18"/>
                <w:szCs w:val="18"/>
                <w:lang w:eastAsia="en-US"/>
              </w:rPr>
            </w:pPr>
            <w:del w:id="2291" w:author="Jeff Wootton" w:date="2024-10-10T06:22:00Z">
              <w:r w:rsidRPr="00EF7A5A" w:rsidDel="00C0018E">
                <w:rPr>
                  <w:rFonts w:eastAsia="Calibri" w:cs="Arial"/>
                  <w:color w:val="000000"/>
                  <w:sz w:val="18"/>
                  <w:szCs w:val="18"/>
                  <w:lang w:eastAsia="en-US"/>
                </w:rPr>
                <w:delText>Various</w:delText>
              </w:r>
            </w:del>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Del="00C0018E" w:rsidRDefault="00AC4F4E" w:rsidP="005D7373">
            <w:pPr>
              <w:spacing w:before="60" w:after="60"/>
              <w:rPr>
                <w:del w:id="2292" w:author="Jeff Wootton" w:date="2024-10-10T06:22:00Z"/>
                <w:rFonts w:eastAsia="Calibri" w:cs="Arial"/>
                <w:color w:val="000000"/>
                <w:sz w:val="18"/>
                <w:szCs w:val="18"/>
                <w:lang w:eastAsia="en-US"/>
              </w:rPr>
            </w:pPr>
            <w:del w:id="2293" w:author="Jeff Wootton" w:date="2024-10-10T06:22:00Z">
              <w:r w:rsidRPr="00EF7A5A" w:rsidDel="00C0018E">
                <w:rPr>
                  <w:rFonts w:eastAsia="Calibri" w:cs="Arial"/>
                  <w:color w:val="000000"/>
                  <w:sz w:val="18"/>
                  <w:szCs w:val="18"/>
                  <w:lang w:eastAsia="en-US"/>
                </w:rPr>
                <w:delText>Various</w:delText>
              </w:r>
            </w:del>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Del="00C0018E" w:rsidRDefault="00AC4F4E" w:rsidP="00AC4F4E">
            <w:pPr>
              <w:spacing w:before="60" w:after="60"/>
              <w:rPr>
                <w:del w:id="2294" w:author="Jeff Wootton" w:date="2024-10-10T06:22:00Z"/>
                <w:rFonts w:eastAsia="Calibri" w:cs="Arial"/>
                <w:color w:val="000000"/>
                <w:sz w:val="18"/>
                <w:szCs w:val="18"/>
                <w:lang w:eastAsia="en-US"/>
              </w:rPr>
            </w:pPr>
            <w:del w:id="2295" w:author="Jeff Wootton" w:date="2024-10-10T06:22:00Z">
              <w:r w:rsidRPr="00EF7A5A" w:rsidDel="00C0018E">
                <w:rPr>
                  <w:sz w:val="18"/>
                  <w:szCs w:val="18"/>
                </w:rPr>
                <w:delText>File formats .HTM and .XML added as new allowable file formats in S-101</w:delText>
              </w:r>
              <w:r w:rsidR="00886173" w:rsidRPr="00EF7A5A" w:rsidDel="00C0018E">
                <w:rPr>
                  <w:sz w:val="18"/>
                  <w:szCs w:val="18"/>
                </w:rPr>
                <w:delText xml:space="preserve"> for attribute </w:delText>
              </w:r>
              <w:r w:rsidR="00886173" w:rsidRPr="00EF7A5A" w:rsidDel="00C0018E">
                <w:rPr>
                  <w:b/>
                  <w:sz w:val="18"/>
                  <w:szCs w:val="18"/>
                </w:rPr>
                <w:delText>file reference</w:delText>
              </w:r>
              <w:r w:rsidRPr="00EF7A5A" w:rsidDel="00C0018E">
                <w:rPr>
                  <w:sz w:val="18"/>
                  <w:szCs w:val="18"/>
                </w:rPr>
                <w:delText xml:space="preserve"> in addition to the .TXT format allowable in S-57.</w:delText>
              </w:r>
            </w:del>
          </w:p>
        </w:tc>
      </w:tr>
      <w:tr w:rsidR="00A44252"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A44252" w:rsidRPr="0062504E" w:rsidRDefault="00A44252" w:rsidP="00A44252">
            <w:pPr>
              <w:spacing w:before="60" w:after="60"/>
              <w:rPr>
                <w:rFonts w:eastAsia="Calibri" w:cs="Arial"/>
                <w:b/>
                <w:bCs/>
                <w:color w:val="000000"/>
                <w:sz w:val="18"/>
                <w:szCs w:val="18"/>
                <w:lang w:eastAsia="en-US"/>
              </w:rPr>
            </w:pPr>
            <w:r>
              <w:rPr>
                <w:rFonts w:eastAsia="Calibri" w:cs="Arial"/>
                <w:bCs/>
                <w:color w:val="000000"/>
                <w:sz w:val="18"/>
                <w:szCs w:val="18"/>
                <w:lang w:eastAsia="en-US"/>
              </w:rPr>
              <w:t xml:space="preserve">All Features having complex attribute </w:t>
            </w:r>
            <w:r>
              <w:rPr>
                <w:rFonts w:eastAsia="Calibri" w:cs="Arial"/>
                <w:b/>
                <w:bCs/>
                <w:color w:val="000000"/>
                <w:sz w:val="18"/>
                <w:szCs w:val="18"/>
                <w:lang w:eastAsia="en-US"/>
              </w:rPr>
              <w:t>feature name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A44252" w:rsidRPr="00EF7A5A" w:rsidRDefault="00A44252" w:rsidP="00A44252">
            <w:pPr>
              <w:spacing w:before="60" w:after="60"/>
              <w:rPr>
                <w:rFonts w:eastAsia="Calibri" w:cs="Arial"/>
                <w:bCs/>
                <w:color w:val="000000"/>
                <w:sz w:val="18"/>
                <w:szCs w:val="18"/>
                <w:lang w:eastAsia="en-US"/>
              </w:rPr>
            </w:pPr>
            <w:r>
              <w:rPr>
                <w:rFonts w:eastAsia="Calibri" w:cs="Arial"/>
                <w:bCs/>
                <w:color w:val="000000"/>
                <w:sz w:val="18"/>
                <w:szCs w:val="18"/>
                <w:lang w:eastAsia="en-US"/>
              </w:rPr>
              <w:t>All Objects having attribute OJBNAM</w:t>
            </w:r>
            <w:r w:rsidR="00AE4490">
              <w:rPr>
                <w:rFonts w:eastAsia="Calibri" w:cs="Arial"/>
                <w:bCs/>
                <w:color w:val="000000"/>
                <w:sz w:val="18"/>
                <w:szCs w:val="18"/>
                <w:lang w:eastAsia="en-US"/>
              </w:rPr>
              <w:t>, NOBJNM</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A44252" w:rsidRPr="00EF7A5A" w:rsidRDefault="00A44252" w:rsidP="005A6468">
            <w:pPr>
              <w:spacing w:before="60" w:after="60"/>
              <w:rPr>
                <w:rFonts w:eastAsia="Calibri" w:cs="Arial"/>
                <w:color w:val="000000"/>
                <w:sz w:val="18"/>
                <w:szCs w:val="18"/>
                <w:lang w:eastAsia="en-US"/>
              </w:rPr>
            </w:pPr>
            <w:r>
              <w:rPr>
                <w:rFonts w:eastAsia="Calibri" w:cs="Arial"/>
                <w:color w:val="000000"/>
                <w:sz w:val="18"/>
                <w:szCs w:val="18"/>
                <w:lang w:eastAsia="en-US"/>
              </w:rPr>
              <w:t xml:space="preserve">Capability to encode multiple instances of a single language version of a name; and </w:t>
            </w:r>
            <w:r w:rsidR="004C06D6">
              <w:rPr>
                <w:rFonts w:eastAsia="Calibri" w:cs="Arial"/>
                <w:color w:val="000000"/>
                <w:sz w:val="18"/>
                <w:szCs w:val="18"/>
                <w:lang w:eastAsia="en-US"/>
              </w:rPr>
              <w:t>multiple languages.</w:t>
            </w:r>
            <w:r w:rsidR="00AE4490">
              <w:rPr>
                <w:rFonts w:eastAsia="Calibri" w:cs="Arial"/>
                <w:color w:val="000000"/>
                <w:sz w:val="18"/>
                <w:szCs w:val="18"/>
                <w:lang w:eastAsia="en-US"/>
              </w:rPr>
              <w:t xml:space="preserve"> See S-101 DCEG clause 2.5.8.</w:t>
            </w:r>
          </w:p>
        </w:tc>
      </w:tr>
      <w:tr w:rsidR="00AE4490"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AE4490" w:rsidRPr="00EF7A5A" w:rsidRDefault="00AE4490" w:rsidP="00AE4490">
            <w:pPr>
              <w:spacing w:before="60" w:after="60"/>
              <w:rPr>
                <w:rFonts w:eastAsia="Calibri" w:cs="Arial"/>
                <w:bCs/>
                <w:color w:val="000000"/>
                <w:sz w:val="18"/>
                <w:szCs w:val="18"/>
                <w:lang w:eastAsia="en-US"/>
              </w:rPr>
            </w:pPr>
            <w:r>
              <w:rPr>
                <w:rFonts w:eastAsia="Calibri" w:cs="Arial"/>
                <w:bCs/>
                <w:color w:val="000000"/>
                <w:sz w:val="18"/>
                <w:szCs w:val="18"/>
                <w:lang w:eastAsia="en-US"/>
              </w:rPr>
              <w:t xml:space="preserve">All Features having complex attribute </w:t>
            </w:r>
            <w:r>
              <w:rPr>
                <w:rFonts w:eastAsia="Calibri" w:cs="Arial"/>
                <w:b/>
                <w:bCs/>
                <w:color w:val="000000"/>
                <w:sz w:val="18"/>
                <w:szCs w:val="18"/>
                <w:lang w:eastAsia="en-US"/>
              </w:rPr>
              <w:t>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AE4490" w:rsidRPr="00EF7A5A" w:rsidRDefault="00AE4490" w:rsidP="00AE4490">
            <w:pPr>
              <w:spacing w:before="60" w:after="60"/>
              <w:rPr>
                <w:rFonts w:eastAsia="Calibri" w:cs="Arial"/>
                <w:bCs/>
                <w:color w:val="000000"/>
                <w:sz w:val="18"/>
                <w:szCs w:val="18"/>
                <w:lang w:eastAsia="en-US"/>
              </w:rPr>
            </w:pPr>
            <w:r>
              <w:rPr>
                <w:rFonts w:eastAsia="Calibri" w:cs="Arial"/>
                <w:bCs/>
                <w:color w:val="000000"/>
                <w:sz w:val="18"/>
                <w:szCs w:val="18"/>
                <w:lang w:eastAsia="en-US"/>
              </w:rPr>
              <w:t>All Objects having attributes INFORM, NINFOM, TXTDSC, NTXTDS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AE4490" w:rsidRPr="00EF7A5A" w:rsidRDefault="00AE4490" w:rsidP="007D2858">
            <w:pPr>
              <w:spacing w:before="60" w:after="60"/>
              <w:rPr>
                <w:rFonts w:eastAsia="Calibri" w:cs="Arial"/>
                <w:color w:val="000000"/>
                <w:sz w:val="18"/>
                <w:szCs w:val="18"/>
                <w:lang w:eastAsia="en-US"/>
              </w:rPr>
            </w:pPr>
            <w:r>
              <w:rPr>
                <w:rFonts w:eastAsia="Calibri" w:cs="Arial"/>
                <w:color w:val="000000"/>
                <w:sz w:val="18"/>
                <w:szCs w:val="18"/>
                <w:lang w:eastAsia="en-US"/>
              </w:rPr>
              <w:t xml:space="preserve">Capability to encode multiple </w:t>
            </w:r>
            <w:r w:rsidR="007D2858">
              <w:rPr>
                <w:rFonts w:eastAsia="Calibri" w:cs="Arial"/>
                <w:color w:val="000000"/>
                <w:sz w:val="18"/>
                <w:szCs w:val="18"/>
                <w:lang w:eastAsia="en-US"/>
              </w:rPr>
              <w:t xml:space="preserve">language </w:t>
            </w:r>
            <w:r>
              <w:rPr>
                <w:rFonts w:eastAsia="Calibri" w:cs="Arial"/>
                <w:color w:val="000000"/>
                <w:sz w:val="18"/>
                <w:szCs w:val="18"/>
                <w:lang w:eastAsia="en-US"/>
              </w:rPr>
              <w:t>instances of a</w:t>
            </w:r>
            <w:r w:rsidR="007D2858">
              <w:rPr>
                <w:rFonts w:eastAsia="Calibri" w:cs="Arial"/>
                <w:color w:val="000000"/>
                <w:sz w:val="18"/>
                <w:szCs w:val="18"/>
                <w:lang w:eastAsia="en-US"/>
              </w:rPr>
              <w:t xml:space="preserve"> text string or referenced external file</w:t>
            </w:r>
            <w:r>
              <w:rPr>
                <w:rFonts w:eastAsia="Calibri" w:cs="Arial"/>
                <w:color w:val="000000"/>
                <w:sz w:val="18"/>
                <w:szCs w:val="18"/>
                <w:lang w:eastAsia="en-US"/>
              </w:rPr>
              <w:t>. See DCEG clause 2.4.6.</w:t>
            </w:r>
          </w:p>
        </w:tc>
      </w:tr>
      <w:tr w:rsidR="002200CC"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2200CC" w:rsidRPr="00EF7A5A" w:rsidRDefault="002200CC" w:rsidP="001B6777">
            <w:pPr>
              <w:spacing w:before="60" w:after="60"/>
              <w:rPr>
                <w:rFonts w:eastAsia="Calibri" w:cs="Arial"/>
                <w:bCs/>
                <w:color w:val="000000"/>
                <w:sz w:val="18"/>
                <w:szCs w:val="18"/>
                <w:lang w:eastAsia="en-US"/>
              </w:rPr>
            </w:pPr>
            <w:r w:rsidRPr="00EF7A5A">
              <w:rPr>
                <w:rFonts w:eastAsia="Calibri" w:cs="Arial"/>
                <w:bCs/>
                <w:color w:val="000000"/>
                <w:sz w:val="18"/>
                <w:szCs w:val="18"/>
                <w:lang w:eastAsia="en-US"/>
              </w:rPr>
              <w:t xml:space="preserve">Light </w:t>
            </w:r>
            <w:r w:rsidR="001B6777">
              <w:rPr>
                <w:rFonts w:eastAsia="Calibri" w:cs="Arial"/>
                <w:bCs/>
                <w:color w:val="000000"/>
                <w:sz w:val="18"/>
                <w:szCs w:val="18"/>
                <w:lang w:eastAsia="en-US"/>
              </w:rPr>
              <w:t>F</w:t>
            </w:r>
            <w:r w:rsidR="001B6777" w:rsidRPr="00EF7A5A">
              <w:rPr>
                <w:rFonts w:eastAsia="Calibri" w:cs="Arial"/>
                <w:bCs/>
                <w:color w:val="000000"/>
                <w:sz w:val="18"/>
                <w:szCs w:val="18"/>
                <w:lang w:eastAsia="en-US"/>
              </w:rPr>
              <w:t>eatures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200CC" w:rsidRPr="00EF7A5A" w:rsidRDefault="002200CC" w:rsidP="001B6777">
            <w:pPr>
              <w:spacing w:before="60" w:after="60"/>
              <w:rPr>
                <w:rFonts w:eastAsia="Calibri" w:cs="Arial"/>
                <w:b/>
                <w:color w:val="000000"/>
                <w:sz w:val="18"/>
                <w:szCs w:val="18"/>
                <w:lang w:eastAsia="en-US"/>
              </w:rPr>
            </w:pPr>
            <w:r w:rsidRPr="00EF7A5A">
              <w:rPr>
                <w:rFonts w:eastAsia="Calibri" w:cs="Arial"/>
                <w:bCs/>
                <w:color w:val="000000"/>
                <w:sz w:val="18"/>
                <w:szCs w:val="18"/>
                <w:lang w:eastAsia="en-US"/>
              </w:rPr>
              <w:t xml:space="preserve">Light </w:t>
            </w:r>
            <w:r w:rsidR="001B6777">
              <w:rPr>
                <w:rFonts w:eastAsia="Calibri" w:cs="Arial"/>
                <w:bCs/>
                <w:color w:val="000000"/>
                <w:sz w:val="18"/>
                <w:szCs w:val="18"/>
                <w:lang w:eastAsia="en-US"/>
              </w:rPr>
              <w:t>F</w:t>
            </w:r>
            <w:r w:rsidR="001B6777" w:rsidRPr="00EF7A5A">
              <w:rPr>
                <w:rFonts w:eastAsia="Calibri" w:cs="Arial"/>
                <w:bCs/>
                <w:color w:val="000000"/>
                <w:sz w:val="18"/>
                <w:szCs w:val="18"/>
                <w:lang w:eastAsia="en-US"/>
              </w:rPr>
              <w:t>eatures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2200CC" w:rsidRPr="00EF7A5A" w:rsidRDefault="002200CC" w:rsidP="005A646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“system” attribute </w:t>
            </w:r>
            <w:r w:rsidRPr="00EF7A5A">
              <w:rPr>
                <w:rFonts w:eastAsia="Calibri" w:cs="Arial"/>
                <w:b/>
                <w:color w:val="000000"/>
                <w:sz w:val="18"/>
                <w:szCs w:val="18"/>
                <w:lang w:eastAsia="en-US"/>
              </w:rPr>
              <w:t xml:space="preserve">flare </w:t>
            </w:r>
            <w:r w:rsidR="005A6468">
              <w:rPr>
                <w:rFonts w:eastAsia="Calibri" w:cs="Arial"/>
                <w:b/>
                <w:color w:val="000000"/>
                <w:sz w:val="18"/>
                <w:szCs w:val="18"/>
                <w:lang w:eastAsia="en-US"/>
              </w:rPr>
              <w:t>bearing</w:t>
            </w:r>
            <w:r w:rsidR="00D74328" w:rsidRPr="00EF7A5A">
              <w:rPr>
                <w:rFonts w:eastAsia="Calibri" w:cs="Arial"/>
                <w:color w:val="000000"/>
                <w:sz w:val="18"/>
                <w:szCs w:val="18"/>
                <w:lang w:eastAsia="en-US"/>
              </w:rPr>
              <w:t xml:space="preserve"> added. </w:t>
            </w:r>
            <w:r w:rsidRPr="00EF7A5A">
              <w:rPr>
                <w:rFonts w:eastAsia="Calibri" w:cs="Arial"/>
                <w:color w:val="000000"/>
                <w:sz w:val="18"/>
                <w:szCs w:val="18"/>
                <w:lang w:eastAsia="en-US"/>
              </w:rPr>
              <w:t>See S-101 DCEG clauses 2.4.5.1 and 30.2.</w:t>
            </w:r>
          </w:p>
        </w:tc>
      </w:tr>
      <w:tr w:rsidR="001B6777" w:rsidRPr="00EF7A5A" w:rsidDel="003E18DF" w:rsidTr="00AE4490">
        <w:trPr>
          <w:cantSplit/>
          <w:trHeight w:val="270"/>
          <w:jc w:val="center"/>
          <w:del w:id="2296" w:author="Jeff Wootton" w:date="2024-07-25T14:10:00Z"/>
        </w:trPr>
        <w:tc>
          <w:tcPr>
            <w:tcW w:w="1843" w:type="dxa"/>
            <w:tcBorders>
              <w:top w:val="single" w:sz="8" w:space="0" w:color="000000"/>
              <w:left w:val="single" w:sz="8" w:space="0" w:color="000000"/>
              <w:bottom w:val="single" w:sz="8" w:space="0" w:color="000000"/>
              <w:right w:val="single" w:sz="8" w:space="0" w:color="000000"/>
            </w:tcBorders>
          </w:tcPr>
          <w:p w:rsidR="001B6777" w:rsidRPr="00EF7A5A" w:rsidDel="003E18DF" w:rsidRDefault="001B6777" w:rsidP="001B6777">
            <w:pPr>
              <w:spacing w:before="60" w:after="60"/>
              <w:rPr>
                <w:del w:id="2297" w:author="Jeff Wootton" w:date="2024-07-25T14:10:00Z"/>
                <w:rFonts w:eastAsia="Calibri" w:cs="Arial"/>
                <w:bCs/>
                <w:color w:val="000000"/>
                <w:sz w:val="18"/>
                <w:szCs w:val="18"/>
                <w:lang w:eastAsia="en-US"/>
              </w:rPr>
            </w:pPr>
            <w:del w:id="2298" w:author="Jeff Wootton" w:date="2024-07-25T14:09:00Z">
              <w:r w:rsidDel="003E18DF">
                <w:rPr>
                  <w:rFonts w:eastAsia="Calibri" w:cs="Arial"/>
                  <w:bCs/>
                  <w:color w:val="000000"/>
                  <w:sz w:val="18"/>
                  <w:szCs w:val="18"/>
                  <w:lang w:eastAsia="en-US"/>
                </w:rPr>
                <w:delText>Aids to Navigation and routeing measure Features</w:delText>
              </w:r>
            </w:del>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1B6777" w:rsidRPr="00EF7A5A" w:rsidDel="003E18DF" w:rsidRDefault="00C56DA3" w:rsidP="001B6777">
            <w:pPr>
              <w:spacing w:before="60" w:after="60"/>
              <w:rPr>
                <w:del w:id="2299" w:author="Jeff Wootton" w:date="2024-07-25T14:10:00Z"/>
                <w:rFonts w:eastAsia="Calibri" w:cs="Arial"/>
                <w:bCs/>
                <w:color w:val="000000"/>
                <w:sz w:val="18"/>
                <w:szCs w:val="18"/>
                <w:lang w:eastAsia="en-US"/>
              </w:rPr>
            </w:pPr>
            <w:del w:id="2300" w:author="Jeff Wootton" w:date="2024-07-25T14:10:00Z">
              <w:r w:rsidDel="003E18DF">
                <w:rPr>
                  <w:rFonts w:eastAsia="Calibri" w:cs="Arial"/>
                  <w:bCs/>
                  <w:color w:val="000000"/>
                  <w:sz w:val="18"/>
                  <w:szCs w:val="18"/>
                  <w:lang w:eastAsia="en-US"/>
                </w:rPr>
                <w:delText>Various</w:delText>
              </w:r>
            </w:del>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1B6777" w:rsidRPr="00C56DA3" w:rsidDel="003E18DF" w:rsidRDefault="00C56DA3" w:rsidP="001B6777">
            <w:pPr>
              <w:spacing w:before="60" w:after="60"/>
              <w:rPr>
                <w:del w:id="2301" w:author="Jeff Wootton" w:date="2024-07-25T14:10:00Z"/>
                <w:rFonts w:eastAsia="Calibri" w:cs="Arial"/>
                <w:color w:val="000000"/>
                <w:sz w:val="18"/>
                <w:szCs w:val="18"/>
                <w:lang w:eastAsia="en-US"/>
              </w:rPr>
            </w:pPr>
            <w:del w:id="2302" w:author="Jeff Wootton" w:date="2024-07-25T14:10:00Z">
              <w:r w:rsidDel="003E18DF">
                <w:rPr>
                  <w:rFonts w:eastAsia="Calibri" w:cs="Arial"/>
                  <w:color w:val="000000"/>
                  <w:sz w:val="18"/>
                  <w:szCs w:val="18"/>
                  <w:lang w:eastAsia="en-US"/>
                </w:rPr>
                <w:delText xml:space="preserve">New attribute </w:delText>
              </w:r>
              <w:r w:rsidDel="003E18DF">
                <w:rPr>
                  <w:rFonts w:eastAsia="Calibri" w:cs="Arial"/>
                  <w:b/>
                  <w:color w:val="000000"/>
                  <w:sz w:val="18"/>
                  <w:szCs w:val="18"/>
                  <w:lang w:eastAsia="en-US"/>
                </w:rPr>
                <w:delText>interoperability identifier</w:delText>
              </w:r>
              <w:r w:rsidDel="003E18DF">
                <w:rPr>
                  <w:rFonts w:eastAsia="Calibri" w:cs="Arial"/>
                  <w:color w:val="000000"/>
                  <w:sz w:val="18"/>
                  <w:szCs w:val="18"/>
                  <w:lang w:eastAsia="en-US"/>
                </w:rPr>
                <w:delText xml:space="preserve">. See S-101 DCEG clause </w:delText>
              </w:r>
              <w:r w:rsidR="00877978" w:rsidDel="003E18DF">
                <w:rPr>
                  <w:rFonts w:eastAsia="Calibri" w:cs="Arial"/>
                  <w:color w:val="000000"/>
                  <w:sz w:val="18"/>
                  <w:szCs w:val="18"/>
                  <w:lang w:eastAsia="en-US"/>
                </w:rPr>
                <w:delText>27.113.</w:delText>
              </w:r>
            </w:del>
          </w:p>
        </w:tc>
      </w:tr>
      <w:tr w:rsidR="009908F8"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9908F8" w:rsidRDefault="009908F8" w:rsidP="00E067C6">
            <w:pPr>
              <w:spacing w:before="60" w:after="60"/>
              <w:rPr>
                <w:rFonts w:eastAsia="Calibri" w:cs="Arial"/>
                <w:b/>
                <w:bCs/>
                <w:color w:val="000000"/>
                <w:sz w:val="18"/>
                <w:szCs w:val="18"/>
                <w:lang w:eastAsia="en-US"/>
              </w:rPr>
            </w:pPr>
            <w:r>
              <w:rPr>
                <w:rFonts w:eastAsia="Calibri" w:cs="Arial"/>
                <w:b/>
                <w:bCs/>
                <w:color w:val="000000"/>
                <w:sz w:val="18"/>
                <w:szCs w:val="18"/>
                <w:lang w:eastAsia="en-US"/>
              </w:rPr>
              <w:t>Administration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9908F8" w:rsidRDefault="009908F8" w:rsidP="00E067C6">
            <w:pPr>
              <w:spacing w:before="60" w:after="60"/>
              <w:rPr>
                <w:rFonts w:eastAsia="Calibri" w:cs="Arial"/>
                <w:b/>
                <w:color w:val="000000"/>
                <w:sz w:val="18"/>
                <w:szCs w:val="18"/>
                <w:lang w:eastAsia="en-US"/>
              </w:rPr>
            </w:pPr>
            <w:r>
              <w:rPr>
                <w:rFonts w:eastAsia="Calibri" w:cs="Arial"/>
                <w:b/>
                <w:color w:val="000000"/>
                <w:sz w:val="18"/>
                <w:szCs w:val="18"/>
                <w:lang w:eastAsia="en-US"/>
              </w:rPr>
              <w:t>ADMARE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9908F8" w:rsidRDefault="00493DA6" w:rsidP="00E067C6">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11.2.1 and S-101 DCEG clauses 16.2 and 16.9.</w:t>
            </w:r>
          </w:p>
        </w:tc>
      </w:tr>
      <w:tr w:rsidR="00E067C6"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E067C6" w:rsidRDefault="00E067C6" w:rsidP="00E067C6">
            <w:pPr>
              <w:spacing w:before="60" w:after="60"/>
              <w:rPr>
                <w:rFonts w:eastAsia="Calibri" w:cs="Arial"/>
                <w:b/>
                <w:bCs/>
                <w:color w:val="000000"/>
                <w:sz w:val="18"/>
                <w:szCs w:val="18"/>
                <w:lang w:eastAsia="en-US"/>
              </w:rPr>
            </w:pPr>
            <w:r>
              <w:rPr>
                <w:rFonts w:eastAsia="Calibri" w:cs="Arial"/>
                <w:b/>
                <w:bCs/>
                <w:color w:val="000000"/>
                <w:sz w:val="18"/>
                <w:szCs w:val="18"/>
                <w:lang w:eastAsia="en-US"/>
              </w:rPr>
              <w:t>Anchor Berth</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E067C6" w:rsidRDefault="00E067C6" w:rsidP="00E067C6">
            <w:pPr>
              <w:spacing w:before="60" w:after="60"/>
              <w:rPr>
                <w:rFonts w:eastAsia="Calibri" w:cs="Arial"/>
                <w:b/>
                <w:color w:val="000000"/>
                <w:sz w:val="18"/>
                <w:szCs w:val="18"/>
                <w:lang w:eastAsia="en-US"/>
              </w:rPr>
            </w:pPr>
            <w:r>
              <w:rPr>
                <w:rFonts w:eastAsia="Calibri" w:cs="Arial"/>
                <w:b/>
                <w:color w:val="000000"/>
                <w:sz w:val="18"/>
                <w:szCs w:val="18"/>
                <w:lang w:eastAsia="en-US"/>
              </w:rPr>
              <w:t>ACHBRT</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E067C6" w:rsidRDefault="00E067C6" w:rsidP="00E067C6">
            <w:pPr>
              <w:spacing w:before="60" w:after="60"/>
              <w:rPr>
                <w:rFonts w:eastAsia="Calibri" w:cs="Arial"/>
                <w:color w:val="000000"/>
                <w:sz w:val="18"/>
                <w:szCs w:val="18"/>
                <w:lang w:eastAsia="en-US"/>
              </w:rPr>
            </w:pPr>
            <w:r>
              <w:rPr>
                <w:rFonts w:eastAsia="Calibri" w:cs="Arial"/>
                <w:color w:val="000000"/>
                <w:sz w:val="18"/>
                <w:szCs w:val="18"/>
                <w:lang w:eastAsia="en-US"/>
              </w:rPr>
              <w:t>New S-101 attribute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category of cargo</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16.5</w:t>
            </w:r>
            <w:r w:rsidRPr="00EF7A5A">
              <w:rPr>
                <w:rFonts w:eastAsia="Calibri" w:cs="Arial"/>
                <w:color w:val="000000"/>
                <w:sz w:val="18"/>
                <w:szCs w:val="18"/>
                <w:lang w:eastAsia="en-US"/>
              </w:rPr>
              <w:t>.</w:t>
            </w:r>
          </w:p>
        </w:tc>
      </w:tr>
      <w:tr w:rsidR="00DF5FC6"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DF5FC6" w:rsidRPr="00EF7A5A" w:rsidRDefault="00DF5FC6" w:rsidP="005D7373">
            <w:pPr>
              <w:spacing w:before="60" w:after="60"/>
              <w:rPr>
                <w:rFonts w:eastAsia="Calibri" w:cs="Arial"/>
                <w:b/>
                <w:bCs/>
                <w:color w:val="000000"/>
                <w:sz w:val="18"/>
                <w:szCs w:val="18"/>
                <w:lang w:eastAsia="en-US"/>
              </w:rPr>
            </w:pPr>
            <w:r>
              <w:rPr>
                <w:rFonts w:eastAsia="Calibri" w:cs="Arial"/>
                <w:b/>
                <w:bCs/>
                <w:color w:val="000000"/>
                <w:sz w:val="18"/>
                <w:szCs w:val="18"/>
                <w:lang w:eastAsia="en-US"/>
              </w:rPr>
              <w:t>Anchorage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DF5FC6" w:rsidRPr="00EF7A5A" w:rsidRDefault="00DF5FC6" w:rsidP="005D7373">
            <w:pPr>
              <w:spacing w:before="60" w:after="60"/>
              <w:rPr>
                <w:rFonts w:eastAsia="Calibri" w:cs="Arial"/>
                <w:b/>
                <w:color w:val="000000"/>
                <w:sz w:val="18"/>
                <w:szCs w:val="18"/>
                <w:lang w:eastAsia="en-US"/>
              </w:rPr>
            </w:pPr>
            <w:r>
              <w:rPr>
                <w:rFonts w:eastAsia="Calibri" w:cs="Arial"/>
                <w:b/>
                <w:color w:val="000000"/>
                <w:sz w:val="18"/>
                <w:szCs w:val="18"/>
                <w:lang w:eastAsia="en-US"/>
              </w:rPr>
              <w:t>ACHARE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DF5FC6" w:rsidRPr="00EF7A5A" w:rsidRDefault="00DF5FC6" w:rsidP="008C1BCB">
            <w:pPr>
              <w:spacing w:before="60" w:after="60"/>
              <w:rPr>
                <w:rFonts w:eastAsia="Calibri" w:cs="Arial"/>
                <w:color w:val="000000"/>
                <w:sz w:val="18"/>
                <w:szCs w:val="18"/>
                <w:lang w:eastAsia="en-US"/>
              </w:rPr>
            </w:pPr>
            <w:r>
              <w:rPr>
                <w:rFonts w:eastAsia="Calibri" w:cs="Arial"/>
                <w:color w:val="000000"/>
                <w:sz w:val="18"/>
                <w:szCs w:val="18"/>
                <w:lang w:eastAsia="en-US"/>
              </w:rPr>
              <w:t>New S-101 attribute</w:t>
            </w:r>
            <w:ins w:id="2303" w:author="Jeff Wootton" w:date="2024-07-30T14:13:00Z">
              <w:r w:rsidR="009F2BAB">
                <w:rPr>
                  <w:rFonts w:eastAsia="Calibri" w:cs="Arial"/>
                  <w:color w:val="000000"/>
                  <w:sz w:val="18"/>
                  <w:szCs w:val="18"/>
                  <w:lang w:eastAsia="en-US"/>
                </w:rPr>
                <w:t>s</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category of cargo</w:t>
            </w:r>
            <w:ins w:id="2304" w:author="Jeff Wootton" w:date="2024-07-30T14:13:00Z">
              <w:r w:rsidR="009F2BAB">
                <w:rPr>
                  <w:rFonts w:eastAsia="Calibri" w:cs="Arial"/>
                  <w:bCs/>
                  <w:color w:val="000000"/>
                  <w:sz w:val="18"/>
                  <w:szCs w:val="18"/>
                  <w:lang w:eastAsia="en-US"/>
                </w:rPr>
                <w:t xml:space="preserve"> and </w:t>
              </w:r>
              <w:r w:rsidR="009F2BAB">
                <w:rPr>
                  <w:rFonts w:eastAsia="Calibri" w:cs="Arial"/>
                  <w:b/>
                  <w:color w:val="000000"/>
                  <w:sz w:val="18"/>
                  <w:szCs w:val="18"/>
                  <w:lang w:eastAsia="en-US"/>
                </w:rPr>
                <w:t>vessel spe</w:t>
              </w:r>
            </w:ins>
            <w:ins w:id="2305" w:author="Jeff Wootton" w:date="2024-07-30T14:14:00Z">
              <w:r w:rsidR="009F2BAB">
                <w:rPr>
                  <w:rFonts w:eastAsia="Calibri" w:cs="Arial"/>
                  <w:b/>
                  <w:color w:val="000000"/>
                  <w:sz w:val="18"/>
                  <w:szCs w:val="18"/>
                  <w:lang w:eastAsia="en-US"/>
                </w:rPr>
                <w:t>ed limit</w:t>
              </w:r>
            </w:ins>
            <w:r w:rsidRPr="00EF7A5A">
              <w:rPr>
                <w:rFonts w:eastAsia="Calibri" w:cs="Arial"/>
                <w:color w:val="000000"/>
                <w:sz w:val="18"/>
                <w:szCs w:val="18"/>
                <w:lang w:eastAsia="en-US"/>
              </w:rPr>
              <w:t xml:space="preserve">. See S-101 DCEG clause </w:t>
            </w:r>
            <w:r w:rsidR="001065BF">
              <w:rPr>
                <w:rFonts w:eastAsia="Calibri" w:cs="Arial"/>
                <w:color w:val="000000"/>
                <w:sz w:val="18"/>
                <w:szCs w:val="18"/>
                <w:lang w:eastAsia="en-US"/>
              </w:rPr>
              <w:t>16.3</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Archipelagic Sea Lane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E37DD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10.5.3 and S-101 DCEG clause 15.</w:t>
            </w:r>
            <w:r w:rsidR="00E37DD1" w:rsidRPr="00EF7A5A">
              <w:rPr>
                <w:rFonts w:eastAsia="Calibri" w:cs="Arial"/>
                <w:color w:val="000000"/>
                <w:sz w:val="18"/>
                <w:szCs w:val="18"/>
                <w:lang w:eastAsia="en-US"/>
              </w:rPr>
              <w:t>26</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Berth</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BERTHS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attributes</w:t>
            </w:r>
            <w:r w:rsidR="00D74328" w:rsidRPr="00EF7A5A">
              <w:rPr>
                <w:rFonts w:eastAsia="Calibri" w:cs="Arial"/>
                <w:color w:val="000000"/>
                <w:sz w:val="18"/>
                <w:szCs w:val="18"/>
                <w:lang w:eastAsia="en-US"/>
              </w:rPr>
              <w:t xml:space="preserve"> </w:t>
            </w:r>
            <w:r w:rsidR="00D74328" w:rsidRPr="00EF7A5A">
              <w:rPr>
                <w:rFonts w:eastAsia="Calibri" w:cs="Arial"/>
                <w:b/>
                <w:color w:val="000000"/>
                <w:sz w:val="18"/>
                <w:szCs w:val="18"/>
                <w:lang w:eastAsia="en-US"/>
              </w:rPr>
              <w:t>category of cargo</w:t>
            </w:r>
            <w:r w:rsidR="00D74328" w:rsidRPr="00EF7A5A">
              <w:rPr>
                <w:rFonts w:eastAsia="Calibri" w:cs="Arial"/>
                <w:color w:val="000000"/>
                <w:sz w:val="18"/>
                <w:szCs w:val="18"/>
                <w:lang w:eastAsia="en-US"/>
              </w:rPr>
              <w: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4.6.2 and S-101 DCEG clause 8.</w:t>
            </w:r>
            <w:del w:id="2306" w:author="Jeff Wootton" w:date="2024-08-01T12:46:00Z">
              <w:r w:rsidRPr="00EF7A5A" w:rsidDel="00F12195">
                <w:rPr>
                  <w:rFonts w:eastAsia="Calibri" w:cs="Arial"/>
                  <w:color w:val="000000"/>
                  <w:sz w:val="18"/>
                  <w:szCs w:val="18"/>
                  <w:lang w:eastAsia="en-US"/>
                </w:rPr>
                <w:delText>13</w:delText>
              </w:r>
            </w:del>
            <w:ins w:id="2307" w:author="Jeff Wootton" w:date="2024-08-01T12:46:00Z">
              <w:r w:rsidR="00F12195" w:rsidRPr="00EF7A5A">
                <w:rPr>
                  <w:rFonts w:eastAsia="Calibri" w:cs="Arial"/>
                  <w:color w:val="000000"/>
                  <w:sz w:val="18"/>
                  <w:szCs w:val="18"/>
                  <w:lang w:eastAsia="en-US"/>
                </w:rPr>
                <w:t>1</w:t>
              </w:r>
              <w:r w:rsidR="00F12195">
                <w:rPr>
                  <w:rFonts w:eastAsia="Calibri" w:cs="Arial"/>
                  <w:color w:val="000000"/>
                  <w:sz w:val="18"/>
                  <w:szCs w:val="18"/>
                  <w:lang w:eastAsia="en-US"/>
                </w:rPr>
                <w:t>4</w:t>
              </w:r>
            </w:ins>
            <w:r w:rsidRPr="00EF7A5A">
              <w:rPr>
                <w:rFonts w:eastAsia="Calibri" w:cs="Arial"/>
                <w:color w:val="000000"/>
                <w:sz w:val="18"/>
                <w:szCs w:val="18"/>
                <w:lang w:eastAsia="en-US"/>
              </w:rPr>
              <w:t>.</w:t>
            </w:r>
          </w:p>
        </w:tc>
      </w:tr>
      <w:tr w:rsidR="00206134"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206134" w:rsidRPr="00EF7A5A" w:rsidRDefault="00206134" w:rsidP="00206134">
            <w:pPr>
              <w:spacing w:before="60" w:after="60"/>
              <w:rPr>
                <w:rFonts w:eastAsia="Calibri" w:cs="Arial"/>
                <w:b/>
                <w:bCs/>
                <w:color w:val="000000"/>
                <w:sz w:val="18"/>
                <w:szCs w:val="18"/>
                <w:lang w:eastAsia="en-US"/>
              </w:rPr>
            </w:pPr>
            <w:r>
              <w:rPr>
                <w:rFonts w:eastAsia="Calibri" w:cs="Arial"/>
                <w:b/>
                <w:bCs/>
                <w:color w:val="000000"/>
                <w:sz w:val="18"/>
                <w:szCs w:val="18"/>
                <w:lang w:eastAsia="en-US"/>
              </w:rPr>
              <w:t>Bollard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06134" w:rsidRPr="00EF7A5A" w:rsidRDefault="00206134" w:rsidP="00206134">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MORFAC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206134" w:rsidRPr="00EF7A5A" w:rsidRDefault="00206134" w:rsidP="00206134">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4.6.7.1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8.</w:t>
            </w:r>
            <w:del w:id="2308" w:author="Jeff Wootton" w:date="2024-08-01T12:46:00Z">
              <w:r w:rsidDel="00F12195">
                <w:rPr>
                  <w:rFonts w:eastAsia="Calibri" w:cs="Arial"/>
                  <w:color w:val="000000"/>
                  <w:sz w:val="18"/>
                  <w:szCs w:val="18"/>
                  <w:lang w:eastAsia="en-US"/>
                </w:rPr>
                <w:delText>15</w:delText>
              </w:r>
            </w:del>
            <w:ins w:id="2309" w:author="Jeff Wootton" w:date="2024-08-01T12:46:00Z">
              <w:r w:rsidR="00F12195">
                <w:rPr>
                  <w:rFonts w:eastAsia="Calibri" w:cs="Arial"/>
                  <w:color w:val="000000"/>
                  <w:sz w:val="18"/>
                  <w:szCs w:val="18"/>
                  <w:lang w:eastAsia="en-US"/>
                </w:rPr>
                <w:t>16</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Bridge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BRIDGE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860A46">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bCs/>
                <w:color w:val="000000"/>
                <w:sz w:val="18"/>
                <w:szCs w:val="18"/>
                <w:lang w:eastAsia="en-US"/>
              </w:rPr>
              <w:t>height</w:t>
            </w:r>
            <w:r w:rsidRPr="00EF7A5A">
              <w:rPr>
                <w:rFonts w:eastAsia="Calibri" w:cs="Arial"/>
                <w:color w:val="000000"/>
                <w:sz w:val="18"/>
                <w:szCs w:val="18"/>
                <w:lang w:eastAsia="en-US"/>
              </w:rPr>
              <w:t xml:space="preserve"> and </w:t>
            </w:r>
            <w:r w:rsidRPr="00EF7A5A">
              <w:rPr>
                <w:rFonts w:eastAsia="Calibri" w:cs="Arial"/>
                <w:b/>
                <w:bCs/>
                <w:color w:val="000000"/>
                <w:sz w:val="18"/>
                <w:szCs w:val="18"/>
                <w:lang w:eastAsia="en-US"/>
              </w:rPr>
              <w:t>status</w:t>
            </w:r>
            <w:r w:rsidRPr="00EF7A5A">
              <w:rPr>
                <w:rFonts w:eastAsia="Calibri" w:cs="Arial"/>
                <w:color w:val="000000"/>
                <w:sz w:val="18"/>
                <w:szCs w:val="18"/>
                <w:lang w:eastAsia="en-US"/>
              </w:rPr>
              <w:t xml:space="preserve"> added.</w:t>
            </w:r>
            <w:r w:rsidR="009F46FA" w:rsidRPr="00EF7A5A">
              <w:rPr>
                <w:rFonts w:eastAsia="Calibri" w:cs="Arial"/>
                <w:color w:val="000000"/>
                <w:sz w:val="18"/>
                <w:szCs w:val="18"/>
                <w:lang w:eastAsia="en-US"/>
              </w:rPr>
              <w:t xml:space="preserve"> </w:t>
            </w:r>
            <w:r w:rsidR="00D70A9B">
              <w:rPr>
                <w:rFonts w:eastAsia="Calibri" w:cs="Arial"/>
                <w:color w:val="000000"/>
                <w:sz w:val="18"/>
                <w:szCs w:val="18"/>
                <w:lang w:eastAsia="en-US"/>
              </w:rPr>
              <w:t xml:space="preserve">New </w:t>
            </w:r>
            <w:r w:rsidR="00860A46">
              <w:rPr>
                <w:rFonts w:eastAsia="Calibri" w:cs="Arial"/>
                <w:color w:val="000000"/>
                <w:sz w:val="18"/>
                <w:szCs w:val="18"/>
                <w:lang w:eastAsia="en-US"/>
              </w:rPr>
              <w:t>enumerate</w:t>
            </w:r>
            <w:r w:rsidR="00D70A9B">
              <w:rPr>
                <w:rFonts w:eastAsia="Calibri" w:cs="Arial"/>
                <w:color w:val="000000"/>
                <w:sz w:val="18"/>
                <w:szCs w:val="18"/>
                <w:lang w:eastAsia="en-US"/>
              </w:rPr>
              <w:t xml:space="preserve"> values introduced </w:t>
            </w:r>
            <w:r w:rsidR="00860A46">
              <w:rPr>
                <w:rFonts w:eastAsia="Calibri" w:cs="Arial"/>
                <w:color w:val="000000"/>
                <w:sz w:val="18"/>
                <w:szCs w:val="18"/>
                <w:lang w:eastAsia="en-US"/>
              </w:rPr>
              <w:t>for</w:t>
            </w:r>
            <w:r w:rsidR="00D70A9B">
              <w:rPr>
                <w:rFonts w:eastAsia="Calibri" w:cs="Arial"/>
                <w:color w:val="000000"/>
                <w:sz w:val="18"/>
                <w:szCs w:val="18"/>
                <w:lang w:eastAsia="en-US"/>
              </w:rPr>
              <w:t xml:space="preserve"> new S-101 attributes </w:t>
            </w:r>
            <w:r w:rsidR="00D70A9B">
              <w:rPr>
                <w:rFonts w:eastAsia="Calibri" w:cs="Arial"/>
                <w:b/>
                <w:color w:val="000000"/>
                <w:sz w:val="18"/>
                <w:szCs w:val="18"/>
                <w:lang w:eastAsia="en-US"/>
              </w:rPr>
              <w:t>bridge construction</w:t>
            </w:r>
            <w:r w:rsidR="00D70A9B">
              <w:rPr>
                <w:rFonts w:eastAsia="Calibri" w:cs="Arial"/>
                <w:color w:val="000000"/>
                <w:sz w:val="18"/>
                <w:szCs w:val="18"/>
                <w:lang w:eastAsia="en-US"/>
              </w:rPr>
              <w:t xml:space="preserve"> and </w:t>
            </w:r>
            <w:r w:rsidR="00D70A9B">
              <w:rPr>
                <w:rFonts w:eastAsia="Calibri" w:cs="Arial"/>
                <w:b/>
                <w:color w:val="000000"/>
                <w:sz w:val="18"/>
                <w:szCs w:val="18"/>
                <w:lang w:eastAsia="en-US"/>
              </w:rPr>
              <w:t>bridge function</w:t>
            </w:r>
            <w:r w:rsidR="00D70A9B">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w:t>
            </w:r>
            <w:r w:rsidR="00860A46">
              <w:rPr>
                <w:rFonts w:eastAsia="Calibri" w:cs="Arial"/>
                <w:color w:val="000000"/>
                <w:sz w:val="18"/>
                <w:szCs w:val="18"/>
                <w:lang w:eastAsia="en-US"/>
              </w:rPr>
              <w:t>6</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also new S-101 features </w:t>
            </w:r>
            <w:r w:rsidRPr="00EF7A5A">
              <w:rPr>
                <w:rFonts w:eastAsia="Calibri" w:cs="Arial"/>
                <w:b/>
                <w:bCs/>
                <w:color w:val="000000"/>
                <w:sz w:val="18"/>
                <w:szCs w:val="18"/>
                <w:lang w:eastAsia="en-US"/>
              </w:rPr>
              <w:t>Span Fixed</w:t>
            </w:r>
            <w:r w:rsidRPr="00EF7A5A">
              <w:rPr>
                <w:rFonts w:eastAsia="Calibri" w:cs="Arial"/>
                <w:color w:val="000000"/>
                <w:sz w:val="18"/>
                <w:szCs w:val="18"/>
                <w:lang w:eastAsia="en-US"/>
              </w:rPr>
              <w:t xml:space="preserve"> and</w:t>
            </w:r>
            <w:r w:rsidRPr="00EF7A5A">
              <w:rPr>
                <w:rFonts w:eastAsia="Calibri" w:cs="Arial"/>
                <w:b/>
                <w:bCs/>
                <w:color w:val="000000"/>
                <w:sz w:val="18"/>
                <w:szCs w:val="18"/>
                <w:lang w:eastAsia="en-US"/>
              </w:rPr>
              <w:t xml:space="preserve"> Span Opening</w:t>
            </w:r>
            <w:r w:rsidRPr="00EF7A5A">
              <w:rPr>
                <w:rFonts w:eastAsia="Calibri" w:cs="Arial"/>
                <w:color w:val="000000"/>
                <w:sz w:val="18"/>
                <w:szCs w:val="18"/>
                <w:lang w:eastAsia="en-US"/>
              </w:rPr>
              <w:t xml:space="preserve"> (clause 4.8.10 and S-101 DCEG clauses 6.</w:t>
            </w:r>
            <w:r w:rsidR="00860A46">
              <w:rPr>
                <w:rFonts w:eastAsia="Calibri" w:cs="Arial"/>
                <w:color w:val="000000"/>
                <w:sz w:val="18"/>
                <w:szCs w:val="18"/>
                <w:lang w:eastAsia="en-US"/>
              </w:rPr>
              <w:t>7</w:t>
            </w:r>
            <w:r w:rsidR="00860A46" w:rsidRPr="00EF7A5A">
              <w:rPr>
                <w:rFonts w:eastAsia="Calibri" w:cs="Arial"/>
                <w:color w:val="000000"/>
                <w:sz w:val="18"/>
                <w:szCs w:val="18"/>
                <w:lang w:eastAsia="en-US"/>
              </w:rPr>
              <w:t xml:space="preserve"> </w:t>
            </w:r>
            <w:r w:rsidRPr="00EF7A5A">
              <w:rPr>
                <w:rFonts w:eastAsia="Calibri" w:cs="Arial"/>
                <w:color w:val="000000"/>
                <w:sz w:val="18"/>
                <w:szCs w:val="18"/>
                <w:lang w:eastAsia="en-US"/>
              </w:rPr>
              <w:t>and 6.</w:t>
            </w:r>
            <w:r w:rsidR="00860A46">
              <w:rPr>
                <w:rFonts w:eastAsia="Calibri" w:cs="Arial"/>
                <w:color w:val="000000"/>
                <w:sz w:val="18"/>
                <w:szCs w:val="18"/>
                <w:lang w:eastAsia="en-US"/>
              </w:rPr>
              <w:t>8</w:t>
            </w:r>
            <w:r w:rsidRPr="00EF7A5A">
              <w:rPr>
                <w:rFonts w:eastAsia="Calibri" w:cs="Arial"/>
                <w:color w:val="000000"/>
                <w:sz w:val="18"/>
                <w:szCs w:val="18"/>
                <w:lang w:eastAsia="en-US"/>
              </w:rPr>
              <w:t>)</w:t>
            </w:r>
            <w:r w:rsidR="003845F9">
              <w:rPr>
                <w:rFonts w:eastAsia="Calibri" w:cs="Arial"/>
                <w:color w:val="000000"/>
                <w:sz w:val="18"/>
                <w:szCs w:val="18"/>
                <w:lang w:eastAsia="en-US"/>
              </w:rPr>
              <w:t>.</w:t>
            </w:r>
          </w:p>
        </w:tc>
      </w:tr>
      <w:bookmarkEnd w:id="2276"/>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Building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BUISGL</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vertical clearance fixed</w:t>
            </w:r>
            <w:r w:rsidRPr="00EF7A5A">
              <w:rPr>
                <w:rFonts w:eastAsia="Calibri" w:cs="Arial"/>
                <w:color w:val="000000"/>
                <w:sz w:val="18"/>
                <w:szCs w:val="18"/>
                <w:lang w:eastAsia="en-US"/>
              </w:rPr>
              <w:t xml:space="preserve"> (VERCLR) and </w:t>
            </w:r>
            <w:r w:rsidRPr="00EF7A5A">
              <w:rPr>
                <w:rFonts w:eastAsia="Calibri" w:cs="Arial"/>
                <w:b/>
                <w:color w:val="000000"/>
                <w:sz w:val="18"/>
                <w:szCs w:val="18"/>
                <w:lang w:eastAsia="en-US"/>
              </w:rPr>
              <w:t>vertical datum</w:t>
            </w:r>
            <w:r w:rsidRPr="00EF7A5A">
              <w:rPr>
                <w:rFonts w:eastAsia="Calibri" w:cs="Arial"/>
                <w:color w:val="000000"/>
                <w:sz w:val="18"/>
                <w:szCs w:val="18"/>
                <w:lang w:eastAsia="en-US"/>
              </w:rPr>
              <w:t xml:space="preserve"> (VERDAT) added; 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6.2.</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Cable Overhead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CBLOHD</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w:t>
            </w:r>
            <w:r w:rsidR="00F617C7">
              <w:rPr>
                <w:rFonts w:eastAsia="Calibri" w:cs="Arial"/>
                <w:color w:val="000000"/>
                <w:sz w:val="18"/>
                <w:szCs w:val="18"/>
                <w:lang w:eastAsia="en-US"/>
              </w:rPr>
              <w:t>10</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Canal</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CANALS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horizontal width</w:t>
            </w:r>
            <w:r w:rsidRPr="00EF7A5A">
              <w:rPr>
                <w:rFonts w:eastAsia="Calibri" w:cs="Arial"/>
                <w:color w:val="000000"/>
                <w:sz w:val="18"/>
                <w:szCs w:val="18"/>
                <w:lang w:eastAsia="en-US"/>
              </w:rPr>
              <w:t xml:space="preserve"> (HORWID)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w:t>
            </w:r>
            <w:del w:id="2310" w:author="Jeff Wootton" w:date="2024-08-01T12:46:00Z">
              <w:r w:rsidRPr="00EF7A5A" w:rsidDel="00DD668E">
                <w:rPr>
                  <w:rFonts w:eastAsia="Calibri" w:cs="Arial"/>
                  <w:color w:val="000000"/>
                  <w:sz w:val="18"/>
                  <w:szCs w:val="18"/>
                  <w:lang w:eastAsia="en-US"/>
                </w:rPr>
                <w:delText>8</w:delText>
              </w:r>
            </w:del>
            <w:ins w:id="2311" w:author="Jeff Wootton" w:date="2024-08-01T12:46:00Z">
              <w:r w:rsidR="00DD668E">
                <w:rPr>
                  <w:rFonts w:eastAsia="Calibri" w:cs="Arial"/>
                  <w:color w:val="000000"/>
                  <w:sz w:val="18"/>
                  <w:szCs w:val="18"/>
                  <w:lang w:eastAsia="en-US"/>
                </w:rPr>
                <w:t>9</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Cargo Transhipment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CTSARE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 added</w:t>
            </w:r>
            <w:ins w:id="2312" w:author="Jeff Wootton" w:date="2024-07-31T14:27:00Z">
              <w:r w:rsidR="00BA03FA">
                <w:rPr>
                  <w:rFonts w:eastAsia="Calibri" w:cs="Arial"/>
                  <w:color w:val="000000"/>
                  <w:sz w:val="18"/>
                  <w:szCs w:val="18"/>
                  <w:lang w:eastAsia="en-US"/>
                </w:rPr>
                <w:t>; n</w:t>
              </w:r>
              <w:r w:rsidR="00BA03FA" w:rsidRPr="00EF7A5A">
                <w:rPr>
                  <w:rFonts w:eastAsia="Calibri" w:cs="Arial"/>
                  <w:color w:val="000000"/>
                  <w:sz w:val="18"/>
                  <w:szCs w:val="18"/>
                  <w:lang w:eastAsia="en-US"/>
                </w:rPr>
                <w:t xml:space="preserve">ew S-101 attribute </w:t>
              </w:r>
              <w:r w:rsidR="00BA03FA">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F617C7">
              <w:rPr>
                <w:rFonts w:eastAsia="Calibri" w:cs="Arial"/>
                <w:color w:val="000000"/>
                <w:sz w:val="18"/>
                <w:szCs w:val="18"/>
                <w:lang w:eastAsia="en-US"/>
              </w:rPr>
              <w:t>10</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Caution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CTNARE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condition</w:t>
            </w:r>
            <w:r w:rsidRPr="00EF7A5A">
              <w:rPr>
                <w:rFonts w:eastAsia="Calibri" w:cs="Arial"/>
                <w:color w:val="000000"/>
                <w:sz w:val="18"/>
                <w:szCs w:val="18"/>
                <w:lang w:eastAsia="en-US"/>
              </w:rPr>
              <w:t xml:space="preserve"> (CONDTN)</w:t>
            </w:r>
            <w:r w:rsidR="00CB1AED" w:rsidRPr="00EF7A5A">
              <w:rPr>
                <w:rFonts w:eastAsia="Calibri" w:cs="Arial"/>
                <w:color w:val="000000"/>
                <w:sz w:val="18"/>
                <w:szCs w:val="18"/>
                <w:lang w:eastAsia="en-US"/>
              </w:rPr>
              <w: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w:t>
            </w:r>
            <w:r w:rsidR="00CB1AED" w:rsidRPr="00EF7A5A">
              <w:rPr>
                <w:rFonts w:eastAsia="Calibri" w:cs="Arial"/>
                <w:color w:val="000000"/>
                <w:sz w:val="18"/>
                <w:szCs w:val="18"/>
                <w:lang w:eastAsia="en-US"/>
              </w:rPr>
              <w:t xml:space="preserve">and </w:t>
            </w:r>
            <w:r w:rsidR="00CB1AED" w:rsidRPr="00EF7A5A">
              <w:rPr>
                <w:rFonts w:eastAsia="Calibri" w:cs="Arial"/>
                <w:b/>
                <w:color w:val="000000"/>
                <w:sz w:val="18"/>
                <w:szCs w:val="18"/>
                <w:lang w:eastAsia="en-US"/>
              </w:rPr>
              <w:t>pictorial representation</w:t>
            </w:r>
            <w:r w:rsidR="00CB1AED" w:rsidRPr="00EF7A5A">
              <w:rPr>
                <w:rFonts w:eastAsia="Calibri" w:cs="Arial"/>
                <w:color w:val="000000"/>
                <w:sz w:val="18"/>
                <w:szCs w:val="18"/>
                <w:lang w:eastAsia="en-US"/>
              </w:rPr>
              <w:t xml:space="preserve"> (PICREP) </w:t>
            </w:r>
            <w:r w:rsidRPr="00EF7A5A">
              <w:rPr>
                <w:rFonts w:eastAsia="Calibri" w:cs="Arial"/>
                <w:color w:val="000000"/>
                <w:sz w:val="18"/>
                <w:szCs w:val="18"/>
                <w:lang w:eastAsia="en-US"/>
              </w:rPr>
              <w:t>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F617C7" w:rsidRPr="00EF7A5A">
              <w:rPr>
                <w:rFonts w:eastAsia="Calibri" w:cs="Arial"/>
                <w:color w:val="000000"/>
                <w:sz w:val="18"/>
                <w:szCs w:val="18"/>
                <w:lang w:eastAsia="en-US"/>
              </w:rPr>
              <w:t>1</w:t>
            </w:r>
            <w:r w:rsidR="00F617C7">
              <w:rPr>
                <w:rFonts w:eastAsia="Calibri" w:cs="Arial"/>
                <w:color w:val="000000"/>
                <w:sz w:val="18"/>
                <w:szCs w:val="18"/>
                <w:lang w:eastAsia="en-US"/>
              </w:rPr>
              <w:t>1</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Coast Guard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CGUSTA</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communication channel</w:t>
            </w:r>
            <w:r w:rsidRPr="00EF7A5A">
              <w:rPr>
                <w:rFonts w:eastAsia="Calibri" w:cs="Arial"/>
                <w:color w:val="000000"/>
                <w:sz w:val="18"/>
                <w:szCs w:val="18"/>
                <w:lang w:eastAsia="en-US"/>
              </w:rPr>
              <w:t xml:space="preserve"> (COMCHA)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22.3.</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Coastline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COALNE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nature of surface</w:t>
            </w:r>
            <w:r w:rsidRPr="00EF7A5A">
              <w:rPr>
                <w:rFonts w:eastAsia="Calibri" w:cs="Arial"/>
                <w:color w:val="000000"/>
                <w:sz w:val="18"/>
                <w:szCs w:val="18"/>
                <w:lang w:eastAsia="en-US"/>
              </w:rPr>
              <w:t xml:space="preserve"> (NATSUR)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4.5.1 and S-101 DCEG clause 5.3.</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Collision Regulations Limit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11.13.5 and S-101 DCEG clause 16.</w:t>
            </w:r>
            <w:r w:rsidR="00F617C7">
              <w:rPr>
                <w:rFonts w:eastAsia="Calibri" w:cs="Arial"/>
                <w:color w:val="000000"/>
                <w:sz w:val="18"/>
                <w:szCs w:val="18"/>
                <w:lang w:eastAsia="en-US"/>
              </w:rPr>
              <w:t>27</w:t>
            </w:r>
            <w:r w:rsidRPr="00EF7A5A">
              <w:rPr>
                <w:rFonts w:eastAsia="Calibri" w:cs="Arial"/>
                <w:color w:val="000000"/>
                <w:sz w:val="18"/>
                <w:szCs w:val="18"/>
                <w:lang w:eastAsia="en-US"/>
              </w:rPr>
              <w:t>.</w:t>
            </w:r>
          </w:p>
        </w:tc>
      </w:tr>
      <w:tr w:rsidR="00233CD7"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Contact Details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24.1.</w:t>
            </w:r>
          </w:p>
        </w:tc>
      </w:tr>
      <w:tr w:rsidR="009E7FD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9E7FD3" w:rsidRPr="00EF7A5A" w:rsidRDefault="009E7FD3" w:rsidP="009E7FD3">
            <w:pPr>
              <w:spacing w:before="60" w:after="60"/>
              <w:rPr>
                <w:rFonts w:eastAsia="Calibri" w:cs="Arial"/>
                <w:b/>
                <w:bCs/>
                <w:color w:val="000000"/>
                <w:sz w:val="18"/>
                <w:szCs w:val="18"/>
                <w:lang w:eastAsia="en-US"/>
              </w:rPr>
            </w:pPr>
            <w:r>
              <w:rPr>
                <w:rFonts w:eastAsia="Calibri" w:cs="Arial"/>
                <w:b/>
                <w:bCs/>
                <w:color w:val="000000"/>
                <w:sz w:val="18"/>
                <w:szCs w:val="18"/>
                <w:lang w:eastAsia="en-US"/>
              </w:rPr>
              <w:t>Contiguous Zone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9E7FD3" w:rsidRPr="00EF7A5A" w:rsidRDefault="009E7FD3" w:rsidP="009E7FD3">
            <w:pPr>
              <w:spacing w:before="60" w:after="60"/>
              <w:rPr>
                <w:rFonts w:eastAsia="Calibri" w:cs="Arial"/>
                <w:b/>
                <w:color w:val="000000"/>
                <w:sz w:val="18"/>
                <w:szCs w:val="18"/>
                <w:lang w:eastAsia="en-US"/>
              </w:rPr>
            </w:pPr>
            <w:r>
              <w:rPr>
                <w:rFonts w:eastAsia="Calibri" w:cs="Arial"/>
                <w:b/>
                <w:color w:val="000000"/>
                <w:sz w:val="18"/>
                <w:szCs w:val="18"/>
                <w:lang w:eastAsia="en-US"/>
              </w:rPr>
              <w:t>CONZNE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9E7FD3" w:rsidRPr="00EF7A5A" w:rsidRDefault="009E7FD3" w:rsidP="009E7FD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11.2.5 and S-101 DCEG clauses 16.2 and 16.13.</w:t>
            </w:r>
          </w:p>
        </w:tc>
      </w:tr>
      <w:tr w:rsidR="007F782A"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7F782A" w:rsidRPr="00EF7A5A" w:rsidRDefault="007F782A" w:rsidP="007F782A">
            <w:pPr>
              <w:spacing w:before="60" w:after="60"/>
              <w:rPr>
                <w:rFonts w:eastAsia="Calibri" w:cs="Arial"/>
                <w:b/>
                <w:bCs/>
                <w:color w:val="000000"/>
                <w:sz w:val="18"/>
                <w:szCs w:val="18"/>
                <w:lang w:eastAsia="en-US"/>
              </w:rPr>
            </w:pPr>
            <w:r>
              <w:rPr>
                <w:rFonts w:eastAsia="Calibri" w:cs="Arial"/>
                <w:b/>
                <w:bCs/>
                <w:color w:val="000000"/>
                <w:sz w:val="18"/>
                <w:szCs w:val="18"/>
                <w:lang w:eastAsia="en-US"/>
              </w:rPr>
              <w:t>Continental Shelf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7F782A" w:rsidRPr="00EF7A5A" w:rsidRDefault="007F782A" w:rsidP="007F782A">
            <w:pPr>
              <w:spacing w:before="60" w:after="60"/>
              <w:rPr>
                <w:rFonts w:eastAsia="Calibri" w:cs="Arial"/>
                <w:b/>
                <w:color w:val="000000"/>
                <w:sz w:val="18"/>
                <w:szCs w:val="18"/>
                <w:lang w:eastAsia="en-US"/>
              </w:rPr>
            </w:pPr>
            <w:r>
              <w:rPr>
                <w:rFonts w:eastAsia="Calibri" w:cs="Arial"/>
                <w:b/>
                <w:color w:val="000000"/>
                <w:sz w:val="18"/>
                <w:szCs w:val="18"/>
                <w:lang w:eastAsia="en-US"/>
              </w:rPr>
              <w:t>COSARE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7F782A" w:rsidRPr="00EF7A5A" w:rsidRDefault="007F782A" w:rsidP="007F782A">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11.2.7 and S-101 DCEG clauses 16.2 and 16.14.</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Dam</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DAMCON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and </w:t>
            </w:r>
            <w:r w:rsidRPr="00EF7A5A">
              <w:rPr>
                <w:rFonts w:eastAsia="Calibri" w:cs="Arial"/>
                <w:b/>
                <w:color w:val="000000"/>
                <w:sz w:val="18"/>
                <w:szCs w:val="18"/>
                <w:lang w:eastAsia="en-US"/>
              </w:rPr>
              <w:t>water level effect</w:t>
            </w:r>
            <w:r w:rsidRPr="00EF7A5A">
              <w:rPr>
                <w:rFonts w:eastAsia="Calibri" w:cs="Arial"/>
                <w:color w:val="000000"/>
                <w:sz w:val="18"/>
                <w:szCs w:val="18"/>
                <w:lang w:eastAsia="en-US"/>
              </w:rPr>
              <w:t xml:space="preserve"> (WATLEV)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w:t>
            </w:r>
            <w:del w:id="2313" w:author="Jeff Wootton" w:date="2024-08-01T12:47:00Z">
              <w:r w:rsidRPr="00EF7A5A" w:rsidDel="00DD668E">
                <w:rPr>
                  <w:rFonts w:eastAsia="Calibri" w:cs="Arial"/>
                  <w:color w:val="000000"/>
                  <w:sz w:val="18"/>
                  <w:szCs w:val="18"/>
                  <w:lang w:eastAsia="en-US"/>
                </w:rPr>
                <w:delText>11</w:delText>
              </w:r>
            </w:del>
            <w:ins w:id="2314" w:author="Jeff Wootton" w:date="2024-08-01T12:47:00Z">
              <w:r w:rsidR="00DD668E" w:rsidRPr="00EF7A5A">
                <w:rPr>
                  <w:rFonts w:eastAsia="Calibri" w:cs="Arial"/>
                  <w:color w:val="000000"/>
                  <w:sz w:val="18"/>
                  <w:szCs w:val="18"/>
                  <w:lang w:eastAsia="en-US"/>
                </w:rPr>
                <w:t>1</w:t>
              </w:r>
              <w:r w:rsidR="00DD668E">
                <w:rPr>
                  <w:rFonts w:eastAsia="Calibri" w:cs="Arial"/>
                  <w:color w:val="000000"/>
                  <w:sz w:val="18"/>
                  <w:szCs w:val="18"/>
                  <w:lang w:eastAsia="en-US"/>
                </w:rPr>
                <w:t>2</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Data Coverage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M_COVR</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F617C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r w:rsidR="00261FCA">
              <w:rPr>
                <w:rFonts w:eastAsia="Calibri" w:cs="Arial"/>
                <w:color w:val="000000"/>
                <w:sz w:val="18"/>
                <w:szCs w:val="18"/>
                <w:lang w:eastAsia="en-US"/>
              </w:rPr>
              <w:t xml:space="preserve">s </w:t>
            </w:r>
            <w:r w:rsidR="00261FCA">
              <w:rPr>
                <w:rFonts w:eastAsia="Calibri" w:cs="Arial"/>
                <w:b/>
                <w:color w:val="000000"/>
                <w:sz w:val="18"/>
                <w:szCs w:val="18"/>
                <w:lang w:eastAsia="en-US"/>
              </w:rPr>
              <w:t>maximum display scale</w:t>
            </w:r>
            <w:ins w:id="2315" w:author="Jeff Wootton" w:date="2024-07-26T09:57:00Z">
              <w:r w:rsidR="000B1A2C">
                <w:rPr>
                  <w:rFonts w:eastAsia="Calibri" w:cs="Arial"/>
                  <w:bCs/>
                  <w:color w:val="000000"/>
                  <w:sz w:val="18"/>
                  <w:szCs w:val="18"/>
                  <w:lang w:eastAsia="en-US"/>
                </w:rPr>
                <w:t>,</w:t>
              </w:r>
            </w:ins>
            <w:del w:id="2316" w:author="Jeff Wootton" w:date="2024-07-26T09:57:00Z">
              <w:r w:rsidR="00261FCA" w:rsidDel="00A214B8">
                <w:rPr>
                  <w:rFonts w:eastAsia="Calibri" w:cs="Arial"/>
                  <w:color w:val="000000"/>
                  <w:sz w:val="18"/>
                  <w:szCs w:val="18"/>
                  <w:lang w:eastAsia="en-US"/>
                </w:rPr>
                <w:delText xml:space="preserve"> and</w:delText>
              </w:r>
            </w:del>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minimum display scale</w:t>
            </w:r>
            <w:ins w:id="2317" w:author="Jeff Wootton" w:date="2024-07-26T09:57:00Z">
              <w:r w:rsidR="00A214B8">
                <w:rPr>
                  <w:rFonts w:eastAsia="Calibri" w:cs="Arial"/>
                  <w:bCs/>
                  <w:color w:val="000000"/>
                  <w:sz w:val="18"/>
                  <w:szCs w:val="18"/>
                  <w:lang w:eastAsia="en-US"/>
                </w:rPr>
                <w:t xml:space="preserve"> and </w:t>
              </w:r>
              <w:r w:rsidR="00E65F77">
                <w:rPr>
                  <w:rFonts w:eastAsia="Calibri" w:cs="Arial"/>
                  <w:b/>
                  <w:color w:val="000000"/>
                  <w:sz w:val="18"/>
                  <w:szCs w:val="18"/>
                  <w:lang w:eastAsia="en-US"/>
                </w:rPr>
                <w:t>drawing index</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2.2.6 and S-101 DCEG clause 3.</w:t>
            </w:r>
            <w:r w:rsidR="00F617C7">
              <w:rPr>
                <w:rFonts w:eastAsia="Calibri" w:cs="Arial"/>
                <w:color w:val="000000"/>
                <w:sz w:val="18"/>
                <w:szCs w:val="18"/>
                <w:lang w:eastAsia="en-US"/>
              </w:rPr>
              <w:t>5</w:t>
            </w:r>
            <w:r w:rsidRPr="00EF7A5A">
              <w:rPr>
                <w:rFonts w:eastAsia="Calibri" w:cs="Arial"/>
                <w:color w:val="000000"/>
                <w:sz w:val="18"/>
                <w:szCs w:val="18"/>
                <w:lang w:eastAsia="en-US"/>
              </w:rPr>
              <w:t>.</w:t>
            </w:r>
          </w:p>
        </w:tc>
      </w:tr>
      <w:tr w:rsidR="00CB1AED"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CB1AED" w:rsidRPr="00EF7A5A" w:rsidRDefault="00CB1AED" w:rsidP="00CB1AED">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Daymark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CB1AED" w:rsidRPr="00EF7A5A" w:rsidRDefault="00CB1AED" w:rsidP="00CB1AED">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DAYMAR</w:t>
            </w:r>
          </w:p>
        </w:tc>
        <w:tc>
          <w:tcPr>
            <w:tcW w:w="6531" w:type="dxa"/>
            <w:tcBorders>
              <w:top w:val="single" w:sz="8" w:space="0" w:color="000000"/>
              <w:left w:val="nil"/>
              <w:bottom w:val="single" w:sz="8" w:space="0" w:color="000000"/>
              <w:right w:val="single" w:sz="8" w:space="0" w:color="000000"/>
            </w:tcBorders>
            <w:shd w:val="clear" w:color="auto" w:fill="auto"/>
          </w:tcPr>
          <w:p w:rsidR="00CB1AED" w:rsidRPr="00EF7A5A" w:rsidRDefault="00CB1AED" w:rsidP="00CB1AED">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(PICREP)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20.13.</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Deep Water Route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10.2.1.8 and S-101 DCEG clause 15.17.</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Deep Water Route Centreline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DWRTPT</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IMO adopted</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10.2.2.2 and S-101 DCEG clause 15.13.</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Deep Water Route Part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DWRTPT</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ins w:id="2318" w:author="Jeff Wootton" w:date="2024-07-30T15:27:00Z">
              <w:r w:rsidR="00BF3C6F">
                <w:rPr>
                  <w:rFonts w:eastAsia="Calibri" w:cs="Arial"/>
                  <w:color w:val="000000"/>
                  <w:sz w:val="18"/>
                  <w:szCs w:val="18"/>
                  <w:lang w:eastAsia="en-US"/>
                </w:rPr>
                <w:t>s</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IMO adopted</w:t>
            </w:r>
            <w:ins w:id="2319" w:author="Jeff Wootton" w:date="2024-07-30T15:27:00Z">
              <w:r w:rsidR="00BF3C6F">
                <w:rPr>
                  <w:rFonts w:eastAsia="Calibri" w:cs="Arial"/>
                  <w:bCs/>
                  <w:color w:val="000000"/>
                  <w:sz w:val="18"/>
                  <w:szCs w:val="18"/>
                  <w:lang w:eastAsia="en-US"/>
                </w:rPr>
                <w:t xml:space="preserve"> and </w:t>
              </w:r>
              <w:r w:rsidR="00BF3C6F">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10.2.2.1 and S-101 DCEG clause 15.14.</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Discoloured Water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6.5 and S-101 DCEG clause 13.8.</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Dock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DOCARE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4.6.6.3 and S-101 DCEG clause 8.</w:t>
            </w:r>
            <w:del w:id="2320" w:author="Jeff Wootton" w:date="2024-08-01T12:47:00Z">
              <w:r w:rsidR="00785091" w:rsidRPr="00EF7A5A" w:rsidDel="00C41D85">
                <w:rPr>
                  <w:rFonts w:eastAsia="Calibri" w:cs="Arial"/>
                  <w:color w:val="000000"/>
                  <w:sz w:val="18"/>
                  <w:szCs w:val="18"/>
                  <w:lang w:eastAsia="en-US"/>
                </w:rPr>
                <w:delText>1</w:delText>
              </w:r>
              <w:r w:rsidR="00785091" w:rsidDel="00C41D85">
                <w:rPr>
                  <w:rFonts w:eastAsia="Calibri" w:cs="Arial"/>
                  <w:color w:val="000000"/>
                  <w:sz w:val="18"/>
                  <w:szCs w:val="18"/>
                  <w:lang w:eastAsia="en-US"/>
                </w:rPr>
                <w:delText>9</w:delText>
              </w:r>
            </w:del>
            <w:ins w:id="2321" w:author="Jeff Wootton" w:date="2024-08-01T12:47:00Z">
              <w:r w:rsidR="00C41D85">
                <w:rPr>
                  <w:rFonts w:eastAsia="Calibri" w:cs="Arial"/>
                  <w:color w:val="000000"/>
                  <w:sz w:val="18"/>
                  <w:szCs w:val="18"/>
                  <w:lang w:eastAsia="en-US"/>
                </w:rPr>
                <w:t>20</w:t>
              </w:r>
            </w:ins>
            <w:r w:rsidRPr="00EF7A5A">
              <w:rPr>
                <w:rFonts w:eastAsia="Calibri" w:cs="Arial"/>
                <w:color w:val="000000"/>
                <w:sz w:val="18"/>
                <w:szCs w:val="18"/>
                <w:lang w:eastAsia="en-US"/>
              </w:rPr>
              <w:t>.</w:t>
            </w:r>
          </w:p>
        </w:tc>
      </w:tr>
      <w:tr w:rsidR="00206134"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206134" w:rsidRPr="00EF7A5A" w:rsidRDefault="00206134" w:rsidP="00206134">
            <w:pPr>
              <w:spacing w:before="60" w:after="60"/>
              <w:rPr>
                <w:rFonts w:eastAsia="Calibri" w:cs="Arial"/>
                <w:b/>
                <w:bCs/>
                <w:color w:val="000000"/>
                <w:sz w:val="18"/>
                <w:szCs w:val="18"/>
                <w:lang w:eastAsia="en-US"/>
              </w:rPr>
            </w:pPr>
            <w:r>
              <w:rPr>
                <w:rFonts w:eastAsia="Calibri" w:cs="Arial"/>
                <w:b/>
                <w:bCs/>
                <w:color w:val="000000"/>
                <w:sz w:val="18"/>
                <w:szCs w:val="18"/>
                <w:lang w:eastAsia="en-US"/>
              </w:rPr>
              <w:t>Dolphin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06134" w:rsidRPr="00EF7A5A" w:rsidRDefault="00206134" w:rsidP="00206134">
            <w:pPr>
              <w:spacing w:before="60" w:after="60"/>
              <w:rPr>
                <w:rFonts w:eastAsia="Calibri" w:cs="Arial"/>
                <w:b/>
                <w:color w:val="000000"/>
                <w:sz w:val="18"/>
                <w:szCs w:val="18"/>
                <w:lang w:eastAsia="en-US"/>
              </w:rPr>
            </w:pPr>
            <w:r>
              <w:rPr>
                <w:rFonts w:eastAsia="Calibri" w:cs="Arial"/>
                <w:b/>
                <w:color w:val="000000"/>
                <w:sz w:val="18"/>
                <w:szCs w:val="18"/>
                <w:lang w:eastAsia="en-US"/>
              </w:rPr>
              <w:t>MORFAC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206134" w:rsidRPr="00EF7A5A" w:rsidRDefault="00206134" w:rsidP="00206134">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4.6.7.1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8.</w:t>
            </w:r>
            <w:del w:id="2322" w:author="Jeff Wootton" w:date="2024-08-01T12:47:00Z">
              <w:r w:rsidDel="00C41D85">
                <w:rPr>
                  <w:rFonts w:eastAsia="Calibri" w:cs="Arial"/>
                  <w:color w:val="000000"/>
                  <w:sz w:val="18"/>
                  <w:szCs w:val="18"/>
                  <w:lang w:eastAsia="en-US"/>
                </w:rPr>
                <w:delText>14</w:delText>
              </w:r>
            </w:del>
            <w:ins w:id="2323" w:author="Jeff Wootton" w:date="2024-08-01T12:47:00Z">
              <w:r w:rsidR="00C41D85">
                <w:rPr>
                  <w:rFonts w:eastAsia="Calibri" w:cs="Arial"/>
                  <w:color w:val="000000"/>
                  <w:sz w:val="18"/>
                  <w:szCs w:val="18"/>
                  <w:lang w:eastAsia="en-US"/>
                </w:rPr>
                <w:t>15</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Dredged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DRGARE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ins w:id="2324" w:author="Jeff Wootton" w:date="2024-07-30T11:48:00Z">
              <w:r w:rsidR="00F57E8F">
                <w:rPr>
                  <w:rFonts w:eastAsia="Calibri" w:cs="Arial"/>
                  <w:color w:val="000000"/>
                  <w:sz w:val="18"/>
                  <w:szCs w:val="18"/>
                  <w:lang w:eastAsia="en-US"/>
                </w:rPr>
                <w:t>s</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maximum permitted draught</w:t>
            </w:r>
            <w:ins w:id="2325" w:author="Jeff Wootton" w:date="2024-07-30T11:48:00Z">
              <w:r w:rsidR="009F772D">
                <w:rPr>
                  <w:rFonts w:eastAsia="Calibri" w:cs="Arial"/>
                  <w:bCs/>
                  <w:color w:val="000000"/>
                  <w:sz w:val="18"/>
                  <w:szCs w:val="18"/>
                  <w:lang w:eastAsia="en-US"/>
                </w:rPr>
                <w:t xml:space="preserve"> and </w:t>
              </w:r>
              <w:r w:rsidR="009F772D">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S-101 DCEG clause </w:t>
            </w:r>
            <w:del w:id="2326" w:author="Jeff Wootton" w:date="2024-07-30T11:49:00Z">
              <w:r w:rsidRPr="00EF7A5A" w:rsidDel="00635B90">
                <w:rPr>
                  <w:rFonts w:eastAsia="Calibri" w:cs="Arial"/>
                  <w:color w:val="000000"/>
                  <w:sz w:val="18"/>
                  <w:szCs w:val="18"/>
                  <w:lang w:eastAsia="en-US"/>
                </w:rPr>
                <w:delText>5.5</w:delText>
              </w:r>
            </w:del>
            <w:ins w:id="2327" w:author="Jeff Wootton" w:date="2024-07-30T11:49:00Z">
              <w:r w:rsidR="00635B90">
                <w:rPr>
                  <w:rFonts w:eastAsia="Calibri" w:cs="Arial"/>
                  <w:color w:val="000000"/>
                  <w:sz w:val="18"/>
                  <w:szCs w:val="18"/>
                  <w:lang w:eastAsia="en-US"/>
                </w:rPr>
                <w:t>11.4</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Dry Dock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DRYDOC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4.6.6.1 and S-101 DCEG clause 8.</w:t>
            </w:r>
            <w:del w:id="2328" w:author="Jeff Wootton" w:date="2024-08-01T12:47:00Z">
              <w:r w:rsidR="00785091" w:rsidRPr="00EF7A5A" w:rsidDel="00C41D85">
                <w:rPr>
                  <w:rFonts w:eastAsia="Calibri" w:cs="Arial"/>
                  <w:color w:val="000000"/>
                  <w:sz w:val="18"/>
                  <w:szCs w:val="18"/>
                  <w:lang w:eastAsia="en-US"/>
                </w:rPr>
                <w:delText>1</w:delText>
              </w:r>
              <w:r w:rsidR="00785091" w:rsidDel="00C41D85">
                <w:rPr>
                  <w:rFonts w:eastAsia="Calibri" w:cs="Arial"/>
                  <w:color w:val="000000"/>
                  <w:sz w:val="18"/>
                  <w:szCs w:val="18"/>
                  <w:lang w:eastAsia="en-US"/>
                </w:rPr>
                <w:delText>6</w:delText>
              </w:r>
            </w:del>
            <w:ins w:id="2329" w:author="Jeff Wootton" w:date="2024-08-01T12:47:00Z">
              <w:r w:rsidR="00C41D85" w:rsidRPr="00EF7A5A">
                <w:rPr>
                  <w:rFonts w:eastAsia="Calibri" w:cs="Arial"/>
                  <w:color w:val="000000"/>
                  <w:sz w:val="18"/>
                  <w:szCs w:val="18"/>
                  <w:lang w:eastAsia="en-US"/>
                </w:rPr>
                <w:t>1</w:t>
              </w:r>
              <w:r w:rsidR="00C41D85">
                <w:rPr>
                  <w:rFonts w:eastAsia="Calibri" w:cs="Arial"/>
                  <w:color w:val="000000"/>
                  <w:sz w:val="18"/>
                  <w:szCs w:val="18"/>
                  <w:lang w:eastAsia="en-US"/>
                </w:rPr>
                <w:t>7</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Dumping Ground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DMPGRD</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ins w:id="2330" w:author="Jeff Wootton" w:date="2024-07-31T09:47:00Z">
              <w:r w:rsidR="00CF69B9">
                <w:rPr>
                  <w:rFonts w:eastAsia="Calibri" w:cs="Arial"/>
                  <w:color w:val="000000"/>
                  <w:sz w:val="18"/>
                  <w:szCs w:val="18"/>
                  <w:lang w:eastAsia="en-US"/>
                </w:rPr>
                <w:t>s</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date disused</w:t>
            </w:r>
            <w:ins w:id="2331" w:author="Jeff Wootton" w:date="2024-07-31T09:47:00Z">
              <w:r w:rsidR="00CF69B9">
                <w:rPr>
                  <w:rFonts w:eastAsia="Calibri" w:cs="Arial"/>
                  <w:b/>
                  <w:color w:val="000000"/>
                  <w:sz w:val="18"/>
                  <w:szCs w:val="18"/>
                  <w:lang w:eastAsia="en-US"/>
                </w:rPr>
                <w:t xml:space="preserve"> </w:t>
              </w:r>
              <w:r w:rsidR="00CF69B9">
                <w:rPr>
                  <w:rFonts w:eastAsia="Calibri" w:cs="Arial"/>
                  <w:bCs/>
                  <w:color w:val="000000"/>
                  <w:sz w:val="18"/>
                  <w:szCs w:val="18"/>
                  <w:lang w:eastAsia="en-US"/>
                </w:rPr>
                <w:t xml:space="preserve">and </w:t>
              </w:r>
              <w:r w:rsidR="00CF69B9">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Pr>
                <w:rFonts w:eastAsia="Calibri" w:cs="Arial"/>
                <w:color w:val="000000"/>
                <w:sz w:val="18"/>
                <w:szCs w:val="18"/>
                <w:lang w:eastAsia="en-US"/>
              </w:rPr>
              <w:t>7</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Dyke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DYKCON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visual prominence</w:t>
            </w:r>
            <w:r w:rsidRPr="00EF7A5A">
              <w:rPr>
                <w:rFonts w:eastAsia="Calibri" w:cs="Arial"/>
                <w:color w:val="000000"/>
                <w:sz w:val="18"/>
                <w:szCs w:val="18"/>
                <w:lang w:eastAsia="en-US"/>
              </w:rPr>
              <w:t xml:space="preserve"> (CONVIS)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8.5.</w:t>
            </w:r>
          </w:p>
        </w:tc>
      </w:tr>
      <w:tr w:rsidR="00B16BBE"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B16BBE" w:rsidRPr="00EF7A5A" w:rsidRDefault="00B16BBE" w:rsidP="00B16BBE">
            <w:pPr>
              <w:spacing w:before="60" w:after="60"/>
              <w:rPr>
                <w:rFonts w:eastAsia="Calibri" w:cs="Arial"/>
                <w:b/>
                <w:bCs/>
                <w:color w:val="000000"/>
                <w:sz w:val="18"/>
                <w:szCs w:val="18"/>
                <w:lang w:eastAsia="en-US"/>
              </w:rPr>
            </w:pPr>
            <w:r>
              <w:rPr>
                <w:rFonts w:eastAsia="Calibri" w:cs="Arial"/>
                <w:b/>
                <w:bCs/>
                <w:color w:val="000000"/>
                <w:sz w:val="18"/>
                <w:szCs w:val="18"/>
                <w:lang w:eastAsia="en-US"/>
              </w:rPr>
              <w:t>Exclusive Economic Zone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B16BBE" w:rsidRPr="00EF7A5A" w:rsidRDefault="00B16BBE" w:rsidP="00B16BBE">
            <w:pPr>
              <w:spacing w:before="60" w:after="60"/>
              <w:rPr>
                <w:rFonts w:eastAsia="Calibri" w:cs="Arial"/>
                <w:b/>
                <w:color w:val="000000"/>
                <w:sz w:val="18"/>
                <w:szCs w:val="18"/>
                <w:lang w:eastAsia="en-US"/>
              </w:rPr>
            </w:pPr>
            <w:r>
              <w:rPr>
                <w:rFonts w:eastAsia="Calibri" w:cs="Arial"/>
                <w:b/>
                <w:color w:val="000000"/>
                <w:sz w:val="18"/>
                <w:szCs w:val="18"/>
                <w:lang w:eastAsia="en-US"/>
              </w:rPr>
              <w:t>EXEZNE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B16BBE" w:rsidRPr="00EF7A5A" w:rsidRDefault="00B16BBE" w:rsidP="00B16BBE">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r>
              <w:rPr>
                <w:rFonts w:eastAsia="Calibri" w:cs="Arial"/>
                <w:color w:val="000000"/>
                <w:sz w:val="18"/>
                <w:szCs w:val="18"/>
                <w:lang w:eastAsia="en-US"/>
              </w:rPr>
              <w:t xml:space="preserve"> See clause 11.2.8 and S-101 DCEG clauses 16.2 and 16.16.</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Fairway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FAIRWY</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attribute</w:t>
            </w:r>
            <w:ins w:id="2332" w:author="Jeff Wootton" w:date="2024-07-31T09:05:00Z">
              <w:r w:rsidR="00B0668C">
                <w:rPr>
                  <w:rFonts w:eastAsia="Calibri" w:cs="Arial"/>
                  <w:color w:val="000000"/>
                  <w:sz w:val="18"/>
                  <w:szCs w:val="18"/>
                  <w:lang w:eastAsia="en-US"/>
                </w:rPr>
                <w:t>s</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maximum permitted draught</w:t>
            </w:r>
            <w:ins w:id="2333" w:author="Jeff Wootton" w:date="2024-07-31T09:05:00Z">
              <w:r w:rsidR="00B0668C">
                <w:rPr>
                  <w:rFonts w:eastAsia="Calibri" w:cs="Arial"/>
                  <w:bCs/>
                  <w:color w:val="000000"/>
                  <w:sz w:val="18"/>
                  <w:szCs w:val="18"/>
                  <w:lang w:eastAsia="en-US"/>
                </w:rPr>
                <w:t xml:space="preserve"> and </w:t>
              </w:r>
              <w:r w:rsidR="00B0668C">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10.4.</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Fairway System</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10.4 and S-101 DCEG clause 15.8.</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Fishing Facility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FSHFAC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condition</w:t>
            </w:r>
            <w:r w:rsidRPr="00EF7A5A">
              <w:rPr>
                <w:rFonts w:eastAsia="Calibri" w:cs="Arial"/>
                <w:color w:val="000000"/>
                <w:sz w:val="18"/>
                <w:szCs w:val="18"/>
                <w:lang w:eastAsia="en-US"/>
              </w:rPr>
              <w:t xml:space="preserve"> (CONDTN)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13.9.</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Fishing Ground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FSHGRD</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 added</w:t>
            </w:r>
            <w:ins w:id="2334" w:author="Jeff Wootton" w:date="2024-07-31T14:18:00Z">
              <w:r w:rsidR="00797036">
                <w:rPr>
                  <w:rFonts w:eastAsia="Calibri" w:cs="Arial"/>
                  <w:color w:val="000000"/>
                  <w:sz w:val="18"/>
                  <w:szCs w:val="18"/>
                  <w:lang w:eastAsia="en-US"/>
                </w:rPr>
                <w:t>; n</w:t>
              </w:r>
              <w:r w:rsidR="00797036" w:rsidRPr="00EF7A5A">
                <w:rPr>
                  <w:rFonts w:eastAsia="Calibri" w:cs="Arial"/>
                  <w:color w:val="000000"/>
                  <w:sz w:val="18"/>
                  <w:szCs w:val="18"/>
                  <w:lang w:eastAsia="en-US"/>
                </w:rPr>
                <w:t xml:space="preserve">ew S-101 attribute </w:t>
              </w:r>
              <w:r w:rsidR="00797036">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sidRPr="00EF7A5A">
              <w:rPr>
                <w:rFonts w:eastAsia="Calibri" w:cs="Arial"/>
                <w:color w:val="000000"/>
                <w:sz w:val="18"/>
                <w:szCs w:val="18"/>
                <w:lang w:eastAsia="en-US"/>
              </w:rPr>
              <w:t>1</w:t>
            </w:r>
            <w:r w:rsidR="00785091">
              <w:rPr>
                <w:rFonts w:eastAsia="Calibri" w:cs="Arial"/>
                <w:color w:val="000000"/>
                <w:sz w:val="18"/>
                <w:szCs w:val="18"/>
                <w:lang w:eastAsia="en-US"/>
              </w:rPr>
              <w:t>8</w:t>
            </w:r>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Floating Dock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FLODOC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del w:id="2335" w:author="Jeff Wootton" w:date="2024-07-25T14:06:00Z">
              <w:r w:rsidRPr="00EF7A5A" w:rsidDel="00A750E2">
                <w:rPr>
                  <w:rFonts w:eastAsia="Calibri" w:cs="Arial"/>
                  <w:color w:val="000000"/>
                  <w:sz w:val="18"/>
                  <w:szCs w:val="18"/>
                  <w:lang w:eastAsia="en-US"/>
                </w:rPr>
                <w:delText>New allowable geometric primitive Point.</w:delText>
              </w:r>
              <w:r w:rsidR="009F46FA" w:rsidRPr="00EF7A5A" w:rsidDel="00A750E2">
                <w:rPr>
                  <w:rFonts w:eastAsia="Calibri" w:cs="Arial"/>
                  <w:color w:val="000000"/>
                  <w:sz w:val="18"/>
                  <w:szCs w:val="18"/>
                  <w:lang w:eastAsia="en-US"/>
                </w:rPr>
                <w:delText xml:space="preserve"> </w:delText>
              </w:r>
            </w:del>
            <w:commentRangeStart w:id="2336"/>
            <w:ins w:id="2337" w:author="Jeff Wootton" w:date="2024-04-23T12:25:00Z">
              <w:r w:rsidR="00D937CF" w:rsidRPr="00EF7A5A">
                <w:rPr>
                  <w:rFonts w:eastAsia="Calibri" w:cs="Arial"/>
                  <w:color w:val="000000"/>
                  <w:sz w:val="18"/>
                  <w:szCs w:val="18"/>
                  <w:lang w:eastAsia="en-US"/>
                </w:rPr>
                <w:t xml:space="preserve">Complex attribute </w:t>
              </w:r>
              <w:r w:rsidR="00D937CF" w:rsidRPr="00EF7A5A">
                <w:rPr>
                  <w:rFonts w:eastAsia="Calibri" w:cs="Arial"/>
                  <w:b/>
                  <w:color w:val="000000"/>
                  <w:sz w:val="18"/>
                  <w:szCs w:val="18"/>
                  <w:lang w:eastAsia="en-US"/>
                </w:rPr>
                <w:t>periodic date range</w:t>
              </w:r>
              <w:r w:rsidR="00D937CF" w:rsidRPr="00EF7A5A">
                <w:rPr>
                  <w:rFonts w:eastAsia="Calibri" w:cs="Arial"/>
                  <w:color w:val="000000"/>
                  <w:sz w:val="18"/>
                  <w:szCs w:val="18"/>
                  <w:lang w:eastAsia="en-US"/>
                </w:rPr>
                <w:t xml:space="preserve"> (PEREND/PERSTA) added.</w:t>
              </w:r>
            </w:ins>
            <w:commentRangeEnd w:id="2336"/>
            <w:ins w:id="2338" w:author="Jeff Wootton" w:date="2024-04-23T13:00:00Z">
              <w:r w:rsidR="000B4572">
                <w:rPr>
                  <w:rStyle w:val="CommentReference"/>
                  <w:rFonts w:ascii="Garamond" w:hAnsi="Garamond"/>
                  <w:lang w:eastAsia="en-US"/>
                </w:rPr>
                <w:commentReference w:id="2336"/>
              </w:r>
            </w:ins>
            <w:ins w:id="2339" w:author="Jeff Wootton" w:date="2024-04-23T12:25:00Z">
              <w:r w:rsidR="00DA0C85">
                <w:rPr>
                  <w:rFonts w:eastAsia="Calibri" w:cs="Arial"/>
                  <w:color w:val="000000"/>
                  <w:sz w:val="18"/>
                  <w:szCs w:val="18"/>
                  <w:lang w:eastAsia="en-US"/>
                </w:rPr>
                <w:t xml:space="preserve"> </w:t>
              </w:r>
            </w:ins>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horizontal clearance length</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horizontal clearance width</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4.6.6.2 and S-101 DCEG clause 8.</w:t>
            </w:r>
            <w:del w:id="2340" w:author="Jeff Wootton" w:date="2024-08-01T12:48:00Z">
              <w:r w:rsidR="00785091" w:rsidRPr="00EF7A5A" w:rsidDel="00572B3C">
                <w:rPr>
                  <w:rFonts w:eastAsia="Calibri" w:cs="Arial"/>
                  <w:color w:val="000000"/>
                  <w:sz w:val="18"/>
                  <w:szCs w:val="18"/>
                  <w:lang w:eastAsia="en-US"/>
                </w:rPr>
                <w:delText>1</w:delText>
              </w:r>
              <w:r w:rsidR="00785091" w:rsidDel="00572B3C">
                <w:rPr>
                  <w:rFonts w:eastAsia="Calibri" w:cs="Arial"/>
                  <w:color w:val="000000"/>
                  <w:sz w:val="18"/>
                  <w:szCs w:val="18"/>
                  <w:lang w:eastAsia="en-US"/>
                </w:rPr>
                <w:delText>7</w:delText>
              </w:r>
            </w:del>
            <w:ins w:id="2341" w:author="Jeff Wootton" w:date="2024-08-01T12:48:00Z">
              <w:r w:rsidR="00572B3C" w:rsidRPr="00EF7A5A">
                <w:rPr>
                  <w:rFonts w:eastAsia="Calibri" w:cs="Arial"/>
                  <w:color w:val="000000"/>
                  <w:sz w:val="18"/>
                  <w:szCs w:val="18"/>
                  <w:lang w:eastAsia="en-US"/>
                </w:rPr>
                <w:t>1</w:t>
              </w:r>
              <w:r w:rsidR="00572B3C">
                <w:rPr>
                  <w:rFonts w:eastAsia="Calibri" w:cs="Arial"/>
                  <w:color w:val="000000"/>
                  <w:sz w:val="18"/>
                  <w:szCs w:val="18"/>
                  <w:lang w:eastAsia="en-US"/>
                </w:rPr>
                <w:t>8</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Fortified Structure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FORSTC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7.5.</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Harbour Facility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HRBFAC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CB1AED">
            <w:pPr>
              <w:spacing w:before="60" w:after="60"/>
              <w:rPr>
                <w:rFonts w:eastAsia="Calibri" w:cs="Arial"/>
                <w:color w:val="000000"/>
                <w:sz w:val="18"/>
                <w:szCs w:val="18"/>
                <w:lang w:eastAsia="en-US"/>
              </w:rPr>
            </w:pPr>
            <w:r w:rsidRPr="00EF7A5A">
              <w:rPr>
                <w:rFonts w:eastAsia="Calibri" w:cs="Arial"/>
                <w:color w:val="000000"/>
                <w:sz w:val="18"/>
                <w:szCs w:val="18"/>
                <w:lang w:eastAsia="en-US"/>
              </w:rPr>
              <w:t>Attributes</w:t>
            </w:r>
            <w:ins w:id="2342" w:author="Jeff Wootton" w:date="2024-08-01T11:49:00Z">
              <w:r w:rsidR="007D028A">
                <w:rPr>
                  <w:rFonts w:eastAsia="Calibri" w:cs="Arial"/>
                  <w:color w:val="000000"/>
                  <w:sz w:val="18"/>
                  <w:szCs w:val="18"/>
                  <w:lang w:eastAsia="en-US"/>
                </w:rPr>
                <w:t xml:space="preserve"> </w:t>
              </w:r>
              <w:r w:rsidR="007D028A">
                <w:rPr>
                  <w:rFonts w:eastAsia="Calibri" w:cs="Arial"/>
                  <w:b/>
                  <w:bCs/>
                  <w:color w:val="000000"/>
                  <w:sz w:val="18"/>
                  <w:szCs w:val="18"/>
                  <w:lang w:eastAsia="en-US"/>
                </w:rPr>
                <w:t>communication channel</w:t>
              </w:r>
              <w:r w:rsidR="00A11DE3">
                <w:rPr>
                  <w:rFonts w:eastAsia="Calibri" w:cs="Arial"/>
                  <w:color w:val="000000"/>
                  <w:sz w:val="18"/>
                  <w:szCs w:val="18"/>
                  <w:lang w:eastAsia="en-US"/>
                </w:rPr>
                <w:t xml:space="preserve"> (COMCHA),</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product</w:t>
            </w:r>
            <w:r w:rsidRPr="00EF7A5A">
              <w:rPr>
                <w:rFonts w:eastAsia="Calibri" w:cs="Arial"/>
                <w:color w:val="000000"/>
                <w:sz w:val="18"/>
                <w:szCs w:val="18"/>
                <w:lang w:eastAsia="en-US"/>
              </w:rPr>
              <w:t xml:space="preserve"> (PRODCT)</w:t>
            </w:r>
            <w:r w:rsidR="00CB1AED"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w:t>
            </w:r>
            <w:r w:rsidR="00323DFB" w:rsidRPr="00EF7A5A">
              <w:rPr>
                <w:rFonts w:eastAsia="Calibri" w:cs="Arial"/>
                <w:color w:val="000000"/>
                <w:sz w:val="18"/>
                <w:szCs w:val="18"/>
                <w:lang w:eastAsia="en-US"/>
              </w:rPr>
              <w:t xml:space="preserve"> and </w:t>
            </w:r>
            <w:r w:rsidR="00323DFB"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w:t>
            </w:r>
            <w:r w:rsidR="00323DFB" w:rsidRPr="00EF7A5A">
              <w:rPr>
                <w:rFonts w:eastAsia="Calibri" w:cs="Arial"/>
                <w:color w:val="000000"/>
                <w:sz w:val="18"/>
                <w:szCs w:val="18"/>
                <w:lang w:eastAsia="en-US"/>
              </w:rPr>
              <w:t xml:space="preserve">(PICREP) </w:t>
            </w:r>
            <w:r w:rsidRPr="00EF7A5A">
              <w:rPr>
                <w:rFonts w:eastAsia="Calibri" w:cs="Arial"/>
                <w:color w:val="000000"/>
                <w:sz w:val="18"/>
                <w:szCs w:val="18"/>
                <w:lang w:eastAsia="en-US"/>
              </w:rPr>
              <w:t>added</w:t>
            </w:r>
            <w:ins w:id="2343" w:author="Jeff Wootton" w:date="2024-09-10T09:49:00Z">
              <w:r w:rsidR="00E52397">
                <w:rPr>
                  <w:rFonts w:eastAsia="Calibri" w:cs="Arial"/>
                  <w:color w:val="000000"/>
                  <w:sz w:val="18"/>
                  <w:szCs w:val="18"/>
                  <w:lang w:eastAsia="en-US"/>
                </w:rPr>
                <w:t>; n</w:t>
              </w:r>
              <w:r w:rsidR="00E52397" w:rsidRPr="00EF7A5A">
                <w:rPr>
                  <w:rFonts w:eastAsia="Calibri" w:cs="Arial"/>
                  <w:color w:val="000000"/>
                  <w:sz w:val="18"/>
                  <w:szCs w:val="18"/>
                  <w:lang w:eastAsia="en-US"/>
                </w:rPr>
                <w:t xml:space="preserve">ew S-101 attribute </w:t>
              </w:r>
              <w:r w:rsidR="00E52397">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22.7.</w:t>
            </w:r>
          </w:p>
        </w:tc>
      </w:tr>
      <w:tr w:rsidR="009F09B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9F09B3" w:rsidRPr="00EF7A5A" w:rsidRDefault="009F09B3" w:rsidP="009F09B3">
            <w:pPr>
              <w:spacing w:before="60" w:after="60"/>
              <w:rPr>
                <w:rFonts w:eastAsia="Calibri" w:cs="Arial"/>
                <w:b/>
                <w:bCs/>
                <w:color w:val="000000"/>
                <w:sz w:val="18"/>
                <w:szCs w:val="18"/>
                <w:lang w:eastAsia="en-US"/>
              </w:rPr>
            </w:pPr>
            <w:r>
              <w:rPr>
                <w:rFonts w:eastAsia="Calibri" w:cs="Arial"/>
                <w:b/>
                <w:bCs/>
                <w:color w:val="000000"/>
                <w:sz w:val="18"/>
                <w:szCs w:val="18"/>
                <w:lang w:eastAsia="en-US"/>
              </w:rPr>
              <w:t>Helipad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9F09B3" w:rsidRPr="00EF7A5A" w:rsidRDefault="009F09B3" w:rsidP="009F09B3">
            <w:pPr>
              <w:spacing w:before="60" w:after="60"/>
              <w:rPr>
                <w:rFonts w:eastAsia="Calibri" w:cs="Arial"/>
                <w:b/>
                <w:color w:val="000000"/>
                <w:sz w:val="18"/>
                <w:szCs w:val="18"/>
                <w:lang w:eastAsia="en-US"/>
              </w:rPr>
            </w:pPr>
            <w:r>
              <w:rPr>
                <w:rFonts w:eastAsia="Calibri" w:cs="Arial"/>
                <w:b/>
                <w:color w:val="000000"/>
                <w:sz w:val="18"/>
                <w:szCs w:val="18"/>
                <w:lang w:eastAsia="en-US"/>
              </w:rPr>
              <w:t>RUNWAY</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9F09B3" w:rsidRPr="00EF7A5A" w:rsidRDefault="009F09B3" w:rsidP="009F09B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4.8.12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6.5</w:t>
            </w:r>
            <w:r w:rsidRPr="00EF7A5A">
              <w:rPr>
                <w:rFonts w:eastAsia="Calibri" w:cs="Arial"/>
                <w:color w:val="000000"/>
                <w:sz w:val="18"/>
                <w:szCs w:val="18"/>
                <w:lang w:eastAsia="en-US"/>
              </w:rPr>
              <w:t>.</w:t>
            </w:r>
          </w:p>
        </w:tc>
      </w:tr>
      <w:tr w:rsidR="00B73BD9"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B73BD9" w:rsidRPr="00EF7A5A" w:rsidRDefault="00B73BD9" w:rsidP="00B73BD9">
            <w:pPr>
              <w:spacing w:before="60" w:after="60"/>
              <w:rPr>
                <w:rFonts w:eastAsia="Calibri" w:cs="Arial"/>
                <w:b/>
                <w:bCs/>
                <w:color w:val="000000"/>
                <w:sz w:val="18"/>
                <w:szCs w:val="18"/>
                <w:lang w:eastAsia="en-US"/>
              </w:rPr>
            </w:pPr>
            <w:r>
              <w:rPr>
                <w:rFonts w:eastAsia="Calibri" w:cs="Arial"/>
                <w:b/>
                <w:bCs/>
                <w:color w:val="000000"/>
                <w:sz w:val="18"/>
                <w:szCs w:val="18"/>
                <w:lang w:eastAsia="en-US"/>
              </w:rPr>
              <w:t>Hulk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B73BD9" w:rsidRPr="00EF7A5A" w:rsidRDefault="00B73BD9" w:rsidP="00B73BD9">
            <w:pPr>
              <w:spacing w:before="60" w:after="60"/>
              <w:rPr>
                <w:rFonts w:eastAsia="Calibri" w:cs="Arial"/>
                <w:b/>
                <w:color w:val="000000"/>
                <w:sz w:val="18"/>
                <w:szCs w:val="18"/>
                <w:lang w:eastAsia="en-US"/>
              </w:rPr>
            </w:pPr>
            <w:r>
              <w:rPr>
                <w:rFonts w:eastAsia="Calibri" w:cs="Arial"/>
                <w:b/>
                <w:color w:val="000000"/>
                <w:sz w:val="18"/>
                <w:szCs w:val="18"/>
                <w:lang w:eastAsia="en-US"/>
              </w:rPr>
              <w:t>HULKES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B73BD9" w:rsidRPr="00EF7A5A" w:rsidRDefault="00B73BD9" w:rsidP="00B73BD9">
            <w:pPr>
              <w:spacing w:before="60" w:after="60"/>
              <w:rPr>
                <w:rFonts w:eastAsia="Calibri" w:cs="Arial"/>
                <w:color w:val="000000"/>
                <w:sz w:val="18"/>
                <w:szCs w:val="18"/>
                <w:lang w:eastAsia="en-US"/>
              </w:rPr>
            </w:pPr>
            <w:r w:rsidRPr="00EF7A5A">
              <w:rPr>
                <w:rFonts w:eastAsia="Calibri" w:cs="Arial"/>
                <w:color w:val="000000"/>
                <w:sz w:val="18"/>
                <w:szCs w:val="18"/>
                <w:lang w:eastAsia="en-US"/>
              </w:rPr>
              <w:t>Complex attribute</w:t>
            </w:r>
            <w:r>
              <w:rPr>
                <w:rFonts w:eastAsia="Calibri" w:cs="Arial"/>
                <w:color w:val="000000"/>
                <w:sz w:val="18"/>
                <w:szCs w:val="18"/>
                <w:lang w:eastAsia="en-US"/>
              </w:rPr>
              <w:t xml:space="preserve">s </w:t>
            </w:r>
            <w:r>
              <w:rPr>
                <w:rFonts w:eastAsia="Calibri" w:cs="Arial"/>
                <w:b/>
                <w:color w:val="000000"/>
                <w:sz w:val="18"/>
                <w:szCs w:val="18"/>
                <w:lang w:eastAsia="en-US"/>
              </w:rPr>
              <w:t>fixed data range</w:t>
            </w:r>
            <w:r>
              <w:rPr>
                <w:rFonts w:eastAsia="Calibri" w:cs="Arial"/>
                <w:color w:val="000000"/>
                <w:sz w:val="18"/>
                <w:szCs w:val="18"/>
                <w:lang w:eastAsia="en-US"/>
              </w:rPr>
              <w:t xml:space="preserve"> (DATEND/DATSTA) and</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 See S-101 DCEG clause </w:t>
            </w:r>
            <w:r>
              <w:rPr>
                <w:rFonts w:eastAsia="Calibri" w:cs="Arial"/>
                <w:color w:val="000000"/>
                <w:sz w:val="18"/>
                <w:szCs w:val="18"/>
                <w:lang w:eastAsia="en-US"/>
              </w:rPr>
              <w:t>8.3</w:t>
            </w:r>
            <w:r w:rsidRPr="00EF7A5A">
              <w:rPr>
                <w:rFonts w:eastAsia="Calibri" w:cs="Arial"/>
                <w:color w:val="000000"/>
                <w:sz w:val="18"/>
                <w:szCs w:val="18"/>
                <w:lang w:eastAsia="en-US"/>
              </w:rPr>
              <w:t>.</w:t>
            </w:r>
          </w:p>
        </w:tc>
      </w:tr>
      <w:tr w:rsidR="00EE05E6"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EE05E6" w:rsidRPr="00EF7A5A" w:rsidRDefault="00EE05E6" w:rsidP="00EE05E6">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Information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EE05E6" w:rsidRPr="00EF7A5A" w:rsidRDefault="00EE05E6" w:rsidP="00EE05E6">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EE05E6" w:rsidRPr="00EF7A5A" w:rsidRDefault="00EE05E6"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2.5 and S-101 DCEG clause 16.</w:t>
            </w:r>
            <w:r w:rsidR="00785091" w:rsidRPr="00EF7A5A">
              <w:rPr>
                <w:rFonts w:eastAsia="Calibri" w:cs="Arial"/>
                <w:color w:val="000000"/>
                <w:sz w:val="18"/>
                <w:szCs w:val="18"/>
                <w:lang w:eastAsia="en-US"/>
              </w:rPr>
              <w:t>1</w:t>
            </w:r>
            <w:r w:rsidR="00785091">
              <w:rPr>
                <w:rFonts w:eastAsia="Calibri" w:cs="Arial"/>
                <w:color w:val="000000"/>
                <w:sz w:val="18"/>
                <w:szCs w:val="18"/>
                <w:lang w:eastAsia="en-US"/>
              </w:rPr>
              <w:t>2</w:t>
            </w:r>
            <w:r w:rsidRPr="00EF7A5A">
              <w:rPr>
                <w:rFonts w:eastAsia="Calibri" w:cs="Arial"/>
                <w:color w:val="000000"/>
                <w:sz w:val="18"/>
                <w:szCs w:val="18"/>
                <w:lang w:eastAsia="en-US"/>
              </w:rPr>
              <w:t>.</w:t>
            </w:r>
          </w:p>
        </w:tc>
      </w:tr>
      <w:tr w:rsidR="00C06237" w:rsidRPr="00EF7A5A" w:rsidTr="00AE4490">
        <w:trPr>
          <w:cantSplit/>
          <w:trHeight w:val="270"/>
          <w:jc w:val="center"/>
          <w:ins w:id="2344" w:author="Jeff Wootton" w:date="2024-07-30T14:49:00Z"/>
        </w:trPr>
        <w:tc>
          <w:tcPr>
            <w:tcW w:w="1843" w:type="dxa"/>
            <w:tcBorders>
              <w:top w:val="single" w:sz="8" w:space="0" w:color="000000"/>
              <w:left w:val="single" w:sz="8" w:space="0" w:color="000000"/>
              <w:bottom w:val="single" w:sz="8" w:space="0" w:color="000000"/>
              <w:right w:val="single" w:sz="8" w:space="0" w:color="000000"/>
            </w:tcBorders>
          </w:tcPr>
          <w:p w:rsidR="00C06237" w:rsidRPr="00EF7A5A" w:rsidRDefault="00C06237" w:rsidP="00C06237">
            <w:pPr>
              <w:spacing w:before="60" w:after="60"/>
              <w:rPr>
                <w:ins w:id="2345" w:author="Jeff Wootton" w:date="2024-07-30T14:49:00Z"/>
                <w:rFonts w:eastAsia="Calibri" w:cs="Arial"/>
                <w:b/>
                <w:bCs/>
                <w:color w:val="000000"/>
                <w:sz w:val="18"/>
                <w:szCs w:val="18"/>
                <w:lang w:eastAsia="en-US"/>
              </w:rPr>
            </w:pPr>
            <w:ins w:id="2346" w:author="Jeff Wootton" w:date="2024-07-30T14:49:00Z">
              <w:r>
                <w:rPr>
                  <w:rFonts w:eastAsia="Calibri" w:cs="Arial"/>
                  <w:b/>
                  <w:bCs/>
                  <w:color w:val="000000"/>
                  <w:sz w:val="18"/>
                  <w:szCs w:val="18"/>
                  <w:lang w:eastAsia="en-US"/>
                </w:rPr>
                <w:t>Inshore Traffic Zone</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C06237" w:rsidRPr="00EF7A5A" w:rsidRDefault="00C06237" w:rsidP="00C06237">
            <w:pPr>
              <w:spacing w:before="60" w:after="60"/>
              <w:rPr>
                <w:ins w:id="2347" w:author="Jeff Wootton" w:date="2024-07-30T14:49:00Z"/>
                <w:rFonts w:eastAsia="Calibri" w:cs="Arial"/>
                <w:b/>
                <w:color w:val="000000"/>
                <w:sz w:val="18"/>
                <w:szCs w:val="18"/>
                <w:lang w:eastAsia="en-US"/>
              </w:rPr>
            </w:pPr>
            <w:ins w:id="2348" w:author="Jeff Wootton" w:date="2024-07-30T14:49:00Z">
              <w:r>
                <w:rPr>
                  <w:rFonts w:eastAsia="Calibri" w:cs="Arial"/>
                  <w:b/>
                  <w:color w:val="000000"/>
                  <w:sz w:val="18"/>
                  <w:szCs w:val="18"/>
                  <w:lang w:eastAsia="en-US"/>
                </w:rPr>
                <w:t>ISTZNE</w:t>
              </w:r>
            </w:ins>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C06237" w:rsidRPr="00EF7A5A" w:rsidRDefault="00C06237" w:rsidP="00C06237">
            <w:pPr>
              <w:spacing w:before="60" w:after="60"/>
              <w:rPr>
                <w:ins w:id="2349" w:author="Jeff Wootton" w:date="2024-07-30T14:49:00Z"/>
                <w:rFonts w:eastAsia="Calibri" w:cs="Arial"/>
                <w:color w:val="000000"/>
                <w:sz w:val="18"/>
                <w:szCs w:val="18"/>
                <w:lang w:eastAsia="en-US"/>
              </w:rPr>
            </w:pPr>
            <w:ins w:id="2350" w:author="Jeff Wootton" w:date="2024-07-30T14:49: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15.</w:t>
              </w:r>
            </w:ins>
            <w:ins w:id="2351" w:author="Jeff Wootton" w:date="2024-07-30T14:50:00Z">
              <w:r>
                <w:rPr>
                  <w:rFonts w:eastAsia="Calibri" w:cs="Arial"/>
                  <w:color w:val="000000"/>
                  <w:sz w:val="18"/>
                  <w:szCs w:val="18"/>
                  <w:lang w:eastAsia="en-US"/>
                </w:rPr>
                <w:t>16</w:t>
              </w:r>
            </w:ins>
            <w:ins w:id="2352" w:author="Jeff Wootton" w:date="2024-07-30T14:49:00Z">
              <w:r w:rsidRPr="00EF7A5A">
                <w:rPr>
                  <w:rFonts w:eastAsia="Calibri" w:cs="Arial"/>
                  <w:color w:val="000000"/>
                  <w:sz w:val="18"/>
                  <w:szCs w:val="18"/>
                  <w:lang w:eastAsia="en-US"/>
                </w:rPr>
                <w:t>.</w:t>
              </w:r>
            </w:ins>
          </w:p>
        </w:tc>
      </w:tr>
      <w:tr w:rsidR="00104862"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104862" w:rsidRPr="00EF7A5A" w:rsidRDefault="00104862" w:rsidP="00104862">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Island Group</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104862" w:rsidRPr="00EF7A5A" w:rsidRDefault="00104862" w:rsidP="00104862">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104862" w:rsidRPr="00EF7A5A" w:rsidRDefault="00104862" w:rsidP="00104862">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14 and S-101 DCEG clause 5.5.</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Lake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LAKARE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5.10.</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Land Region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LNDRGN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Landmark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bookmarkStart w:id="2353" w:name="_Hlk68282149"/>
            <w:r w:rsidRPr="00EF7A5A">
              <w:rPr>
                <w:rFonts w:eastAsia="Calibri" w:cs="Arial"/>
                <w:b/>
                <w:color w:val="000000"/>
                <w:sz w:val="18"/>
                <w:szCs w:val="18"/>
                <w:lang w:eastAsia="en-US"/>
              </w:rPr>
              <w:t>LNDMRK</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C147DC">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7.2.</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also new S-101 </w:t>
            </w:r>
            <w:r w:rsidR="00C147DC" w:rsidRPr="00EF7A5A">
              <w:rPr>
                <w:rFonts w:eastAsia="Calibri" w:cs="Arial"/>
                <w:color w:val="000000"/>
                <w:sz w:val="18"/>
                <w:szCs w:val="18"/>
                <w:lang w:eastAsia="en-US"/>
              </w:rPr>
              <w:t xml:space="preserve">Feature type </w:t>
            </w:r>
            <w:r w:rsidRPr="00EF7A5A">
              <w:rPr>
                <w:rFonts w:eastAsia="Calibri" w:cs="Arial"/>
                <w:b/>
                <w:bCs/>
                <w:color w:val="000000"/>
                <w:sz w:val="18"/>
                <w:szCs w:val="18"/>
                <w:lang w:eastAsia="en-US"/>
              </w:rPr>
              <w:t>Wind Turbine</w:t>
            </w:r>
            <w:r w:rsidRPr="00EF7A5A">
              <w:rPr>
                <w:rFonts w:eastAsia="Calibri" w:cs="Arial"/>
                <w:color w:val="000000"/>
                <w:sz w:val="18"/>
                <w:szCs w:val="18"/>
                <w:lang w:eastAsia="en-US"/>
              </w:rPr>
              <w:t xml:space="preserve"> (see clause 4.8.15 and DCEG clause 7.4).</w:t>
            </w:r>
          </w:p>
        </w:tc>
      </w:tr>
      <w:tr w:rsidR="004458CF" w:rsidRPr="00EF7A5A" w:rsidTr="00AE4490">
        <w:trPr>
          <w:cantSplit/>
          <w:trHeight w:val="270"/>
          <w:jc w:val="center"/>
          <w:ins w:id="2354" w:author="Jeff Wootton" w:date="2024-08-01T09:06:00Z"/>
        </w:trPr>
        <w:tc>
          <w:tcPr>
            <w:tcW w:w="1843" w:type="dxa"/>
            <w:tcBorders>
              <w:top w:val="single" w:sz="8" w:space="0" w:color="000000"/>
              <w:left w:val="single" w:sz="8" w:space="0" w:color="000000"/>
              <w:bottom w:val="single" w:sz="8" w:space="0" w:color="000000"/>
              <w:right w:val="single" w:sz="8" w:space="0" w:color="000000"/>
            </w:tcBorders>
          </w:tcPr>
          <w:p w:rsidR="004458CF" w:rsidRPr="00EF7A5A" w:rsidRDefault="004458CF" w:rsidP="005D7373">
            <w:pPr>
              <w:spacing w:before="60" w:after="60"/>
              <w:rPr>
                <w:ins w:id="2355" w:author="Jeff Wootton" w:date="2024-08-01T09:06:00Z"/>
                <w:rFonts w:eastAsia="Calibri" w:cs="Arial"/>
                <w:b/>
                <w:bCs/>
                <w:color w:val="000000"/>
                <w:sz w:val="18"/>
                <w:szCs w:val="18"/>
                <w:lang w:eastAsia="en-US"/>
              </w:rPr>
            </w:pPr>
            <w:ins w:id="2356" w:author="Jeff Wootton" w:date="2024-08-01T09:06:00Z">
              <w:r>
                <w:rPr>
                  <w:rFonts w:eastAsia="Calibri" w:cs="Arial"/>
                  <w:b/>
                  <w:bCs/>
                  <w:color w:val="000000"/>
                  <w:sz w:val="18"/>
                  <w:szCs w:val="18"/>
                  <w:lang w:eastAsia="en-US"/>
                </w:rPr>
                <w:t>Light Air Obstruction</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4458CF" w:rsidRPr="00EF7A5A" w:rsidRDefault="004458CF" w:rsidP="005D7373">
            <w:pPr>
              <w:spacing w:before="60" w:after="60"/>
              <w:rPr>
                <w:ins w:id="2357" w:author="Jeff Wootton" w:date="2024-08-01T09:06:00Z"/>
                <w:rFonts w:eastAsia="Calibri" w:cs="Arial"/>
                <w:b/>
                <w:color w:val="000000"/>
                <w:sz w:val="18"/>
                <w:szCs w:val="18"/>
                <w:lang w:eastAsia="en-US"/>
              </w:rPr>
            </w:pPr>
            <w:ins w:id="2358" w:author="Jeff Wootton" w:date="2024-08-01T09:06:00Z">
              <w:r>
                <w:rPr>
                  <w:rFonts w:eastAsia="Calibri" w:cs="Arial"/>
                  <w:b/>
                  <w:color w:val="000000"/>
                  <w:sz w:val="18"/>
                  <w:szCs w:val="18"/>
                  <w:lang w:eastAsia="en-US"/>
                </w:rPr>
                <w:t>LIGHTS</w:t>
              </w:r>
            </w:ins>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4458CF" w:rsidRPr="00EF7A5A" w:rsidRDefault="004458CF" w:rsidP="005D7373">
            <w:pPr>
              <w:spacing w:before="60" w:after="60"/>
              <w:rPr>
                <w:ins w:id="2359" w:author="Jeff Wootton" w:date="2024-08-01T09:06:00Z"/>
                <w:rFonts w:eastAsia="Calibri" w:cs="Arial"/>
                <w:color w:val="000000"/>
                <w:sz w:val="18"/>
                <w:szCs w:val="18"/>
                <w:lang w:eastAsia="en-US"/>
              </w:rPr>
            </w:pPr>
            <w:ins w:id="2360" w:author="Jeff Wootton" w:date="2024-08-01T09:06: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flare bear</w:t>
              </w:r>
            </w:ins>
            <w:ins w:id="2361" w:author="Jeff Wootton" w:date="2024-08-01T09:07:00Z">
              <w:r>
                <w:rPr>
                  <w:rFonts w:eastAsia="Calibri" w:cs="Arial"/>
                  <w:b/>
                  <w:color w:val="000000"/>
                  <w:sz w:val="18"/>
                  <w:szCs w:val="18"/>
                  <w:lang w:eastAsia="en-US"/>
                </w:rPr>
                <w:t>ing</w:t>
              </w:r>
            </w:ins>
            <w:ins w:id="2362" w:author="Jeff Wootton" w:date="2024-08-01T09:06:00Z">
              <w:r w:rsidRPr="00EF7A5A">
                <w:rPr>
                  <w:rFonts w:eastAsia="Calibri" w:cs="Arial"/>
                  <w:color w:val="000000"/>
                  <w:sz w:val="18"/>
                  <w:szCs w:val="18"/>
                  <w:lang w:eastAsia="en-US"/>
                </w:rPr>
                <w:t xml:space="preserve">. See S-101 DCEG clause </w:t>
              </w:r>
            </w:ins>
            <w:ins w:id="2363" w:author="Jeff Wootton" w:date="2024-08-01T09:07:00Z">
              <w:r>
                <w:rPr>
                  <w:rFonts w:eastAsia="Calibri" w:cs="Arial"/>
                  <w:color w:val="000000"/>
                  <w:sz w:val="18"/>
                  <w:szCs w:val="18"/>
                  <w:lang w:eastAsia="en-US"/>
                </w:rPr>
                <w:t>19.5</w:t>
              </w:r>
            </w:ins>
            <w:ins w:id="2364" w:author="Jeff Wootton" w:date="2024-08-01T09:06:00Z">
              <w:r w:rsidRPr="00EF7A5A">
                <w:rPr>
                  <w:rFonts w:eastAsia="Calibri" w:cs="Arial"/>
                  <w:color w:val="000000"/>
                  <w:sz w:val="18"/>
                  <w:szCs w:val="18"/>
                  <w:lang w:eastAsia="en-US"/>
                </w:rPr>
                <w:t>.</w:t>
              </w:r>
            </w:ins>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 All Around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Attribute</w:t>
            </w:r>
            <w:r w:rsidR="00A93BB3" w:rsidRPr="00EF7A5A">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signal generation</w:t>
            </w:r>
            <w:r w:rsidRPr="00EF7A5A">
              <w:rPr>
                <w:rFonts w:eastAsia="Calibri" w:cs="Arial"/>
                <w:color w:val="000000"/>
                <w:sz w:val="18"/>
                <w:szCs w:val="18"/>
                <w:lang w:eastAsia="en-US"/>
              </w:rPr>
              <w:t xml:space="preserve"> (SIGGEN) </w:t>
            </w:r>
            <w:r w:rsidR="00A93BB3" w:rsidRPr="00EF7A5A">
              <w:rPr>
                <w:rFonts w:eastAsia="Calibri" w:cs="Arial"/>
                <w:color w:val="000000"/>
                <w:sz w:val="18"/>
                <w:szCs w:val="18"/>
                <w:lang w:eastAsia="en-US"/>
              </w:rPr>
              <w:t xml:space="preserve">and </w:t>
            </w:r>
            <w:r w:rsidR="00A93BB3" w:rsidRPr="00EF7A5A">
              <w:rPr>
                <w:rFonts w:eastAsia="Calibri" w:cs="Arial"/>
                <w:b/>
                <w:color w:val="000000"/>
                <w:sz w:val="18"/>
                <w:szCs w:val="18"/>
                <w:lang w:eastAsia="en-US"/>
              </w:rPr>
              <w:t>vertical length</w:t>
            </w:r>
            <w:r w:rsidR="00A93BB3" w:rsidRPr="00EF7A5A">
              <w:rPr>
                <w:rFonts w:eastAsia="Calibri" w:cs="Arial"/>
                <w:color w:val="000000"/>
                <w:sz w:val="18"/>
                <w:szCs w:val="18"/>
                <w:lang w:eastAsia="en-US"/>
              </w:rPr>
              <w:t xml:space="preserve"> </w:t>
            </w:r>
            <w:r w:rsidRPr="00EF7A5A">
              <w:rPr>
                <w:rFonts w:eastAsia="Calibri" w:cs="Arial"/>
                <w:color w:val="000000"/>
                <w:sz w:val="18"/>
                <w:szCs w:val="18"/>
                <w:lang w:eastAsia="en-US"/>
              </w:rPr>
              <w:t>added</w:t>
            </w:r>
            <w:ins w:id="2365" w:author="Jeff Wootton" w:date="2024-08-01T08:54:00Z">
              <w:r w:rsidR="009F1493">
                <w:rPr>
                  <w:rFonts w:eastAsia="Calibri" w:cs="Arial"/>
                  <w:color w:val="000000"/>
                  <w:sz w:val="18"/>
                  <w:szCs w:val="18"/>
                  <w:lang w:eastAsia="en-US"/>
                </w:rPr>
                <w:t>; n</w:t>
              </w:r>
              <w:r w:rsidR="009F1493" w:rsidRPr="00EF7A5A">
                <w:rPr>
                  <w:rFonts w:eastAsia="Calibri" w:cs="Arial"/>
                  <w:color w:val="000000"/>
                  <w:sz w:val="18"/>
                  <w:szCs w:val="18"/>
                  <w:lang w:eastAsia="en-US"/>
                </w:rPr>
                <w:t xml:space="preserve">ew S-101 attribute </w:t>
              </w:r>
              <w:r w:rsidR="009F1493">
                <w:rPr>
                  <w:rFonts w:eastAsia="Calibri" w:cs="Arial"/>
                  <w:b/>
                  <w:color w:val="000000"/>
                  <w:sz w:val="18"/>
                  <w:szCs w:val="18"/>
                  <w:lang w:eastAsia="en-US"/>
                </w:rPr>
                <w:t>flare</w:t>
              </w:r>
            </w:ins>
            <w:ins w:id="2366" w:author="Jeff Wootton" w:date="2024-08-01T08:55:00Z">
              <w:r w:rsidR="009F1493">
                <w:rPr>
                  <w:rFonts w:eastAsia="Calibri" w:cs="Arial"/>
                  <w:b/>
                  <w:color w:val="000000"/>
                  <w:sz w:val="18"/>
                  <w:szCs w:val="18"/>
                  <w:lang w:eastAsia="en-US"/>
                </w:rPr>
                <w:t xml:space="preserve"> bearing</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w:t>
            </w:r>
            <w:r w:rsidR="00A93BB3" w:rsidRPr="00EF7A5A">
              <w:rPr>
                <w:rFonts w:eastAsia="Calibri" w:cs="Arial"/>
                <w:color w:val="000000"/>
                <w:sz w:val="18"/>
                <w:szCs w:val="18"/>
                <w:lang w:eastAsia="en-US"/>
              </w:rPr>
              <w:t xml:space="preserve">clause 12.8.1 and </w:t>
            </w:r>
            <w:r w:rsidRPr="00EF7A5A">
              <w:rPr>
                <w:rFonts w:eastAsia="Calibri" w:cs="Arial"/>
                <w:color w:val="000000"/>
                <w:sz w:val="18"/>
                <w:szCs w:val="18"/>
                <w:lang w:eastAsia="en-US"/>
              </w:rPr>
              <w:t>S-101 DCEG clause 19.2.</w:t>
            </w:r>
          </w:p>
        </w:tc>
      </w:tr>
      <w:tr w:rsidR="00A93BB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A93BB3" w:rsidRPr="00EF7A5A" w:rsidRDefault="00A93BB3" w:rsidP="00A93BB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 Fog Detector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A93BB3" w:rsidRPr="00EF7A5A" w:rsidRDefault="00A93BB3" w:rsidP="00A93BB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A93BB3" w:rsidRPr="00EF7A5A" w:rsidRDefault="00A93BB3" w:rsidP="00A93BB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vertical length</w:t>
            </w:r>
            <w:r w:rsidRPr="00EF7A5A">
              <w:rPr>
                <w:rFonts w:eastAsia="Calibri" w:cs="Arial"/>
                <w:color w:val="000000"/>
                <w:sz w:val="18"/>
                <w:szCs w:val="18"/>
                <w:lang w:eastAsia="en-US"/>
              </w:rPr>
              <w:t xml:space="preserve"> added</w:t>
            </w:r>
            <w:ins w:id="2367" w:author="Jeff Wootton" w:date="2024-08-01T09:02:00Z">
              <w:r w:rsidR="00805A0E">
                <w:rPr>
                  <w:rFonts w:eastAsia="Calibri" w:cs="Arial"/>
                  <w:color w:val="000000"/>
                  <w:sz w:val="18"/>
                  <w:szCs w:val="18"/>
                  <w:lang w:eastAsia="en-US"/>
                </w:rPr>
                <w:t>; n</w:t>
              </w:r>
              <w:r w:rsidR="00805A0E" w:rsidRPr="00EF7A5A">
                <w:rPr>
                  <w:rFonts w:eastAsia="Calibri" w:cs="Arial"/>
                  <w:color w:val="000000"/>
                  <w:sz w:val="18"/>
                  <w:szCs w:val="18"/>
                  <w:lang w:eastAsia="en-US"/>
                </w:rPr>
                <w:t xml:space="preserve">ew S-101 attribute </w:t>
              </w:r>
              <w:r w:rsidR="00805A0E">
                <w:rPr>
                  <w:rFonts w:eastAsia="Calibri" w:cs="Arial"/>
                  <w:b/>
                  <w:color w:val="000000"/>
                  <w:sz w:val="18"/>
                  <w:szCs w:val="18"/>
                  <w:lang w:eastAsia="en-US"/>
                </w:rPr>
                <w:t>flare bearing</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12.8.1 and S-101 DCEG clause 19.4.</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Light Sectored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LIGHTS</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signal generation</w:t>
            </w:r>
            <w:r w:rsidRPr="00EF7A5A">
              <w:rPr>
                <w:rFonts w:eastAsia="Calibri" w:cs="Arial"/>
                <w:color w:val="000000"/>
                <w:sz w:val="18"/>
                <w:szCs w:val="18"/>
                <w:lang w:eastAsia="en-US"/>
              </w:rPr>
              <w:t xml:space="preserve"> (SIGGEN) added; New S-101 attribute</w:t>
            </w:r>
            <w:ins w:id="2368" w:author="Jeff Wootton" w:date="2024-08-01T09:14:00Z">
              <w:r w:rsidR="001F218D">
                <w:rPr>
                  <w:rFonts w:eastAsia="Calibri" w:cs="Arial"/>
                  <w:color w:val="000000"/>
                  <w:sz w:val="18"/>
                  <w:szCs w:val="18"/>
                  <w:lang w:eastAsia="en-US"/>
                </w:rPr>
                <w:t xml:space="preserve">s </w:t>
              </w:r>
              <w:r w:rsidR="001F218D">
                <w:rPr>
                  <w:rFonts w:eastAsia="Calibri" w:cs="Arial"/>
                  <w:b/>
                  <w:bCs/>
                  <w:color w:val="000000"/>
                  <w:sz w:val="18"/>
                  <w:szCs w:val="18"/>
                  <w:lang w:eastAsia="en-US"/>
                </w:rPr>
                <w:t>multiplicity of features</w:t>
              </w:r>
              <w:r w:rsidR="001F218D">
                <w:rPr>
                  <w:rFonts w:eastAsia="Calibri" w:cs="Arial"/>
                  <w:color w:val="000000"/>
                  <w:sz w:val="18"/>
                  <w:szCs w:val="18"/>
                  <w:lang w:eastAsia="en-US"/>
                </w:rPr>
                <w:t xml:space="preserve"> and</w:t>
              </w:r>
            </w:ins>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sector line length</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12.8.6.1 and S-101 DCEG clause 19.3.</w:t>
            </w:r>
          </w:p>
        </w:tc>
      </w:tr>
      <w:bookmarkEnd w:id="2353"/>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Local Magnetic Anomaly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LOCMAG</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B225C6">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00B225C6" w:rsidRPr="00EF7A5A">
              <w:rPr>
                <w:rFonts w:eastAsia="Calibri" w:cs="Arial"/>
                <w:b/>
                <w:color w:val="000000"/>
                <w:sz w:val="18"/>
                <w:szCs w:val="18"/>
                <w:lang w:eastAsia="en-US"/>
              </w:rPr>
              <w:t>reference direction</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4.2.</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Log Pond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LOGPON</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Complex attribute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sidRPr="00EF7A5A">
              <w:rPr>
                <w:rFonts w:eastAsia="Calibri" w:cs="Arial"/>
                <w:color w:val="000000"/>
                <w:sz w:val="18"/>
                <w:szCs w:val="18"/>
                <w:lang w:eastAsia="en-US"/>
              </w:rPr>
              <w:t>2</w:t>
            </w:r>
            <w:r w:rsidR="00785091">
              <w:rPr>
                <w:rFonts w:eastAsia="Calibri" w:cs="Arial"/>
                <w:color w:val="000000"/>
                <w:sz w:val="18"/>
                <w:szCs w:val="18"/>
                <w:lang w:eastAsia="en-US"/>
              </w:rPr>
              <w:t>1</w:t>
            </w:r>
            <w:r w:rsidRPr="00EF7A5A">
              <w:rPr>
                <w:rFonts w:eastAsia="Calibri" w:cs="Arial"/>
                <w:color w:val="000000"/>
                <w:sz w:val="18"/>
                <w:szCs w:val="18"/>
                <w:lang w:eastAsia="en-US"/>
              </w:rPr>
              <w:t>.</w:t>
            </w:r>
          </w:p>
        </w:tc>
      </w:tr>
      <w:tr w:rsidR="00BD2144" w:rsidRPr="00EF7A5A" w:rsidTr="00AE4490">
        <w:trPr>
          <w:cantSplit/>
          <w:trHeight w:val="270"/>
          <w:jc w:val="center"/>
          <w:ins w:id="2369" w:author="Jeff Wootton" w:date="2024-07-31T14:13:00Z"/>
        </w:trPr>
        <w:tc>
          <w:tcPr>
            <w:tcW w:w="1843" w:type="dxa"/>
            <w:tcBorders>
              <w:top w:val="single" w:sz="8" w:space="0" w:color="000000"/>
              <w:left w:val="single" w:sz="8" w:space="0" w:color="000000"/>
              <w:bottom w:val="single" w:sz="8" w:space="0" w:color="000000"/>
              <w:right w:val="single" w:sz="8" w:space="0" w:color="000000"/>
            </w:tcBorders>
          </w:tcPr>
          <w:p w:rsidR="00BD2144" w:rsidRPr="00EF7A5A" w:rsidRDefault="00BD2144" w:rsidP="00BD2144">
            <w:pPr>
              <w:spacing w:before="60" w:after="60"/>
              <w:rPr>
                <w:ins w:id="2370" w:author="Jeff Wootton" w:date="2024-07-31T14:13:00Z"/>
                <w:rFonts w:eastAsia="Calibri" w:cs="Arial"/>
                <w:b/>
                <w:bCs/>
                <w:color w:val="000000"/>
                <w:sz w:val="18"/>
                <w:szCs w:val="18"/>
                <w:lang w:eastAsia="en-US"/>
              </w:rPr>
            </w:pPr>
            <w:ins w:id="2371" w:author="Jeff Wootton" w:date="2024-07-31T14:14:00Z">
              <w:r>
                <w:rPr>
                  <w:rFonts w:eastAsia="Calibri" w:cs="Arial"/>
                  <w:b/>
                  <w:bCs/>
                  <w:color w:val="000000"/>
                  <w:sz w:val="18"/>
                  <w:szCs w:val="18"/>
                  <w:lang w:eastAsia="en-US"/>
                </w:rPr>
                <w:t>Marine Farm/Culture</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BD2144" w:rsidRPr="00EF7A5A" w:rsidRDefault="00C14670" w:rsidP="00BD2144">
            <w:pPr>
              <w:spacing w:before="60" w:after="60"/>
              <w:rPr>
                <w:ins w:id="2372" w:author="Jeff Wootton" w:date="2024-07-31T14:13:00Z"/>
                <w:rFonts w:eastAsia="Calibri" w:cs="Arial"/>
                <w:b/>
                <w:color w:val="000000"/>
                <w:sz w:val="18"/>
                <w:szCs w:val="18"/>
                <w:lang w:eastAsia="en-US"/>
              </w:rPr>
            </w:pPr>
            <w:ins w:id="2373" w:author="Jeff Wootton" w:date="2024-07-31T14:14:00Z">
              <w:r>
                <w:rPr>
                  <w:rFonts w:eastAsia="Calibri" w:cs="Arial"/>
                  <w:b/>
                  <w:color w:val="000000"/>
                  <w:sz w:val="18"/>
                  <w:szCs w:val="18"/>
                  <w:lang w:eastAsia="en-US"/>
                </w:rPr>
                <w:t>MARCUL</w:t>
              </w:r>
            </w:ins>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BD2144" w:rsidRPr="00EF7A5A" w:rsidRDefault="00BD2144" w:rsidP="00BD2144">
            <w:pPr>
              <w:spacing w:before="60" w:after="60"/>
              <w:rPr>
                <w:ins w:id="2374" w:author="Jeff Wootton" w:date="2024-07-31T14:13:00Z"/>
                <w:rFonts w:eastAsia="Calibri" w:cs="Arial"/>
                <w:color w:val="000000"/>
                <w:sz w:val="18"/>
                <w:szCs w:val="18"/>
                <w:lang w:eastAsia="en-US"/>
              </w:rPr>
            </w:pPr>
            <w:ins w:id="2375" w:author="Jeff Wootton" w:date="2024-07-31T14:14: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13.10</w:t>
              </w:r>
              <w:r w:rsidRPr="00EF7A5A">
                <w:rPr>
                  <w:rFonts w:eastAsia="Calibri" w:cs="Arial"/>
                  <w:color w:val="000000"/>
                  <w:sz w:val="18"/>
                  <w:szCs w:val="18"/>
                  <w:lang w:eastAsia="en-US"/>
                </w:rPr>
                <w:t>.</w:t>
              </w:r>
            </w:ins>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Marine Pollution Regulations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11.16 and S-101 DCEG clause 16.</w:t>
            </w:r>
            <w:r w:rsidR="00785091" w:rsidRPr="00EF7A5A">
              <w:rPr>
                <w:rFonts w:eastAsia="Calibri" w:cs="Arial"/>
                <w:color w:val="000000"/>
                <w:sz w:val="18"/>
                <w:szCs w:val="18"/>
                <w:lang w:eastAsia="en-US"/>
              </w:rPr>
              <w:t>2</w:t>
            </w:r>
            <w:r w:rsidR="00785091">
              <w:rPr>
                <w:rFonts w:eastAsia="Calibri" w:cs="Arial"/>
                <w:color w:val="000000"/>
                <w:sz w:val="18"/>
                <w:szCs w:val="18"/>
                <w:lang w:eastAsia="en-US"/>
              </w:rPr>
              <w:t>8</w:t>
            </w:r>
            <w:r w:rsidRPr="00EF7A5A">
              <w:rPr>
                <w:rFonts w:eastAsia="Calibri" w:cs="Arial"/>
                <w:color w:val="000000"/>
                <w:sz w:val="18"/>
                <w:szCs w:val="18"/>
                <w:lang w:eastAsia="en-US"/>
              </w:rPr>
              <w:t>.</w:t>
            </w:r>
          </w:p>
        </w:tc>
      </w:tr>
      <w:tr w:rsidR="00BF6434"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BF6434" w:rsidRPr="00EF7A5A" w:rsidRDefault="00BF6434" w:rsidP="00BF6434">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Military Practice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BF6434" w:rsidRPr="00EF7A5A" w:rsidRDefault="00BF6434" w:rsidP="00BF6434">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MIPARE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BF6434" w:rsidRPr="00EF7A5A" w:rsidRDefault="00BF6434"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nationality</w:t>
            </w:r>
            <w:r w:rsidRPr="00EF7A5A">
              <w:rPr>
                <w:rFonts w:eastAsia="Calibri" w:cs="Arial"/>
                <w:color w:val="000000"/>
                <w:sz w:val="18"/>
                <w:szCs w:val="18"/>
                <w:lang w:eastAsia="en-US"/>
              </w:rPr>
              <w:t xml:space="preserve"> (NATION) added</w:t>
            </w:r>
            <w:ins w:id="2376" w:author="Jeff Wootton" w:date="2024-07-31T09:39:00Z">
              <w:r w:rsidR="00B10C40">
                <w:rPr>
                  <w:rFonts w:eastAsia="Calibri" w:cs="Arial"/>
                  <w:color w:val="000000"/>
                  <w:sz w:val="18"/>
                  <w:szCs w:val="18"/>
                  <w:lang w:eastAsia="en-US"/>
                </w:rPr>
                <w:t xml:space="preserve">; </w:t>
              </w:r>
            </w:ins>
            <w:ins w:id="2377" w:author="Jeff Wootton" w:date="2024-07-31T09:40:00Z">
              <w:r w:rsidR="0025084E">
                <w:rPr>
                  <w:rFonts w:eastAsia="Calibri" w:cs="Arial"/>
                  <w:color w:val="000000"/>
                  <w:sz w:val="18"/>
                  <w:szCs w:val="18"/>
                  <w:lang w:eastAsia="en-US"/>
                </w:rPr>
                <w:t>n</w:t>
              </w:r>
              <w:r w:rsidR="0025084E" w:rsidRPr="00EF7A5A">
                <w:rPr>
                  <w:rFonts w:eastAsia="Calibri" w:cs="Arial"/>
                  <w:color w:val="000000"/>
                  <w:sz w:val="18"/>
                  <w:szCs w:val="18"/>
                  <w:lang w:eastAsia="en-US"/>
                </w:rPr>
                <w:t xml:space="preserve">ew S-101 attribute </w:t>
              </w:r>
              <w:r w:rsidR="0025084E">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16.</w:t>
            </w:r>
            <w:r w:rsidR="00785091">
              <w:rPr>
                <w:rFonts w:eastAsia="Calibri" w:cs="Arial"/>
                <w:color w:val="000000"/>
                <w:sz w:val="18"/>
                <w:szCs w:val="18"/>
                <w:lang w:eastAsia="en-US"/>
              </w:rPr>
              <w:t>8</w:t>
            </w:r>
            <w:r w:rsidRPr="00EF7A5A">
              <w:rPr>
                <w:rFonts w:eastAsia="Calibri" w:cs="Arial"/>
                <w:color w:val="000000"/>
                <w:sz w:val="18"/>
                <w:szCs w:val="18"/>
                <w:lang w:eastAsia="en-US"/>
              </w:rPr>
              <w:t>.</w:t>
            </w:r>
          </w:p>
        </w:tc>
      </w:tr>
      <w:tr w:rsidR="00DF5FC6"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DF5FC6" w:rsidRPr="00EF7A5A" w:rsidRDefault="00DF5FC6" w:rsidP="00DF5FC6">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Mooring</w:t>
            </w:r>
            <w:r>
              <w:rPr>
                <w:rFonts w:eastAsia="Calibri" w:cs="Arial"/>
                <w:b/>
                <w:bCs/>
                <w:color w:val="000000"/>
                <w:sz w:val="18"/>
                <w:szCs w:val="18"/>
                <w:lang w:eastAsia="en-US"/>
              </w:rPr>
              <w:t xml:space="preserve">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DF5FC6" w:rsidRPr="00EF7A5A" w:rsidRDefault="00DF5FC6" w:rsidP="00DF5FC6">
            <w:pPr>
              <w:spacing w:before="60" w:after="60"/>
              <w:rPr>
                <w:rFonts w:eastAsia="Calibri" w:cs="Arial"/>
                <w:b/>
                <w:color w:val="000000"/>
                <w:sz w:val="18"/>
                <w:szCs w:val="18"/>
                <w:lang w:eastAsia="en-US"/>
              </w:rPr>
            </w:pPr>
            <w:r>
              <w:rPr>
                <w:rFonts w:eastAsia="Calibri" w:cs="Arial"/>
                <w:b/>
                <w:color w:val="000000"/>
                <w:sz w:val="18"/>
                <w:szCs w:val="18"/>
                <w:lang w:eastAsia="en-US"/>
              </w:rPr>
              <w:t>ACHARE</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DF5FC6" w:rsidRPr="00EF7A5A" w:rsidRDefault="00DF5FC6" w:rsidP="008C1BCB">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w:t>
            </w:r>
            <w:r>
              <w:rPr>
                <w:rFonts w:eastAsia="Calibri" w:cs="Arial"/>
                <w:color w:val="000000"/>
                <w:sz w:val="18"/>
                <w:szCs w:val="18"/>
                <w:lang w:eastAsia="en-US"/>
              </w:rPr>
              <w:t xml:space="preserve"> clause 9.</w:t>
            </w:r>
            <w:r w:rsidR="008C1BCB">
              <w:rPr>
                <w:rFonts w:eastAsia="Calibri" w:cs="Arial"/>
                <w:color w:val="000000"/>
                <w:sz w:val="18"/>
                <w:szCs w:val="18"/>
                <w:lang w:eastAsia="en-US"/>
              </w:rPr>
              <w:t>2.1</w:t>
            </w:r>
            <w:r>
              <w:rPr>
                <w:rFonts w:eastAsia="Calibri" w:cs="Arial"/>
                <w:color w:val="000000"/>
                <w:sz w:val="18"/>
                <w:szCs w:val="18"/>
                <w:lang w:eastAsia="en-US"/>
              </w:rPr>
              <w:t xml:space="preserve"> and</w:t>
            </w:r>
            <w:r w:rsidRPr="00EF7A5A">
              <w:rPr>
                <w:rFonts w:eastAsia="Calibri" w:cs="Arial"/>
                <w:color w:val="000000"/>
                <w:sz w:val="18"/>
                <w:szCs w:val="18"/>
                <w:lang w:eastAsia="en-US"/>
              </w:rPr>
              <w:t xml:space="preserve"> S-101 DCEG clause </w:t>
            </w:r>
            <w:r>
              <w:rPr>
                <w:rFonts w:eastAsia="Calibri" w:cs="Arial"/>
                <w:color w:val="000000"/>
                <w:sz w:val="18"/>
                <w:szCs w:val="18"/>
                <w:lang w:eastAsia="en-US"/>
              </w:rPr>
              <w:t>16.4</w:t>
            </w:r>
            <w:r w:rsidRPr="00EF7A5A">
              <w:rPr>
                <w:rFonts w:eastAsia="Calibri" w:cs="Arial"/>
                <w:color w:val="000000"/>
                <w:sz w:val="18"/>
                <w:szCs w:val="18"/>
                <w:lang w:eastAsia="en-US"/>
              </w:rPr>
              <w:t>.</w:t>
            </w:r>
          </w:p>
        </w:tc>
      </w:tr>
      <w:tr w:rsidR="007730D9"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7730D9" w:rsidRPr="00EF7A5A" w:rsidRDefault="007730D9" w:rsidP="007730D9">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Mooring</w:t>
            </w:r>
            <w:r>
              <w:rPr>
                <w:rFonts w:eastAsia="Calibri" w:cs="Arial"/>
                <w:b/>
                <w:bCs/>
                <w:color w:val="000000"/>
                <w:sz w:val="18"/>
                <w:szCs w:val="18"/>
                <w:lang w:eastAsia="en-US"/>
              </w:rPr>
              <w:t xml:space="preserve"> Buoy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7730D9" w:rsidRPr="00EF7A5A" w:rsidRDefault="007730D9" w:rsidP="007730D9">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MORFAC</w:t>
            </w: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7730D9" w:rsidRPr="00EF7A5A" w:rsidRDefault="00206134" w:rsidP="007730D9">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7730D9" w:rsidRPr="00EF7A5A">
              <w:rPr>
                <w:rFonts w:eastAsia="Calibri" w:cs="Arial"/>
                <w:color w:val="000000"/>
                <w:sz w:val="18"/>
                <w:szCs w:val="18"/>
                <w:lang w:eastAsia="en-US"/>
              </w:rPr>
              <w:t xml:space="preserve"> See</w:t>
            </w:r>
            <w:r>
              <w:rPr>
                <w:rFonts w:eastAsia="Calibri" w:cs="Arial"/>
                <w:color w:val="000000"/>
                <w:sz w:val="18"/>
                <w:szCs w:val="18"/>
                <w:lang w:eastAsia="en-US"/>
              </w:rPr>
              <w:t xml:space="preserve"> clause 4.6.7.1 and</w:t>
            </w:r>
            <w:r w:rsidR="007730D9" w:rsidRPr="00EF7A5A">
              <w:rPr>
                <w:rFonts w:eastAsia="Calibri" w:cs="Arial"/>
                <w:color w:val="000000"/>
                <w:sz w:val="18"/>
                <w:szCs w:val="18"/>
                <w:lang w:eastAsia="en-US"/>
              </w:rPr>
              <w:t xml:space="preserve"> S-101 DCEG clause </w:t>
            </w:r>
            <w:r w:rsidR="007730D9">
              <w:rPr>
                <w:rFonts w:eastAsia="Calibri" w:cs="Arial"/>
                <w:color w:val="000000"/>
                <w:sz w:val="18"/>
                <w:szCs w:val="18"/>
                <w:lang w:eastAsia="en-US"/>
              </w:rPr>
              <w:t>20.8</w:t>
            </w:r>
            <w:r w:rsidR="007730D9"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Mooring Trot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9.2.5 and S-101 DCEG clause 8.</w:t>
            </w:r>
            <w:del w:id="2378" w:author="Jeff Wootton" w:date="2024-08-01T12:48:00Z">
              <w:r w:rsidR="00785091" w:rsidRPr="00EF7A5A" w:rsidDel="0029736F">
                <w:rPr>
                  <w:rFonts w:eastAsia="Calibri" w:cs="Arial"/>
                  <w:color w:val="000000"/>
                  <w:sz w:val="18"/>
                  <w:szCs w:val="18"/>
                  <w:lang w:eastAsia="en-US"/>
                </w:rPr>
                <w:delText>2</w:delText>
              </w:r>
              <w:r w:rsidR="00785091" w:rsidDel="0029736F">
                <w:rPr>
                  <w:rFonts w:eastAsia="Calibri" w:cs="Arial"/>
                  <w:color w:val="000000"/>
                  <w:sz w:val="18"/>
                  <w:szCs w:val="18"/>
                  <w:lang w:eastAsia="en-US"/>
                </w:rPr>
                <w:delText>2</w:delText>
              </w:r>
            </w:del>
            <w:ins w:id="2379" w:author="Jeff Wootton" w:date="2024-08-01T12:48:00Z">
              <w:r w:rsidR="0029736F" w:rsidRPr="00EF7A5A">
                <w:rPr>
                  <w:rFonts w:eastAsia="Calibri" w:cs="Arial"/>
                  <w:color w:val="000000"/>
                  <w:sz w:val="18"/>
                  <w:szCs w:val="18"/>
                  <w:lang w:eastAsia="en-US"/>
                </w:rPr>
                <w:t>2</w:t>
              </w:r>
              <w:r w:rsidR="0029736F">
                <w:rPr>
                  <w:rFonts w:eastAsia="Calibri" w:cs="Arial"/>
                  <w:color w:val="000000"/>
                  <w:sz w:val="18"/>
                  <w:szCs w:val="18"/>
                  <w:lang w:eastAsia="en-US"/>
                </w:rPr>
                <w:t>3</w:t>
              </w:r>
            </w:ins>
            <w:r w:rsidRPr="00EF7A5A">
              <w:rPr>
                <w:rFonts w:eastAsia="Calibri" w:cs="Arial"/>
                <w:color w:val="000000"/>
                <w:sz w:val="18"/>
                <w:szCs w:val="18"/>
                <w:lang w:eastAsia="en-US"/>
              </w:rPr>
              <w:t>.</w:t>
            </w:r>
          </w:p>
        </w:tc>
      </w:tr>
      <w:tr w:rsidR="005D7373" w:rsidRPr="00EF7A5A" w:rsidTr="00AE4490">
        <w:trPr>
          <w:cantSplit/>
          <w:trHeight w:val="270"/>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Nautical 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w:t>
            </w:r>
            <w:r w:rsidR="00233CD7" w:rsidRPr="00EF7A5A">
              <w:rPr>
                <w:rFonts w:eastAsia="Calibri" w:cs="Arial"/>
                <w:color w:val="000000"/>
                <w:sz w:val="18"/>
                <w:szCs w:val="18"/>
                <w:lang w:eastAsia="en-US"/>
              </w:rPr>
              <w:t xml:space="preserve">Information </w:t>
            </w:r>
            <w:r w:rsidRPr="00EF7A5A">
              <w:rPr>
                <w:rFonts w:eastAsia="Calibri" w:cs="Arial"/>
                <w:color w:val="000000"/>
                <w:sz w:val="18"/>
                <w:szCs w:val="18"/>
                <w:lang w:eastAsia="en-US"/>
              </w:rPr>
              <w:t>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2.4 and S-101 DCEG clause 24.4.</w:t>
            </w:r>
          </w:p>
        </w:tc>
      </w:tr>
      <w:tr w:rsidR="00233CD7"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Non-Standard Working Day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24.3.</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Obstruction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OBSTRN</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del w:id="2380" w:author="Jeff Wootton" w:date="2024-07-30T12:14:00Z">
              <w:r w:rsidRPr="00EF7A5A" w:rsidDel="008E2429">
                <w:rPr>
                  <w:rFonts w:eastAsia="Calibri" w:cs="Arial"/>
                  <w:color w:val="000000"/>
                  <w:sz w:val="18"/>
                  <w:szCs w:val="18"/>
                  <w:lang w:eastAsia="en-US"/>
                </w:rPr>
                <w:delText xml:space="preserve">New S-101 mandatory attribute </w:delText>
              </w:r>
              <w:r w:rsidRPr="00EF7A5A" w:rsidDel="008E2429">
                <w:rPr>
                  <w:rFonts w:eastAsia="Calibri" w:cs="Arial"/>
                  <w:b/>
                  <w:color w:val="000000"/>
                  <w:sz w:val="18"/>
                  <w:szCs w:val="18"/>
                  <w:lang w:eastAsia="en-US"/>
                </w:rPr>
                <w:delText>display uncertainties</w:delText>
              </w:r>
              <w:r w:rsidRPr="00EF7A5A" w:rsidDel="008E2429">
                <w:rPr>
                  <w:rFonts w:eastAsia="Calibri" w:cs="Arial"/>
                  <w:bCs/>
                  <w:color w:val="000000"/>
                  <w:sz w:val="18"/>
                  <w:szCs w:val="18"/>
                  <w:lang w:eastAsia="en-US"/>
                </w:rPr>
                <w:delText xml:space="preserve">; </w:delText>
              </w:r>
              <w:r w:rsidRPr="00EF7A5A" w:rsidDel="008E2429">
                <w:rPr>
                  <w:rFonts w:eastAsia="Calibri" w:cs="Arial"/>
                  <w:color w:val="000000"/>
                  <w:sz w:val="18"/>
                  <w:szCs w:val="18"/>
                  <w:lang w:eastAsia="en-US"/>
                </w:rPr>
                <w:delText>n</w:delText>
              </w:r>
            </w:del>
            <w:ins w:id="2381" w:author="Jeff Wootton" w:date="2024-07-30T12:14:00Z">
              <w:r w:rsidR="008E2429">
                <w:rPr>
                  <w:rFonts w:eastAsia="Calibri" w:cs="Arial"/>
                  <w:color w:val="000000"/>
                  <w:sz w:val="18"/>
                  <w:szCs w:val="18"/>
                  <w:lang w:eastAsia="en-US"/>
                </w:rPr>
                <w:t>N</w:t>
              </w:r>
            </w:ins>
            <w:r w:rsidRPr="00EF7A5A">
              <w:rPr>
                <w:rFonts w:eastAsia="Calibri" w:cs="Arial"/>
                <w:color w:val="000000"/>
                <w:sz w:val="18"/>
                <w:szCs w:val="18"/>
                <w:lang w:eastAsia="en-US"/>
              </w:rPr>
              <w:t xml:space="preserve">ew S-101 attribute </w:t>
            </w:r>
            <w:r w:rsidRPr="00EF7A5A">
              <w:rPr>
                <w:rFonts w:eastAsia="Calibri" w:cs="Arial"/>
                <w:b/>
                <w:color w:val="000000"/>
                <w:sz w:val="18"/>
                <w:szCs w:val="18"/>
                <w:lang w:eastAsia="en-US"/>
              </w:rPr>
              <w:t>maximum permitted draught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6.2.1 and S-101 DCEG clause 13.5.</w:t>
            </w:r>
          </w:p>
        </w:tc>
      </w:tr>
      <w:tr w:rsidR="004C1AAF"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4C1AAF" w:rsidRPr="00EF7A5A" w:rsidRDefault="004C1AAF" w:rsidP="004C1AAF">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Offshore Production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4C1AAF" w:rsidRPr="00EF7A5A" w:rsidRDefault="004C1AAF" w:rsidP="004C1AAF">
            <w:pPr>
              <w:spacing w:before="60" w:after="60"/>
              <w:rPr>
                <w:rFonts w:eastAsia="Calibri" w:cs="Arial"/>
                <w:b/>
                <w:color w:val="000000"/>
                <w:sz w:val="18"/>
                <w:szCs w:val="18"/>
                <w:lang w:eastAsia="en-US"/>
              </w:rPr>
            </w:pPr>
            <w:r w:rsidRPr="00EF7A5A">
              <w:rPr>
                <w:rFonts w:eastAsia="Calibri" w:cs="Arial"/>
                <w:b/>
                <w:color w:val="000000"/>
                <w:sz w:val="18"/>
                <w:szCs w:val="18"/>
                <w:lang w:eastAsia="en-US"/>
              </w:rPr>
              <w:t>OSPARE</w:t>
            </w:r>
          </w:p>
        </w:tc>
        <w:tc>
          <w:tcPr>
            <w:tcW w:w="6531" w:type="dxa"/>
            <w:tcBorders>
              <w:top w:val="single" w:sz="8" w:space="0" w:color="000000"/>
              <w:left w:val="nil"/>
              <w:bottom w:val="single" w:sz="8" w:space="0" w:color="000000"/>
              <w:right w:val="single" w:sz="8" w:space="0" w:color="000000"/>
            </w:tcBorders>
            <w:shd w:val="clear" w:color="auto" w:fill="auto"/>
          </w:tcPr>
          <w:p w:rsidR="004C1AAF" w:rsidRPr="00EF7A5A" w:rsidRDefault="004C1AAF" w:rsidP="004C1A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water level effect</w:t>
            </w:r>
            <w:r w:rsidRPr="00EF7A5A">
              <w:rPr>
                <w:rFonts w:eastAsia="Calibri" w:cs="Arial"/>
                <w:color w:val="000000"/>
                <w:sz w:val="18"/>
                <w:szCs w:val="18"/>
                <w:lang w:eastAsia="en-US"/>
              </w:rPr>
              <w:t xml:space="preserve"> (WATLEV) added</w:t>
            </w:r>
            <w:ins w:id="2382" w:author="Jeff Wootton" w:date="2024-07-31T12:20:00Z">
              <w:r w:rsidR="004268C8">
                <w:rPr>
                  <w:rFonts w:eastAsia="Calibri" w:cs="Arial"/>
                  <w:color w:val="000000"/>
                  <w:sz w:val="18"/>
                  <w:szCs w:val="18"/>
                  <w:lang w:eastAsia="en-US"/>
                </w:rPr>
                <w:t>; n</w:t>
              </w:r>
              <w:r w:rsidR="004268C8" w:rsidRPr="00EF7A5A">
                <w:rPr>
                  <w:rFonts w:eastAsia="Calibri" w:cs="Arial"/>
                  <w:color w:val="000000"/>
                  <w:sz w:val="18"/>
                  <w:szCs w:val="18"/>
                  <w:lang w:eastAsia="en-US"/>
                </w:rPr>
                <w:t xml:space="preserve">ew S-101 attribute </w:t>
              </w:r>
              <w:r w:rsidR="004268C8">
                <w:rPr>
                  <w:rFonts w:eastAsia="Calibri" w:cs="Arial"/>
                  <w:b/>
                  <w:color w:val="000000"/>
                  <w:sz w:val="18"/>
                  <w:szCs w:val="18"/>
                  <w:lang w:eastAsia="en-US"/>
                </w:rPr>
                <w:t>vessel speed limit</w:t>
              </w:r>
            </w:ins>
            <w:r w:rsidRPr="00EF7A5A">
              <w:rPr>
                <w:rFonts w:eastAsia="Calibri" w:cs="Arial"/>
                <w:color w:val="000000"/>
                <w:sz w:val="18"/>
                <w:szCs w:val="18"/>
                <w:lang w:eastAsia="en-US"/>
              </w:rPr>
              <w:t>. See S-101 DCEG clause 14.6.</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Pile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PILPNT</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primitives Curve and Surface.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Attribute</w:t>
            </w:r>
            <w:r w:rsidR="00323DFB" w:rsidRPr="00EF7A5A">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w:t>
            </w:r>
            <w:r w:rsidR="00323DFB" w:rsidRPr="00EF7A5A">
              <w:rPr>
                <w:rFonts w:eastAsia="Calibri" w:cs="Arial"/>
                <w:color w:val="000000"/>
                <w:sz w:val="18"/>
                <w:szCs w:val="18"/>
                <w:lang w:eastAsia="en-US"/>
              </w:rPr>
              <w:t xml:space="preserve"> and </w:t>
            </w:r>
            <w:r w:rsidR="00323DFB"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w:t>
            </w:r>
            <w:r w:rsidR="00323DFB" w:rsidRPr="00EF7A5A">
              <w:rPr>
                <w:rFonts w:eastAsia="Calibri" w:cs="Arial"/>
                <w:color w:val="000000"/>
                <w:sz w:val="18"/>
                <w:szCs w:val="18"/>
                <w:lang w:eastAsia="en-US"/>
              </w:rPr>
              <w:t xml:space="preserve">(PICREP) </w:t>
            </w:r>
            <w:r w:rsidRPr="00EF7A5A">
              <w:rPr>
                <w:rFonts w:eastAsia="Calibri" w:cs="Arial"/>
                <w:color w:val="000000"/>
                <w:sz w:val="18"/>
                <w:szCs w:val="18"/>
                <w:lang w:eastAsia="en-US"/>
              </w:rPr>
              <w:t>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8.4.</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Pilot Boarding Place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PILBOP</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category of preference</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destination</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pilot movement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13.1.2.</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Pilotage District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13.1.2 and S-101 DCEG clause 22.1.</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Pipeline Overhead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PIPOHD</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6.</w:t>
            </w:r>
            <w:r w:rsidR="00785091" w:rsidRPr="00EF7A5A">
              <w:rPr>
                <w:rFonts w:eastAsia="Calibri" w:cs="Arial"/>
                <w:color w:val="000000"/>
                <w:sz w:val="18"/>
                <w:szCs w:val="18"/>
                <w:lang w:eastAsia="en-US"/>
              </w:rPr>
              <w:t>1</w:t>
            </w:r>
            <w:r w:rsidR="00785091">
              <w:rPr>
                <w:rFonts w:eastAsia="Calibri" w:cs="Arial"/>
                <w:color w:val="000000"/>
                <w:sz w:val="18"/>
                <w:szCs w:val="18"/>
                <w:lang w:eastAsia="en-US"/>
              </w:rPr>
              <w:t>1</w:t>
            </w:r>
            <w:r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Pipeline Submarine/On Land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PIPSOL</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456369" w:rsidP="00456369">
            <w:pPr>
              <w:spacing w:before="60" w:after="60"/>
              <w:rPr>
                <w:rFonts w:eastAsia="Calibri" w:cs="Arial"/>
                <w:color w:val="000000"/>
                <w:sz w:val="18"/>
                <w:szCs w:val="18"/>
                <w:lang w:eastAsia="en-US"/>
              </w:rPr>
            </w:pPr>
            <w:r w:rsidRPr="00EF7A5A">
              <w:rPr>
                <w:rFonts w:eastAsia="Calibri" w:cs="Arial"/>
                <w:color w:val="000000"/>
                <w:sz w:val="18"/>
                <w:szCs w:val="18"/>
                <w:lang w:eastAsia="en-US"/>
              </w:rPr>
              <w:t>Attribute</w:t>
            </w:r>
            <w:r w:rsidR="00323DFB" w:rsidRPr="00EF7A5A">
              <w:rPr>
                <w:rFonts w:eastAsia="Calibri" w:cs="Arial"/>
                <w:color w:val="000000"/>
                <w:sz w:val="18"/>
                <w:szCs w:val="18"/>
                <w:lang w:eastAsia="en-US"/>
              </w:rPr>
              <w:t>s</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restriction</w:t>
            </w:r>
            <w:r w:rsidRPr="00EF7A5A">
              <w:rPr>
                <w:rFonts w:eastAsia="Calibri" w:cs="Arial"/>
                <w:color w:val="000000"/>
                <w:sz w:val="18"/>
                <w:szCs w:val="18"/>
                <w:lang w:eastAsia="en-US"/>
              </w:rPr>
              <w:t xml:space="preserve"> (RESTRN)</w:t>
            </w:r>
            <w:r w:rsidR="00323DFB" w:rsidRPr="00EF7A5A">
              <w:rPr>
                <w:rFonts w:eastAsia="Calibri" w:cs="Arial"/>
                <w:color w:val="000000"/>
                <w:sz w:val="18"/>
                <w:szCs w:val="18"/>
                <w:lang w:eastAsia="en-US"/>
              </w:rPr>
              <w:t xml:space="preserve"> and </w:t>
            </w:r>
            <w:r w:rsidR="00323DFB" w:rsidRPr="00EF7A5A">
              <w:rPr>
                <w:rFonts w:eastAsia="Calibri" w:cs="Arial"/>
                <w:b/>
                <w:color w:val="000000"/>
                <w:sz w:val="18"/>
                <w:szCs w:val="18"/>
                <w:lang w:eastAsia="en-US"/>
              </w:rPr>
              <w:t>pictorial representation</w:t>
            </w:r>
            <w:r w:rsidR="00323DFB" w:rsidRPr="00EF7A5A">
              <w:rPr>
                <w:rFonts w:eastAsia="Calibri" w:cs="Arial"/>
                <w:color w:val="000000"/>
                <w:sz w:val="18"/>
                <w:szCs w:val="18"/>
                <w:lang w:eastAsia="en-US"/>
              </w:rPr>
              <w:t xml:space="preserve"> (PICREP)</w:t>
            </w:r>
            <w:r w:rsidRPr="00EF7A5A">
              <w:rPr>
                <w:rFonts w:eastAsia="Calibri" w:cs="Arial"/>
                <w:color w:val="000000"/>
                <w:sz w:val="18"/>
                <w:szCs w:val="18"/>
                <w:lang w:eastAsia="en-US"/>
              </w:rPr>
              <w:t xml:space="preserve"> added.</w:t>
            </w:r>
            <w:r w:rsidR="009F46FA" w:rsidRPr="00EF7A5A">
              <w:rPr>
                <w:rFonts w:eastAsia="Calibri" w:cs="Arial"/>
                <w:color w:val="000000"/>
                <w:sz w:val="18"/>
                <w:szCs w:val="18"/>
                <w:lang w:eastAsia="en-US"/>
              </w:rPr>
              <w:t xml:space="preserve"> </w:t>
            </w:r>
            <w:r w:rsidR="005D7373" w:rsidRPr="00EF7A5A">
              <w:rPr>
                <w:rFonts w:eastAsia="Calibri" w:cs="Arial"/>
                <w:color w:val="000000"/>
                <w:sz w:val="18"/>
                <w:szCs w:val="18"/>
                <w:lang w:eastAsia="en-US"/>
              </w:rPr>
              <w:t xml:space="preserve">New S-101 attribute </w:t>
            </w:r>
            <w:r w:rsidR="005D7373" w:rsidRPr="00EF7A5A">
              <w:rPr>
                <w:rFonts w:eastAsia="Calibri" w:cs="Arial"/>
                <w:b/>
                <w:color w:val="000000"/>
                <w:sz w:val="18"/>
                <w:szCs w:val="18"/>
                <w:lang w:eastAsia="en-US"/>
              </w:rPr>
              <w:t>multiplicity of features</w:t>
            </w:r>
            <w:r w:rsidR="005D7373"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005D7373" w:rsidRPr="00EF7A5A">
              <w:rPr>
                <w:rFonts w:eastAsia="Calibri" w:cs="Arial"/>
                <w:color w:val="000000"/>
                <w:sz w:val="18"/>
                <w:szCs w:val="18"/>
                <w:lang w:eastAsia="en-US"/>
              </w:rPr>
              <w:t>See S-101 DCEG clause 14.4.</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Pontoon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PONTON</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323DFB"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pictorial representation</w:t>
            </w:r>
            <w:r w:rsidRPr="00EF7A5A">
              <w:rPr>
                <w:rFonts w:eastAsia="Calibri" w:cs="Arial"/>
                <w:color w:val="000000"/>
                <w:sz w:val="18"/>
                <w:szCs w:val="18"/>
                <w:lang w:eastAsia="en-US"/>
              </w:rPr>
              <w:t xml:space="preserve"> (PICREP) added.</w:t>
            </w:r>
            <w:del w:id="2383" w:author="Jeff Wootton" w:date="2024-07-25T14:16:00Z">
              <w:r w:rsidR="009F46FA" w:rsidRPr="00EF7A5A" w:rsidDel="008653B4">
                <w:rPr>
                  <w:rFonts w:eastAsia="Calibri" w:cs="Arial"/>
                  <w:color w:val="000000"/>
                  <w:sz w:val="18"/>
                  <w:szCs w:val="18"/>
                  <w:lang w:eastAsia="en-US"/>
                </w:rPr>
                <w:delText xml:space="preserve"> </w:delText>
              </w:r>
              <w:r w:rsidR="005D7373" w:rsidRPr="00EF7A5A" w:rsidDel="008653B4">
                <w:rPr>
                  <w:rFonts w:eastAsia="Calibri" w:cs="Arial"/>
                  <w:color w:val="000000"/>
                  <w:sz w:val="18"/>
                  <w:szCs w:val="18"/>
                  <w:lang w:eastAsia="en-US"/>
                </w:rPr>
                <w:delText>New allowable geometric primitive Point.</w:delText>
              </w:r>
            </w:del>
          </w:p>
        </w:tc>
      </w:tr>
      <w:tr w:rsidR="00926B21"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926B21" w:rsidRPr="00EF7A5A" w:rsidRDefault="00926B21" w:rsidP="00926B21">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Precautionary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926B21" w:rsidRPr="00EF7A5A" w:rsidRDefault="00926B21" w:rsidP="00926B21">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PRCARE</w:t>
            </w:r>
          </w:p>
        </w:tc>
        <w:tc>
          <w:tcPr>
            <w:tcW w:w="6531" w:type="dxa"/>
            <w:tcBorders>
              <w:top w:val="single" w:sz="8" w:space="0" w:color="000000"/>
              <w:left w:val="nil"/>
              <w:bottom w:val="single" w:sz="8" w:space="0" w:color="000000"/>
              <w:right w:val="single" w:sz="8" w:space="0" w:color="000000"/>
            </w:tcBorders>
            <w:shd w:val="clear" w:color="auto" w:fill="auto"/>
          </w:tcPr>
          <w:p w:rsidR="00926B21" w:rsidRPr="00EF7A5A" w:rsidRDefault="00926B21" w:rsidP="00C74E32">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feature name</w:t>
            </w:r>
            <w:r w:rsidRPr="00EF7A5A">
              <w:rPr>
                <w:rFonts w:eastAsia="Calibri" w:cs="Arial"/>
                <w:color w:val="000000"/>
                <w:sz w:val="18"/>
                <w:szCs w:val="18"/>
                <w:lang w:eastAsia="en-US"/>
              </w:rPr>
              <w:t xml:space="preserve"> (NOBJNM, OBJNAM) and </w:t>
            </w:r>
            <w:r w:rsidRPr="00EF7A5A">
              <w:rPr>
                <w:rFonts w:eastAsia="Calibri" w:cs="Arial"/>
                <w:b/>
                <w:color w:val="000000"/>
                <w:sz w:val="18"/>
                <w:szCs w:val="18"/>
                <w:lang w:eastAsia="en-US"/>
              </w:rPr>
              <w:t>IMO adopted</w:t>
            </w:r>
            <w:r w:rsidRPr="00EF7A5A">
              <w:rPr>
                <w:rFonts w:eastAsia="Calibri" w:cs="Arial"/>
                <w:color w:val="000000"/>
                <w:sz w:val="18"/>
                <w:szCs w:val="18"/>
                <w:lang w:eastAsia="en-US"/>
              </w:rPr>
              <w:t xml:space="preserve"> (CATTSS) added</w:t>
            </w:r>
            <w:ins w:id="2384" w:author="Jeff Wootton" w:date="2024-07-30T15:17:00Z">
              <w:r w:rsidR="003D6CD6">
                <w:rPr>
                  <w:rFonts w:eastAsia="Calibri" w:cs="Arial"/>
                  <w:color w:val="000000"/>
                  <w:sz w:val="18"/>
                  <w:szCs w:val="18"/>
                  <w:lang w:eastAsia="en-US"/>
                </w:rPr>
                <w:t>;</w:t>
              </w:r>
            </w:ins>
            <w:del w:id="2385" w:author="Jeff Wootton" w:date="2024-07-30T15:17:00Z">
              <w:r w:rsidRPr="00EF7A5A" w:rsidDel="003D6CD6">
                <w:rPr>
                  <w:rFonts w:eastAsia="Calibri" w:cs="Arial"/>
                  <w:color w:val="000000"/>
                  <w:sz w:val="18"/>
                  <w:szCs w:val="18"/>
                  <w:lang w:eastAsia="en-US"/>
                </w:rPr>
                <w:delText>.</w:delText>
              </w:r>
            </w:del>
            <w:ins w:id="2386" w:author="Jeff Wootton" w:date="2024-07-30T15:17:00Z">
              <w:r w:rsidR="003D6CD6">
                <w:rPr>
                  <w:rFonts w:eastAsia="Calibri" w:cs="Arial"/>
                  <w:color w:val="000000"/>
                  <w:sz w:val="18"/>
                  <w:szCs w:val="18"/>
                  <w:lang w:eastAsia="en-US"/>
                </w:rPr>
                <w:t xml:space="preserve"> n</w:t>
              </w:r>
              <w:r w:rsidR="003D6CD6" w:rsidRPr="00EF7A5A">
                <w:rPr>
                  <w:rFonts w:eastAsia="Calibri" w:cs="Arial"/>
                  <w:color w:val="000000"/>
                  <w:sz w:val="18"/>
                  <w:szCs w:val="18"/>
                  <w:lang w:eastAsia="en-US"/>
                </w:rPr>
                <w:t xml:space="preserve">ew S-101 attribute </w:t>
              </w:r>
              <w:r w:rsidR="003D6CD6">
                <w:rPr>
                  <w:rFonts w:eastAsia="Calibri" w:cs="Arial"/>
                  <w:b/>
                  <w:color w:val="000000"/>
                  <w:sz w:val="18"/>
                  <w:szCs w:val="18"/>
                  <w:lang w:eastAsia="en-US"/>
                </w:rPr>
                <w:t>vessel speed limit</w:t>
              </w:r>
              <w:r w:rsidR="003D6CD6" w:rsidRPr="00EF7A5A">
                <w:rPr>
                  <w:rFonts w:eastAsia="Calibri" w:cs="Arial"/>
                  <w:color w:val="000000"/>
                  <w:sz w:val="18"/>
                  <w:szCs w:val="18"/>
                  <w:lang w:eastAsia="en-US"/>
                </w:rPr>
                <w:t>.</w:t>
              </w:r>
            </w:ins>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See S-101 DCEG clause </w:t>
            </w:r>
            <w:r w:rsidR="00C74E32" w:rsidRPr="00EF7A5A">
              <w:rPr>
                <w:rFonts w:eastAsia="Calibri" w:cs="Arial"/>
                <w:color w:val="000000"/>
                <w:sz w:val="18"/>
                <w:szCs w:val="18"/>
                <w:lang w:eastAsia="en-US"/>
              </w:rPr>
              <w:t>15.17</w:t>
            </w:r>
            <w:r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Pylon/Bridge Support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PYLONS</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status</w:t>
            </w:r>
            <w:r w:rsidRPr="00EF7A5A">
              <w:rPr>
                <w:rFonts w:eastAsia="Calibri" w:cs="Arial"/>
                <w:color w:val="000000"/>
                <w:sz w:val="18"/>
                <w:szCs w:val="18"/>
                <w:lang w:eastAsia="en-US"/>
              </w:rPr>
              <w:t xml:space="preserve"> (STATUS) added</w:t>
            </w:r>
            <w:del w:id="2387" w:author="Jeff Wootton" w:date="2024-07-30T15:20:00Z">
              <w:r w:rsidRPr="00EF7A5A" w:rsidDel="008838F0">
                <w:rPr>
                  <w:rFonts w:eastAsia="Calibri" w:cs="Arial"/>
                  <w:color w:val="000000"/>
                  <w:sz w:val="18"/>
                  <w:szCs w:val="18"/>
                  <w:lang w:eastAsia="en-US"/>
                </w:rPr>
                <w:delText>.</w:delText>
              </w:r>
              <w:r w:rsidR="009F46FA" w:rsidRPr="00EF7A5A" w:rsidDel="008838F0">
                <w:rPr>
                  <w:rFonts w:eastAsia="Calibri" w:cs="Arial"/>
                  <w:color w:val="000000"/>
                  <w:sz w:val="18"/>
                  <w:szCs w:val="18"/>
                  <w:lang w:eastAsia="en-US"/>
                </w:rPr>
                <w:delText xml:space="preserve"> </w:delText>
              </w:r>
            </w:del>
            <w:ins w:id="2388" w:author="Jeff Wootton" w:date="2024-07-30T15:20:00Z">
              <w:r w:rsidR="008838F0">
                <w:rPr>
                  <w:rFonts w:eastAsia="Calibri" w:cs="Arial"/>
                  <w:color w:val="000000"/>
                  <w:sz w:val="18"/>
                  <w:szCs w:val="18"/>
                  <w:lang w:eastAsia="en-US"/>
                </w:rPr>
                <w:t>;</w:t>
              </w:r>
              <w:r w:rsidR="008838F0" w:rsidRPr="00EF7A5A">
                <w:rPr>
                  <w:rFonts w:eastAsia="Calibri" w:cs="Arial"/>
                  <w:color w:val="000000"/>
                  <w:sz w:val="18"/>
                  <w:szCs w:val="18"/>
                  <w:lang w:eastAsia="en-US"/>
                </w:rPr>
                <w:t xml:space="preserve"> </w:t>
              </w:r>
            </w:ins>
            <w:del w:id="2389" w:author="Jeff Wootton" w:date="2024-07-30T15:20:00Z">
              <w:r w:rsidRPr="00EF7A5A" w:rsidDel="008838F0">
                <w:rPr>
                  <w:rFonts w:eastAsia="Calibri" w:cs="Arial"/>
                  <w:color w:val="000000"/>
                  <w:sz w:val="18"/>
                  <w:szCs w:val="18"/>
                  <w:lang w:eastAsia="en-US"/>
                </w:rPr>
                <w:delText>See S-101 DCEG clause 6.</w:delText>
              </w:r>
              <w:r w:rsidR="00785091" w:rsidRPr="00EF7A5A" w:rsidDel="008838F0">
                <w:rPr>
                  <w:rFonts w:eastAsia="Calibri" w:cs="Arial"/>
                  <w:color w:val="000000"/>
                  <w:sz w:val="18"/>
                  <w:szCs w:val="18"/>
                  <w:lang w:eastAsia="en-US"/>
                </w:rPr>
                <w:delText>1</w:delText>
              </w:r>
              <w:r w:rsidR="00785091" w:rsidDel="008838F0">
                <w:rPr>
                  <w:rFonts w:eastAsia="Calibri" w:cs="Arial"/>
                  <w:color w:val="000000"/>
                  <w:sz w:val="18"/>
                  <w:szCs w:val="18"/>
                  <w:lang w:eastAsia="en-US"/>
                </w:rPr>
                <w:delText>2</w:delText>
              </w:r>
              <w:r w:rsidRPr="00EF7A5A" w:rsidDel="008838F0">
                <w:rPr>
                  <w:rFonts w:eastAsia="Calibri" w:cs="Arial"/>
                  <w:color w:val="000000"/>
                  <w:sz w:val="18"/>
                  <w:szCs w:val="18"/>
                  <w:lang w:eastAsia="en-US"/>
                </w:rPr>
                <w:delText>.</w:delText>
              </w:r>
              <w:r w:rsidR="009F46FA" w:rsidRPr="00EF7A5A" w:rsidDel="008838F0">
                <w:rPr>
                  <w:rFonts w:eastAsia="Calibri" w:cs="Arial"/>
                  <w:color w:val="000000"/>
                  <w:sz w:val="18"/>
                  <w:szCs w:val="18"/>
                  <w:lang w:eastAsia="en-US"/>
                </w:rPr>
                <w:delText xml:space="preserve"> </w:delText>
              </w:r>
              <w:r w:rsidR="00C76E4B" w:rsidRPr="00EF7A5A" w:rsidDel="008838F0">
                <w:rPr>
                  <w:rFonts w:eastAsia="Calibri" w:cs="Arial"/>
                  <w:color w:val="000000"/>
                  <w:sz w:val="18"/>
                  <w:szCs w:val="18"/>
                  <w:lang w:eastAsia="en-US"/>
                </w:rPr>
                <w:delText>N</w:delText>
              </w:r>
            </w:del>
            <w:ins w:id="2390" w:author="Jeff Wootton" w:date="2024-07-30T15:20:00Z">
              <w:r w:rsidR="008838F0">
                <w:rPr>
                  <w:rFonts w:eastAsia="Calibri" w:cs="Arial"/>
                  <w:color w:val="000000"/>
                  <w:sz w:val="18"/>
                  <w:szCs w:val="18"/>
                  <w:lang w:eastAsia="en-US"/>
                </w:rPr>
                <w:t>n</w:t>
              </w:r>
            </w:ins>
            <w:r w:rsidR="00C76E4B" w:rsidRPr="00EF7A5A">
              <w:rPr>
                <w:rFonts w:eastAsia="Calibri" w:cs="Arial"/>
                <w:color w:val="000000"/>
                <w:sz w:val="18"/>
                <w:szCs w:val="18"/>
                <w:lang w:eastAsia="en-US"/>
              </w:rPr>
              <w:t xml:space="preserve">ew S-101 attribute </w:t>
            </w:r>
            <w:r w:rsidR="00C76E4B" w:rsidRPr="00EF7A5A">
              <w:rPr>
                <w:rFonts w:eastAsia="Calibri" w:cs="Arial"/>
                <w:b/>
                <w:color w:val="000000"/>
                <w:sz w:val="18"/>
                <w:szCs w:val="18"/>
                <w:lang w:eastAsia="en-US"/>
              </w:rPr>
              <w:t>multiplicity of features</w:t>
            </w:r>
            <w:r w:rsidR="00C76E4B"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00C76E4B" w:rsidRPr="00EF7A5A">
              <w:rPr>
                <w:rFonts w:eastAsia="Calibri" w:cs="Arial"/>
                <w:color w:val="000000"/>
                <w:sz w:val="18"/>
                <w:szCs w:val="18"/>
                <w:lang w:eastAsia="en-US"/>
              </w:rPr>
              <w:t xml:space="preserve">See S-101 DCEG clause </w:t>
            </w:r>
            <w:del w:id="2391" w:author="Jeff Wootton" w:date="2024-07-30T15:20:00Z">
              <w:r w:rsidR="00C76E4B" w:rsidRPr="00EF7A5A" w:rsidDel="008838F0">
                <w:rPr>
                  <w:rFonts w:eastAsia="Calibri" w:cs="Arial"/>
                  <w:color w:val="000000"/>
                  <w:sz w:val="18"/>
                  <w:szCs w:val="18"/>
                  <w:lang w:eastAsia="en-US"/>
                </w:rPr>
                <w:delText>14.4</w:delText>
              </w:r>
            </w:del>
            <w:ins w:id="2392" w:author="Jeff Wootton" w:date="2024-07-30T15:20:00Z">
              <w:r w:rsidR="008838F0">
                <w:rPr>
                  <w:rFonts w:eastAsia="Calibri" w:cs="Arial"/>
                  <w:color w:val="000000"/>
                  <w:sz w:val="18"/>
                  <w:szCs w:val="18"/>
                  <w:lang w:eastAsia="en-US"/>
                </w:rPr>
                <w:t>6.12</w:t>
              </w:r>
            </w:ins>
            <w:r w:rsidR="00C76E4B"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Quality of Bathymetric Data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M_QUAL</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78509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attributes </w:t>
            </w:r>
            <w:r w:rsidRPr="00EF7A5A">
              <w:rPr>
                <w:rFonts w:eastAsia="Calibri" w:cs="Arial"/>
                <w:b/>
                <w:color w:val="000000"/>
                <w:sz w:val="18"/>
                <w:szCs w:val="18"/>
                <w:lang w:eastAsia="en-US"/>
              </w:rPr>
              <w:t>category of temporal variation</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data assessment</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feature detection</w:t>
            </w:r>
            <w:r w:rsidRPr="00EF7A5A">
              <w:rPr>
                <w:rFonts w:eastAsia="Calibri" w:cs="Arial"/>
                <w:color w:val="000000"/>
                <w:sz w:val="18"/>
                <w:szCs w:val="18"/>
                <w:lang w:eastAsia="en-US"/>
              </w:rPr>
              <w:t xml:space="preserve"> (complex) and </w:t>
            </w:r>
            <w:r w:rsidRPr="00EF7A5A">
              <w:rPr>
                <w:rFonts w:eastAsia="Calibri" w:cs="Arial"/>
                <w:b/>
                <w:color w:val="000000"/>
                <w:sz w:val="18"/>
                <w:szCs w:val="18"/>
                <w:lang w:eastAsia="en-US"/>
              </w:rPr>
              <w:t>full seafloor coverage achieved</w:t>
            </w:r>
            <w:r w:rsidRPr="00EF7A5A">
              <w:rPr>
                <w:rFonts w:eastAsia="Calibri" w:cs="Arial"/>
                <w:color w:val="000000"/>
                <w:sz w:val="18"/>
                <w:szCs w:val="18"/>
                <w:lang w:eastAsia="en-US"/>
              </w:rPr>
              <w:t xml:space="preserve">; attribute </w:t>
            </w:r>
            <w:r w:rsidRPr="00EF7A5A">
              <w:rPr>
                <w:rFonts w:eastAsia="Calibri" w:cs="Arial"/>
                <w:b/>
                <w:color w:val="000000"/>
                <w:sz w:val="18"/>
                <w:szCs w:val="18"/>
                <w:lang w:eastAsia="en-US"/>
              </w:rPr>
              <w:t>technique of vertical measurement</w:t>
            </w:r>
            <w:r w:rsidRPr="00EF7A5A">
              <w:rPr>
                <w:rFonts w:eastAsia="Calibri" w:cs="Arial"/>
                <w:color w:val="000000"/>
                <w:sz w:val="18"/>
                <w:szCs w:val="18"/>
                <w:lang w:eastAsia="en-US"/>
              </w:rPr>
              <w:t xml:space="preserve"> (TECSOU) prohibited; attribute </w:t>
            </w:r>
            <w:r w:rsidRPr="00EF7A5A">
              <w:rPr>
                <w:rFonts w:eastAsia="Calibri" w:cs="Arial"/>
                <w:b/>
                <w:color w:val="000000"/>
                <w:sz w:val="18"/>
                <w:szCs w:val="18"/>
                <w:lang w:eastAsia="en-US"/>
              </w:rPr>
              <w:t>survey date end</w:t>
            </w:r>
            <w:r w:rsidRPr="00EF7A5A">
              <w:rPr>
                <w:rFonts w:eastAsia="Calibri" w:cs="Arial"/>
                <w:color w:val="000000"/>
                <w:sz w:val="18"/>
                <w:szCs w:val="18"/>
                <w:lang w:eastAsia="en-US"/>
              </w:rPr>
              <w:t xml:space="preserve"> (SUREND) mandatory; capability to encode degrading quality over time; capability to encode overlapping features in accordance with varying quality of bathymetric data in the water column.</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2.2.3.1 and S-101 DCEG clause</w:t>
            </w:r>
            <w:r w:rsidR="00785091">
              <w:rPr>
                <w:rFonts w:eastAsia="Calibri" w:cs="Arial"/>
                <w:color w:val="000000"/>
                <w:sz w:val="18"/>
                <w:szCs w:val="18"/>
                <w:lang w:eastAsia="en-US"/>
              </w:rPr>
              <w:t>s</w:t>
            </w:r>
            <w:r w:rsidRPr="00EF7A5A">
              <w:rPr>
                <w:rFonts w:eastAsia="Calibri" w:cs="Arial"/>
                <w:color w:val="000000"/>
                <w:sz w:val="18"/>
                <w:szCs w:val="18"/>
                <w:lang w:eastAsia="en-US"/>
              </w:rPr>
              <w:t xml:space="preserve"> 3.</w:t>
            </w:r>
            <w:r w:rsidR="00785091">
              <w:rPr>
                <w:rFonts w:eastAsia="Calibri" w:cs="Arial"/>
                <w:color w:val="000000"/>
                <w:sz w:val="18"/>
                <w:szCs w:val="18"/>
                <w:lang w:eastAsia="en-US"/>
              </w:rPr>
              <w:t>8 and 24.5</w:t>
            </w:r>
            <w:r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Quality of Non-Bathymetric Data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M_ACCY</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C277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Attributes </w:t>
            </w:r>
            <w:r w:rsidRPr="00EF7A5A">
              <w:rPr>
                <w:rFonts w:eastAsia="Calibri" w:cs="Arial"/>
                <w:b/>
                <w:color w:val="000000"/>
                <w:sz w:val="18"/>
                <w:szCs w:val="18"/>
                <w:lang w:eastAsia="en-US"/>
              </w:rPr>
              <w:t>horizontal position uncertainty</w:t>
            </w:r>
            <w:r w:rsidRPr="00EF7A5A">
              <w:rPr>
                <w:rFonts w:eastAsia="Calibri" w:cs="Arial"/>
                <w:color w:val="000000"/>
                <w:sz w:val="18"/>
                <w:szCs w:val="18"/>
                <w:lang w:eastAsia="en-US"/>
              </w:rPr>
              <w:t xml:space="preserve"> (HORACC), </w:t>
            </w:r>
            <w:r w:rsidRPr="00EF7A5A">
              <w:rPr>
                <w:rFonts w:eastAsia="Calibri" w:cs="Arial"/>
                <w:b/>
                <w:color w:val="000000"/>
                <w:sz w:val="18"/>
                <w:szCs w:val="18"/>
                <w:lang w:eastAsia="en-US"/>
              </w:rPr>
              <w:t>survey date range</w:t>
            </w:r>
            <w:r w:rsidRPr="00EF7A5A">
              <w:rPr>
                <w:rFonts w:eastAsia="Calibri" w:cs="Arial"/>
                <w:color w:val="000000"/>
                <w:sz w:val="18"/>
                <w:szCs w:val="18"/>
                <w:lang w:eastAsia="en-US"/>
              </w:rPr>
              <w:t xml:space="preserve"> (SUREND, SURSTA) and </w:t>
            </w:r>
            <w:r w:rsidRPr="00EF7A5A">
              <w:rPr>
                <w:rFonts w:eastAsia="Calibri" w:cs="Arial"/>
                <w:b/>
                <w:color w:val="000000"/>
                <w:sz w:val="18"/>
                <w:szCs w:val="18"/>
                <w:lang w:eastAsia="en-US"/>
              </w:rPr>
              <w:t>vertical uncertainty</w:t>
            </w:r>
            <w:r w:rsidRPr="00EF7A5A">
              <w:rPr>
                <w:rFonts w:eastAsia="Calibri" w:cs="Arial"/>
                <w:color w:val="000000"/>
                <w:sz w:val="18"/>
                <w:szCs w:val="18"/>
                <w:lang w:eastAsia="en-US"/>
              </w:rPr>
              <w:t>/</w:t>
            </w:r>
            <w:r w:rsidRPr="00EF7A5A">
              <w:rPr>
                <w:rFonts w:eastAsia="Calibri" w:cs="Arial"/>
                <w:b/>
                <w:color w:val="000000"/>
                <w:sz w:val="18"/>
                <w:szCs w:val="18"/>
                <w:lang w:eastAsia="en-US"/>
              </w:rPr>
              <w:t>uncertainty fixed</w:t>
            </w:r>
            <w:r w:rsidRPr="00EF7A5A">
              <w:rPr>
                <w:rFonts w:eastAsia="Calibri" w:cs="Arial"/>
                <w:color w:val="000000"/>
                <w:sz w:val="18"/>
                <w:szCs w:val="18"/>
                <w:lang w:eastAsia="en-US"/>
              </w:rPr>
              <w:t xml:space="preserve"> (VERACC) added; new S-101 attributes </w:t>
            </w:r>
            <w:r w:rsidRPr="00EF7A5A">
              <w:rPr>
                <w:rFonts w:eastAsia="Calibri" w:cs="Arial"/>
                <w:b/>
                <w:color w:val="000000"/>
                <w:sz w:val="18"/>
                <w:szCs w:val="18"/>
                <w:lang w:eastAsia="en-US"/>
              </w:rPr>
              <w:t>category of temporal variation</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orientation uncertainty</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3.</w:t>
            </w:r>
            <w:r w:rsidR="00C277AF">
              <w:rPr>
                <w:rFonts w:eastAsia="Calibri" w:cs="Arial"/>
                <w:color w:val="000000"/>
                <w:sz w:val="18"/>
                <w:szCs w:val="18"/>
                <w:lang w:eastAsia="en-US"/>
              </w:rPr>
              <w:t>4</w:t>
            </w:r>
            <w:r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Quality of Survey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M_SREL</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C277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technique of vertical measurement</w:t>
            </w:r>
            <w:r w:rsidRPr="00EF7A5A">
              <w:rPr>
                <w:rFonts w:eastAsia="Calibri" w:cs="Arial"/>
                <w:color w:val="000000"/>
                <w:sz w:val="18"/>
                <w:szCs w:val="18"/>
                <w:lang w:eastAsia="en-US"/>
              </w:rPr>
              <w:t xml:space="preserve"> (TECSOU) added; new S-101 attributes </w:t>
            </w:r>
            <w:r w:rsidRPr="00EF7A5A">
              <w:rPr>
                <w:rFonts w:eastAsia="Calibri" w:cs="Arial"/>
                <w:b/>
                <w:color w:val="000000"/>
                <w:sz w:val="18"/>
                <w:szCs w:val="18"/>
                <w:lang w:eastAsia="en-US"/>
              </w:rPr>
              <w:t>features detected</w:t>
            </w:r>
            <w:r w:rsidRPr="00EF7A5A">
              <w:rPr>
                <w:rFonts w:eastAsia="Calibri" w:cs="Arial"/>
                <w:color w:val="000000"/>
                <w:sz w:val="18"/>
                <w:szCs w:val="18"/>
                <w:lang w:eastAsia="en-US"/>
              </w:rPr>
              <w:t xml:space="preserve"> (complex), </w:t>
            </w:r>
            <w:r w:rsidRPr="00EF7A5A">
              <w:rPr>
                <w:rFonts w:eastAsia="Calibri" w:cs="Arial"/>
                <w:b/>
                <w:color w:val="000000"/>
                <w:sz w:val="18"/>
                <w:szCs w:val="18"/>
                <w:lang w:eastAsia="en-US"/>
              </w:rPr>
              <w:t>full seafloor coverage achieved</w:t>
            </w:r>
            <w:r w:rsidRPr="00EF7A5A">
              <w:rPr>
                <w:rFonts w:eastAsia="Calibri" w:cs="Arial"/>
                <w:color w:val="000000"/>
                <w:sz w:val="18"/>
                <w:szCs w:val="18"/>
                <w:lang w:eastAsia="en-US"/>
              </w:rPr>
              <w:t xml:space="preserve">, </w:t>
            </w:r>
            <w:r w:rsidRPr="00EF7A5A">
              <w:rPr>
                <w:rFonts w:eastAsia="Calibri" w:cs="Arial"/>
                <w:b/>
                <w:color w:val="000000"/>
                <w:sz w:val="18"/>
                <w:szCs w:val="18"/>
                <w:lang w:eastAsia="en-US"/>
              </w:rPr>
              <w:t>measurement distance maximum</w:t>
            </w:r>
            <w:r w:rsidRPr="00EF7A5A">
              <w:rPr>
                <w:rFonts w:eastAsia="Calibri" w:cs="Arial"/>
                <w:color w:val="000000"/>
                <w:sz w:val="18"/>
                <w:szCs w:val="18"/>
                <w:lang w:eastAsia="en-US"/>
              </w:rPr>
              <w:t xml:space="preserve"> and </w:t>
            </w:r>
            <w:r w:rsidRPr="00EF7A5A">
              <w:rPr>
                <w:rFonts w:eastAsia="Calibri" w:cs="Arial"/>
                <w:b/>
                <w:color w:val="000000"/>
                <w:sz w:val="18"/>
                <w:szCs w:val="18"/>
                <w:lang w:eastAsia="en-US"/>
              </w:rPr>
              <w:t>measurement distance minimum</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2.2.3.2 and S-101 DCEG clause 3.</w:t>
            </w:r>
            <w:r w:rsidR="00C277AF" w:rsidRPr="00EF7A5A">
              <w:rPr>
                <w:rFonts w:eastAsia="Calibri" w:cs="Arial"/>
                <w:color w:val="000000"/>
                <w:sz w:val="18"/>
                <w:szCs w:val="18"/>
                <w:lang w:eastAsia="en-US"/>
              </w:rPr>
              <w:t>1</w:t>
            </w:r>
            <w:r w:rsidR="00C277AF">
              <w:rPr>
                <w:rFonts w:eastAsia="Calibri" w:cs="Arial"/>
                <w:color w:val="000000"/>
                <w:sz w:val="18"/>
                <w:szCs w:val="18"/>
                <w:lang w:eastAsia="en-US"/>
              </w:rPr>
              <w:t>1</w:t>
            </w:r>
            <w:r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Radar Reflector</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RADRFL</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C277AF">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Complex attributes </w:t>
            </w:r>
            <w:r w:rsidRPr="00EF7A5A">
              <w:rPr>
                <w:rFonts w:eastAsia="Calibri" w:cs="Arial"/>
                <w:b/>
                <w:bCs/>
                <w:color w:val="000000"/>
                <w:sz w:val="18"/>
                <w:szCs w:val="18"/>
                <w:lang w:eastAsia="en-US"/>
              </w:rPr>
              <w:t>fixed date range</w:t>
            </w:r>
            <w:r w:rsidRPr="00EF7A5A">
              <w:rPr>
                <w:rFonts w:eastAsia="Calibri" w:cs="Arial"/>
                <w:color w:val="000000"/>
                <w:sz w:val="18"/>
                <w:szCs w:val="18"/>
                <w:lang w:eastAsia="en-US"/>
              </w:rPr>
              <w:t xml:space="preserve"> (DATEND/DATSTA) and </w:t>
            </w:r>
            <w:r w:rsidRPr="00EF7A5A">
              <w:rPr>
                <w:rFonts w:eastAsia="Calibri" w:cs="Arial"/>
                <w:b/>
                <w:color w:val="000000"/>
                <w:sz w:val="18"/>
                <w:szCs w:val="18"/>
                <w:lang w:eastAsia="en-US"/>
              </w:rPr>
              <w:t>periodic date range</w:t>
            </w:r>
            <w:r w:rsidRPr="00EF7A5A">
              <w:rPr>
                <w:rFonts w:eastAsia="Calibri" w:cs="Arial"/>
                <w:color w:val="000000"/>
                <w:sz w:val="18"/>
                <w:szCs w:val="18"/>
                <w:lang w:eastAsia="en-US"/>
              </w:rPr>
              <w:t xml:space="preserve"> (PEREND/PERSTA)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20.</w:t>
            </w:r>
            <w:r w:rsidR="00C277AF" w:rsidRPr="00EF7A5A">
              <w:rPr>
                <w:rFonts w:eastAsia="Calibri" w:cs="Arial"/>
                <w:color w:val="000000"/>
                <w:sz w:val="18"/>
                <w:szCs w:val="18"/>
                <w:lang w:eastAsia="en-US"/>
              </w:rPr>
              <w:t>1</w:t>
            </w:r>
            <w:r w:rsidR="00C277AF">
              <w:rPr>
                <w:rFonts w:eastAsia="Calibri" w:cs="Arial"/>
                <w:color w:val="000000"/>
                <w:sz w:val="18"/>
                <w:szCs w:val="18"/>
                <w:lang w:eastAsia="en-US"/>
              </w:rPr>
              <w:t>8</w:t>
            </w:r>
            <w:r w:rsidRPr="00EF7A5A">
              <w:rPr>
                <w:rFonts w:eastAsia="Calibri" w:cs="Arial"/>
                <w:color w:val="000000"/>
                <w:sz w:val="18"/>
                <w:szCs w:val="18"/>
                <w:lang w:eastAsia="en-US"/>
              </w:rPr>
              <w:t>.</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Radar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RADSTA</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E37DD1">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call sign</w:t>
            </w:r>
            <w:r w:rsidRPr="00EF7A5A">
              <w:rPr>
                <w:rFonts w:eastAsia="Calibri" w:cs="Arial"/>
                <w:color w:val="000000"/>
                <w:sz w:val="18"/>
                <w:szCs w:val="18"/>
                <w:lang w:eastAsia="en-US"/>
              </w:rPr>
              <w:t xml:space="preserve"> (CALSGN) added.</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15.</w:t>
            </w:r>
            <w:r w:rsidR="00E37DD1" w:rsidRPr="00EF7A5A">
              <w:rPr>
                <w:rFonts w:eastAsia="Calibri" w:cs="Arial"/>
                <w:color w:val="000000"/>
                <w:sz w:val="18"/>
                <w:szCs w:val="18"/>
                <w:lang w:eastAsia="en-US"/>
              </w:rPr>
              <w:t>31</w:t>
            </w:r>
            <w:r w:rsidRPr="00EF7A5A">
              <w:rPr>
                <w:rFonts w:eastAsia="Calibri" w:cs="Arial"/>
                <w:color w:val="000000"/>
                <w:sz w:val="18"/>
                <w:szCs w:val="18"/>
                <w:lang w:eastAsia="en-US"/>
              </w:rPr>
              <w:t>.</w:t>
            </w:r>
          </w:p>
        </w:tc>
      </w:tr>
      <w:tr w:rsidR="00D77041" w:rsidRPr="00EF7A5A" w:rsidTr="00AE4490">
        <w:trPr>
          <w:cantSplit/>
          <w:trHeight w:val="272"/>
          <w:jc w:val="center"/>
          <w:ins w:id="2393" w:author="Jeff Wootton" w:date="2024-08-01T11:56:00Z"/>
        </w:trPr>
        <w:tc>
          <w:tcPr>
            <w:tcW w:w="1843" w:type="dxa"/>
            <w:tcBorders>
              <w:top w:val="single" w:sz="8" w:space="0" w:color="000000"/>
              <w:left w:val="single" w:sz="8" w:space="0" w:color="000000"/>
              <w:bottom w:val="single" w:sz="8" w:space="0" w:color="000000"/>
              <w:right w:val="single" w:sz="8" w:space="0" w:color="000000"/>
            </w:tcBorders>
          </w:tcPr>
          <w:p w:rsidR="00D77041" w:rsidRPr="00EF7A5A" w:rsidRDefault="00D77041" w:rsidP="005D7373">
            <w:pPr>
              <w:spacing w:before="60" w:after="60"/>
              <w:rPr>
                <w:ins w:id="2394" w:author="Jeff Wootton" w:date="2024-08-01T11:56:00Z"/>
                <w:rFonts w:eastAsia="Calibri" w:cs="Arial"/>
                <w:b/>
                <w:bCs/>
                <w:color w:val="000000"/>
                <w:sz w:val="18"/>
                <w:szCs w:val="18"/>
                <w:lang w:eastAsia="en-US"/>
              </w:rPr>
            </w:pPr>
            <w:ins w:id="2395" w:author="Jeff Wootton" w:date="2024-08-01T11:56:00Z">
              <w:r>
                <w:rPr>
                  <w:rFonts w:eastAsia="Calibri" w:cs="Arial"/>
                  <w:b/>
                  <w:bCs/>
                  <w:color w:val="000000"/>
                  <w:sz w:val="18"/>
                  <w:szCs w:val="18"/>
                  <w:lang w:eastAsia="en-US"/>
                </w:rPr>
                <w:t xml:space="preserve">Radio </w:t>
              </w:r>
              <w:r w:rsidR="00C92457">
                <w:rPr>
                  <w:rFonts w:eastAsia="Calibri" w:cs="Arial"/>
                  <w:b/>
                  <w:bCs/>
                  <w:color w:val="000000"/>
                  <w:sz w:val="18"/>
                  <w:szCs w:val="18"/>
                  <w:lang w:eastAsia="en-US"/>
                </w:rPr>
                <w:t>Calling-In Point</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D77041" w:rsidRPr="00EF7A5A" w:rsidRDefault="00C92457" w:rsidP="005D7373">
            <w:pPr>
              <w:spacing w:before="60" w:after="60"/>
              <w:rPr>
                <w:ins w:id="2396" w:author="Jeff Wootton" w:date="2024-08-01T11:56:00Z"/>
                <w:rFonts w:eastAsia="Calibri" w:cs="Arial"/>
                <w:b/>
                <w:color w:val="000000"/>
                <w:sz w:val="18"/>
                <w:szCs w:val="18"/>
                <w:lang w:eastAsia="en-US"/>
              </w:rPr>
            </w:pPr>
            <w:ins w:id="2397" w:author="Jeff Wootton" w:date="2024-08-01T11:56:00Z">
              <w:r>
                <w:rPr>
                  <w:rFonts w:eastAsia="Calibri" w:cs="Arial"/>
                  <w:b/>
                  <w:color w:val="000000"/>
                  <w:sz w:val="18"/>
                  <w:szCs w:val="18"/>
                  <w:lang w:eastAsia="en-US"/>
                </w:rPr>
                <w:t>RDOCAL</w:t>
              </w:r>
            </w:ins>
          </w:p>
        </w:tc>
        <w:tc>
          <w:tcPr>
            <w:tcW w:w="6531" w:type="dxa"/>
            <w:tcBorders>
              <w:top w:val="single" w:sz="8" w:space="0" w:color="000000"/>
              <w:left w:val="nil"/>
              <w:bottom w:val="single" w:sz="8" w:space="0" w:color="000000"/>
              <w:right w:val="single" w:sz="8" w:space="0" w:color="000000"/>
            </w:tcBorders>
            <w:shd w:val="clear" w:color="auto" w:fill="auto"/>
          </w:tcPr>
          <w:p w:rsidR="00D77041" w:rsidRPr="00EF7A5A" w:rsidRDefault="007853B7" w:rsidP="005D7373">
            <w:pPr>
              <w:spacing w:before="60" w:after="60"/>
              <w:rPr>
                <w:ins w:id="2398" w:author="Jeff Wootton" w:date="2024-08-01T11:56:00Z"/>
                <w:rFonts w:eastAsia="Calibri" w:cs="Arial"/>
                <w:color w:val="000000"/>
                <w:sz w:val="18"/>
                <w:szCs w:val="18"/>
                <w:lang w:eastAsia="en-US"/>
              </w:rPr>
            </w:pPr>
            <w:ins w:id="2399" w:author="Jeff Wootton" w:date="2024-08-01T11:57:00Z">
              <w:r w:rsidRPr="00EF7A5A">
                <w:rPr>
                  <w:rFonts w:eastAsia="Calibri" w:cs="Arial"/>
                  <w:color w:val="000000"/>
                  <w:sz w:val="18"/>
                  <w:szCs w:val="18"/>
                  <w:lang w:eastAsia="en-US"/>
                </w:rPr>
                <w:t xml:space="preserve">Attribute </w:t>
              </w:r>
              <w:r>
                <w:rPr>
                  <w:rFonts w:eastAsia="Calibri" w:cs="Arial"/>
                  <w:b/>
                  <w:color w:val="000000"/>
                  <w:sz w:val="18"/>
                  <w:szCs w:val="18"/>
                  <w:lang w:eastAsia="en-US"/>
                </w:rPr>
                <w:t>communication channel</w:t>
              </w:r>
              <w:r w:rsidRPr="00EF7A5A">
                <w:rPr>
                  <w:rFonts w:eastAsia="Calibri" w:cs="Arial"/>
                  <w:color w:val="000000"/>
                  <w:sz w:val="18"/>
                  <w:szCs w:val="18"/>
                  <w:lang w:eastAsia="en-US"/>
                </w:rPr>
                <w:t xml:space="preserve"> (</w:t>
              </w:r>
              <w:r>
                <w:rPr>
                  <w:rFonts w:eastAsia="Calibri" w:cs="Arial"/>
                  <w:color w:val="000000"/>
                  <w:sz w:val="18"/>
                  <w:szCs w:val="18"/>
                  <w:lang w:eastAsia="en-US"/>
                </w:rPr>
                <w:t>COMCHA</w:t>
              </w:r>
              <w:r w:rsidRPr="00EF7A5A">
                <w:rPr>
                  <w:rFonts w:eastAsia="Calibri" w:cs="Arial"/>
                  <w:color w:val="000000"/>
                  <w:sz w:val="18"/>
                  <w:szCs w:val="18"/>
                  <w:lang w:eastAsia="en-US"/>
                </w:rPr>
                <w:t>) added</w:t>
              </w:r>
            </w:ins>
            <w:ins w:id="2400" w:author="Jeff Wootton" w:date="2024-08-01T11:59:00Z">
              <w:r w:rsidR="005F274B">
                <w:rPr>
                  <w:rFonts w:eastAsia="Calibri" w:cs="Arial"/>
                  <w:color w:val="000000"/>
                  <w:sz w:val="18"/>
                  <w:szCs w:val="18"/>
                  <w:lang w:eastAsia="en-US"/>
                </w:rPr>
                <w:t>.</w:t>
              </w:r>
            </w:ins>
            <w:ins w:id="2401" w:author="Jeff Wootton" w:date="2024-08-01T12:49:00Z">
              <w:r w:rsidR="00B738B5">
                <w:rPr>
                  <w:rFonts w:eastAsia="Calibri" w:cs="Arial"/>
                  <w:color w:val="000000"/>
                  <w:sz w:val="18"/>
                  <w:szCs w:val="18"/>
                  <w:lang w:eastAsia="en-US"/>
                </w:rPr>
                <w:t xml:space="preserve"> </w:t>
              </w:r>
              <w:r w:rsidR="00B738B5" w:rsidRPr="00EF7A5A">
                <w:rPr>
                  <w:rFonts w:eastAsia="Calibri" w:cs="Arial"/>
                  <w:color w:val="000000"/>
                  <w:sz w:val="18"/>
                  <w:szCs w:val="18"/>
                  <w:lang w:eastAsia="en-US"/>
                </w:rPr>
                <w:t xml:space="preserve">See S-101 DCEG clause </w:t>
              </w:r>
            </w:ins>
            <w:ins w:id="2402" w:author="Jeff Wootton" w:date="2024-08-01T12:50:00Z">
              <w:r w:rsidR="00162040">
                <w:rPr>
                  <w:rFonts w:eastAsia="Calibri" w:cs="Arial"/>
                  <w:color w:val="000000"/>
                  <w:sz w:val="18"/>
                  <w:szCs w:val="18"/>
                  <w:lang w:eastAsia="en-US"/>
                </w:rPr>
                <w:t>15.27</w:t>
              </w:r>
            </w:ins>
            <w:ins w:id="2403" w:author="Jeff Wootton" w:date="2024-08-01T12:49:00Z">
              <w:r w:rsidR="00B738B5" w:rsidRPr="00EF7A5A">
                <w:rPr>
                  <w:rFonts w:eastAsia="Calibri" w:cs="Arial"/>
                  <w:color w:val="000000"/>
                  <w:sz w:val="18"/>
                  <w:szCs w:val="18"/>
                  <w:lang w:eastAsia="en-US"/>
                </w:rPr>
                <w:t>.</w:t>
              </w:r>
            </w:ins>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Radio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RDOSTA</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frequency shore station receives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12.9 and S-101 DCEG clause 21.4.</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Range System</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10.1.2 and S-101 DCEG clause 15.6.</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Rescue Station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CGUSTA</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communication channel</w:t>
            </w:r>
            <w:r w:rsidRPr="00EF7A5A">
              <w:rPr>
                <w:rFonts w:eastAsia="Calibri" w:cs="Arial"/>
                <w:color w:val="000000"/>
                <w:sz w:val="18"/>
                <w:szCs w:val="18"/>
                <w:lang w:eastAsia="en-US"/>
              </w:rPr>
              <w:t xml:space="preserve"> (COMCHA) added</w:t>
            </w:r>
            <w:ins w:id="2404" w:author="Jeff Wootton" w:date="2024-09-10T09:51:00Z">
              <w:r w:rsidR="00CB6BB9">
                <w:rPr>
                  <w:rFonts w:eastAsia="Calibri" w:cs="Arial"/>
                  <w:color w:val="000000"/>
                  <w:sz w:val="18"/>
                  <w:szCs w:val="18"/>
                  <w:lang w:eastAsia="en-US"/>
                </w:rPr>
                <w:t xml:space="preserve">; </w:t>
              </w:r>
            </w:ins>
            <w:ins w:id="2405" w:author="Jeff Wootton" w:date="2024-09-10T09:52:00Z">
              <w:r w:rsidR="00E43B7C">
                <w:rPr>
                  <w:rFonts w:eastAsia="Calibri" w:cs="Arial"/>
                  <w:color w:val="000000"/>
                  <w:sz w:val="18"/>
                  <w:szCs w:val="18"/>
                  <w:lang w:eastAsia="en-US"/>
                </w:rPr>
                <w:t>n</w:t>
              </w:r>
            </w:ins>
            <w:ins w:id="2406" w:author="Jeff Wootton" w:date="2024-09-10T09:51:00Z">
              <w:r w:rsidR="00CB6BB9" w:rsidRPr="00EF7A5A">
                <w:rPr>
                  <w:rFonts w:eastAsia="Calibri" w:cs="Arial"/>
                  <w:color w:val="000000"/>
                  <w:sz w:val="18"/>
                  <w:szCs w:val="18"/>
                  <w:lang w:eastAsia="en-US"/>
                </w:rPr>
                <w:t xml:space="preserve">ew S-101 attribute </w:t>
              </w:r>
              <w:r w:rsidR="00CB6BB9">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22.6.</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B82E4F">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Restricted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RESARE</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vessel speed limit</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11.1 and S-101 DCEG clause 17.8.</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Seabed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SBDARE</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underlying layer</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12.1.</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Seagrass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clause 7.2.2 and S-101 DCEG clause 12.3.</w:t>
            </w:r>
          </w:p>
        </w:tc>
      </w:tr>
      <w:tr w:rsidR="00D153B8" w:rsidRPr="00EF7A5A" w:rsidTr="00AE4490">
        <w:trPr>
          <w:cantSplit/>
          <w:trHeight w:val="272"/>
          <w:jc w:val="center"/>
          <w:ins w:id="2407" w:author="Jeff Wootton" w:date="2024-07-31T14:22:00Z"/>
        </w:trPr>
        <w:tc>
          <w:tcPr>
            <w:tcW w:w="1843" w:type="dxa"/>
            <w:tcBorders>
              <w:top w:val="single" w:sz="8" w:space="0" w:color="000000"/>
              <w:left w:val="single" w:sz="8" w:space="0" w:color="000000"/>
              <w:bottom w:val="single" w:sz="8" w:space="0" w:color="000000"/>
              <w:right w:val="single" w:sz="8" w:space="0" w:color="000000"/>
            </w:tcBorders>
          </w:tcPr>
          <w:p w:rsidR="00D153B8" w:rsidRPr="00EF7A5A" w:rsidRDefault="00D153B8" w:rsidP="00D153B8">
            <w:pPr>
              <w:spacing w:before="60" w:after="60"/>
              <w:rPr>
                <w:ins w:id="2408" w:author="Jeff Wootton" w:date="2024-07-31T14:22:00Z"/>
                <w:rFonts w:eastAsia="Calibri" w:cs="Arial"/>
                <w:b/>
                <w:bCs/>
                <w:color w:val="000000"/>
                <w:sz w:val="18"/>
                <w:szCs w:val="18"/>
                <w:lang w:eastAsia="en-US"/>
              </w:rPr>
            </w:pPr>
            <w:ins w:id="2409" w:author="Jeff Wootton" w:date="2024-07-31T14:22:00Z">
              <w:r>
                <w:rPr>
                  <w:rFonts w:eastAsia="Calibri" w:cs="Arial"/>
                  <w:b/>
                  <w:bCs/>
                  <w:color w:val="000000"/>
                  <w:sz w:val="18"/>
                  <w:szCs w:val="18"/>
                  <w:lang w:eastAsia="en-US"/>
                </w:rPr>
                <w:t>Seaplane Landing Area</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D153B8" w:rsidRPr="00EF7A5A" w:rsidRDefault="00D153B8" w:rsidP="00D153B8">
            <w:pPr>
              <w:spacing w:before="60" w:after="60"/>
              <w:rPr>
                <w:ins w:id="2410" w:author="Jeff Wootton" w:date="2024-07-31T14:22:00Z"/>
                <w:rFonts w:eastAsia="Calibri" w:cs="Arial"/>
                <w:b/>
                <w:color w:val="000000"/>
                <w:sz w:val="18"/>
                <w:szCs w:val="18"/>
                <w:lang w:eastAsia="en-US"/>
              </w:rPr>
            </w:pPr>
            <w:ins w:id="2411" w:author="Jeff Wootton" w:date="2024-07-31T14:22:00Z">
              <w:r>
                <w:rPr>
                  <w:rFonts w:eastAsia="Calibri" w:cs="Arial"/>
                  <w:b/>
                  <w:color w:val="000000"/>
                  <w:sz w:val="18"/>
                  <w:szCs w:val="18"/>
                  <w:lang w:eastAsia="en-US"/>
                </w:rPr>
                <w:t>SPLARE</w:t>
              </w:r>
            </w:ins>
          </w:p>
        </w:tc>
        <w:tc>
          <w:tcPr>
            <w:tcW w:w="6531" w:type="dxa"/>
            <w:tcBorders>
              <w:top w:val="single" w:sz="8" w:space="0" w:color="000000"/>
              <w:left w:val="nil"/>
              <w:bottom w:val="single" w:sz="8" w:space="0" w:color="000000"/>
              <w:right w:val="single" w:sz="8" w:space="0" w:color="000000"/>
            </w:tcBorders>
            <w:shd w:val="clear" w:color="auto" w:fill="auto"/>
          </w:tcPr>
          <w:p w:rsidR="00D153B8" w:rsidRPr="00EF7A5A" w:rsidRDefault="00D153B8" w:rsidP="00D153B8">
            <w:pPr>
              <w:spacing w:before="60" w:after="60"/>
              <w:rPr>
                <w:ins w:id="2412" w:author="Jeff Wootton" w:date="2024-07-31T14:22:00Z"/>
                <w:rFonts w:eastAsia="Calibri" w:cs="Arial"/>
                <w:color w:val="000000"/>
                <w:sz w:val="18"/>
                <w:szCs w:val="18"/>
                <w:lang w:eastAsia="en-US"/>
              </w:rPr>
            </w:pPr>
            <w:ins w:id="2413" w:author="Jeff Wootton" w:date="2024-07-31T14:22: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14.3</w:t>
              </w:r>
              <w:r w:rsidRPr="00EF7A5A">
                <w:rPr>
                  <w:rFonts w:eastAsia="Calibri" w:cs="Arial"/>
                  <w:color w:val="000000"/>
                  <w:sz w:val="18"/>
                  <w:szCs w:val="18"/>
                  <w:lang w:eastAsia="en-US"/>
                </w:rPr>
                <w:t>.</w:t>
              </w:r>
            </w:ins>
          </w:p>
        </w:tc>
      </w:tr>
      <w:tr w:rsidR="00233CD7"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Service Hours</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24.2.</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Signal Station Traffic</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SISTAT</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Signal Station Warning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SISTAW</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Surface.</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Silo/Tank</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SILTNK</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New S-101 attribute </w:t>
            </w:r>
            <w:r w:rsidRPr="00EF7A5A">
              <w:rPr>
                <w:rFonts w:eastAsia="Calibri" w:cs="Arial"/>
                <w:b/>
                <w:color w:val="000000"/>
                <w:sz w:val="18"/>
                <w:szCs w:val="18"/>
                <w:lang w:eastAsia="en-US"/>
              </w:rPr>
              <w:t>multiplicity of features</w:t>
            </w:r>
            <w:r w:rsidRPr="00EF7A5A">
              <w:rPr>
                <w:rFonts w:eastAsia="Calibri" w:cs="Arial"/>
                <w:color w:val="000000"/>
                <w:sz w:val="18"/>
                <w:szCs w:val="18"/>
                <w:lang w:eastAsia="en-US"/>
              </w:rPr>
              <w:t>.</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7.3.</w:t>
            </w:r>
          </w:p>
        </w:tc>
      </w:tr>
      <w:tr w:rsidR="005D7373"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Sounding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5D7373" w:rsidRPr="00EF7A5A" w:rsidRDefault="005D7373" w:rsidP="005D7373">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SOUNDG</w:t>
            </w:r>
          </w:p>
        </w:tc>
        <w:tc>
          <w:tcPr>
            <w:tcW w:w="6531" w:type="dxa"/>
            <w:tcBorders>
              <w:top w:val="single" w:sz="8" w:space="0" w:color="000000"/>
              <w:left w:val="nil"/>
              <w:bottom w:val="single" w:sz="8" w:space="0" w:color="000000"/>
              <w:right w:val="single" w:sz="8" w:space="0" w:color="000000"/>
            </w:tcBorders>
            <w:shd w:val="clear" w:color="auto" w:fill="auto"/>
          </w:tcPr>
          <w:p w:rsidR="005D7373" w:rsidRPr="00EF7A5A" w:rsidRDefault="005D7373" w:rsidP="00C147DC">
            <w:pPr>
              <w:spacing w:before="60" w:after="60"/>
              <w:rPr>
                <w:rFonts w:eastAsia="Calibri" w:cs="Arial"/>
                <w:color w:val="000000"/>
                <w:sz w:val="18"/>
                <w:szCs w:val="18"/>
                <w:lang w:eastAsia="en-US"/>
              </w:rPr>
            </w:pPr>
            <w:del w:id="2414" w:author="Jeff Wootton" w:date="2024-07-30T11:33:00Z">
              <w:r w:rsidRPr="00EF7A5A" w:rsidDel="00966260">
                <w:rPr>
                  <w:rFonts w:eastAsia="Calibri" w:cs="Arial"/>
                  <w:color w:val="000000"/>
                  <w:sz w:val="18"/>
                  <w:szCs w:val="18"/>
                  <w:lang w:eastAsia="en-US"/>
                </w:rPr>
                <w:delText xml:space="preserve">New S-101 mandatory attribute </w:delText>
              </w:r>
              <w:r w:rsidRPr="00EF7A5A" w:rsidDel="00966260">
                <w:rPr>
                  <w:rFonts w:eastAsia="Calibri" w:cs="Arial"/>
                  <w:b/>
                  <w:color w:val="000000"/>
                  <w:sz w:val="18"/>
                  <w:szCs w:val="18"/>
                  <w:lang w:eastAsia="en-US"/>
                </w:rPr>
                <w:delText>display uncertainties</w:delText>
              </w:r>
              <w:r w:rsidRPr="00EF7A5A" w:rsidDel="00966260">
                <w:rPr>
                  <w:rFonts w:eastAsia="Calibri" w:cs="Arial"/>
                  <w:color w:val="000000"/>
                  <w:sz w:val="18"/>
                  <w:szCs w:val="18"/>
                  <w:lang w:eastAsia="en-US"/>
                </w:rPr>
                <w:delText>.</w:delText>
              </w:r>
              <w:r w:rsidR="009F46FA" w:rsidRPr="00EF7A5A" w:rsidDel="00966260">
                <w:rPr>
                  <w:rFonts w:eastAsia="Calibri" w:cs="Arial"/>
                  <w:color w:val="000000"/>
                  <w:sz w:val="18"/>
                  <w:szCs w:val="18"/>
                  <w:lang w:eastAsia="en-US"/>
                </w:rPr>
                <w:delText xml:space="preserve"> </w:delText>
              </w:r>
              <w:r w:rsidRPr="00EF7A5A" w:rsidDel="00966260">
                <w:rPr>
                  <w:rFonts w:eastAsia="Calibri" w:cs="Arial"/>
                  <w:color w:val="000000"/>
                  <w:sz w:val="18"/>
                  <w:szCs w:val="18"/>
                  <w:lang w:eastAsia="en-US"/>
                </w:rPr>
                <w:delText>See clause 5.3 and S-101 DCEG clause 11.3.</w:delText>
              </w:r>
              <w:r w:rsidR="009F46FA" w:rsidRPr="00EF7A5A" w:rsidDel="00966260">
                <w:rPr>
                  <w:rFonts w:eastAsia="Calibri" w:cs="Arial"/>
                  <w:color w:val="000000"/>
                  <w:sz w:val="18"/>
                  <w:szCs w:val="18"/>
                  <w:lang w:eastAsia="en-US"/>
                </w:rPr>
                <w:delText xml:space="preserve"> </w:delText>
              </w:r>
            </w:del>
            <w:r w:rsidRPr="00EF7A5A">
              <w:rPr>
                <w:rFonts w:eastAsia="Calibri" w:cs="Arial"/>
                <w:color w:val="000000"/>
                <w:sz w:val="18"/>
                <w:szCs w:val="18"/>
                <w:lang w:eastAsia="en-US"/>
              </w:rPr>
              <w:t xml:space="preserve">See </w:t>
            </w:r>
            <w:del w:id="2415" w:author="Jeff Wootton" w:date="2024-07-30T11:33:00Z">
              <w:r w:rsidRPr="00EF7A5A" w:rsidDel="00966260">
                <w:rPr>
                  <w:rFonts w:eastAsia="Calibri" w:cs="Arial"/>
                  <w:color w:val="000000"/>
                  <w:sz w:val="18"/>
                  <w:szCs w:val="18"/>
                  <w:lang w:eastAsia="en-US"/>
                </w:rPr>
                <w:delText xml:space="preserve">also </w:delText>
              </w:r>
            </w:del>
            <w:r w:rsidRPr="00EF7A5A">
              <w:rPr>
                <w:rFonts w:eastAsia="Calibri" w:cs="Arial"/>
                <w:color w:val="000000"/>
                <w:sz w:val="18"/>
                <w:szCs w:val="18"/>
                <w:lang w:eastAsia="en-US"/>
              </w:rPr>
              <w:t xml:space="preserve">new S-101 </w:t>
            </w:r>
            <w:r w:rsidR="00C147DC" w:rsidRPr="00EF7A5A">
              <w:rPr>
                <w:rFonts w:eastAsia="Calibri" w:cs="Arial"/>
                <w:color w:val="000000"/>
                <w:sz w:val="18"/>
                <w:szCs w:val="18"/>
                <w:lang w:eastAsia="en-US"/>
              </w:rPr>
              <w:t xml:space="preserve">Feature type </w:t>
            </w:r>
            <w:r w:rsidRPr="00EF7A5A">
              <w:rPr>
                <w:rFonts w:eastAsia="Calibri" w:cs="Arial"/>
                <w:b/>
                <w:bCs/>
                <w:color w:val="000000"/>
                <w:sz w:val="18"/>
                <w:szCs w:val="18"/>
                <w:lang w:eastAsia="en-US"/>
              </w:rPr>
              <w:t>Depth – No Bottom Found</w:t>
            </w:r>
            <w:r w:rsidRPr="00EF7A5A">
              <w:rPr>
                <w:rFonts w:eastAsia="Calibri" w:cs="Arial"/>
                <w:color w:val="000000"/>
                <w:sz w:val="18"/>
                <w:szCs w:val="18"/>
                <w:lang w:eastAsia="en-US"/>
              </w:rPr>
              <w:t xml:space="preserve"> (see clause 5.3 and S-101 DCEG clause 11.8).</w:t>
            </w:r>
          </w:p>
        </w:tc>
      </w:tr>
      <w:tr w:rsidR="00233CD7"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233CD7" w:rsidRPr="00EF7A5A" w:rsidRDefault="00233CD7" w:rsidP="00233CD7">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Spatial Quality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233CD7" w:rsidRPr="00EF7A5A" w:rsidRDefault="00233CD7" w:rsidP="00233CD7">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Information Feature type.</w:t>
            </w:r>
            <w:r w:rsidR="009F46FA" w:rsidRPr="00EF7A5A">
              <w:rPr>
                <w:rFonts w:eastAsia="Calibri" w:cs="Arial"/>
                <w:color w:val="000000"/>
                <w:sz w:val="18"/>
                <w:szCs w:val="18"/>
                <w:lang w:eastAsia="en-US"/>
              </w:rPr>
              <w:t xml:space="preserve"> </w:t>
            </w:r>
            <w:r w:rsidRPr="00EF7A5A">
              <w:rPr>
                <w:rFonts w:eastAsia="Calibri" w:cs="Arial"/>
                <w:color w:val="000000"/>
                <w:sz w:val="18"/>
                <w:szCs w:val="18"/>
                <w:lang w:eastAsia="en-US"/>
              </w:rPr>
              <w:t>See S-101 DCEG clause 24.5.</w:t>
            </w:r>
          </w:p>
        </w:tc>
      </w:tr>
      <w:tr w:rsidR="00894F08" w:rsidRPr="00EF7A5A" w:rsidTr="00AE4490">
        <w:trPr>
          <w:cantSplit/>
          <w:trHeight w:val="272"/>
          <w:jc w:val="center"/>
          <w:ins w:id="2416" w:author="Jeff Wootton" w:date="2024-07-29T14:50:00Z"/>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ins w:id="2417" w:author="Jeff Wootton" w:date="2024-07-29T14:50:00Z"/>
                <w:rFonts w:eastAsia="Calibri" w:cs="Arial"/>
                <w:b/>
                <w:bCs/>
                <w:color w:val="000000"/>
                <w:sz w:val="18"/>
                <w:szCs w:val="18"/>
                <w:lang w:eastAsia="en-US"/>
              </w:rPr>
            </w:pPr>
            <w:ins w:id="2418" w:author="Jeff Wootton" w:date="2024-07-29T14:50:00Z">
              <w:r>
                <w:rPr>
                  <w:rFonts w:eastAsia="Calibri" w:cs="Arial"/>
                  <w:b/>
                  <w:bCs/>
                  <w:color w:val="000000"/>
                  <w:sz w:val="18"/>
                  <w:szCs w:val="18"/>
                  <w:lang w:eastAsia="en-US"/>
                </w:rPr>
                <w:t>Structure Over Navigable Water</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894F08" w:rsidRDefault="00894F08" w:rsidP="00894F08">
            <w:pPr>
              <w:spacing w:before="60" w:after="60"/>
              <w:rPr>
                <w:ins w:id="2419" w:author="Jeff Wootton" w:date="2024-07-29T14:50:00Z"/>
                <w:rFonts w:eastAsia="Calibri" w:cs="Arial"/>
                <w:b/>
                <w:color w:val="000000"/>
                <w:sz w:val="18"/>
                <w:szCs w:val="18"/>
                <w:lang w:eastAsia="en-US"/>
              </w:rPr>
            </w:pPr>
            <w:ins w:id="2420" w:author="Jeff Wootton" w:date="2024-07-29T14:51:00Z">
              <w:r>
                <w:rPr>
                  <w:rFonts w:eastAsia="Calibri" w:cs="Arial"/>
                  <w:b/>
                  <w:color w:val="000000"/>
                  <w:sz w:val="18"/>
                  <w:szCs w:val="18"/>
                  <w:lang w:eastAsia="en-US"/>
                </w:rPr>
                <w:t>BUISGL</w:t>
              </w:r>
              <w:r>
                <w:rPr>
                  <w:rFonts w:eastAsia="Calibri" w:cs="Arial"/>
                  <w:bCs/>
                  <w:color w:val="000000"/>
                  <w:sz w:val="18"/>
                  <w:szCs w:val="18"/>
                  <w:lang w:eastAsia="en-US"/>
                </w:rPr>
                <w:t xml:space="preserve">, </w:t>
              </w:r>
              <w:r>
                <w:rPr>
                  <w:rFonts w:eastAsia="Calibri" w:cs="Arial"/>
                  <w:b/>
                  <w:color w:val="000000"/>
                  <w:sz w:val="18"/>
                  <w:szCs w:val="18"/>
                  <w:lang w:eastAsia="en-US"/>
                </w:rPr>
                <w:t>HRBFAC</w:t>
              </w:r>
            </w:ins>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ins w:id="2421" w:author="Jeff Wootton" w:date="2024-07-29T14:50:00Z"/>
                <w:rFonts w:eastAsia="Calibri" w:cs="Arial"/>
                <w:color w:val="000000"/>
                <w:sz w:val="18"/>
                <w:szCs w:val="18"/>
                <w:lang w:eastAsia="en-US"/>
              </w:rPr>
            </w:pPr>
            <w:ins w:id="2422" w:author="Jeff Wootton" w:date="2024-07-29T14:51:00Z">
              <w:r w:rsidRPr="00EF7A5A">
                <w:rPr>
                  <w:rFonts w:eastAsia="Calibri" w:cs="Arial"/>
                  <w:color w:val="000000"/>
                  <w:sz w:val="18"/>
                  <w:szCs w:val="18"/>
                  <w:lang w:eastAsia="en-US"/>
                </w:rPr>
                <w:t>New S-101 Feature type. See clause</w:t>
              </w:r>
            </w:ins>
            <w:ins w:id="2423" w:author="Jeff Wootton" w:date="2024-07-29T14:52:00Z">
              <w:r>
                <w:rPr>
                  <w:rFonts w:eastAsia="Calibri" w:cs="Arial"/>
                  <w:color w:val="000000"/>
                  <w:sz w:val="18"/>
                  <w:szCs w:val="18"/>
                  <w:lang w:eastAsia="en-US"/>
                </w:rPr>
                <w:t>s</w:t>
              </w:r>
            </w:ins>
            <w:ins w:id="2424" w:author="Jeff Wootton" w:date="2024-07-29T14:51:00Z">
              <w:r w:rsidRPr="00EF7A5A">
                <w:rPr>
                  <w:rFonts w:eastAsia="Calibri" w:cs="Arial"/>
                  <w:color w:val="000000"/>
                  <w:sz w:val="18"/>
                  <w:szCs w:val="18"/>
                  <w:lang w:eastAsia="en-US"/>
                </w:rPr>
                <w:t xml:space="preserve"> </w:t>
              </w:r>
            </w:ins>
            <w:ins w:id="2425" w:author="Jeff Wootton" w:date="2024-07-29T14:52:00Z">
              <w:r w:rsidR="00ED5269">
                <w:rPr>
                  <w:rFonts w:eastAsia="Calibri" w:cs="Arial"/>
                  <w:color w:val="000000"/>
                  <w:sz w:val="18"/>
                  <w:szCs w:val="18"/>
                  <w:lang w:eastAsia="en-US"/>
                </w:rPr>
                <w:t>4.6.1 and 4.8.15;</w:t>
              </w:r>
            </w:ins>
            <w:ins w:id="2426" w:author="Jeff Wootton" w:date="2024-07-29T14:51:00Z">
              <w:r w:rsidRPr="00EF7A5A">
                <w:rPr>
                  <w:rFonts w:eastAsia="Calibri" w:cs="Arial"/>
                  <w:color w:val="000000"/>
                  <w:sz w:val="18"/>
                  <w:szCs w:val="18"/>
                  <w:lang w:eastAsia="en-US"/>
                </w:rPr>
                <w:t xml:space="preserve"> and S-101 DCEG clause </w:t>
              </w:r>
            </w:ins>
            <w:ins w:id="2427" w:author="Jeff Wootton" w:date="2024-07-29T14:52:00Z">
              <w:r w:rsidR="00ED5269">
                <w:rPr>
                  <w:rFonts w:eastAsia="Calibri" w:cs="Arial"/>
                  <w:color w:val="000000"/>
                  <w:sz w:val="18"/>
                  <w:szCs w:val="18"/>
                  <w:lang w:eastAsia="en-US"/>
                </w:rPr>
                <w:t>8.7</w:t>
              </w:r>
            </w:ins>
            <w:ins w:id="2428" w:author="Jeff Wootton" w:date="2024-07-29T14:51:00Z">
              <w:r w:rsidRPr="00EF7A5A">
                <w:rPr>
                  <w:rFonts w:eastAsia="Calibri" w:cs="Arial"/>
                  <w:color w:val="000000"/>
                  <w:sz w:val="18"/>
                  <w:szCs w:val="18"/>
                  <w:lang w:eastAsia="en-US"/>
                </w:rPr>
                <w:t>.</w:t>
              </w:r>
            </w:ins>
          </w:p>
        </w:tc>
      </w:tr>
      <w:tr w:rsidR="007F2A23" w:rsidRPr="00EF7A5A" w:rsidTr="00AE4490">
        <w:trPr>
          <w:cantSplit/>
          <w:trHeight w:val="272"/>
          <w:jc w:val="center"/>
          <w:ins w:id="2429" w:author="Jeff Wootton" w:date="2024-07-31T11:12:00Z"/>
        </w:trPr>
        <w:tc>
          <w:tcPr>
            <w:tcW w:w="1843" w:type="dxa"/>
            <w:tcBorders>
              <w:top w:val="single" w:sz="8" w:space="0" w:color="000000"/>
              <w:left w:val="single" w:sz="8" w:space="0" w:color="000000"/>
              <w:bottom w:val="single" w:sz="8" w:space="0" w:color="000000"/>
              <w:right w:val="single" w:sz="8" w:space="0" w:color="000000"/>
            </w:tcBorders>
          </w:tcPr>
          <w:p w:rsidR="007F2A23" w:rsidRPr="00EF7A5A" w:rsidRDefault="007F2A23" w:rsidP="007F2A23">
            <w:pPr>
              <w:spacing w:before="60" w:after="60"/>
              <w:rPr>
                <w:ins w:id="2430" w:author="Jeff Wootton" w:date="2024-07-31T11:12:00Z"/>
                <w:rFonts w:eastAsia="Calibri" w:cs="Arial"/>
                <w:b/>
                <w:bCs/>
                <w:color w:val="000000"/>
                <w:sz w:val="18"/>
                <w:szCs w:val="18"/>
                <w:lang w:eastAsia="en-US"/>
              </w:rPr>
            </w:pPr>
            <w:ins w:id="2431" w:author="Jeff Wootton" w:date="2024-07-31T11:12:00Z">
              <w:r>
                <w:rPr>
                  <w:rFonts w:eastAsia="Calibri" w:cs="Arial"/>
                  <w:b/>
                  <w:bCs/>
                  <w:color w:val="000000"/>
                  <w:sz w:val="18"/>
                  <w:szCs w:val="18"/>
                  <w:lang w:eastAsia="en-US"/>
                </w:rPr>
                <w:t>Submarine Cable Area</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7F2A23" w:rsidRPr="00EF7A5A" w:rsidRDefault="007F2A23" w:rsidP="007F2A23">
            <w:pPr>
              <w:spacing w:before="60" w:after="60"/>
              <w:rPr>
                <w:ins w:id="2432" w:author="Jeff Wootton" w:date="2024-07-31T11:12:00Z"/>
                <w:rFonts w:eastAsia="Calibri" w:cs="Arial"/>
                <w:b/>
                <w:color w:val="000000"/>
                <w:sz w:val="18"/>
                <w:szCs w:val="18"/>
                <w:lang w:eastAsia="en-US"/>
              </w:rPr>
            </w:pPr>
            <w:ins w:id="2433" w:author="Jeff Wootton" w:date="2024-07-31T11:12:00Z">
              <w:r>
                <w:rPr>
                  <w:rFonts w:eastAsia="Calibri" w:cs="Arial"/>
                  <w:b/>
                  <w:color w:val="000000"/>
                  <w:sz w:val="18"/>
                  <w:szCs w:val="18"/>
                  <w:lang w:eastAsia="en-US"/>
                </w:rPr>
                <w:t>CBL</w:t>
              </w:r>
            </w:ins>
            <w:ins w:id="2434" w:author="Jeff Wootton" w:date="2024-07-31T11:13:00Z">
              <w:r>
                <w:rPr>
                  <w:rFonts w:eastAsia="Calibri" w:cs="Arial"/>
                  <w:b/>
                  <w:color w:val="000000"/>
                  <w:sz w:val="18"/>
                  <w:szCs w:val="18"/>
                  <w:lang w:eastAsia="en-US"/>
                </w:rPr>
                <w:t>ARE</w:t>
              </w:r>
            </w:ins>
          </w:p>
        </w:tc>
        <w:tc>
          <w:tcPr>
            <w:tcW w:w="6531" w:type="dxa"/>
            <w:tcBorders>
              <w:top w:val="single" w:sz="8" w:space="0" w:color="000000"/>
              <w:left w:val="nil"/>
              <w:bottom w:val="single" w:sz="8" w:space="0" w:color="000000"/>
              <w:right w:val="single" w:sz="8" w:space="0" w:color="000000"/>
            </w:tcBorders>
            <w:shd w:val="clear" w:color="auto" w:fill="auto"/>
          </w:tcPr>
          <w:p w:rsidR="007F2A23" w:rsidRPr="00EF7A5A" w:rsidRDefault="007F2A23" w:rsidP="007F2A23">
            <w:pPr>
              <w:spacing w:before="60" w:after="60"/>
              <w:rPr>
                <w:ins w:id="2435" w:author="Jeff Wootton" w:date="2024-07-31T11:12:00Z"/>
                <w:rFonts w:eastAsia="Calibri" w:cs="Arial"/>
                <w:color w:val="000000"/>
                <w:sz w:val="18"/>
                <w:szCs w:val="18"/>
                <w:lang w:eastAsia="en-US"/>
              </w:rPr>
            </w:pPr>
            <w:ins w:id="2436" w:author="Jeff Wootton" w:date="2024-07-31T11:12: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ins>
            <w:ins w:id="2437" w:author="Jeff Wootton" w:date="2024-07-31T11:13:00Z">
              <w:r>
                <w:rPr>
                  <w:rFonts w:eastAsia="Calibri" w:cs="Arial"/>
                  <w:color w:val="000000"/>
                  <w:sz w:val="18"/>
                  <w:szCs w:val="18"/>
                  <w:lang w:eastAsia="en-US"/>
                </w:rPr>
                <w:t>14.3</w:t>
              </w:r>
            </w:ins>
            <w:ins w:id="2438" w:author="Jeff Wootton" w:date="2024-07-31T11:12:00Z">
              <w:r w:rsidRPr="00EF7A5A">
                <w:rPr>
                  <w:rFonts w:eastAsia="Calibri" w:cs="Arial"/>
                  <w:color w:val="000000"/>
                  <w:sz w:val="18"/>
                  <w:szCs w:val="18"/>
                  <w:lang w:eastAsia="en-US"/>
                </w:rPr>
                <w:t>.</w:t>
              </w:r>
            </w:ins>
          </w:p>
        </w:tc>
      </w:tr>
      <w:tr w:rsidR="001F16BB" w:rsidRPr="00EF7A5A" w:rsidTr="00AE4490">
        <w:trPr>
          <w:cantSplit/>
          <w:trHeight w:val="272"/>
          <w:jc w:val="center"/>
          <w:ins w:id="2439" w:author="Jeff Wootton" w:date="2024-07-31T11:42:00Z"/>
        </w:trPr>
        <w:tc>
          <w:tcPr>
            <w:tcW w:w="1843" w:type="dxa"/>
            <w:tcBorders>
              <w:top w:val="single" w:sz="8" w:space="0" w:color="000000"/>
              <w:left w:val="single" w:sz="8" w:space="0" w:color="000000"/>
              <w:bottom w:val="single" w:sz="8" w:space="0" w:color="000000"/>
              <w:right w:val="single" w:sz="8" w:space="0" w:color="000000"/>
            </w:tcBorders>
          </w:tcPr>
          <w:p w:rsidR="001F16BB" w:rsidRPr="00EF7A5A" w:rsidRDefault="001F16BB" w:rsidP="001F16BB">
            <w:pPr>
              <w:spacing w:before="60" w:after="60"/>
              <w:rPr>
                <w:ins w:id="2440" w:author="Jeff Wootton" w:date="2024-07-31T11:42:00Z"/>
                <w:rFonts w:eastAsia="Calibri" w:cs="Arial"/>
                <w:b/>
                <w:bCs/>
                <w:color w:val="000000"/>
                <w:sz w:val="18"/>
                <w:szCs w:val="18"/>
                <w:lang w:eastAsia="en-US"/>
              </w:rPr>
            </w:pPr>
            <w:ins w:id="2441" w:author="Jeff Wootton" w:date="2024-07-31T11:42:00Z">
              <w:r>
                <w:rPr>
                  <w:rFonts w:eastAsia="Calibri" w:cs="Arial"/>
                  <w:b/>
                  <w:bCs/>
                  <w:color w:val="000000"/>
                  <w:sz w:val="18"/>
                  <w:szCs w:val="18"/>
                  <w:lang w:eastAsia="en-US"/>
                </w:rPr>
                <w:t>Submarine Pipeline Area</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1F16BB" w:rsidRPr="00EF7A5A" w:rsidRDefault="001F16BB" w:rsidP="001F16BB">
            <w:pPr>
              <w:spacing w:before="60" w:after="60"/>
              <w:rPr>
                <w:ins w:id="2442" w:author="Jeff Wootton" w:date="2024-07-31T11:42:00Z"/>
                <w:rFonts w:eastAsia="Calibri" w:cs="Arial"/>
                <w:b/>
                <w:color w:val="000000"/>
                <w:sz w:val="18"/>
                <w:szCs w:val="18"/>
                <w:lang w:eastAsia="en-US"/>
              </w:rPr>
            </w:pPr>
            <w:ins w:id="2443" w:author="Jeff Wootton" w:date="2024-07-31T11:42:00Z">
              <w:r>
                <w:rPr>
                  <w:rFonts w:eastAsia="Calibri" w:cs="Arial"/>
                  <w:b/>
                  <w:color w:val="000000"/>
                  <w:sz w:val="18"/>
                  <w:szCs w:val="18"/>
                  <w:lang w:eastAsia="en-US"/>
                </w:rPr>
                <w:t>PIPARE</w:t>
              </w:r>
            </w:ins>
          </w:p>
        </w:tc>
        <w:tc>
          <w:tcPr>
            <w:tcW w:w="6531" w:type="dxa"/>
            <w:tcBorders>
              <w:top w:val="single" w:sz="8" w:space="0" w:color="000000"/>
              <w:left w:val="nil"/>
              <w:bottom w:val="single" w:sz="8" w:space="0" w:color="000000"/>
              <w:right w:val="single" w:sz="8" w:space="0" w:color="000000"/>
            </w:tcBorders>
            <w:shd w:val="clear" w:color="auto" w:fill="auto"/>
          </w:tcPr>
          <w:p w:rsidR="001F16BB" w:rsidRPr="00EF7A5A" w:rsidRDefault="001F16BB" w:rsidP="001F16BB">
            <w:pPr>
              <w:spacing w:before="60" w:after="60"/>
              <w:rPr>
                <w:ins w:id="2444" w:author="Jeff Wootton" w:date="2024-07-31T11:42:00Z"/>
                <w:rFonts w:eastAsia="Calibri" w:cs="Arial"/>
                <w:color w:val="000000"/>
                <w:sz w:val="18"/>
                <w:szCs w:val="18"/>
                <w:lang w:eastAsia="en-US"/>
              </w:rPr>
            </w:pPr>
            <w:ins w:id="2445" w:author="Jeff Wootton" w:date="2024-07-31T11:42: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14.</w:t>
              </w:r>
              <w:r w:rsidR="001D1F69">
                <w:rPr>
                  <w:rFonts w:eastAsia="Calibri" w:cs="Arial"/>
                  <w:color w:val="000000"/>
                  <w:sz w:val="18"/>
                  <w:szCs w:val="18"/>
                  <w:lang w:eastAsia="en-US"/>
                </w:rPr>
                <w:t>5</w:t>
              </w:r>
              <w:r w:rsidRPr="00EF7A5A">
                <w:rPr>
                  <w:rFonts w:eastAsia="Calibri" w:cs="Arial"/>
                  <w:color w:val="000000"/>
                  <w:sz w:val="18"/>
                  <w:szCs w:val="18"/>
                  <w:lang w:eastAsia="en-US"/>
                </w:rPr>
                <w:t>.</w:t>
              </w:r>
            </w:ins>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Submarine Transit Lane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r w:rsidRPr="00EF7A5A">
              <w:rPr>
                <w:rFonts w:eastAsia="Calibri" w:cs="Arial"/>
                <w:b/>
                <w:color w:val="000000"/>
                <w:sz w:val="18"/>
                <w:szCs w:val="18"/>
                <w:lang w:eastAsia="en-US"/>
              </w:rPr>
              <w:t>SUBTLN</w:t>
            </w: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nationality</w:t>
            </w:r>
            <w:r w:rsidRPr="00EF7A5A">
              <w:rPr>
                <w:rFonts w:eastAsia="Calibri" w:cs="Arial"/>
                <w:color w:val="000000"/>
                <w:sz w:val="18"/>
                <w:szCs w:val="18"/>
                <w:lang w:eastAsia="en-US"/>
              </w:rPr>
              <w:t xml:space="preserve"> (NATION) added</w:t>
            </w:r>
            <w:ins w:id="2446" w:author="Jeff Wootton" w:date="2024-07-31T09:44:00Z">
              <w:r w:rsidR="002C07E8">
                <w:rPr>
                  <w:rFonts w:eastAsia="Calibri" w:cs="Arial"/>
                  <w:color w:val="000000"/>
                  <w:sz w:val="18"/>
                  <w:szCs w:val="18"/>
                  <w:lang w:eastAsia="en-US"/>
                </w:rPr>
                <w:t>; n</w:t>
              </w:r>
              <w:r w:rsidR="002C07E8" w:rsidRPr="00EF7A5A">
                <w:rPr>
                  <w:rFonts w:eastAsia="Calibri" w:cs="Arial"/>
                  <w:color w:val="000000"/>
                  <w:sz w:val="18"/>
                  <w:szCs w:val="18"/>
                  <w:lang w:eastAsia="en-US"/>
                </w:rPr>
                <w:t xml:space="preserve">ew S-101 attribute </w:t>
              </w:r>
              <w:r w:rsidR="002C07E8">
                <w:rPr>
                  <w:rFonts w:eastAsia="Calibri" w:cs="Arial"/>
                  <w:b/>
                  <w:color w:val="000000"/>
                  <w:sz w:val="18"/>
                  <w:szCs w:val="18"/>
                  <w:lang w:eastAsia="en-US"/>
                </w:rPr>
                <w:t>vessel speed limit</w:t>
              </w:r>
            </w:ins>
            <w:r w:rsidRPr="00EF7A5A">
              <w:rPr>
                <w:rFonts w:eastAsia="Calibri" w:cs="Arial"/>
                <w:color w:val="000000"/>
                <w:sz w:val="18"/>
                <w:szCs w:val="18"/>
                <w:lang w:eastAsia="en-US"/>
              </w:rPr>
              <w:t>. See S-101 DCEG clause 16.2</w:t>
            </w:r>
            <w:r>
              <w:rPr>
                <w:rFonts w:eastAsia="Calibri" w:cs="Arial"/>
                <w:color w:val="000000"/>
                <w:sz w:val="18"/>
                <w:szCs w:val="18"/>
                <w:lang w:eastAsia="en-US"/>
              </w:rPr>
              <w:t>5</w:t>
            </w:r>
            <w:r w:rsidRPr="00EF7A5A">
              <w:rPr>
                <w:rFonts w:eastAsia="Calibri" w:cs="Arial"/>
                <w:color w:val="000000"/>
                <w:sz w:val="18"/>
                <w:szCs w:val="18"/>
                <w:lang w:eastAsia="en-US"/>
              </w:rPr>
              <w:t>.</w:t>
            </w:r>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Pr>
                <w:rFonts w:eastAsia="Calibri" w:cs="Arial"/>
                <w:b/>
                <w:bCs/>
                <w:color w:val="000000"/>
                <w:sz w:val="18"/>
                <w:szCs w:val="18"/>
                <w:lang w:eastAsia="en-US"/>
              </w:rPr>
              <w:t>Territorial Sea Area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r>
              <w:rPr>
                <w:rFonts w:eastAsia="Calibri" w:cs="Arial"/>
                <w:b/>
                <w:color w:val="000000"/>
                <w:sz w:val="18"/>
                <w:szCs w:val="18"/>
                <w:lang w:eastAsia="en-US"/>
              </w:rPr>
              <w:t>TESARE</w:t>
            </w: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allowable geometric primitive Curve</w:t>
            </w:r>
            <w:ins w:id="2447" w:author="Jeff Wootton" w:date="2024-07-31T09:26:00Z">
              <w:r w:rsidR="003F6DE4">
                <w:rPr>
                  <w:rFonts w:eastAsia="Calibri" w:cs="Arial"/>
                  <w:color w:val="000000"/>
                  <w:sz w:val="18"/>
                  <w:szCs w:val="18"/>
                  <w:lang w:eastAsia="en-US"/>
                </w:rPr>
                <w:t>; n</w:t>
              </w:r>
              <w:r w:rsidR="003F6DE4" w:rsidRPr="00EF7A5A">
                <w:rPr>
                  <w:rFonts w:eastAsia="Calibri" w:cs="Arial"/>
                  <w:color w:val="000000"/>
                  <w:sz w:val="18"/>
                  <w:szCs w:val="18"/>
                  <w:lang w:eastAsia="en-US"/>
                </w:rPr>
                <w:t xml:space="preserve">ew S-101 attribute </w:t>
              </w:r>
              <w:r w:rsidR="003F6DE4">
                <w:rPr>
                  <w:rFonts w:eastAsia="Calibri" w:cs="Arial"/>
                  <w:b/>
                  <w:color w:val="000000"/>
                  <w:sz w:val="18"/>
                  <w:szCs w:val="18"/>
                  <w:lang w:eastAsia="en-US"/>
                </w:rPr>
                <w:t>vessel speed limit</w:t>
              </w:r>
            </w:ins>
            <w:r w:rsidRPr="00EF7A5A">
              <w:rPr>
                <w:rFonts w:eastAsia="Calibri" w:cs="Arial"/>
                <w:color w:val="000000"/>
                <w:sz w:val="18"/>
                <w:szCs w:val="18"/>
                <w:lang w:eastAsia="en-US"/>
              </w:rPr>
              <w:t>.</w:t>
            </w:r>
            <w:r>
              <w:rPr>
                <w:rFonts w:eastAsia="Calibri" w:cs="Arial"/>
                <w:color w:val="000000"/>
                <w:sz w:val="18"/>
                <w:szCs w:val="18"/>
                <w:lang w:eastAsia="en-US"/>
              </w:rPr>
              <w:t xml:space="preserve"> See clause 11.2.4 and S-101 DCEG clauses 16.2 and 16.24.</w:t>
            </w:r>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Text Placement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Cartographic Feature type. See S-101 DCEG clause 23.1.</w:t>
            </w:r>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Pr>
                <w:rFonts w:eastAsia="Calibri" w:cs="Arial"/>
                <w:b/>
                <w:bCs/>
                <w:color w:val="000000"/>
                <w:sz w:val="18"/>
                <w:szCs w:val="18"/>
                <w:lang w:eastAsia="en-US"/>
              </w:rPr>
              <w:t>Tidal Stream Panel Data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r>
              <w:rPr>
                <w:rFonts w:eastAsia="Calibri" w:cs="Arial"/>
                <w:b/>
                <w:color w:val="000000"/>
                <w:sz w:val="18"/>
                <w:szCs w:val="18"/>
                <w:lang w:eastAsia="en-US"/>
              </w:rPr>
              <w:t>TS_PAD</w:t>
            </w: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Pr>
                <w:rFonts w:eastAsia="Calibri" w:cs="Arial"/>
                <w:color w:val="000000"/>
                <w:sz w:val="18"/>
                <w:szCs w:val="18"/>
                <w:lang w:eastAsia="en-US"/>
              </w:rPr>
              <w:t>New attribution and multiplicity to allow multiple instances of tidal stream information for various tide types to be encoded. See S-101 DCEG clause 10.5.</w:t>
            </w:r>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Traffic Separation Scheme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10.2.3 and S-101 DCEG clause 15.23.</w:t>
            </w:r>
          </w:p>
        </w:tc>
      </w:tr>
      <w:tr w:rsidR="004553FB" w:rsidRPr="00EF7A5A" w:rsidTr="00AE4490">
        <w:trPr>
          <w:cantSplit/>
          <w:trHeight w:val="272"/>
          <w:jc w:val="center"/>
          <w:ins w:id="2448" w:author="Jeff Wootton" w:date="2024-07-30T14:43:00Z"/>
        </w:trPr>
        <w:tc>
          <w:tcPr>
            <w:tcW w:w="1843" w:type="dxa"/>
            <w:tcBorders>
              <w:top w:val="single" w:sz="8" w:space="0" w:color="000000"/>
              <w:left w:val="single" w:sz="8" w:space="0" w:color="000000"/>
              <w:bottom w:val="single" w:sz="8" w:space="0" w:color="000000"/>
              <w:right w:val="single" w:sz="8" w:space="0" w:color="000000"/>
            </w:tcBorders>
          </w:tcPr>
          <w:p w:rsidR="004553FB" w:rsidRPr="00EF7A5A" w:rsidRDefault="004553FB" w:rsidP="004553FB">
            <w:pPr>
              <w:spacing w:before="60" w:after="60"/>
              <w:rPr>
                <w:ins w:id="2449" w:author="Jeff Wootton" w:date="2024-07-30T14:43:00Z"/>
                <w:rFonts w:eastAsia="Calibri" w:cs="Arial"/>
                <w:b/>
                <w:bCs/>
                <w:color w:val="000000"/>
                <w:sz w:val="18"/>
                <w:szCs w:val="18"/>
                <w:lang w:eastAsia="en-US"/>
              </w:rPr>
            </w:pPr>
            <w:ins w:id="2450" w:author="Jeff Wootton" w:date="2024-07-30T14:43:00Z">
              <w:r w:rsidRPr="00EF7A5A">
                <w:rPr>
                  <w:rFonts w:eastAsia="Calibri" w:cs="Arial"/>
                  <w:b/>
                  <w:bCs/>
                  <w:color w:val="000000"/>
                  <w:sz w:val="18"/>
                  <w:szCs w:val="18"/>
                  <w:lang w:eastAsia="en-US"/>
                </w:rPr>
                <w:t>Traffic Separation Scheme</w:t>
              </w:r>
              <w:r>
                <w:rPr>
                  <w:rFonts w:eastAsia="Calibri" w:cs="Arial"/>
                  <w:b/>
                  <w:bCs/>
                  <w:color w:val="000000"/>
                  <w:sz w:val="18"/>
                  <w:szCs w:val="18"/>
                  <w:lang w:eastAsia="en-US"/>
                </w:rPr>
                <w:t xml:space="preserve"> Crossing</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4553FB" w:rsidRDefault="004553FB" w:rsidP="004553FB">
            <w:pPr>
              <w:spacing w:before="60" w:after="60"/>
              <w:rPr>
                <w:ins w:id="2451" w:author="Jeff Wootton" w:date="2024-07-30T14:43:00Z"/>
                <w:rFonts w:eastAsia="Calibri" w:cs="Arial"/>
                <w:b/>
                <w:color w:val="000000"/>
                <w:sz w:val="18"/>
                <w:szCs w:val="18"/>
                <w:lang w:eastAsia="en-US"/>
              </w:rPr>
            </w:pPr>
            <w:ins w:id="2452" w:author="Jeff Wootton" w:date="2024-07-30T14:43:00Z">
              <w:r>
                <w:rPr>
                  <w:rFonts w:eastAsia="Calibri" w:cs="Arial"/>
                  <w:b/>
                  <w:color w:val="000000"/>
                  <w:sz w:val="18"/>
                  <w:szCs w:val="18"/>
                  <w:lang w:eastAsia="en-US"/>
                </w:rPr>
                <w:t>TSSCRS</w:t>
              </w:r>
            </w:ins>
          </w:p>
        </w:tc>
        <w:tc>
          <w:tcPr>
            <w:tcW w:w="6531" w:type="dxa"/>
            <w:tcBorders>
              <w:top w:val="single" w:sz="8" w:space="0" w:color="000000"/>
              <w:left w:val="nil"/>
              <w:bottom w:val="single" w:sz="8" w:space="0" w:color="000000"/>
              <w:right w:val="single" w:sz="8" w:space="0" w:color="000000"/>
            </w:tcBorders>
            <w:shd w:val="clear" w:color="auto" w:fill="auto"/>
          </w:tcPr>
          <w:p w:rsidR="004553FB" w:rsidRPr="00EF7A5A" w:rsidRDefault="004553FB" w:rsidP="004553FB">
            <w:pPr>
              <w:spacing w:before="60" w:after="60"/>
              <w:rPr>
                <w:ins w:id="2453" w:author="Jeff Wootton" w:date="2024-07-30T14:43:00Z"/>
                <w:rFonts w:eastAsia="Calibri" w:cs="Arial"/>
                <w:color w:val="000000"/>
                <w:sz w:val="18"/>
                <w:szCs w:val="18"/>
                <w:lang w:eastAsia="en-US"/>
              </w:rPr>
            </w:pPr>
            <w:ins w:id="2454" w:author="Jeff Wootton" w:date="2024-07-30T14:43: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15.21</w:t>
              </w:r>
              <w:r w:rsidRPr="00EF7A5A">
                <w:rPr>
                  <w:rFonts w:eastAsia="Calibri" w:cs="Arial"/>
                  <w:color w:val="000000"/>
                  <w:sz w:val="18"/>
                  <w:szCs w:val="18"/>
                  <w:lang w:eastAsia="en-US"/>
                </w:rPr>
                <w:t>.</w:t>
              </w:r>
            </w:ins>
          </w:p>
        </w:tc>
      </w:tr>
      <w:tr w:rsidR="008E5128" w:rsidRPr="00EF7A5A" w:rsidTr="00AE4490">
        <w:trPr>
          <w:cantSplit/>
          <w:trHeight w:val="272"/>
          <w:jc w:val="center"/>
          <w:ins w:id="2455" w:author="Jeff Wootton" w:date="2024-07-30T14:38:00Z"/>
        </w:trPr>
        <w:tc>
          <w:tcPr>
            <w:tcW w:w="1843" w:type="dxa"/>
            <w:tcBorders>
              <w:top w:val="single" w:sz="8" w:space="0" w:color="000000"/>
              <w:left w:val="single" w:sz="8" w:space="0" w:color="000000"/>
              <w:bottom w:val="single" w:sz="8" w:space="0" w:color="000000"/>
              <w:right w:val="single" w:sz="8" w:space="0" w:color="000000"/>
            </w:tcBorders>
          </w:tcPr>
          <w:p w:rsidR="008E5128" w:rsidRPr="00EF7A5A" w:rsidRDefault="008E5128" w:rsidP="008E5128">
            <w:pPr>
              <w:spacing w:before="60" w:after="60"/>
              <w:rPr>
                <w:ins w:id="2456" w:author="Jeff Wootton" w:date="2024-07-30T14:38:00Z"/>
                <w:rFonts w:eastAsia="Calibri" w:cs="Arial"/>
                <w:b/>
                <w:bCs/>
                <w:color w:val="000000"/>
                <w:sz w:val="18"/>
                <w:szCs w:val="18"/>
                <w:lang w:eastAsia="en-US"/>
              </w:rPr>
            </w:pPr>
            <w:ins w:id="2457" w:author="Jeff Wootton" w:date="2024-07-30T14:38:00Z">
              <w:r w:rsidRPr="00EF7A5A">
                <w:rPr>
                  <w:rFonts w:eastAsia="Calibri" w:cs="Arial"/>
                  <w:b/>
                  <w:bCs/>
                  <w:color w:val="000000"/>
                  <w:sz w:val="18"/>
                  <w:szCs w:val="18"/>
                  <w:lang w:eastAsia="en-US"/>
                </w:rPr>
                <w:t>Traffic Separation Scheme</w:t>
              </w:r>
            </w:ins>
            <w:ins w:id="2458" w:author="Jeff Wootton" w:date="2024-07-30T14:39:00Z">
              <w:r w:rsidR="001207AC">
                <w:rPr>
                  <w:rFonts w:eastAsia="Calibri" w:cs="Arial"/>
                  <w:b/>
                  <w:bCs/>
                  <w:color w:val="000000"/>
                  <w:sz w:val="18"/>
                  <w:szCs w:val="18"/>
                  <w:lang w:eastAsia="en-US"/>
                </w:rPr>
                <w:t xml:space="preserve"> Lane Part</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E5128" w:rsidRPr="00EF7A5A" w:rsidRDefault="001207AC" w:rsidP="008E5128">
            <w:pPr>
              <w:spacing w:before="60" w:after="60"/>
              <w:rPr>
                <w:ins w:id="2459" w:author="Jeff Wootton" w:date="2024-07-30T14:38:00Z"/>
                <w:rFonts w:eastAsia="Calibri" w:cs="Arial"/>
                <w:b/>
                <w:color w:val="000000"/>
                <w:sz w:val="18"/>
                <w:szCs w:val="18"/>
                <w:lang w:eastAsia="en-US"/>
              </w:rPr>
            </w:pPr>
            <w:ins w:id="2460" w:author="Jeff Wootton" w:date="2024-07-30T14:39:00Z">
              <w:r>
                <w:rPr>
                  <w:rFonts w:eastAsia="Calibri" w:cs="Arial"/>
                  <w:b/>
                  <w:color w:val="000000"/>
                  <w:sz w:val="18"/>
                  <w:szCs w:val="18"/>
                  <w:lang w:eastAsia="en-US"/>
                </w:rPr>
                <w:t>TSSLPT</w:t>
              </w:r>
            </w:ins>
          </w:p>
        </w:tc>
        <w:tc>
          <w:tcPr>
            <w:tcW w:w="6531" w:type="dxa"/>
            <w:tcBorders>
              <w:top w:val="single" w:sz="8" w:space="0" w:color="000000"/>
              <w:left w:val="nil"/>
              <w:bottom w:val="single" w:sz="8" w:space="0" w:color="000000"/>
              <w:right w:val="single" w:sz="8" w:space="0" w:color="000000"/>
            </w:tcBorders>
            <w:shd w:val="clear" w:color="auto" w:fill="auto"/>
          </w:tcPr>
          <w:p w:rsidR="008E5128" w:rsidRPr="00EF7A5A" w:rsidRDefault="001207AC" w:rsidP="008E5128">
            <w:pPr>
              <w:spacing w:before="60" w:after="60"/>
              <w:rPr>
                <w:ins w:id="2461" w:author="Jeff Wootton" w:date="2024-07-30T14:38:00Z"/>
                <w:rFonts w:eastAsia="Calibri" w:cs="Arial"/>
                <w:color w:val="000000"/>
                <w:sz w:val="18"/>
                <w:szCs w:val="18"/>
                <w:lang w:eastAsia="en-US"/>
              </w:rPr>
            </w:pPr>
            <w:ins w:id="2462" w:author="Jeff Wootton" w:date="2024-07-30T14:39: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ins>
            <w:ins w:id="2463" w:author="Jeff Wootton" w:date="2024-07-30T14:40:00Z">
              <w:r w:rsidR="00B5625E">
                <w:rPr>
                  <w:rFonts w:eastAsia="Calibri" w:cs="Arial"/>
                  <w:color w:val="000000"/>
                  <w:sz w:val="18"/>
                  <w:szCs w:val="18"/>
                  <w:lang w:eastAsia="en-US"/>
                </w:rPr>
                <w:t>15.18</w:t>
              </w:r>
            </w:ins>
            <w:ins w:id="2464" w:author="Jeff Wootton" w:date="2024-07-30T14:39:00Z">
              <w:r w:rsidRPr="00EF7A5A">
                <w:rPr>
                  <w:rFonts w:eastAsia="Calibri" w:cs="Arial"/>
                  <w:color w:val="000000"/>
                  <w:sz w:val="18"/>
                  <w:szCs w:val="18"/>
                  <w:lang w:eastAsia="en-US"/>
                </w:rPr>
                <w:t>.</w:t>
              </w:r>
            </w:ins>
          </w:p>
        </w:tc>
      </w:tr>
      <w:tr w:rsidR="0090637D" w:rsidRPr="00EF7A5A" w:rsidTr="00AE4490">
        <w:trPr>
          <w:cantSplit/>
          <w:trHeight w:val="272"/>
          <w:jc w:val="center"/>
          <w:ins w:id="2465" w:author="Jeff Wootton" w:date="2024-07-30T14:45:00Z"/>
        </w:trPr>
        <w:tc>
          <w:tcPr>
            <w:tcW w:w="1843" w:type="dxa"/>
            <w:tcBorders>
              <w:top w:val="single" w:sz="8" w:space="0" w:color="000000"/>
              <w:left w:val="single" w:sz="8" w:space="0" w:color="000000"/>
              <w:bottom w:val="single" w:sz="8" w:space="0" w:color="000000"/>
              <w:right w:val="single" w:sz="8" w:space="0" w:color="000000"/>
            </w:tcBorders>
          </w:tcPr>
          <w:p w:rsidR="0090637D" w:rsidRPr="00EF7A5A" w:rsidRDefault="0090637D" w:rsidP="0090637D">
            <w:pPr>
              <w:spacing w:before="60" w:after="60"/>
              <w:rPr>
                <w:ins w:id="2466" w:author="Jeff Wootton" w:date="2024-07-30T14:45:00Z"/>
                <w:rFonts w:eastAsia="Calibri" w:cs="Arial"/>
                <w:b/>
                <w:bCs/>
                <w:color w:val="000000"/>
                <w:sz w:val="18"/>
                <w:szCs w:val="18"/>
                <w:lang w:eastAsia="en-US"/>
              </w:rPr>
            </w:pPr>
            <w:ins w:id="2467" w:author="Jeff Wootton" w:date="2024-07-30T14:46:00Z">
              <w:r w:rsidRPr="00EF7A5A">
                <w:rPr>
                  <w:rFonts w:eastAsia="Calibri" w:cs="Arial"/>
                  <w:b/>
                  <w:bCs/>
                  <w:color w:val="000000"/>
                  <w:sz w:val="18"/>
                  <w:szCs w:val="18"/>
                  <w:lang w:eastAsia="en-US"/>
                </w:rPr>
                <w:t>Traffic Separation Scheme</w:t>
              </w:r>
              <w:r>
                <w:rPr>
                  <w:rFonts w:eastAsia="Calibri" w:cs="Arial"/>
                  <w:b/>
                  <w:bCs/>
                  <w:color w:val="000000"/>
                  <w:sz w:val="18"/>
                  <w:szCs w:val="18"/>
                  <w:lang w:eastAsia="en-US"/>
                </w:rPr>
                <w:t xml:space="preserve"> Roundabout</w:t>
              </w:r>
            </w:ins>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90637D" w:rsidRPr="00EF7A5A" w:rsidRDefault="0090637D" w:rsidP="0090637D">
            <w:pPr>
              <w:spacing w:before="60" w:after="60"/>
              <w:rPr>
                <w:ins w:id="2468" w:author="Jeff Wootton" w:date="2024-07-30T14:45:00Z"/>
                <w:rFonts w:eastAsia="Calibri" w:cs="Arial"/>
                <w:b/>
                <w:color w:val="000000"/>
                <w:sz w:val="18"/>
                <w:szCs w:val="18"/>
                <w:lang w:eastAsia="en-US"/>
              </w:rPr>
            </w:pPr>
            <w:ins w:id="2469" w:author="Jeff Wootton" w:date="2024-07-30T14:46:00Z">
              <w:r>
                <w:rPr>
                  <w:rFonts w:eastAsia="Calibri" w:cs="Arial"/>
                  <w:b/>
                  <w:color w:val="000000"/>
                  <w:sz w:val="18"/>
                  <w:szCs w:val="18"/>
                  <w:lang w:eastAsia="en-US"/>
                </w:rPr>
                <w:t>TSS</w:t>
              </w:r>
              <w:r w:rsidR="00895947">
                <w:rPr>
                  <w:rFonts w:eastAsia="Calibri" w:cs="Arial"/>
                  <w:b/>
                  <w:color w:val="000000"/>
                  <w:sz w:val="18"/>
                  <w:szCs w:val="18"/>
                  <w:lang w:eastAsia="en-US"/>
                </w:rPr>
                <w:t>RON</w:t>
              </w:r>
            </w:ins>
          </w:p>
        </w:tc>
        <w:tc>
          <w:tcPr>
            <w:tcW w:w="6531" w:type="dxa"/>
            <w:tcBorders>
              <w:top w:val="single" w:sz="8" w:space="0" w:color="000000"/>
              <w:left w:val="nil"/>
              <w:bottom w:val="single" w:sz="8" w:space="0" w:color="000000"/>
              <w:right w:val="single" w:sz="8" w:space="0" w:color="000000"/>
            </w:tcBorders>
            <w:shd w:val="clear" w:color="auto" w:fill="auto"/>
          </w:tcPr>
          <w:p w:rsidR="0090637D" w:rsidRPr="00EF7A5A" w:rsidRDefault="0090637D" w:rsidP="0090637D">
            <w:pPr>
              <w:spacing w:before="60" w:after="60"/>
              <w:rPr>
                <w:ins w:id="2470" w:author="Jeff Wootton" w:date="2024-07-30T14:45:00Z"/>
                <w:rFonts w:eastAsia="Calibri" w:cs="Arial"/>
                <w:color w:val="000000"/>
                <w:sz w:val="18"/>
                <w:szCs w:val="18"/>
                <w:lang w:eastAsia="en-US"/>
              </w:rPr>
            </w:pPr>
            <w:ins w:id="2471" w:author="Jeff Wootton" w:date="2024-07-30T14:46:00Z">
              <w:r w:rsidRPr="00EF7A5A">
                <w:rPr>
                  <w:rFonts w:eastAsia="Calibri" w:cs="Arial"/>
                  <w:color w:val="000000"/>
                  <w:sz w:val="18"/>
                  <w:szCs w:val="18"/>
                  <w:lang w:eastAsia="en-US"/>
                </w:rPr>
                <w:t xml:space="preserve">New S-101 attribute </w:t>
              </w:r>
              <w:r>
                <w:rPr>
                  <w:rFonts w:eastAsia="Calibri" w:cs="Arial"/>
                  <w:b/>
                  <w:color w:val="000000"/>
                  <w:sz w:val="18"/>
                  <w:szCs w:val="18"/>
                  <w:lang w:eastAsia="en-US"/>
                </w:rPr>
                <w:t>vessel speed limit</w:t>
              </w:r>
              <w:r w:rsidRPr="00EF7A5A">
                <w:rPr>
                  <w:rFonts w:eastAsia="Calibri" w:cs="Arial"/>
                  <w:color w:val="000000"/>
                  <w:sz w:val="18"/>
                  <w:szCs w:val="18"/>
                  <w:lang w:eastAsia="en-US"/>
                </w:rPr>
                <w:t xml:space="preserve">. See S-101 DCEG clause </w:t>
              </w:r>
              <w:r>
                <w:rPr>
                  <w:rFonts w:eastAsia="Calibri" w:cs="Arial"/>
                  <w:color w:val="000000"/>
                  <w:sz w:val="18"/>
                  <w:szCs w:val="18"/>
                  <w:lang w:eastAsia="en-US"/>
                </w:rPr>
                <w:t>15.2</w:t>
              </w:r>
              <w:r w:rsidR="00895947">
                <w:rPr>
                  <w:rFonts w:eastAsia="Calibri" w:cs="Arial"/>
                  <w:color w:val="000000"/>
                  <w:sz w:val="18"/>
                  <w:szCs w:val="18"/>
                  <w:lang w:eastAsia="en-US"/>
                </w:rPr>
                <w:t>2</w:t>
              </w:r>
              <w:r w:rsidRPr="00EF7A5A">
                <w:rPr>
                  <w:rFonts w:eastAsia="Calibri" w:cs="Arial"/>
                  <w:color w:val="000000"/>
                  <w:sz w:val="18"/>
                  <w:szCs w:val="18"/>
                  <w:lang w:eastAsia="en-US"/>
                </w:rPr>
                <w:t>.</w:t>
              </w:r>
            </w:ins>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color w:val="000000"/>
                <w:sz w:val="18"/>
                <w:szCs w:val="18"/>
                <w:lang w:eastAsia="en-US"/>
              </w:rPr>
            </w:pPr>
            <w:r w:rsidRPr="00EF7A5A">
              <w:rPr>
                <w:rFonts w:eastAsia="Calibri" w:cs="Arial"/>
                <w:b/>
                <w:bCs/>
                <w:color w:val="000000"/>
                <w:sz w:val="18"/>
                <w:szCs w:val="18"/>
                <w:lang w:eastAsia="en-US"/>
              </w:rPr>
              <w:t>Tunnel</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r w:rsidRPr="00EF7A5A">
              <w:rPr>
                <w:rFonts w:eastAsia="Calibri" w:cs="Arial"/>
                <w:b/>
                <w:color w:val="000000"/>
                <w:sz w:val="18"/>
                <w:szCs w:val="18"/>
                <w:lang w:eastAsia="en-US"/>
              </w:rPr>
              <w:t>TUNNEL</w:t>
            </w: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 xml:space="preserve">Attribute </w:t>
            </w:r>
            <w:r w:rsidRPr="00EF7A5A">
              <w:rPr>
                <w:rFonts w:eastAsia="Calibri" w:cs="Arial"/>
                <w:b/>
                <w:color w:val="000000"/>
                <w:sz w:val="18"/>
                <w:szCs w:val="18"/>
                <w:lang w:eastAsia="en-US"/>
              </w:rPr>
              <w:t>vertical datum</w:t>
            </w:r>
            <w:r w:rsidRPr="00EF7A5A">
              <w:rPr>
                <w:rFonts w:eastAsia="Calibri" w:cs="Arial"/>
                <w:color w:val="000000"/>
                <w:sz w:val="18"/>
                <w:szCs w:val="18"/>
                <w:lang w:eastAsia="en-US"/>
              </w:rPr>
              <w:t xml:space="preserve"> (VERDAT) added. See S-101 DCEG clause 6.1</w:t>
            </w:r>
            <w:r>
              <w:rPr>
                <w:rFonts w:eastAsia="Calibri" w:cs="Arial"/>
                <w:color w:val="000000"/>
                <w:sz w:val="18"/>
                <w:szCs w:val="18"/>
                <w:lang w:eastAsia="en-US"/>
              </w:rPr>
              <w:t>6</w:t>
            </w:r>
            <w:r w:rsidRPr="00EF7A5A">
              <w:rPr>
                <w:rFonts w:eastAsia="Calibri" w:cs="Arial"/>
                <w:color w:val="000000"/>
                <w:sz w:val="18"/>
                <w:szCs w:val="18"/>
                <w:lang w:eastAsia="en-US"/>
              </w:rPr>
              <w:t>.</w:t>
            </w:r>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Two-Way Route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10.2.6 and S-101 DCEG clause 15.11.</w:t>
            </w:r>
          </w:p>
        </w:tc>
      </w:tr>
      <w:tr w:rsidR="00894F08" w:rsidRPr="00EF7A5A" w:rsidDel="00332FC0" w:rsidTr="00AE4490">
        <w:trPr>
          <w:cantSplit/>
          <w:trHeight w:val="272"/>
          <w:jc w:val="center"/>
          <w:del w:id="2472" w:author="Jeff Wootton" w:date="2024-07-30T12:13:00Z"/>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Del="00332FC0" w:rsidRDefault="00894F08" w:rsidP="00894F08">
            <w:pPr>
              <w:spacing w:before="60" w:after="60"/>
              <w:rPr>
                <w:del w:id="2473" w:author="Jeff Wootton" w:date="2024-07-30T12:13:00Z"/>
                <w:rFonts w:eastAsia="Calibri" w:cs="Arial"/>
                <w:b/>
                <w:color w:val="000000"/>
                <w:sz w:val="18"/>
                <w:szCs w:val="18"/>
                <w:lang w:eastAsia="en-US"/>
              </w:rPr>
            </w:pPr>
            <w:del w:id="2474" w:author="Jeff Wootton" w:date="2024-07-30T12:13:00Z">
              <w:r w:rsidRPr="00EF7A5A" w:rsidDel="00332FC0">
                <w:rPr>
                  <w:rFonts w:eastAsia="Calibri" w:cs="Arial"/>
                  <w:b/>
                  <w:bCs/>
                  <w:color w:val="000000"/>
                  <w:sz w:val="18"/>
                  <w:szCs w:val="18"/>
                  <w:lang w:eastAsia="en-US"/>
                </w:rPr>
                <w:delText>Underwater/Awash Rock</w:delText>
              </w:r>
            </w:del>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Del="00332FC0" w:rsidRDefault="00894F08" w:rsidP="00894F08">
            <w:pPr>
              <w:spacing w:before="60" w:after="60"/>
              <w:rPr>
                <w:del w:id="2475" w:author="Jeff Wootton" w:date="2024-07-30T12:13:00Z"/>
                <w:rFonts w:eastAsia="Calibri" w:cs="Arial"/>
                <w:b/>
                <w:color w:val="000000"/>
                <w:sz w:val="18"/>
                <w:szCs w:val="18"/>
                <w:lang w:eastAsia="en-US"/>
              </w:rPr>
            </w:pPr>
            <w:del w:id="2476" w:author="Jeff Wootton" w:date="2024-07-30T12:13:00Z">
              <w:r w:rsidRPr="00EF7A5A" w:rsidDel="00332FC0">
                <w:rPr>
                  <w:rFonts w:eastAsia="Calibri" w:cs="Arial"/>
                  <w:b/>
                  <w:color w:val="000000"/>
                  <w:sz w:val="18"/>
                  <w:szCs w:val="18"/>
                  <w:lang w:eastAsia="en-US"/>
                </w:rPr>
                <w:delText>UWTROC</w:delText>
              </w:r>
            </w:del>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Del="00332FC0" w:rsidRDefault="00894F08" w:rsidP="00894F08">
            <w:pPr>
              <w:spacing w:before="60" w:after="60"/>
              <w:rPr>
                <w:del w:id="2477" w:author="Jeff Wootton" w:date="2024-07-30T12:13:00Z"/>
                <w:rFonts w:eastAsia="Calibri" w:cs="Arial"/>
                <w:color w:val="000000"/>
                <w:sz w:val="18"/>
                <w:szCs w:val="18"/>
                <w:lang w:eastAsia="en-US"/>
              </w:rPr>
            </w:pPr>
            <w:del w:id="2478" w:author="Jeff Wootton" w:date="2024-07-30T12:13:00Z">
              <w:r w:rsidRPr="00EF7A5A" w:rsidDel="00332FC0">
                <w:rPr>
                  <w:rFonts w:eastAsia="Calibri" w:cs="Arial"/>
                  <w:color w:val="000000"/>
                  <w:sz w:val="18"/>
                  <w:szCs w:val="18"/>
                  <w:lang w:eastAsia="en-US"/>
                </w:rPr>
                <w:delText xml:space="preserve">New S-101 mandatory attribute </w:delText>
              </w:r>
              <w:r w:rsidRPr="00EF7A5A" w:rsidDel="00332FC0">
                <w:rPr>
                  <w:rFonts w:eastAsia="Calibri" w:cs="Arial"/>
                  <w:b/>
                  <w:color w:val="000000"/>
                  <w:sz w:val="18"/>
                  <w:szCs w:val="18"/>
                  <w:lang w:eastAsia="en-US"/>
                </w:rPr>
                <w:delText>display uncertainties</w:delText>
              </w:r>
              <w:r w:rsidRPr="00EF7A5A" w:rsidDel="00332FC0">
                <w:rPr>
                  <w:rFonts w:eastAsia="Calibri" w:cs="Arial"/>
                  <w:color w:val="000000"/>
                  <w:sz w:val="18"/>
                  <w:szCs w:val="18"/>
                  <w:lang w:eastAsia="en-US"/>
                </w:rPr>
                <w:delText>. See clause 6.1.2 and S-101 DCEG clause 13.4.</w:delText>
              </w:r>
            </w:del>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Update 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Meta Feature. See S-101 DCEG clause 3.1</w:t>
            </w:r>
            <w:r>
              <w:rPr>
                <w:rFonts w:eastAsia="Calibri" w:cs="Arial"/>
                <w:color w:val="000000"/>
                <w:sz w:val="18"/>
                <w:szCs w:val="18"/>
                <w:lang w:eastAsia="en-US"/>
              </w:rPr>
              <w:t>2</w:t>
            </w:r>
            <w:r w:rsidRPr="00EF7A5A">
              <w:rPr>
                <w:rFonts w:eastAsia="Calibri" w:cs="Arial"/>
                <w:color w:val="000000"/>
                <w:sz w:val="18"/>
                <w:szCs w:val="18"/>
                <w:lang w:eastAsia="en-US"/>
              </w:rPr>
              <w:t>.</w:t>
            </w:r>
          </w:p>
        </w:tc>
      </w:tr>
      <w:tr w:rsidR="00894F08" w:rsidRPr="00EF7A5A" w:rsidTr="00AE4490">
        <w:trPr>
          <w:cantSplit/>
          <w:trHeight w:val="272"/>
          <w:jc w:val="center"/>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RDefault="00894F08" w:rsidP="00894F08">
            <w:pPr>
              <w:spacing w:before="60" w:after="60"/>
              <w:rPr>
                <w:rFonts w:eastAsia="Calibri" w:cs="Arial"/>
                <w:b/>
                <w:bCs/>
                <w:color w:val="000000"/>
                <w:sz w:val="18"/>
                <w:szCs w:val="18"/>
                <w:lang w:eastAsia="en-US"/>
              </w:rPr>
            </w:pPr>
            <w:r w:rsidRPr="00EF7A5A">
              <w:rPr>
                <w:rFonts w:eastAsia="Calibri" w:cs="Arial"/>
                <w:b/>
                <w:bCs/>
                <w:color w:val="000000"/>
                <w:sz w:val="18"/>
                <w:szCs w:val="18"/>
                <w:lang w:eastAsia="en-US"/>
              </w:rPr>
              <w:t>Vessel Traffic Service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RDefault="00894F08" w:rsidP="00894F08">
            <w:pPr>
              <w:spacing w:before="60" w:after="60"/>
              <w:rPr>
                <w:rFonts w:eastAsia="Calibri" w:cs="Arial"/>
                <w:color w:val="000000"/>
                <w:sz w:val="18"/>
                <w:szCs w:val="18"/>
                <w:lang w:eastAsia="en-US"/>
              </w:rPr>
            </w:pPr>
            <w:r w:rsidRPr="00EF7A5A">
              <w:rPr>
                <w:rFonts w:eastAsia="Calibri" w:cs="Arial"/>
                <w:color w:val="000000"/>
                <w:sz w:val="18"/>
                <w:szCs w:val="18"/>
                <w:lang w:eastAsia="en-US"/>
              </w:rPr>
              <w:t>New S-101 Feature type. See clause 12.13 and S-101 DCEG clause 22.2.</w:t>
            </w:r>
          </w:p>
        </w:tc>
      </w:tr>
      <w:tr w:rsidR="00894F08" w:rsidRPr="00EF7A5A" w:rsidDel="000409C2" w:rsidTr="00AE4490">
        <w:trPr>
          <w:cantSplit/>
          <w:trHeight w:val="272"/>
          <w:jc w:val="center"/>
          <w:del w:id="2479" w:author="Jeff Wootton" w:date="2024-07-30T12:13:00Z"/>
        </w:trPr>
        <w:tc>
          <w:tcPr>
            <w:tcW w:w="1843" w:type="dxa"/>
            <w:tcBorders>
              <w:top w:val="single" w:sz="8" w:space="0" w:color="000000"/>
              <w:left w:val="single" w:sz="8" w:space="0" w:color="000000"/>
              <w:bottom w:val="single" w:sz="8" w:space="0" w:color="000000"/>
              <w:right w:val="single" w:sz="8" w:space="0" w:color="000000"/>
            </w:tcBorders>
          </w:tcPr>
          <w:p w:rsidR="00894F08" w:rsidRPr="00EF7A5A" w:rsidDel="000409C2" w:rsidRDefault="00894F08" w:rsidP="00894F08">
            <w:pPr>
              <w:spacing w:before="60" w:after="60"/>
              <w:rPr>
                <w:del w:id="2480" w:author="Jeff Wootton" w:date="2024-07-30T12:13:00Z"/>
                <w:rFonts w:eastAsia="Calibri" w:cs="Arial"/>
                <w:b/>
                <w:color w:val="000000"/>
                <w:sz w:val="18"/>
                <w:szCs w:val="18"/>
                <w:lang w:eastAsia="en-US"/>
              </w:rPr>
            </w:pPr>
            <w:del w:id="2481" w:author="Jeff Wootton" w:date="2024-07-30T12:13:00Z">
              <w:r w:rsidRPr="00EF7A5A" w:rsidDel="000409C2">
                <w:rPr>
                  <w:rFonts w:eastAsia="Calibri" w:cs="Arial"/>
                  <w:b/>
                  <w:bCs/>
                  <w:color w:val="000000"/>
                  <w:sz w:val="18"/>
                  <w:szCs w:val="18"/>
                  <w:lang w:eastAsia="en-US"/>
                </w:rPr>
                <w:delText>Wreck</w:delText>
              </w:r>
            </w:del>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894F08" w:rsidRPr="00EF7A5A" w:rsidDel="000409C2" w:rsidRDefault="00894F08" w:rsidP="00894F08">
            <w:pPr>
              <w:spacing w:before="60" w:after="60"/>
              <w:rPr>
                <w:del w:id="2482" w:author="Jeff Wootton" w:date="2024-07-30T12:13:00Z"/>
                <w:rFonts w:eastAsia="Calibri" w:cs="Arial"/>
                <w:b/>
                <w:color w:val="000000"/>
                <w:sz w:val="18"/>
                <w:szCs w:val="18"/>
                <w:lang w:eastAsia="en-US"/>
              </w:rPr>
            </w:pPr>
            <w:del w:id="2483" w:author="Jeff Wootton" w:date="2024-07-30T12:13:00Z">
              <w:r w:rsidRPr="00EF7A5A" w:rsidDel="000409C2">
                <w:rPr>
                  <w:rFonts w:eastAsia="Calibri" w:cs="Arial"/>
                  <w:b/>
                  <w:color w:val="000000"/>
                  <w:sz w:val="18"/>
                  <w:szCs w:val="18"/>
                  <w:lang w:eastAsia="en-US"/>
                </w:rPr>
                <w:delText>WRECKS</w:delText>
              </w:r>
            </w:del>
          </w:p>
        </w:tc>
        <w:tc>
          <w:tcPr>
            <w:tcW w:w="6531" w:type="dxa"/>
            <w:tcBorders>
              <w:top w:val="single" w:sz="8" w:space="0" w:color="000000"/>
              <w:left w:val="nil"/>
              <w:bottom w:val="single" w:sz="8" w:space="0" w:color="000000"/>
              <w:right w:val="single" w:sz="8" w:space="0" w:color="000000"/>
            </w:tcBorders>
            <w:shd w:val="clear" w:color="auto" w:fill="auto"/>
          </w:tcPr>
          <w:p w:rsidR="00894F08" w:rsidRPr="00EF7A5A" w:rsidDel="000409C2" w:rsidRDefault="00894F08" w:rsidP="00894F08">
            <w:pPr>
              <w:spacing w:before="60" w:after="60"/>
              <w:rPr>
                <w:del w:id="2484" w:author="Jeff Wootton" w:date="2024-07-30T12:13:00Z"/>
                <w:rFonts w:eastAsia="Calibri" w:cs="Arial"/>
                <w:color w:val="000000"/>
                <w:sz w:val="18"/>
                <w:szCs w:val="18"/>
                <w:lang w:eastAsia="en-US"/>
              </w:rPr>
            </w:pPr>
            <w:del w:id="2485" w:author="Jeff Wootton" w:date="2024-07-30T12:13:00Z">
              <w:r w:rsidRPr="00EF7A5A" w:rsidDel="000409C2">
                <w:rPr>
                  <w:rFonts w:eastAsia="Calibri" w:cs="Arial"/>
                  <w:color w:val="000000"/>
                  <w:sz w:val="18"/>
                  <w:szCs w:val="18"/>
                  <w:lang w:eastAsia="en-US"/>
                </w:rPr>
                <w:delText xml:space="preserve">New S-101 mandatory attribute </w:delText>
              </w:r>
              <w:r w:rsidRPr="00EF7A5A" w:rsidDel="000409C2">
                <w:rPr>
                  <w:rFonts w:eastAsia="Calibri" w:cs="Arial"/>
                  <w:b/>
                  <w:color w:val="000000"/>
                  <w:sz w:val="18"/>
                  <w:szCs w:val="18"/>
                  <w:lang w:eastAsia="en-US"/>
                </w:rPr>
                <w:delText>display uncertainties</w:delText>
              </w:r>
              <w:r w:rsidRPr="00EF7A5A" w:rsidDel="000409C2">
                <w:rPr>
                  <w:rFonts w:eastAsia="Calibri" w:cs="Arial"/>
                  <w:color w:val="000000"/>
                  <w:sz w:val="18"/>
                  <w:szCs w:val="18"/>
                  <w:lang w:eastAsia="en-US"/>
                </w:rPr>
                <w:delText>. See clause 6.2.1 and S-101 DCEG clause 13.5.</w:delText>
              </w:r>
            </w:del>
          </w:p>
        </w:tc>
      </w:tr>
      <w:tr w:rsidR="00894F08" w:rsidRPr="00EF7A5A" w:rsidTr="00C379AF">
        <w:trPr>
          <w:cantSplit/>
          <w:jc w:val="center"/>
        </w:trPr>
        <w:tc>
          <w:tcPr>
            <w:tcW w:w="1843" w:type="dxa"/>
            <w:tcBorders>
              <w:top w:val="single" w:sz="8" w:space="0" w:color="000000"/>
            </w:tcBorders>
          </w:tcPr>
          <w:p w:rsidR="00293394" w:rsidRPr="00EF7A5A" w:rsidRDefault="00293394" w:rsidP="00894F08">
            <w:pPr>
              <w:spacing w:before="60" w:after="60"/>
              <w:rPr>
                <w:rFonts w:eastAsia="Calibri" w:cs="Arial"/>
                <w:b/>
                <w:bCs/>
                <w:color w:val="000000"/>
                <w:sz w:val="18"/>
                <w:szCs w:val="18"/>
                <w:lang w:eastAsia="en-US"/>
              </w:rPr>
            </w:pPr>
          </w:p>
        </w:tc>
        <w:tc>
          <w:tcPr>
            <w:tcW w:w="1134" w:type="dxa"/>
            <w:tcBorders>
              <w:top w:val="single" w:sz="8" w:space="0" w:color="000000"/>
            </w:tcBorders>
            <w:shd w:val="clear" w:color="auto" w:fill="auto"/>
          </w:tcPr>
          <w:p w:rsidR="00894F08" w:rsidRPr="00EF7A5A" w:rsidRDefault="00894F08" w:rsidP="00894F08">
            <w:pPr>
              <w:spacing w:before="60" w:after="60"/>
              <w:rPr>
                <w:rFonts w:eastAsia="Calibri" w:cs="Arial"/>
                <w:b/>
                <w:color w:val="000000"/>
                <w:sz w:val="18"/>
                <w:szCs w:val="18"/>
                <w:lang w:eastAsia="en-US"/>
              </w:rPr>
            </w:pPr>
          </w:p>
        </w:tc>
        <w:tc>
          <w:tcPr>
            <w:tcW w:w="6531" w:type="dxa"/>
            <w:tcBorders>
              <w:top w:val="single" w:sz="8" w:space="0" w:color="000000"/>
            </w:tcBorders>
            <w:shd w:val="clear" w:color="auto" w:fill="auto"/>
            <w:vAlign w:val="center"/>
          </w:tcPr>
          <w:p w:rsidR="00894F08" w:rsidRPr="00EF7A5A" w:rsidRDefault="00894F08" w:rsidP="00894F08">
            <w:pPr>
              <w:spacing w:before="60" w:after="60"/>
              <w:jc w:val="right"/>
              <w:rPr>
                <w:rFonts w:eastAsia="Calibri" w:cs="Arial"/>
                <w:i/>
                <w:iCs/>
                <w:color w:val="000000"/>
                <w:sz w:val="18"/>
                <w:szCs w:val="18"/>
                <w:lang w:eastAsia="en-US"/>
              </w:rPr>
            </w:pPr>
            <w:r w:rsidRPr="00EF7A5A">
              <w:rPr>
                <w:rFonts w:eastAsia="Calibri" w:cs="Arial"/>
                <w:i/>
                <w:iCs/>
                <w:color w:val="000000"/>
                <w:sz w:val="18"/>
                <w:szCs w:val="18"/>
                <w:lang w:eastAsia="en-US"/>
              </w:rPr>
              <w:t>Table A-3</w:t>
            </w:r>
          </w:p>
        </w:tc>
      </w:tr>
      <w:bookmarkEnd w:id="2277"/>
    </w:tbl>
    <w:p w:rsidR="00FA6EE2" w:rsidRDefault="00FA6EE2" w:rsidP="008566F0"/>
    <w:p w:rsidR="0062504E" w:rsidDel="00D225FA" w:rsidRDefault="0062504E">
      <w:pPr>
        <w:rPr>
          <w:del w:id="2486" w:author="Jeff Wootton" w:date="2024-10-10T06:46:00Z"/>
        </w:rPr>
      </w:pPr>
      <w:del w:id="2487" w:author="Jeff Wootton" w:date="2024-10-10T06:46:00Z">
        <w:r w:rsidDel="00D225FA">
          <w:br w:type="page"/>
        </w:r>
      </w:del>
    </w:p>
    <w:p w:rsidR="0062504E" w:rsidDel="00D225FA" w:rsidRDefault="0062504E">
      <w:pPr>
        <w:rPr>
          <w:del w:id="2488" w:author="Jeff Wootton" w:date="2024-10-10T06:46:00Z"/>
        </w:rPr>
      </w:pPr>
    </w:p>
    <w:p w:rsidR="00131BFA" w:rsidDel="00D225FA" w:rsidRDefault="00131BFA">
      <w:pPr>
        <w:rPr>
          <w:del w:id="2489" w:author="Jeff Wootton" w:date="2024-10-10T06:46:00Z"/>
        </w:rPr>
      </w:pPr>
    </w:p>
    <w:p w:rsidR="00131BFA" w:rsidDel="00D225FA" w:rsidRDefault="00131BFA">
      <w:pPr>
        <w:rPr>
          <w:del w:id="2490" w:author="Jeff Wootton" w:date="2024-10-10T06:46:00Z"/>
        </w:rPr>
      </w:pPr>
    </w:p>
    <w:p w:rsidR="00131BFA" w:rsidDel="00D225FA" w:rsidRDefault="00131BFA">
      <w:pPr>
        <w:rPr>
          <w:del w:id="2491" w:author="Jeff Wootton" w:date="2024-10-10T06:46:00Z"/>
        </w:rPr>
      </w:pPr>
    </w:p>
    <w:p w:rsidR="00131BFA" w:rsidDel="00D225FA" w:rsidRDefault="00131BFA">
      <w:pPr>
        <w:rPr>
          <w:del w:id="2492" w:author="Jeff Wootton" w:date="2024-10-10T06:46:00Z"/>
        </w:rPr>
      </w:pPr>
    </w:p>
    <w:p w:rsidR="00131BFA" w:rsidDel="00D225FA" w:rsidRDefault="00131BFA">
      <w:pPr>
        <w:rPr>
          <w:del w:id="2493" w:author="Jeff Wootton" w:date="2024-10-10T06:46:00Z"/>
        </w:rPr>
      </w:pPr>
    </w:p>
    <w:p w:rsidR="00131BFA" w:rsidDel="00D225FA" w:rsidRDefault="00131BFA">
      <w:pPr>
        <w:rPr>
          <w:del w:id="2494" w:author="Jeff Wootton" w:date="2024-10-10T06:46:00Z"/>
        </w:rPr>
      </w:pPr>
    </w:p>
    <w:p w:rsidR="00131BFA" w:rsidDel="00D225FA" w:rsidRDefault="00131BFA">
      <w:pPr>
        <w:rPr>
          <w:del w:id="2495" w:author="Jeff Wootton" w:date="2024-10-10T06:46:00Z"/>
        </w:rPr>
      </w:pPr>
    </w:p>
    <w:p w:rsidR="00131BFA" w:rsidDel="00D225FA" w:rsidRDefault="00131BFA">
      <w:pPr>
        <w:rPr>
          <w:del w:id="2496" w:author="Jeff Wootton" w:date="2024-10-10T06:46:00Z"/>
        </w:rPr>
      </w:pPr>
    </w:p>
    <w:p w:rsidR="00131BFA" w:rsidDel="00D225FA" w:rsidRDefault="00131BFA">
      <w:pPr>
        <w:rPr>
          <w:del w:id="2497" w:author="Jeff Wootton" w:date="2024-10-10T06:46:00Z"/>
        </w:rPr>
      </w:pPr>
    </w:p>
    <w:p w:rsidR="00131BFA" w:rsidDel="00D225FA" w:rsidRDefault="00131BFA">
      <w:pPr>
        <w:rPr>
          <w:del w:id="2498" w:author="Jeff Wootton" w:date="2024-10-10T06:46:00Z"/>
        </w:rPr>
      </w:pPr>
    </w:p>
    <w:p w:rsidR="00131BFA" w:rsidDel="00D225FA" w:rsidRDefault="00131BFA">
      <w:pPr>
        <w:rPr>
          <w:del w:id="2499" w:author="Jeff Wootton" w:date="2024-10-10T06:46:00Z"/>
        </w:rPr>
      </w:pPr>
    </w:p>
    <w:p w:rsidR="00131BFA" w:rsidDel="00D225FA" w:rsidRDefault="00131BFA">
      <w:pPr>
        <w:rPr>
          <w:del w:id="2500" w:author="Jeff Wootton" w:date="2024-10-10T06:46:00Z"/>
        </w:rPr>
      </w:pPr>
    </w:p>
    <w:p w:rsidR="00131BFA" w:rsidDel="00D225FA" w:rsidRDefault="00131BFA">
      <w:pPr>
        <w:rPr>
          <w:del w:id="2501" w:author="Jeff Wootton" w:date="2024-10-10T06:46:00Z"/>
        </w:rPr>
      </w:pPr>
    </w:p>
    <w:p w:rsidR="00131BFA" w:rsidDel="00D225FA" w:rsidRDefault="00131BFA">
      <w:pPr>
        <w:rPr>
          <w:del w:id="2502" w:author="Jeff Wootton" w:date="2024-10-10T06:46:00Z"/>
        </w:rPr>
      </w:pPr>
    </w:p>
    <w:p w:rsidR="00131BFA" w:rsidDel="00D225FA" w:rsidRDefault="00131BFA">
      <w:pPr>
        <w:rPr>
          <w:del w:id="2503" w:author="Jeff Wootton" w:date="2024-10-10T06:46:00Z"/>
        </w:rPr>
      </w:pPr>
    </w:p>
    <w:p w:rsidR="00131BFA" w:rsidDel="00D225FA" w:rsidRDefault="00131BFA">
      <w:pPr>
        <w:rPr>
          <w:del w:id="2504" w:author="Jeff Wootton" w:date="2024-10-10T06:46:00Z"/>
        </w:rPr>
      </w:pPr>
    </w:p>
    <w:p w:rsidR="00131BFA" w:rsidDel="00D225FA" w:rsidRDefault="00131BFA">
      <w:pPr>
        <w:rPr>
          <w:del w:id="2505" w:author="Jeff Wootton" w:date="2024-10-10T06:46:00Z"/>
        </w:rPr>
      </w:pPr>
    </w:p>
    <w:p w:rsidR="00131BFA" w:rsidDel="00D225FA" w:rsidRDefault="00131BFA">
      <w:pPr>
        <w:rPr>
          <w:del w:id="2506" w:author="Jeff Wootton" w:date="2024-10-10T06:46:00Z"/>
        </w:rPr>
      </w:pPr>
    </w:p>
    <w:p w:rsidR="00131BFA" w:rsidDel="00D225FA" w:rsidRDefault="00131BFA">
      <w:pPr>
        <w:rPr>
          <w:del w:id="2507" w:author="Jeff Wootton" w:date="2024-10-10T06:46:00Z"/>
        </w:rPr>
      </w:pPr>
    </w:p>
    <w:p w:rsidR="00131BFA" w:rsidDel="00D225FA" w:rsidRDefault="00131BFA">
      <w:pPr>
        <w:rPr>
          <w:del w:id="2508" w:author="Jeff Wootton" w:date="2024-10-10T06:46:00Z"/>
        </w:rPr>
      </w:pPr>
    </w:p>
    <w:p w:rsidR="00131BFA" w:rsidDel="00D225FA" w:rsidRDefault="00131BFA">
      <w:pPr>
        <w:rPr>
          <w:del w:id="2509" w:author="Jeff Wootton" w:date="2024-10-10T06:46:00Z"/>
        </w:rPr>
      </w:pPr>
    </w:p>
    <w:p w:rsidR="00131BFA" w:rsidRPr="00EF7A5A" w:rsidDel="00D225FA" w:rsidRDefault="00131BFA">
      <w:pPr>
        <w:rPr>
          <w:del w:id="2510" w:author="Jeff Wootton" w:date="2024-10-10T06:46:00Z"/>
          <w:sz w:val="22"/>
        </w:rPr>
        <w:pPrChange w:id="2511" w:author="Jeff Wootton" w:date="2024-10-10T06:46:00Z">
          <w:pPr>
            <w:framePr w:w="4406" w:hSpace="240" w:vSpace="240" w:wrap="auto" w:vAnchor="text" w:hAnchor="page" w:x="3742" w:y="1"/>
            <w:pBdr>
              <w:top w:val="single" w:sz="6" w:space="0" w:color="000000" w:shadow="1"/>
              <w:left w:val="single" w:sz="6" w:space="0" w:color="000000" w:shadow="1"/>
              <w:bottom w:val="single" w:sz="6" w:space="0" w:color="000000" w:shadow="1"/>
              <w:right w:val="single" w:sz="6" w:space="0" w:color="000000" w:shadow="1"/>
            </w:pBdr>
            <w:tabs>
              <w:tab w:val="center" w:pos="2203"/>
              <w:tab w:val="left" w:pos="2880"/>
              <w:tab w:val="left" w:pos="3600"/>
              <w:tab w:val="left" w:pos="4320"/>
              <w:tab w:val="left" w:pos="5040"/>
              <w:tab w:val="left" w:pos="5760"/>
              <w:tab w:val="left" w:pos="6480"/>
              <w:tab w:val="left" w:pos="7200"/>
              <w:tab w:val="left" w:pos="7920"/>
              <w:tab w:val="left" w:pos="8640"/>
            </w:tabs>
          </w:pPr>
        </w:pPrChange>
      </w:pPr>
      <w:del w:id="2512" w:author="Jeff Wootton" w:date="2024-10-10T06:46:00Z">
        <w:r w:rsidRPr="00EF7A5A" w:rsidDel="00D225FA">
          <w:rPr>
            <w:sz w:val="22"/>
          </w:rPr>
          <w:tab/>
          <w:delText>Page intentionally left blank</w:delText>
        </w:r>
      </w:del>
    </w:p>
    <w:p w:rsidR="0062504E" w:rsidRPr="00EF7A5A" w:rsidRDefault="0062504E" w:rsidP="00D225FA"/>
    <w:sectPr w:rsidR="0062504E" w:rsidRPr="00EF7A5A" w:rsidSect="000550CE">
      <w:headerReference w:type="even" r:id="rId25"/>
      <w:headerReference w:type="default" r:id="rId26"/>
      <w:footerReference w:type="even" r:id="rId27"/>
      <w:footerReference w:type="default" r:id="rId28"/>
      <w:pgSz w:w="11906" w:h="16838"/>
      <w:pgMar w:top="1417" w:right="1417" w:bottom="1417" w:left="1417" w:header="708" w:footer="708" w:gutter="0"/>
      <w:pgNumType w:start="0"/>
      <w:cols w:space="708"/>
      <w:docGrid w:linePitch="360"/>
      <w:sectPrChange w:id="2513" w:author="Jeff Wootton" w:date="2024-10-14T09:03:00Z">
        <w:sectPr w:rsidR="0062504E" w:rsidRPr="00EF7A5A" w:rsidSect="000550CE">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72" w:author="Jeff Wootton" w:date="2024-04-23T13:56:00Z" w:initials="JW">
    <w:p w:rsidR="00014440" w:rsidRDefault="00014440" w:rsidP="00014440">
      <w:pPr>
        <w:pStyle w:val="CommentText"/>
      </w:pPr>
      <w:r>
        <w:rPr>
          <w:rStyle w:val="CommentReference"/>
        </w:rPr>
        <w:annotationRef/>
      </w:r>
      <w:r>
        <w:t>Refer to ENCWG review comment (for UOC Edition 4.4.0) from IT 19/04/24.</w:t>
      </w:r>
    </w:p>
  </w:comment>
  <w:comment w:id="287" w:author="Jeff Wootton" w:date="2024-08-02T09:37:00Z" w:initials="JW">
    <w:p w:rsidR="00AF6A34" w:rsidRDefault="00AF6A34" w:rsidP="00AF6A34">
      <w:pPr>
        <w:pStyle w:val="CommentText"/>
      </w:pPr>
      <w:r>
        <w:rPr>
          <w:rStyle w:val="CommentReference"/>
        </w:rPr>
        <w:annotationRef/>
      </w:r>
      <w:r>
        <w:t>Email from Tom Richardson 19/04/24.</w:t>
      </w:r>
    </w:p>
  </w:comment>
  <w:comment w:id="333" w:author="Jeff Wootton" w:date="2024-07-26T11:52:00Z" w:initials="JW">
    <w:p w:rsidR="00781850" w:rsidRDefault="008A4255" w:rsidP="00781850">
      <w:pPr>
        <w:pStyle w:val="CommentText"/>
      </w:pPr>
      <w:r>
        <w:rPr>
          <w:rStyle w:val="CommentReference"/>
        </w:rPr>
        <w:annotationRef/>
      </w:r>
      <w:r w:rsidR="00781850">
        <w:t xml:space="preserve">I have chosen to have the default be the conversion of the horizontal position and vertical accuracies on an associated instance of </w:t>
      </w:r>
      <w:r w:rsidR="00781850">
        <w:rPr>
          <w:b/>
          <w:bCs/>
        </w:rPr>
        <w:t>SpatialQuality</w:t>
      </w:r>
      <w:r w:rsidR="00781850">
        <w:t xml:space="preserve"> (this I think will be the most common requirement, in addition to the exceptions generally not able to be encoded in S-57). To be confirmed.</w:t>
      </w:r>
    </w:p>
  </w:comment>
  <w:comment w:id="337" w:author="Jeff Wootton" w:date="2024-07-26T12:17:00Z" w:initials="JW">
    <w:p w:rsidR="004E4EF2" w:rsidRDefault="004E4EF2" w:rsidP="004E4EF2">
      <w:pPr>
        <w:pStyle w:val="CommentText"/>
      </w:pPr>
      <w:r>
        <w:rPr>
          <w:rStyle w:val="CommentReference"/>
        </w:rPr>
        <w:annotationRef/>
      </w:r>
      <w:r>
        <w:t>To be confirmed.</w:t>
      </w:r>
    </w:p>
  </w:comment>
  <w:comment w:id="602" w:author="Jeff Wootton" w:date="2024-07-26T14:48:00Z" w:initials="JW">
    <w:p w:rsidR="00BA64DE" w:rsidRDefault="00BA64DE" w:rsidP="00BA64DE">
      <w:pPr>
        <w:pStyle w:val="CommentText"/>
      </w:pPr>
      <w:r>
        <w:rPr>
          <w:rStyle w:val="CommentReference"/>
        </w:rPr>
        <w:annotationRef/>
      </w:r>
      <w:r>
        <w:t>To be confirmed. I have chosen this option as I think it would be preferable for the mariner to see the visible distance mark when not expecting to rather than looking for a visible mark that is not there.</w:t>
      </w:r>
    </w:p>
  </w:comment>
  <w:comment w:id="648" w:author="Jeff Wootton" w:date="2024-07-29T15:18:00Z" w:initials="JW">
    <w:p w:rsidR="00E90BAA" w:rsidRDefault="00E90BAA" w:rsidP="00E90BAA">
      <w:pPr>
        <w:pStyle w:val="CommentText"/>
      </w:pPr>
      <w:r>
        <w:rPr>
          <w:rStyle w:val="CommentReference"/>
        </w:rPr>
        <w:annotationRef/>
      </w:r>
      <w:r>
        <w:t>To be discussed.</w:t>
      </w:r>
    </w:p>
  </w:comment>
  <w:comment w:id="1033" w:author="Jeff Wootton" w:date="2024-07-30T11:29:00Z" w:initials="JW">
    <w:p w:rsidR="008314A5" w:rsidRDefault="008314A5" w:rsidP="008314A5">
      <w:pPr>
        <w:pStyle w:val="CommentText"/>
      </w:pPr>
      <w:r>
        <w:rPr>
          <w:rStyle w:val="CommentReference"/>
        </w:rPr>
        <w:annotationRef/>
      </w:r>
      <w:r>
        <w:t xml:space="preserve">I have chosen to have boathouses convert to  </w:t>
      </w:r>
      <w:r>
        <w:rPr>
          <w:b/>
          <w:bCs/>
        </w:rPr>
        <w:t>Building</w:t>
      </w:r>
      <w:r>
        <w:t xml:space="preserve"> as the default rather than </w:t>
      </w:r>
      <w:r>
        <w:rPr>
          <w:b/>
          <w:bCs/>
        </w:rPr>
        <w:t>Structure Over Navigable Water</w:t>
      </w:r>
      <w:r>
        <w:t>. To be discussed.</w:t>
      </w:r>
    </w:p>
  </w:comment>
  <w:comment w:id="1168" w:author="Jeff Wootton" w:date="2024-08-02T11:33:00Z" w:initials="JW">
    <w:p w:rsidR="00E03AFE" w:rsidRDefault="00E03AFE" w:rsidP="00E03AFE">
      <w:pPr>
        <w:pStyle w:val="CommentText"/>
      </w:pPr>
      <w:r>
        <w:rPr>
          <w:rStyle w:val="CommentReference"/>
        </w:rPr>
        <w:annotationRef/>
      </w:r>
      <w:r>
        <w:t>Email discussion with Christian Mouden 06/05/24.</w:t>
      </w:r>
    </w:p>
  </w:comment>
  <w:comment w:id="1249" w:author="Jeff Wootton" w:date="2024-08-27T10:25:00Z" w:initials="JW">
    <w:p w:rsidR="00846FAF" w:rsidRDefault="00846FAF" w:rsidP="00846FAF">
      <w:pPr>
        <w:pStyle w:val="CommentText"/>
      </w:pPr>
      <w:r>
        <w:rPr>
          <w:rStyle w:val="CommentReference"/>
        </w:rPr>
        <w:annotationRef/>
      </w:r>
      <w:r>
        <w:t xml:space="preserve">Discussion with Ben Hazelgrove 27/08/24. See S-101 Documentation and FC  GitHub </w:t>
      </w:r>
      <w:hyperlink r:id="rId1" w:history="1">
        <w:r w:rsidRPr="007A1C7C">
          <w:rPr>
            <w:rStyle w:val="Hyperlink"/>
          </w:rPr>
          <w:t>Issue #168</w:t>
        </w:r>
      </w:hyperlink>
      <w:r>
        <w:t>.</w:t>
      </w:r>
    </w:p>
  </w:comment>
  <w:comment w:id="1275" w:author="Jeff Wootton" w:date="2024-08-02T11:33:00Z" w:initials="JW">
    <w:p w:rsidR="008867CF" w:rsidRDefault="008867CF" w:rsidP="008867CF">
      <w:pPr>
        <w:pStyle w:val="CommentText"/>
      </w:pPr>
      <w:r>
        <w:rPr>
          <w:rStyle w:val="CommentReference"/>
        </w:rPr>
        <w:annotationRef/>
      </w:r>
      <w:r>
        <w:t>Email discussion with Christian Mouden 06/05/24.</w:t>
      </w:r>
    </w:p>
  </w:comment>
  <w:comment w:id="1335" w:author="Jeff Wootton" w:date="2024-08-02T11:33:00Z" w:initials="JW">
    <w:p w:rsidR="00CD7199" w:rsidRDefault="00CD7199" w:rsidP="00CD7199">
      <w:pPr>
        <w:pStyle w:val="CommentText"/>
      </w:pPr>
      <w:r>
        <w:rPr>
          <w:rStyle w:val="CommentReference"/>
        </w:rPr>
        <w:annotationRef/>
      </w:r>
      <w:r>
        <w:t>Email discussion with Christian Mouden 06/05/24.</w:t>
      </w:r>
    </w:p>
  </w:comment>
  <w:comment w:id="1630" w:author="Jeff Wootton" w:date="2024-10-09T10:23:00Z" w:initials="JW">
    <w:p w:rsidR="000B7E08" w:rsidRDefault="000B7E08" w:rsidP="000B7E08">
      <w:pPr>
        <w:pStyle w:val="CommentText"/>
      </w:pPr>
      <w:r>
        <w:rPr>
          <w:rStyle w:val="CommentReference"/>
        </w:rPr>
        <w:annotationRef/>
      </w:r>
      <w:r>
        <w:t>Email from Liz 30/09/24.</w:t>
      </w:r>
    </w:p>
  </w:comment>
  <w:comment w:id="1813" w:author="Jeff Wootton" w:date="2024-09-10T13:22:00Z" w:initials="JW">
    <w:p w:rsidR="00B22B1B" w:rsidRDefault="00B22B1B" w:rsidP="00B22B1B">
      <w:pPr>
        <w:pStyle w:val="CommentText"/>
      </w:pPr>
      <w:r>
        <w:rPr>
          <w:rStyle w:val="CommentReference"/>
        </w:rPr>
        <w:annotationRef/>
      </w:r>
      <w:r>
        <w:t>Email discussion with Christina 06-10/09/24.</w:t>
      </w:r>
    </w:p>
  </w:comment>
  <w:comment w:id="1965" w:author="Jeff Wootton" w:date="2024-08-01T11:15:00Z" w:initials="JW">
    <w:p w:rsidR="00AE2A6C" w:rsidRDefault="00AE2A6C" w:rsidP="00AE2A6C">
      <w:pPr>
        <w:pStyle w:val="CommentText"/>
      </w:pPr>
      <w:r>
        <w:rPr>
          <w:rStyle w:val="CommentReference"/>
        </w:rPr>
        <w:annotationRef/>
      </w:r>
      <w:r>
        <w:t>Added after concerns raised by AU.</w:t>
      </w:r>
    </w:p>
    <w:p w:rsidR="00AE2A6C" w:rsidRDefault="00AE2A6C" w:rsidP="00AE2A6C">
      <w:pPr>
        <w:pStyle w:val="CommentText"/>
      </w:pPr>
      <w:r>
        <w:t>To be discussed.</w:t>
      </w:r>
    </w:p>
  </w:comment>
  <w:comment w:id="2336" w:author="Jeff Wootton" w:date="2024-04-23T13:00:00Z" w:initials="JW">
    <w:p w:rsidR="000B4572" w:rsidRDefault="000B4572" w:rsidP="000B4572">
      <w:pPr>
        <w:pStyle w:val="CommentText"/>
      </w:pPr>
      <w:r>
        <w:rPr>
          <w:rStyle w:val="CommentReference"/>
        </w:rPr>
        <w:annotationRef/>
      </w:r>
      <w:r>
        <w:t>Refer to ENCWG review comment (for UOC Edition 4.4.0) from IT 19/04/24.</w:t>
      </w:r>
    </w:p>
  </w:comment>
</w:comments>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9F1668" w16cex:dateUtc="2024-04-23T11:56:00Z"/>
  <w16cex:commentExtensible w16cex:durableId="53FA1828" w16cex:dateUtc="2024-08-02T07:37:00Z"/>
  <w16cex:commentExtensible w16cex:durableId="666F3B01" w16cex:dateUtc="2024-07-26T09:52:00Z"/>
  <w16cex:commentExtensible w16cex:durableId="10EB5868" w16cex:dateUtc="2024-07-26T10:17:00Z"/>
  <w16cex:commentExtensible w16cex:durableId="2F2D2E42" w16cex:dateUtc="2024-07-26T12:48:00Z"/>
  <w16cex:commentExtensible w16cex:durableId="2D3D9212" w16cex:dateUtc="2024-07-29T13:18:00Z"/>
  <w16cex:commentExtensible w16cex:durableId="295DDF64" w16cex:dateUtc="2024-07-30T09:29:00Z"/>
  <w16cex:commentExtensible w16cex:durableId="2396AFB1" w16cex:dateUtc="2024-08-02T09:33:00Z"/>
  <w16cex:commentExtensible w16cex:durableId="02BFEDFD" w16cex:dateUtc="2024-08-27T08:25:00Z"/>
  <w16cex:commentExtensible w16cex:durableId="49909740" w16cex:dateUtc="2024-08-02T09:33:00Z"/>
  <w16cex:commentExtensible w16cex:durableId="6EEC6F19" w16cex:dateUtc="2024-08-02T09:33:00Z"/>
  <w16cex:commentExtensible w16cex:durableId="5DB107DA" w16cex:dateUtc="2024-10-09T08:23:00Z"/>
  <w16cex:commentExtensible w16cex:durableId="7E1B6C92" w16cex:dateUtc="2024-09-10T11:22:00Z"/>
  <w16cex:commentExtensible w16cex:durableId="36930418" w16cex:dateUtc="2024-08-01T09:15:00Z"/>
  <w16cex:commentExtensible w16cex:durableId="1529FC58" w16cex:dateUtc="2024-04-23T11:0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0983" w:rsidRDefault="00EF0983">
      <w:r>
        <w:separator/>
      </w:r>
    </w:p>
  </w:endnote>
  <w:endnote w:type="continuationSeparator" w:id="0">
    <w:p w:rsidR="00EF0983" w:rsidRDefault="00EF0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IMKKD+BookAntiqua">
    <w:altName w:val="Book Antiqu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Pr="00F97E9A" w:rsidRDefault="00F226D9" w:rsidP="00F97E9A">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947CAC">
      <w:rPr>
        <w:rFonts w:eastAsia="Arial" w:cs="Arial"/>
        <w:sz w:val="16"/>
      </w:rPr>
      <w:t>Xxxx</w:t>
    </w:r>
    <w:r w:rsidR="004756CE">
      <w:rPr>
        <w:rFonts w:eastAsia="Arial" w:cs="Arial"/>
        <w:sz w:val="16"/>
      </w:rPr>
      <w:t xml:space="preserve"> </w:t>
    </w:r>
    <w:r w:rsidRPr="00BA4E9D">
      <w:rPr>
        <w:rFonts w:eastAsia="Arial" w:cs="Arial"/>
        <w:color w:val="000000"/>
        <w:sz w:val="16"/>
      </w:rPr>
      <w:t>20</w:t>
    </w:r>
    <w:r>
      <w:rPr>
        <w:rFonts w:eastAsia="Arial" w:cs="Arial"/>
        <w:color w:val="000000"/>
        <w:sz w:val="16"/>
      </w:rPr>
      <w:t>24</w:t>
    </w:r>
    <w:r w:rsidRPr="00BA4E9D">
      <w:rPr>
        <w:rFonts w:eastAsia="Arial" w:cs="Arial"/>
        <w:color w:val="000000"/>
        <w:sz w:val="16"/>
      </w:rPr>
      <w:tab/>
      <w:t xml:space="preserve">Edition </w:t>
    </w:r>
    <w:r w:rsidR="00947CAC">
      <w:rPr>
        <w:rFonts w:eastAsia="Arial" w:cs="Arial"/>
        <w:color w:val="000000"/>
        <w:sz w:val="16"/>
      </w:rPr>
      <w:t>2.0</w:t>
    </w:r>
    <w:r w:rsidRPr="00BA4E9D">
      <w:rPr>
        <w:rFonts w:eastAsia="Arial" w:cs="Arial"/>
        <w:color w:val="000000"/>
        <w:sz w:val="16"/>
      </w:rPr>
      <w:t xml:space="preserve">.0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Pr="00F97E9A" w:rsidRDefault="00F226D9" w:rsidP="00F97E9A">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Pr="00D822B0" w:rsidRDefault="00F226D9"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Pr="00D822B0" w:rsidRDefault="00F226D9"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7ACC" w:rsidRPr="00D822B0" w:rsidRDefault="006C7ACC"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7ACC" w:rsidRPr="00D822B0" w:rsidRDefault="006C7ACC" w:rsidP="00D822B0">
    <w:pPr>
      <w:tabs>
        <w:tab w:val="left" w:pos="0"/>
        <w:tab w:val="center" w:pos="4536"/>
        <w:tab w:val="right" w:pos="9072"/>
      </w:tabs>
      <w:rPr>
        <w:rFonts w:eastAsia="Arial" w:cs="Arial"/>
        <w:color w:val="000000"/>
      </w:rPr>
    </w:pPr>
    <w:r w:rsidRPr="00BA4E9D">
      <w:rPr>
        <w:rFonts w:eastAsia="Arial" w:cs="Arial"/>
        <w:color w:val="000000"/>
        <w:sz w:val="16"/>
      </w:rPr>
      <w:t>S-</w:t>
    </w:r>
    <w:r>
      <w:rPr>
        <w:rFonts w:eastAsia="Arial" w:cs="Arial"/>
        <w:color w:val="000000"/>
        <w:sz w:val="16"/>
      </w:rPr>
      <w:t>65 Annex B</w:t>
    </w:r>
    <w:r w:rsidRPr="00BA4E9D">
      <w:rPr>
        <w:rFonts w:eastAsia="Arial" w:cs="Arial"/>
        <w:color w:val="000000"/>
        <w:sz w:val="16"/>
      </w:rPr>
      <w:t xml:space="preserve"> </w:t>
    </w:r>
    <w:r w:rsidRPr="00BA4E9D">
      <w:rPr>
        <w:rFonts w:eastAsia="Arial" w:cs="Arial"/>
        <w:color w:val="000000"/>
        <w:sz w:val="16"/>
      </w:rPr>
      <w:tab/>
    </w:r>
    <w:r w:rsidR="00777A44">
      <w:rPr>
        <w:rFonts w:eastAsia="Arial" w:cs="Arial"/>
        <w:sz w:val="16"/>
      </w:rPr>
      <w:t>Xxxx</w:t>
    </w:r>
    <w:r w:rsidRPr="00BA4E9D">
      <w:rPr>
        <w:rFonts w:eastAsia="Arial" w:cs="Arial"/>
        <w:color w:val="000000"/>
        <w:sz w:val="16"/>
      </w:rPr>
      <w:t xml:space="preserve"> 20</w:t>
    </w:r>
    <w:r>
      <w:rPr>
        <w:rFonts w:eastAsia="Arial" w:cs="Arial"/>
        <w:color w:val="000000"/>
        <w:sz w:val="16"/>
      </w:rPr>
      <w:t>24</w:t>
    </w:r>
    <w:r w:rsidRPr="00BA4E9D">
      <w:rPr>
        <w:rFonts w:eastAsia="Arial" w:cs="Arial"/>
        <w:color w:val="000000"/>
        <w:sz w:val="16"/>
      </w:rPr>
      <w:tab/>
      <w:t xml:space="preserve">Edition </w:t>
    </w:r>
    <w:r w:rsidR="00777A44">
      <w:rPr>
        <w:rFonts w:eastAsia="Arial" w:cs="Arial"/>
        <w:color w:val="000000"/>
        <w:sz w:val="16"/>
      </w:rPr>
      <w:t>2.0</w:t>
    </w:r>
    <w:r w:rsidRPr="00BA4E9D">
      <w:rPr>
        <w:rFonts w:eastAsia="Arial" w:cs="Arial"/>
        <w:color w:val="000000"/>
        <w:sz w:val="16"/>
      </w:rPr>
      <w:t xml:space="preserve">.0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0983" w:rsidRDefault="00EF0983">
      <w:r>
        <w:separator/>
      </w:r>
    </w:p>
  </w:footnote>
  <w:footnote w:type="continuationSeparator" w:id="0">
    <w:p w:rsidR="00EF0983" w:rsidRDefault="00EF0983">
      <w:r>
        <w:continuationSeparator/>
      </w:r>
    </w:p>
  </w:footnote>
  <w:footnote w:id="1">
    <w:p w:rsidR="004C24D2" w:rsidRPr="00335011" w:rsidRDefault="004C24D2">
      <w:pPr>
        <w:pStyle w:val="FootnoteText"/>
        <w:jc w:val="both"/>
        <w:rPr>
          <w:rFonts w:ascii="Arial" w:hAnsi="Arial" w:cs="Arial"/>
          <w:sz w:val="18"/>
          <w:szCs w:val="18"/>
          <w:lang w:val="en-US"/>
          <w:rPrChange w:id="254" w:author="Jeff Wootton" w:date="2024-07-25T15:04:00Z">
            <w:rPr/>
          </w:rPrChange>
        </w:rPr>
        <w:pPrChange w:id="255" w:author="Jeff Wootton" w:date="2024-07-25T15:09:00Z">
          <w:pPr>
            <w:pStyle w:val="FootnoteText"/>
          </w:pPr>
        </w:pPrChange>
      </w:pPr>
      <w:ins w:id="256" w:author="Jeff Wootton" w:date="2024-07-25T15:03:00Z">
        <w:r w:rsidRPr="00335011">
          <w:rPr>
            <w:rStyle w:val="FootnoteReference"/>
            <w:rFonts w:ascii="Arial" w:hAnsi="Arial" w:cs="Arial"/>
            <w:sz w:val="18"/>
            <w:szCs w:val="18"/>
            <w:rPrChange w:id="257" w:author="Jeff Wootton" w:date="2024-07-25T15:04:00Z">
              <w:rPr>
                <w:rStyle w:val="FootnoteReference"/>
              </w:rPr>
            </w:rPrChange>
          </w:rPr>
          <w:footnoteRef/>
        </w:r>
        <w:r w:rsidRPr="00335011">
          <w:rPr>
            <w:rFonts w:ascii="Arial" w:hAnsi="Arial" w:cs="Arial"/>
            <w:sz w:val="18"/>
            <w:szCs w:val="18"/>
            <w:rPrChange w:id="258" w:author="Jeff Wootton" w:date="2024-07-25T15:04:00Z">
              <w:rPr/>
            </w:rPrChange>
          </w:rPr>
          <w:t xml:space="preserve"> </w:t>
        </w:r>
      </w:ins>
      <w:ins w:id="259" w:author="Jeff Wootton" w:date="2024-07-25T15:04:00Z">
        <w:r w:rsidR="0085521B" w:rsidRPr="0085521B">
          <w:rPr>
            <w:rFonts w:ascii="Arial" w:hAnsi="Arial" w:cs="Arial"/>
            <w:sz w:val="18"/>
            <w:szCs w:val="18"/>
          </w:rPr>
          <w:t xml:space="preserve">Value </w:t>
        </w:r>
        <w:r w:rsidR="0085521B" w:rsidRPr="0085521B">
          <w:rPr>
            <w:rFonts w:ascii="Arial" w:hAnsi="Arial" w:cs="Arial"/>
            <w:i/>
            <w:iCs/>
            <w:sz w:val="18"/>
            <w:szCs w:val="18"/>
          </w:rPr>
          <w:t>13</w:t>
        </w:r>
        <w:r w:rsidR="0085521B" w:rsidRPr="0085521B">
          <w:rPr>
            <w:rFonts w:ascii="Arial" w:hAnsi="Arial" w:cs="Arial"/>
            <w:sz w:val="18"/>
            <w:szCs w:val="18"/>
          </w:rPr>
          <w:t xml:space="preserve"> (low water) for </w:t>
        </w:r>
      </w:ins>
      <w:ins w:id="260" w:author="Jeff Wootton" w:date="2024-07-25T15:05:00Z">
        <w:r w:rsidR="008E08D4">
          <w:rPr>
            <w:rFonts w:ascii="Arial" w:hAnsi="Arial" w:cs="Arial"/>
            <w:sz w:val="18"/>
            <w:szCs w:val="18"/>
          </w:rPr>
          <w:t xml:space="preserve">VDAT and </w:t>
        </w:r>
      </w:ins>
      <w:ins w:id="261" w:author="Jeff Wootton" w:date="2024-07-25T15:15:00Z">
        <w:r w:rsidR="00912151">
          <w:rPr>
            <w:rFonts w:ascii="Arial" w:hAnsi="Arial" w:cs="Arial"/>
            <w:sz w:val="18"/>
            <w:szCs w:val="18"/>
          </w:rPr>
          <w:t xml:space="preserve">attribute </w:t>
        </w:r>
      </w:ins>
      <w:ins w:id="262" w:author="Jeff Wootton" w:date="2024-07-25T15:04:00Z">
        <w:r w:rsidR="008E08D4">
          <w:rPr>
            <w:rFonts w:ascii="Arial" w:hAnsi="Arial" w:cs="Arial"/>
            <w:sz w:val="18"/>
            <w:szCs w:val="18"/>
          </w:rPr>
          <w:t>VERDAT</w:t>
        </w:r>
        <w:r w:rsidR="0085521B" w:rsidRPr="0085521B">
          <w:rPr>
            <w:rFonts w:ascii="Arial" w:hAnsi="Arial" w:cs="Arial"/>
            <w:sz w:val="18"/>
            <w:szCs w:val="18"/>
          </w:rPr>
          <w:t xml:space="preserve"> is</w:t>
        </w:r>
      </w:ins>
      <w:ins w:id="263" w:author="Jeff Wootton" w:date="2024-07-25T15:13:00Z">
        <w:r w:rsidR="00813EF7">
          <w:rPr>
            <w:rFonts w:ascii="Arial" w:hAnsi="Arial" w:cs="Arial"/>
            <w:sz w:val="18"/>
            <w:szCs w:val="18"/>
          </w:rPr>
          <w:t xml:space="preserve"> not included </w:t>
        </w:r>
      </w:ins>
      <w:ins w:id="264" w:author="Jeff Wootton" w:date="2024-07-25T15:14:00Z">
        <w:r w:rsidR="00D47E7F">
          <w:rPr>
            <w:rFonts w:ascii="Arial" w:hAnsi="Arial" w:cs="Arial"/>
            <w:sz w:val="18"/>
            <w:szCs w:val="18"/>
          </w:rPr>
          <w:t xml:space="preserve">as a value in </w:t>
        </w:r>
        <w:r w:rsidR="00912151">
          <w:rPr>
            <w:rFonts w:ascii="Arial" w:hAnsi="Arial" w:cs="Arial"/>
            <w:sz w:val="18"/>
            <w:szCs w:val="18"/>
          </w:rPr>
          <w:t>table 2-1 of the S-57 UOC. It is</w:t>
        </w:r>
      </w:ins>
      <w:ins w:id="265" w:author="Jeff Wootton" w:date="2024-07-25T15:04:00Z">
        <w:r w:rsidR="0085521B" w:rsidRPr="0085521B">
          <w:rPr>
            <w:rFonts w:ascii="Arial" w:hAnsi="Arial" w:cs="Arial"/>
            <w:sz w:val="18"/>
            <w:szCs w:val="18"/>
          </w:rPr>
          <w:t xml:space="preserve"> only </w:t>
        </w:r>
      </w:ins>
      <w:ins w:id="266" w:author="Jeff Wootton" w:date="2024-07-25T15:05:00Z">
        <w:r w:rsidR="00D15BF3">
          <w:rPr>
            <w:rFonts w:ascii="Arial" w:hAnsi="Arial" w:cs="Arial"/>
            <w:sz w:val="18"/>
            <w:szCs w:val="18"/>
          </w:rPr>
          <w:t>used for</w:t>
        </w:r>
      </w:ins>
      <w:ins w:id="267" w:author="Jeff Wootton" w:date="2024-07-25T15:16:00Z">
        <w:r w:rsidR="00742AF3">
          <w:rPr>
            <w:rFonts w:ascii="Arial" w:hAnsi="Arial" w:cs="Arial"/>
            <w:sz w:val="18"/>
            <w:szCs w:val="18"/>
          </w:rPr>
          <w:t xml:space="preserve"> some</w:t>
        </w:r>
      </w:ins>
      <w:ins w:id="268" w:author="Jeff Wootton" w:date="2024-07-25T15:04:00Z">
        <w:r w:rsidR="0085521B" w:rsidRPr="0085521B">
          <w:rPr>
            <w:rFonts w:ascii="Arial" w:hAnsi="Arial" w:cs="Arial"/>
            <w:sz w:val="18"/>
            <w:szCs w:val="18"/>
          </w:rPr>
          <w:t xml:space="preserve"> enclosed (inland) waterways; and must not be used for tidal waters</w:t>
        </w:r>
      </w:ins>
      <w:ins w:id="269" w:author="Jeff Wootton" w:date="2024-07-25T15:17:00Z">
        <w:r w:rsidR="0097727D">
          <w:rPr>
            <w:rFonts w:ascii="Arial" w:hAnsi="Arial" w:cs="Arial"/>
            <w:sz w:val="18"/>
            <w:szCs w:val="18"/>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Default="00F226D9" w:rsidP="00F97E9A">
    <w:pPr>
      <w:tabs>
        <w:tab w:val="left" w:pos="0"/>
        <w:tab w:val="center" w:pos="4536"/>
        <w:tab w:val="right" w:pos="9072"/>
      </w:tabs>
      <w:rPr>
        <w:rFonts w:cs="Arial"/>
        <w:sz w:val="16"/>
      </w:rPr>
    </w:pPr>
    <w:r w:rsidRPr="00BA4E9D">
      <w:rPr>
        <w:rFonts w:cs="Arial"/>
        <w:sz w:val="16"/>
      </w:rPr>
      <w:fldChar w:fldCharType="begin"/>
    </w:r>
    <w:r w:rsidRPr="00BA4E9D">
      <w:rPr>
        <w:rFonts w:cs="Arial"/>
        <w:sz w:val="16"/>
      </w:rPr>
      <w:instrText xml:space="preserve"> PAGE   \* MERGEFORMAT </w:instrText>
    </w:r>
    <w:r w:rsidRPr="00BA4E9D">
      <w:rPr>
        <w:rFonts w:cs="Arial"/>
        <w:sz w:val="16"/>
      </w:rPr>
      <w:fldChar w:fldCharType="separate"/>
    </w:r>
    <w:r w:rsidR="00DE246D">
      <w:rPr>
        <w:rFonts w:cs="Arial"/>
        <w:noProof/>
        <w:sz w:val="16"/>
      </w:rPr>
      <w:t>ii</w:t>
    </w:r>
    <w:r w:rsidRPr="00BA4E9D">
      <w:rPr>
        <w:rFonts w:cs="Arial"/>
        <w:sz w:val="16"/>
      </w:rPr>
      <w:fldChar w:fldCharType="end"/>
    </w:r>
    <w:r w:rsidRPr="00BA4E9D">
      <w:rPr>
        <w:rFonts w:cs="Arial"/>
        <w:sz w:val="16"/>
      </w:rPr>
      <w:t xml:space="preserve"> </w:t>
    </w:r>
    <w:r w:rsidRPr="00BA4E9D">
      <w:rPr>
        <w:rFonts w:cs="Arial"/>
        <w:sz w:val="16"/>
      </w:rP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cs="Arial"/>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Default="00F226D9">
    <w:pPr>
      <w:tabs>
        <w:tab w:val="center" w:pos="4512"/>
      </w:tabs>
    </w:pPr>
    <w:r>
      <w:rPr>
        <w:rStyle w:val="PageNumber"/>
        <w:rFonts w:cs="Arial"/>
        <w:snapToGrid w:val="0"/>
        <w:sz w:val="16"/>
        <w:lang w:eastAsia="en-US"/>
      </w:rPr>
      <w:fldChar w:fldCharType="begin"/>
    </w:r>
    <w:r>
      <w:rPr>
        <w:rStyle w:val="PageNumber"/>
        <w:rFonts w:cs="Arial"/>
        <w:snapToGrid w:val="0"/>
        <w:sz w:val="16"/>
        <w:lang w:eastAsia="en-US"/>
      </w:rPr>
      <w:instrText xml:space="preserve"> PAGE </w:instrText>
    </w:r>
    <w:r>
      <w:rPr>
        <w:rStyle w:val="PageNumber"/>
        <w:rFonts w:cs="Arial"/>
        <w:snapToGrid w:val="0"/>
        <w:sz w:val="16"/>
        <w:lang w:eastAsia="en-US"/>
      </w:rPr>
      <w:fldChar w:fldCharType="separate"/>
    </w:r>
    <w:r w:rsidR="00DE246D">
      <w:rPr>
        <w:rStyle w:val="PageNumber"/>
        <w:rFonts w:cs="Arial"/>
        <w:noProof/>
        <w:snapToGrid w:val="0"/>
        <w:sz w:val="16"/>
        <w:lang w:eastAsia="en-US"/>
      </w:rPr>
      <w:t>xii</w:t>
    </w:r>
    <w:r>
      <w:rPr>
        <w:rStyle w:val="PageNumber"/>
        <w:rFonts w:cs="Arial"/>
        <w:snapToGrid w:val="0"/>
        <w:sz w:val="16"/>
        <w:lang w:eastAsia="en-US"/>
      </w:rPr>
      <w:fldChar w:fldCharType="end"/>
    </w:r>
    <w:r>
      <w:tab/>
    </w:r>
    <w:r w:rsidRPr="00F97E9A">
      <w:rPr>
        <w:rFonts w:cs="Arial"/>
        <w:sz w:val="16"/>
      </w:rPr>
      <w:t xml:space="preserve">S-57 </w:t>
    </w:r>
    <w:r>
      <w:rPr>
        <w:rFonts w:cs="Arial"/>
        <w:sz w:val="16"/>
      </w:rPr>
      <w:t xml:space="preserve">ENC </w:t>
    </w:r>
    <w:r w:rsidRPr="00F97E9A">
      <w:rPr>
        <w:rFonts w:cs="Arial"/>
        <w:sz w:val="16"/>
      </w:rPr>
      <w:t>to S-101 Conversion Guidance</w:t>
    </w:r>
  </w:p>
  <w:p w:rsidR="00F226D9" w:rsidRDefault="00F226D9">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Default="00F226D9" w:rsidP="00F97E9A">
    <w:pPr>
      <w:tabs>
        <w:tab w:val="center" w:pos="4536"/>
        <w:tab w:val="right" w:pos="9072"/>
      </w:tabs>
      <w:rPr>
        <w:rFonts w:eastAsia="Arial" w:cs="Arial"/>
        <w:color w:val="000000"/>
        <w:sz w:val="16"/>
      </w:rPr>
    </w:pPr>
    <w: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eastAsia="Arial" w:cs="Arial"/>
        <w:color w:val="000000"/>
        <w:sz w:val="16"/>
      </w:rPr>
      <w:t xml:space="preserve"> </w:t>
    </w:r>
    <w:r w:rsidRPr="00BA4E9D">
      <w:rPr>
        <w:rFonts w:eastAsia="Arial" w:cs="Arial"/>
        <w:color w:val="000000"/>
        <w:sz w:val="16"/>
      </w:rPr>
      <w:tab/>
    </w:r>
    <w:r w:rsidRPr="00BA4E9D">
      <w:rPr>
        <w:rFonts w:eastAsia="Arial" w:cs="Arial"/>
        <w:color w:val="000000"/>
        <w:sz w:val="16"/>
      </w:rPr>
      <w:fldChar w:fldCharType="begin"/>
    </w:r>
    <w:r w:rsidRPr="00BA4E9D">
      <w:rPr>
        <w:rFonts w:eastAsia="Arial" w:cs="Arial"/>
        <w:color w:val="000000"/>
        <w:sz w:val="16"/>
      </w:rPr>
      <w:instrText xml:space="preserve"> PAGE   \* MERGEFORMAT </w:instrText>
    </w:r>
    <w:r w:rsidRPr="00BA4E9D">
      <w:rPr>
        <w:rFonts w:eastAsia="Arial" w:cs="Arial"/>
        <w:color w:val="000000"/>
        <w:sz w:val="16"/>
      </w:rPr>
      <w:fldChar w:fldCharType="separate"/>
    </w:r>
    <w:r w:rsidR="00DE246D">
      <w:rPr>
        <w:rFonts w:eastAsia="Arial" w:cs="Arial"/>
        <w:noProof/>
        <w:color w:val="000000"/>
        <w:sz w:val="16"/>
      </w:rPr>
      <w:t>xi</w:t>
    </w:r>
    <w:r w:rsidRPr="00BA4E9D">
      <w:rPr>
        <w:rFonts w:eastAsia="Arial" w:cs="Arial"/>
        <w:color w:val="000000"/>
        <w:sz w:val="16"/>
      </w:rPr>
      <w:fldChar w:fldCharType="end"/>
    </w:r>
    <w:r w:rsidRPr="00BA4E9D">
      <w:rPr>
        <w:rFonts w:eastAsia="Arial" w:cs="Arial"/>
        <w:color w:val="000000"/>
        <w:sz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Default="00F226D9" w:rsidP="00D822B0">
    <w:pPr>
      <w:tabs>
        <w:tab w:val="center" w:pos="4512"/>
      </w:tabs>
    </w:pPr>
    <w:r>
      <w:rPr>
        <w:rStyle w:val="PageNumber"/>
        <w:rFonts w:cs="Arial"/>
        <w:snapToGrid w:val="0"/>
        <w:sz w:val="16"/>
        <w:lang w:eastAsia="en-US"/>
      </w:rPr>
      <w:fldChar w:fldCharType="begin"/>
    </w:r>
    <w:r>
      <w:rPr>
        <w:rStyle w:val="PageNumber"/>
        <w:rFonts w:cs="Arial"/>
        <w:snapToGrid w:val="0"/>
        <w:sz w:val="16"/>
        <w:lang w:eastAsia="en-US"/>
      </w:rPr>
      <w:instrText xml:space="preserve"> PAGE </w:instrText>
    </w:r>
    <w:r>
      <w:rPr>
        <w:rStyle w:val="PageNumber"/>
        <w:rFonts w:cs="Arial"/>
        <w:snapToGrid w:val="0"/>
        <w:sz w:val="16"/>
        <w:lang w:eastAsia="en-US"/>
      </w:rPr>
      <w:fldChar w:fldCharType="separate"/>
    </w:r>
    <w:r w:rsidR="00DE246D">
      <w:rPr>
        <w:rStyle w:val="PageNumber"/>
        <w:rFonts w:cs="Arial"/>
        <w:noProof/>
        <w:snapToGrid w:val="0"/>
        <w:sz w:val="16"/>
        <w:lang w:eastAsia="en-US"/>
      </w:rPr>
      <w:t>52</w:t>
    </w:r>
    <w:r>
      <w:rPr>
        <w:rStyle w:val="PageNumber"/>
        <w:rFonts w:cs="Arial"/>
        <w:snapToGrid w:val="0"/>
        <w:sz w:val="16"/>
        <w:lang w:eastAsia="en-US"/>
      </w:rPr>
      <w:fldChar w:fldCharType="end"/>
    </w:r>
    <w:r>
      <w:tab/>
    </w:r>
    <w:r w:rsidRPr="00F97E9A">
      <w:rPr>
        <w:rFonts w:cs="Arial"/>
        <w:sz w:val="16"/>
      </w:rPr>
      <w:t xml:space="preserve">S-57 </w:t>
    </w:r>
    <w:r>
      <w:rPr>
        <w:rFonts w:cs="Arial"/>
        <w:sz w:val="16"/>
      </w:rPr>
      <w:t xml:space="preserve">ENC </w:t>
    </w:r>
    <w:r w:rsidRPr="00F97E9A">
      <w:rPr>
        <w:rFonts w:cs="Arial"/>
        <w:sz w:val="16"/>
      </w:rPr>
      <w:t>to S-101 Conversion Guidance</w:t>
    </w:r>
  </w:p>
  <w:p w:rsidR="00F226D9" w:rsidRDefault="00F226D9">
    <w:pPr>
      <w:spacing w:line="24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6D9" w:rsidRPr="00D822B0" w:rsidRDefault="00F226D9" w:rsidP="00D822B0">
    <w:pPr>
      <w:tabs>
        <w:tab w:val="center" w:pos="4536"/>
        <w:tab w:val="right" w:pos="9072"/>
      </w:tabs>
      <w:rPr>
        <w:rFonts w:eastAsia="Arial" w:cs="Arial"/>
        <w:color w:val="000000"/>
        <w:sz w:val="16"/>
      </w:rPr>
    </w:pPr>
    <w: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eastAsia="Arial" w:cs="Arial"/>
        <w:color w:val="000000"/>
        <w:sz w:val="16"/>
      </w:rPr>
      <w:t xml:space="preserve"> </w:t>
    </w:r>
    <w:r w:rsidRPr="00BA4E9D">
      <w:rPr>
        <w:rFonts w:eastAsia="Arial" w:cs="Arial"/>
        <w:color w:val="000000"/>
        <w:sz w:val="16"/>
      </w:rPr>
      <w:tab/>
    </w:r>
    <w:r w:rsidRPr="00BA4E9D">
      <w:rPr>
        <w:rFonts w:eastAsia="Arial" w:cs="Arial"/>
        <w:color w:val="000000"/>
        <w:sz w:val="16"/>
      </w:rPr>
      <w:fldChar w:fldCharType="begin"/>
    </w:r>
    <w:r w:rsidRPr="00BA4E9D">
      <w:rPr>
        <w:rFonts w:eastAsia="Arial" w:cs="Arial"/>
        <w:color w:val="000000"/>
        <w:sz w:val="16"/>
      </w:rPr>
      <w:instrText xml:space="preserve"> PAGE   \* MERGEFORMAT </w:instrText>
    </w:r>
    <w:r w:rsidRPr="00BA4E9D">
      <w:rPr>
        <w:rFonts w:eastAsia="Arial" w:cs="Arial"/>
        <w:color w:val="000000"/>
        <w:sz w:val="16"/>
      </w:rPr>
      <w:fldChar w:fldCharType="separate"/>
    </w:r>
    <w:r w:rsidR="00DE246D">
      <w:rPr>
        <w:rFonts w:eastAsia="Arial" w:cs="Arial"/>
        <w:noProof/>
        <w:color w:val="000000"/>
        <w:sz w:val="16"/>
      </w:rPr>
      <w:t>51</w:t>
    </w:r>
    <w:r w:rsidRPr="00BA4E9D">
      <w:rPr>
        <w:rFonts w:eastAsia="Arial" w:cs="Arial"/>
        <w:color w:val="000000"/>
        <w:sz w:val="16"/>
      </w:rPr>
      <w:fldChar w:fldCharType="end"/>
    </w:r>
    <w:r w:rsidRPr="00BA4E9D">
      <w:rPr>
        <w:rFonts w:eastAsia="Arial" w:cs="Arial"/>
        <w:color w:val="000000"/>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7ACC" w:rsidRDefault="006C7ACC" w:rsidP="00D822B0">
    <w:pPr>
      <w:tabs>
        <w:tab w:val="center" w:pos="4512"/>
      </w:tabs>
    </w:pPr>
    <w:r>
      <w:rPr>
        <w:rStyle w:val="PageNumber"/>
        <w:rFonts w:cs="Arial"/>
        <w:snapToGrid w:val="0"/>
        <w:sz w:val="16"/>
        <w:lang w:eastAsia="en-US"/>
      </w:rPr>
      <w:fldChar w:fldCharType="begin"/>
    </w:r>
    <w:r>
      <w:rPr>
        <w:rStyle w:val="PageNumber"/>
        <w:rFonts w:cs="Arial"/>
        <w:snapToGrid w:val="0"/>
        <w:sz w:val="16"/>
        <w:lang w:eastAsia="en-US"/>
      </w:rPr>
      <w:instrText xml:space="preserve"> PAGE </w:instrText>
    </w:r>
    <w:r>
      <w:rPr>
        <w:rStyle w:val="PageNumber"/>
        <w:rFonts w:cs="Arial"/>
        <w:snapToGrid w:val="0"/>
        <w:sz w:val="16"/>
        <w:lang w:eastAsia="en-US"/>
      </w:rPr>
      <w:fldChar w:fldCharType="separate"/>
    </w:r>
    <w:r>
      <w:rPr>
        <w:rStyle w:val="PageNumber"/>
        <w:rFonts w:cs="Arial"/>
        <w:noProof/>
        <w:snapToGrid w:val="0"/>
        <w:sz w:val="16"/>
        <w:lang w:eastAsia="en-US"/>
      </w:rPr>
      <w:t>52</w:t>
    </w:r>
    <w:r>
      <w:rPr>
        <w:rStyle w:val="PageNumber"/>
        <w:rFonts w:cs="Arial"/>
        <w:snapToGrid w:val="0"/>
        <w:sz w:val="16"/>
        <w:lang w:eastAsia="en-US"/>
      </w:rPr>
      <w:fldChar w:fldCharType="end"/>
    </w:r>
    <w:r>
      <w:tab/>
    </w:r>
    <w:r w:rsidRPr="00F97E9A">
      <w:rPr>
        <w:rFonts w:cs="Arial"/>
        <w:sz w:val="16"/>
      </w:rPr>
      <w:t xml:space="preserve">S-57 </w:t>
    </w:r>
    <w:r>
      <w:rPr>
        <w:rFonts w:cs="Arial"/>
        <w:sz w:val="16"/>
      </w:rPr>
      <w:t xml:space="preserve">ENC </w:t>
    </w:r>
    <w:r w:rsidRPr="00F97E9A">
      <w:rPr>
        <w:rFonts w:cs="Arial"/>
        <w:sz w:val="16"/>
      </w:rPr>
      <w:t>to S-101 Conversion Guidance</w:t>
    </w:r>
  </w:p>
  <w:p w:rsidR="006C7ACC" w:rsidRDefault="006C7ACC">
    <w:pPr>
      <w:spacing w:line="24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7ACC" w:rsidRPr="00D822B0" w:rsidRDefault="006C7ACC" w:rsidP="00D822B0">
    <w:pPr>
      <w:tabs>
        <w:tab w:val="center" w:pos="4536"/>
        <w:tab w:val="right" w:pos="9072"/>
      </w:tabs>
      <w:rPr>
        <w:rFonts w:eastAsia="Arial" w:cs="Arial"/>
        <w:color w:val="000000"/>
        <w:sz w:val="16"/>
      </w:rPr>
    </w:pPr>
    <w:r>
      <w:tab/>
    </w:r>
    <w:r w:rsidRPr="00F97E9A">
      <w:rPr>
        <w:rFonts w:cs="Arial"/>
        <w:sz w:val="16"/>
      </w:rPr>
      <w:t xml:space="preserve">S-57 </w:t>
    </w:r>
    <w:r>
      <w:rPr>
        <w:rFonts w:cs="Arial"/>
        <w:sz w:val="16"/>
      </w:rPr>
      <w:t xml:space="preserve">ENC </w:t>
    </w:r>
    <w:r w:rsidRPr="00F97E9A">
      <w:rPr>
        <w:rFonts w:cs="Arial"/>
        <w:sz w:val="16"/>
      </w:rPr>
      <w:t>to S-101 Conversion Guidance</w:t>
    </w:r>
    <w:r w:rsidRPr="00BA4E9D">
      <w:rPr>
        <w:rFonts w:eastAsia="Arial" w:cs="Arial"/>
        <w:color w:val="000000"/>
        <w:sz w:val="16"/>
      </w:rPr>
      <w:t xml:space="preserve"> </w:t>
    </w:r>
    <w:r w:rsidRPr="00BA4E9D">
      <w:rPr>
        <w:rFonts w:eastAsia="Arial" w:cs="Arial"/>
        <w:color w:val="000000"/>
        <w:sz w:val="16"/>
      </w:rPr>
      <w:tab/>
    </w:r>
    <w:r w:rsidRPr="00BA4E9D">
      <w:rPr>
        <w:rFonts w:eastAsia="Arial" w:cs="Arial"/>
        <w:color w:val="000000"/>
        <w:sz w:val="16"/>
      </w:rPr>
      <w:fldChar w:fldCharType="begin"/>
    </w:r>
    <w:r w:rsidRPr="00BA4E9D">
      <w:rPr>
        <w:rFonts w:eastAsia="Arial" w:cs="Arial"/>
        <w:color w:val="000000"/>
        <w:sz w:val="16"/>
      </w:rPr>
      <w:instrText xml:space="preserve"> PAGE   \* MERGEFORMAT </w:instrText>
    </w:r>
    <w:r w:rsidRPr="00BA4E9D">
      <w:rPr>
        <w:rFonts w:eastAsia="Arial" w:cs="Arial"/>
        <w:color w:val="000000"/>
        <w:sz w:val="16"/>
      </w:rPr>
      <w:fldChar w:fldCharType="separate"/>
    </w:r>
    <w:r>
      <w:rPr>
        <w:rFonts w:eastAsia="Arial" w:cs="Arial"/>
        <w:noProof/>
        <w:color w:val="000000"/>
        <w:sz w:val="16"/>
      </w:rPr>
      <w:t>51</w:t>
    </w:r>
    <w:r w:rsidRPr="00BA4E9D">
      <w:rPr>
        <w:rFonts w:eastAsia="Arial" w:cs="Arial"/>
        <w:color w:val="000000"/>
        <w:sz w:val="16"/>
      </w:rPr>
      <w:fldChar w:fldCharType="end"/>
    </w:r>
    <w:r w:rsidRPr="00BA4E9D">
      <w:rPr>
        <w:rFonts w:eastAsia="Arial" w:cs="Arial"/>
        <w:color w:val="00000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75pt;height:8.75pt" o:bullet="t">
        <v:imagedata r:id="rId1" o:title=""/>
      </v:shape>
    </w:pict>
  </w:numPicBullet>
  <w:abstractNum w:abstractNumId="0" w15:restartNumberingAfterBreak="0">
    <w:nsid w:val="FFFFFF88"/>
    <w:multiLevelType w:val="singleLevel"/>
    <w:tmpl w:val="0F429802"/>
    <w:lvl w:ilvl="0">
      <w:start w:val="1"/>
      <w:numFmt w:val="decimal"/>
      <w:pStyle w:val="Style4"/>
      <w:lvlText w:val="A-%1"/>
      <w:lvlJc w:val="left"/>
      <w:pPr>
        <w:tabs>
          <w:tab w:val="num" w:pos="360"/>
        </w:tabs>
        <w:ind w:left="360" w:hanging="360"/>
      </w:pPr>
      <w:rPr>
        <w:rFonts w:cs="Times New Roman" w:hint="default"/>
      </w:rPr>
    </w:lvl>
  </w:abstractNum>
  <w:abstractNum w:abstractNumId="1" w15:restartNumberingAfterBreak="0">
    <w:nsid w:val="FFFFFF89"/>
    <w:multiLevelType w:val="singleLevel"/>
    <w:tmpl w:val="4330DC22"/>
    <w:lvl w:ilvl="0">
      <w:start w:val="1"/>
      <w:numFmt w:val="bullet"/>
      <w:pStyle w:val="Introtex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4" w15:restartNumberingAfterBreak="0">
    <w:nsid w:val="020C2B0A"/>
    <w:multiLevelType w:val="multilevel"/>
    <w:tmpl w:val="DEAAD4EA"/>
    <w:lvl w:ilvl="0">
      <w:start w:val="4"/>
      <w:numFmt w:val="decimal"/>
      <w:lvlText w:val="%1"/>
      <w:lvlJc w:val="left"/>
      <w:pPr>
        <w:tabs>
          <w:tab w:val="num" w:pos="855"/>
        </w:tabs>
        <w:ind w:left="855" w:hanging="855"/>
      </w:pPr>
      <w:rPr>
        <w:rFonts w:cs="Times New Roman" w:hint="default"/>
      </w:rPr>
    </w:lvl>
    <w:lvl w:ilvl="1">
      <w:start w:val="6"/>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b/>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043C1C34"/>
    <w:multiLevelType w:val="hybridMultilevel"/>
    <w:tmpl w:val="7F0673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89024FE"/>
    <w:multiLevelType w:val="multilevel"/>
    <w:tmpl w:val="A920AB2C"/>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831EF5"/>
    <w:multiLevelType w:val="hybridMultilevel"/>
    <w:tmpl w:val="0F92C3C2"/>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8" w15:restartNumberingAfterBreak="0">
    <w:nsid w:val="126019B0"/>
    <w:multiLevelType w:val="hybridMultilevel"/>
    <w:tmpl w:val="4C9A0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16A67"/>
    <w:multiLevelType w:val="multilevel"/>
    <w:tmpl w:val="8200A6CE"/>
    <w:lvl w:ilvl="0">
      <w:start w:val="2"/>
      <w:numFmt w:val="decimal"/>
      <w:lvlText w:val="%1"/>
      <w:lvlJc w:val="left"/>
      <w:pPr>
        <w:tabs>
          <w:tab w:val="num" w:pos="600"/>
        </w:tabs>
        <w:ind w:left="600" w:hanging="600"/>
      </w:pPr>
      <w:rPr>
        <w:rFonts w:cs="Times New Roman" w:hint="default"/>
      </w:rPr>
    </w:lvl>
    <w:lvl w:ilvl="1">
      <w:start w:val="2"/>
      <w:numFmt w:val="decimal"/>
      <w:lvlText w:val="%1.%2"/>
      <w:lvlJc w:val="left"/>
      <w:pPr>
        <w:tabs>
          <w:tab w:val="num" w:pos="600"/>
        </w:tabs>
        <w:ind w:left="600" w:hanging="60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1DF20DCE"/>
    <w:multiLevelType w:val="hybridMultilevel"/>
    <w:tmpl w:val="80E083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407150"/>
    <w:multiLevelType w:val="multilevel"/>
    <w:tmpl w:val="D1867D96"/>
    <w:lvl w:ilvl="0">
      <w:start w:val="1"/>
      <w:numFmt w:val="decimal"/>
      <w:lvlText w:val="%1"/>
      <w:lvlJc w:val="left"/>
      <w:pPr>
        <w:tabs>
          <w:tab w:val="num" w:pos="432"/>
        </w:tabs>
        <w:ind w:left="432" w:hanging="432"/>
      </w:pPr>
      <w:rPr>
        <w:rFonts w:cs="Times New Roman" w:hint="default"/>
        <w:sz w:val="28"/>
        <w:szCs w:val="28"/>
      </w:rPr>
    </w:lvl>
    <w:lvl w:ilvl="1">
      <w:start w:val="1"/>
      <w:numFmt w:val="decimal"/>
      <w:lvlText w:val="%1.%2"/>
      <w:lvlJc w:val="left"/>
      <w:pPr>
        <w:tabs>
          <w:tab w:val="num" w:pos="576"/>
        </w:tabs>
        <w:ind w:left="576" w:hanging="576"/>
      </w:pPr>
      <w:rPr>
        <w:rFonts w:cs="Times New Roman" w:hint="default"/>
        <w:color w:val="auto"/>
        <w:sz w:val="24"/>
        <w:szCs w:val="24"/>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864"/>
        </w:tabs>
        <w:ind w:left="864" w:hanging="864"/>
      </w:pPr>
      <w:rPr>
        <w:rFonts w:cs="Times New Roman" w:hint="default"/>
        <w:b/>
        <w:strike w:val="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21D34ABB"/>
    <w:multiLevelType w:val="hybridMultilevel"/>
    <w:tmpl w:val="3FC27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3B5E73"/>
    <w:multiLevelType w:val="hybridMultilevel"/>
    <w:tmpl w:val="60DE8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4A73C3"/>
    <w:multiLevelType w:val="hybridMultilevel"/>
    <w:tmpl w:val="A16675C0"/>
    <w:lvl w:ilvl="0" w:tplc="3B6E3542">
      <w:start w:val="1"/>
      <w:numFmt w:val="decimal"/>
      <w:lvlText w:val="(%1)"/>
      <w:lvlJc w:val="left"/>
      <w:pPr>
        <w:tabs>
          <w:tab w:val="num" w:pos="1830"/>
        </w:tabs>
        <w:ind w:left="1830" w:hanging="39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0630FE1"/>
    <w:multiLevelType w:val="multilevel"/>
    <w:tmpl w:val="5F16618C"/>
    <w:lvl w:ilvl="0">
      <w:start w:val="1"/>
      <w:numFmt w:val="decimal"/>
      <w:lvlText w:val="%1"/>
      <w:lvlJc w:val="left"/>
      <w:pPr>
        <w:tabs>
          <w:tab w:val="num" w:pos="432"/>
        </w:tabs>
        <w:ind w:left="432" w:hanging="432"/>
      </w:pPr>
      <w:rPr>
        <w:rFonts w:cs="Times New Roman"/>
        <w:sz w:val="28"/>
        <w:szCs w:val="28"/>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31316229"/>
    <w:multiLevelType w:val="hybridMultilevel"/>
    <w:tmpl w:val="5C86E766"/>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7" w15:restartNumberingAfterBreak="0">
    <w:nsid w:val="3474078E"/>
    <w:multiLevelType w:val="hybridMultilevel"/>
    <w:tmpl w:val="707A72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663801"/>
    <w:multiLevelType w:val="multilevel"/>
    <w:tmpl w:val="5C267F7A"/>
    <w:lvl w:ilvl="0">
      <w:start w:val="4"/>
      <w:numFmt w:val="decimal"/>
      <w:lvlText w:val="%1"/>
      <w:lvlJc w:val="left"/>
      <w:pPr>
        <w:tabs>
          <w:tab w:val="num" w:pos="855"/>
        </w:tabs>
        <w:ind w:left="855" w:hanging="855"/>
      </w:pPr>
      <w:rPr>
        <w:rFonts w:cs="Times New Roman" w:hint="default"/>
      </w:rPr>
    </w:lvl>
    <w:lvl w:ilvl="1">
      <w:start w:val="6"/>
      <w:numFmt w:val="decimal"/>
      <w:lvlText w:val="%1.%2"/>
      <w:lvlJc w:val="left"/>
      <w:pPr>
        <w:tabs>
          <w:tab w:val="num" w:pos="855"/>
        </w:tabs>
        <w:ind w:left="855" w:hanging="855"/>
      </w:pPr>
      <w:rPr>
        <w:rFonts w:cs="Times New Roman" w:hint="default"/>
      </w:rPr>
    </w:lvl>
    <w:lvl w:ilvl="2">
      <w:start w:val="5"/>
      <w:numFmt w:val="decimal"/>
      <w:lvlText w:val="%1.%2.%3"/>
      <w:lvlJc w:val="left"/>
      <w:pPr>
        <w:tabs>
          <w:tab w:val="num" w:pos="855"/>
        </w:tabs>
        <w:ind w:left="855" w:hanging="855"/>
      </w:pPr>
      <w:rPr>
        <w:rFonts w:cs="Times New Roman" w:hint="default"/>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 w15:restartNumberingAfterBreak="0">
    <w:nsid w:val="3F543B8A"/>
    <w:multiLevelType w:val="hybridMultilevel"/>
    <w:tmpl w:val="9A10D4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1325FFF"/>
    <w:multiLevelType w:val="hybridMultilevel"/>
    <w:tmpl w:val="926E0F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B609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6E16FBA"/>
    <w:multiLevelType w:val="hybridMultilevel"/>
    <w:tmpl w:val="417C91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168D3C4">
      <w:numFmt w:val="bullet"/>
      <w:lvlText w:val="-"/>
      <w:lvlJc w:val="left"/>
      <w:pPr>
        <w:ind w:left="2160" w:hanging="360"/>
      </w:pPr>
      <w:rPr>
        <w:rFonts w:ascii="Arial" w:eastAsia="Times New Roman"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4B5F4B"/>
    <w:multiLevelType w:val="hybridMultilevel"/>
    <w:tmpl w:val="F5CAD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9D6A6A"/>
    <w:multiLevelType w:val="hybridMultilevel"/>
    <w:tmpl w:val="78CCA5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3749C0"/>
    <w:multiLevelType w:val="multilevel"/>
    <w:tmpl w:val="EC064E70"/>
    <w:lvl w:ilvl="0">
      <w:start w:val="1"/>
      <w:numFmt w:val="decimal"/>
      <w:pStyle w:val="QSHEAD1"/>
      <w:isLgl/>
      <w:lvlText w:val="%1."/>
      <w:lvlJc w:val="left"/>
      <w:pPr>
        <w:tabs>
          <w:tab w:val="num" w:pos="851"/>
        </w:tabs>
        <w:ind w:left="851" w:hanging="851"/>
      </w:pPr>
      <w:rPr>
        <w:rFonts w:ascii="Arial" w:hAnsi="Arial" w:cs="Arial" w:hint="default"/>
        <w:b/>
        <w:i w:val="0"/>
        <w:sz w:val="24"/>
        <w:szCs w:val="24"/>
      </w:rPr>
    </w:lvl>
    <w:lvl w:ilvl="1">
      <w:start w:val="1"/>
      <w:numFmt w:val="decimal"/>
      <w:pStyle w:val="QSHEAD2"/>
      <w:isLgl/>
      <w:lvlText w:val="%1.%2"/>
      <w:lvlJc w:val="left"/>
      <w:pPr>
        <w:tabs>
          <w:tab w:val="num" w:pos="1135"/>
        </w:tabs>
        <w:ind w:left="1135" w:hanging="851"/>
      </w:pPr>
      <w:rPr>
        <w:rFonts w:ascii="Arial Bold" w:hAnsi="Arial Bold" w:cs="Arial" w:hint="default"/>
        <w:b/>
        <w:i w:val="0"/>
        <w:caps w:val="0"/>
        <w:strike w:val="0"/>
        <w:dstrike w:val="0"/>
        <w:vanish w:val="0"/>
        <w:color w:val="0000FF"/>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QSHEAD3"/>
      <w:isLgl/>
      <w:lvlText w:val="%1.%2.%3"/>
      <w:lvlJc w:val="left"/>
      <w:pPr>
        <w:tabs>
          <w:tab w:val="num" w:pos="851"/>
        </w:tabs>
        <w:ind w:left="851" w:hanging="851"/>
      </w:pPr>
      <w:rPr>
        <w:rFonts w:ascii="Arial" w:hAnsi="Arial" w:cs="Times New Roman"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QSHEAD4"/>
      <w:isLgl/>
      <w:lvlText w:val="%1.%2.%3.%4"/>
      <w:lvlJc w:val="left"/>
      <w:pPr>
        <w:tabs>
          <w:tab w:val="num" w:pos="1080"/>
        </w:tabs>
        <w:ind w:left="851" w:hanging="851"/>
      </w:pPr>
      <w:rPr>
        <w:rFonts w:cs="Times New Roman" w:hint="default"/>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52E0272F"/>
    <w:multiLevelType w:val="hybridMultilevel"/>
    <w:tmpl w:val="3564BC00"/>
    <w:lvl w:ilvl="0" w:tplc="04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B4A7A6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46715C2"/>
    <w:multiLevelType w:val="hybridMultilevel"/>
    <w:tmpl w:val="B732753C"/>
    <w:lvl w:ilvl="0" w:tplc="0C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57B59EC"/>
    <w:multiLevelType w:val="hybridMultilevel"/>
    <w:tmpl w:val="DFA41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BDA6940"/>
    <w:multiLevelType w:val="hybridMultilevel"/>
    <w:tmpl w:val="083A0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C44412E"/>
    <w:multiLevelType w:val="multilevel"/>
    <w:tmpl w:val="AB4E4E0A"/>
    <w:lvl w:ilvl="0">
      <w:start w:val="4"/>
      <w:numFmt w:val="decimal"/>
      <w:lvlText w:val="%1"/>
      <w:lvlJc w:val="left"/>
      <w:pPr>
        <w:tabs>
          <w:tab w:val="num" w:pos="915"/>
        </w:tabs>
        <w:ind w:left="915" w:hanging="915"/>
      </w:pPr>
      <w:rPr>
        <w:rFonts w:cs="Times New Roman" w:hint="default"/>
      </w:rPr>
    </w:lvl>
    <w:lvl w:ilvl="1">
      <w:start w:val="6"/>
      <w:numFmt w:val="decimal"/>
      <w:lvlText w:val="%1.%2"/>
      <w:lvlJc w:val="left"/>
      <w:pPr>
        <w:tabs>
          <w:tab w:val="num" w:pos="915"/>
        </w:tabs>
        <w:ind w:left="915" w:hanging="915"/>
      </w:pPr>
      <w:rPr>
        <w:rFonts w:cs="Times New Roman" w:hint="default"/>
      </w:rPr>
    </w:lvl>
    <w:lvl w:ilvl="2">
      <w:start w:val="6"/>
      <w:numFmt w:val="decimal"/>
      <w:lvlText w:val="%1.%2.%3"/>
      <w:lvlJc w:val="left"/>
      <w:pPr>
        <w:tabs>
          <w:tab w:val="num" w:pos="915"/>
        </w:tabs>
        <w:ind w:left="915" w:hanging="915"/>
      </w:pPr>
      <w:rPr>
        <w:rFonts w:cs="Times New Roman" w:hint="default"/>
      </w:rPr>
    </w:lvl>
    <w:lvl w:ilvl="3">
      <w:start w:val="1"/>
      <w:numFmt w:val="decimal"/>
      <w:lvlText w:val="%1.%2.%3.%4"/>
      <w:lvlJc w:val="left"/>
      <w:pPr>
        <w:tabs>
          <w:tab w:val="num" w:pos="915"/>
        </w:tabs>
        <w:ind w:left="915" w:hanging="91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2" w15:restartNumberingAfterBreak="0">
    <w:nsid w:val="6F0F6B8C"/>
    <w:multiLevelType w:val="hybridMultilevel"/>
    <w:tmpl w:val="A5DEC12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F5F4F28"/>
    <w:multiLevelType w:val="hybridMultilevel"/>
    <w:tmpl w:val="3E86FBF4"/>
    <w:lvl w:ilvl="0" w:tplc="78FCE05E">
      <w:start w:val="1"/>
      <w:numFmt w:val="bullet"/>
      <w:pStyle w:val="Level2Head"/>
      <w:lvlText w:val=""/>
      <w:lvlJc w:val="left"/>
      <w:pPr>
        <w:tabs>
          <w:tab w:val="num" w:pos="720"/>
        </w:tabs>
        <w:ind w:left="720" w:hanging="360"/>
      </w:pPr>
      <w:rPr>
        <w:rFonts w:ascii="Wingdings" w:hAnsi="Wingdings" w:hint="default"/>
        <w:color w:val="3366FF"/>
      </w:rPr>
    </w:lvl>
    <w:lvl w:ilvl="1" w:tplc="08090005">
      <w:start w:val="1"/>
      <w:numFmt w:val="bullet"/>
      <w:lvlText w:val=""/>
      <w:lvlPicBulletId w:val="0"/>
      <w:lvlJc w:val="left"/>
      <w:pPr>
        <w:tabs>
          <w:tab w:val="num" w:pos="1440"/>
        </w:tabs>
        <w:ind w:left="1440" w:hanging="360"/>
      </w:pPr>
      <w:rPr>
        <w:rFonts w:ascii="Symbol" w:hAnsi="Symbol"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B52C6F"/>
    <w:multiLevelType w:val="hybridMultilevel"/>
    <w:tmpl w:val="D0A87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2642D62"/>
    <w:multiLevelType w:val="hybridMultilevel"/>
    <w:tmpl w:val="893AE8FE"/>
    <w:lvl w:ilvl="0" w:tplc="609258EA">
      <w:start w:val="3"/>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3386C59"/>
    <w:multiLevelType w:val="hybridMultilevel"/>
    <w:tmpl w:val="4C9A0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055F81"/>
    <w:multiLevelType w:val="hybridMultilevel"/>
    <w:tmpl w:val="5BFAF5AA"/>
    <w:lvl w:ilvl="0" w:tplc="67EAFD40">
      <w:start w:val="1"/>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AA27A93"/>
    <w:multiLevelType w:val="hybridMultilevel"/>
    <w:tmpl w:val="70341980"/>
    <w:lvl w:ilvl="0" w:tplc="67EAFD40">
      <w:start w:val="1"/>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C1B6E56"/>
    <w:multiLevelType w:val="multilevel"/>
    <w:tmpl w:val="1452E0BA"/>
    <w:lvl w:ilvl="0">
      <w:start w:val="1"/>
      <w:numFmt w:val="decimal"/>
      <w:lvlText w:val="A.%1."/>
      <w:lvlJc w:val="left"/>
      <w:pPr>
        <w:ind w:left="432" w:hanging="432"/>
      </w:pPr>
      <w:rPr>
        <w:rFonts w:hint="default"/>
        <w:color w:val="auto"/>
      </w:rPr>
    </w:lvl>
    <w:lvl w:ilvl="1">
      <w:start w:val="1"/>
      <w:numFmt w:val="decimal"/>
      <w:lvlText w:val="A-%2"/>
      <w:lvlJc w:val="left"/>
      <w:pPr>
        <w:ind w:left="576" w:hanging="576"/>
      </w:pPr>
      <w:rPr>
        <w:rFonts w:ascii="Arial" w:hAnsi="Arial" w:cs="Arial" w:hint="default"/>
        <w:b/>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1"/>
  </w:num>
  <w:num w:numId="3">
    <w:abstractNumId w:val="21"/>
  </w:num>
  <w:num w:numId="4">
    <w:abstractNumId w:val="27"/>
  </w:num>
  <w:num w:numId="5">
    <w:abstractNumId w:val="9"/>
  </w:num>
  <w:num w:numId="6">
    <w:abstractNumId w:val="4"/>
  </w:num>
  <w:num w:numId="7">
    <w:abstractNumId w:val="18"/>
  </w:num>
  <w:num w:numId="8">
    <w:abstractNumId w:val="31"/>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4"/>
    </w:lvlOverride>
    <w:lvlOverride w:ilvl="1">
      <w:startOverride w:val="6"/>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4"/>
    </w:lvlOverride>
    <w:lvlOverride w:ilvl="1">
      <w:startOverride w:val="6"/>
    </w:lvlOverride>
    <w:lvlOverride w:ilvl="2">
      <w:startOverride w:val="5"/>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25"/>
  </w:num>
  <w:num w:numId="15">
    <w:abstractNumId w:val="33"/>
  </w:num>
  <w:num w:numId="16">
    <w:abstractNumId w:val="26"/>
  </w:num>
  <w:num w:numId="17">
    <w:abstractNumId w:val="14"/>
  </w:num>
  <w:num w:numId="18">
    <w:abstractNumId w:val="29"/>
  </w:num>
  <w:num w:numId="19">
    <w:abstractNumId w:val="23"/>
  </w:num>
  <w:num w:numId="20">
    <w:abstractNumId w:val="20"/>
  </w:num>
  <w:num w:numId="21">
    <w:abstractNumId w:val="10"/>
  </w:num>
  <w:num w:numId="22">
    <w:abstractNumId w:val="6"/>
  </w:num>
  <w:num w:numId="23">
    <w:abstractNumId w:val="24"/>
  </w:num>
  <w:num w:numId="24">
    <w:abstractNumId w:val="39"/>
  </w:num>
  <w:num w:numId="25">
    <w:abstractNumId w:val="0"/>
    <w:lvlOverride w:ilvl="0">
      <w:startOverride w:val="1"/>
    </w:lvlOverride>
  </w:num>
  <w:num w:numId="26">
    <w:abstractNumId w:val="0"/>
    <w:lvlOverride w:ilvl="0">
      <w:startOverride w:val="1"/>
    </w:lvlOverride>
  </w:num>
  <w:num w:numId="27">
    <w:abstractNumId w:val="37"/>
  </w:num>
  <w:num w:numId="28">
    <w:abstractNumId w:val="35"/>
  </w:num>
  <w:num w:numId="29">
    <w:abstractNumId w:val="38"/>
  </w:num>
  <w:num w:numId="30">
    <w:abstractNumId w:val="8"/>
  </w:num>
  <w:num w:numId="31">
    <w:abstractNumId w:val="30"/>
  </w:num>
  <w:num w:numId="32">
    <w:abstractNumId w:val="19"/>
  </w:num>
  <w:num w:numId="33">
    <w:abstractNumId w:val="13"/>
  </w:num>
  <w:num w:numId="34">
    <w:abstractNumId w:val="34"/>
  </w:num>
  <w:num w:numId="35">
    <w:abstractNumId w:val="5"/>
  </w:num>
  <w:num w:numId="36">
    <w:abstractNumId w:val="17"/>
  </w:num>
  <w:num w:numId="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6"/>
  </w:num>
  <w:num w:numId="40">
    <w:abstractNumId w:val="12"/>
  </w:num>
  <w:num w:numId="41">
    <w:abstractNumId w:val="28"/>
  </w:num>
  <w:num w:numId="42">
    <w:abstractNumId w:val="22"/>
  </w:num>
  <w:num w:numId="43">
    <w:abstractNumId w:val="3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ff Wootton">
    <w15:presenceInfo w15:providerId="AD" w15:userId="S::jeff.wootton@iho.int::318a286f-369b-4f9e-8e35-53a0361ef807"/>
  </w15:person>
  <w15:person w15:author="Nigel Kieth Robinson">
    <w15:presenceInfo w15:providerId="AD" w15:userId="S-1-5-21-2100284113-1573851820-878952375-1826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04"/>
    <w:rsid w:val="000005D9"/>
    <w:rsid w:val="00000916"/>
    <w:rsid w:val="000015B3"/>
    <w:rsid w:val="000017A0"/>
    <w:rsid w:val="000017E9"/>
    <w:rsid w:val="000018D6"/>
    <w:rsid w:val="00002565"/>
    <w:rsid w:val="00003117"/>
    <w:rsid w:val="00003135"/>
    <w:rsid w:val="00003237"/>
    <w:rsid w:val="00003326"/>
    <w:rsid w:val="00003989"/>
    <w:rsid w:val="00003DA8"/>
    <w:rsid w:val="00003E15"/>
    <w:rsid w:val="000041CF"/>
    <w:rsid w:val="0000470C"/>
    <w:rsid w:val="00004934"/>
    <w:rsid w:val="00006235"/>
    <w:rsid w:val="00006357"/>
    <w:rsid w:val="00007E12"/>
    <w:rsid w:val="000101E4"/>
    <w:rsid w:val="000111C7"/>
    <w:rsid w:val="0001196B"/>
    <w:rsid w:val="00011DBF"/>
    <w:rsid w:val="000126AA"/>
    <w:rsid w:val="00012A02"/>
    <w:rsid w:val="00012B87"/>
    <w:rsid w:val="000142EE"/>
    <w:rsid w:val="00014440"/>
    <w:rsid w:val="00014BCE"/>
    <w:rsid w:val="00014FDE"/>
    <w:rsid w:val="000156B7"/>
    <w:rsid w:val="000159B0"/>
    <w:rsid w:val="00015F16"/>
    <w:rsid w:val="00015F3A"/>
    <w:rsid w:val="00016EA6"/>
    <w:rsid w:val="00017106"/>
    <w:rsid w:val="00020073"/>
    <w:rsid w:val="00020153"/>
    <w:rsid w:val="000202C4"/>
    <w:rsid w:val="000208D5"/>
    <w:rsid w:val="00020B23"/>
    <w:rsid w:val="00020C23"/>
    <w:rsid w:val="00020F7F"/>
    <w:rsid w:val="00021404"/>
    <w:rsid w:val="0002185D"/>
    <w:rsid w:val="000224C3"/>
    <w:rsid w:val="0002288F"/>
    <w:rsid w:val="00023347"/>
    <w:rsid w:val="000236E3"/>
    <w:rsid w:val="0002403E"/>
    <w:rsid w:val="000243C9"/>
    <w:rsid w:val="00024C97"/>
    <w:rsid w:val="00025283"/>
    <w:rsid w:val="00025790"/>
    <w:rsid w:val="00025A17"/>
    <w:rsid w:val="00026259"/>
    <w:rsid w:val="0002635D"/>
    <w:rsid w:val="000266C3"/>
    <w:rsid w:val="00027BEB"/>
    <w:rsid w:val="000302B1"/>
    <w:rsid w:val="00031F65"/>
    <w:rsid w:val="0003218D"/>
    <w:rsid w:val="00032737"/>
    <w:rsid w:val="00032E72"/>
    <w:rsid w:val="000332D5"/>
    <w:rsid w:val="00033714"/>
    <w:rsid w:val="00033B56"/>
    <w:rsid w:val="000343BE"/>
    <w:rsid w:val="000345A6"/>
    <w:rsid w:val="00035099"/>
    <w:rsid w:val="00036295"/>
    <w:rsid w:val="00036370"/>
    <w:rsid w:val="00036510"/>
    <w:rsid w:val="00036D56"/>
    <w:rsid w:val="00036FB6"/>
    <w:rsid w:val="000409C2"/>
    <w:rsid w:val="00041856"/>
    <w:rsid w:val="00041FD7"/>
    <w:rsid w:val="000421A9"/>
    <w:rsid w:val="00042470"/>
    <w:rsid w:val="00042D48"/>
    <w:rsid w:val="00042F7E"/>
    <w:rsid w:val="0004353A"/>
    <w:rsid w:val="0004453B"/>
    <w:rsid w:val="000445A5"/>
    <w:rsid w:val="000445BE"/>
    <w:rsid w:val="000446B1"/>
    <w:rsid w:val="0004479B"/>
    <w:rsid w:val="00045C4E"/>
    <w:rsid w:val="00045D04"/>
    <w:rsid w:val="0004672A"/>
    <w:rsid w:val="0004714D"/>
    <w:rsid w:val="00047AE9"/>
    <w:rsid w:val="00047C1D"/>
    <w:rsid w:val="00047FAB"/>
    <w:rsid w:val="00047FFD"/>
    <w:rsid w:val="00050917"/>
    <w:rsid w:val="00051149"/>
    <w:rsid w:val="00051506"/>
    <w:rsid w:val="000520F2"/>
    <w:rsid w:val="0005259E"/>
    <w:rsid w:val="00052B9F"/>
    <w:rsid w:val="00052CBD"/>
    <w:rsid w:val="00052EEC"/>
    <w:rsid w:val="0005312F"/>
    <w:rsid w:val="0005317B"/>
    <w:rsid w:val="0005318F"/>
    <w:rsid w:val="00053520"/>
    <w:rsid w:val="000538BB"/>
    <w:rsid w:val="00053C0B"/>
    <w:rsid w:val="000548EA"/>
    <w:rsid w:val="00054A08"/>
    <w:rsid w:val="00054A18"/>
    <w:rsid w:val="000550CE"/>
    <w:rsid w:val="00055208"/>
    <w:rsid w:val="0005591A"/>
    <w:rsid w:val="00056198"/>
    <w:rsid w:val="000566AB"/>
    <w:rsid w:val="0005699D"/>
    <w:rsid w:val="00056E4B"/>
    <w:rsid w:val="00057BFB"/>
    <w:rsid w:val="00057FEC"/>
    <w:rsid w:val="0006028B"/>
    <w:rsid w:val="000603A1"/>
    <w:rsid w:val="0006048D"/>
    <w:rsid w:val="000607D1"/>
    <w:rsid w:val="0006136D"/>
    <w:rsid w:val="000617D4"/>
    <w:rsid w:val="00062175"/>
    <w:rsid w:val="0006225B"/>
    <w:rsid w:val="0006247E"/>
    <w:rsid w:val="000629B9"/>
    <w:rsid w:val="00062B76"/>
    <w:rsid w:val="0006318E"/>
    <w:rsid w:val="000632D5"/>
    <w:rsid w:val="00063C2E"/>
    <w:rsid w:val="00063E03"/>
    <w:rsid w:val="00064073"/>
    <w:rsid w:val="00064277"/>
    <w:rsid w:val="0006460B"/>
    <w:rsid w:val="00064633"/>
    <w:rsid w:val="00064914"/>
    <w:rsid w:val="0006579C"/>
    <w:rsid w:val="00065E69"/>
    <w:rsid w:val="00066A43"/>
    <w:rsid w:val="00066E1C"/>
    <w:rsid w:val="00067195"/>
    <w:rsid w:val="00067D04"/>
    <w:rsid w:val="00070588"/>
    <w:rsid w:val="00070659"/>
    <w:rsid w:val="000709A1"/>
    <w:rsid w:val="00070B87"/>
    <w:rsid w:val="00070CD6"/>
    <w:rsid w:val="0007251E"/>
    <w:rsid w:val="000730F6"/>
    <w:rsid w:val="000731FA"/>
    <w:rsid w:val="000733B4"/>
    <w:rsid w:val="00073798"/>
    <w:rsid w:val="000746E6"/>
    <w:rsid w:val="00074867"/>
    <w:rsid w:val="0007496D"/>
    <w:rsid w:val="00074A67"/>
    <w:rsid w:val="00074E44"/>
    <w:rsid w:val="000755BA"/>
    <w:rsid w:val="000755F7"/>
    <w:rsid w:val="00076129"/>
    <w:rsid w:val="0007744C"/>
    <w:rsid w:val="000774B0"/>
    <w:rsid w:val="00081A53"/>
    <w:rsid w:val="00081E04"/>
    <w:rsid w:val="00081E0D"/>
    <w:rsid w:val="00082FBA"/>
    <w:rsid w:val="000834F1"/>
    <w:rsid w:val="000837DC"/>
    <w:rsid w:val="000845C3"/>
    <w:rsid w:val="000853CB"/>
    <w:rsid w:val="00086638"/>
    <w:rsid w:val="00086AA8"/>
    <w:rsid w:val="00086CAA"/>
    <w:rsid w:val="00086D13"/>
    <w:rsid w:val="00087365"/>
    <w:rsid w:val="000875A0"/>
    <w:rsid w:val="0008764B"/>
    <w:rsid w:val="00087BF5"/>
    <w:rsid w:val="00087DDC"/>
    <w:rsid w:val="00090F9A"/>
    <w:rsid w:val="00091296"/>
    <w:rsid w:val="000915D5"/>
    <w:rsid w:val="00091B1D"/>
    <w:rsid w:val="00091B92"/>
    <w:rsid w:val="000922A1"/>
    <w:rsid w:val="0009259D"/>
    <w:rsid w:val="00092BD9"/>
    <w:rsid w:val="00093006"/>
    <w:rsid w:val="00093965"/>
    <w:rsid w:val="00093AB0"/>
    <w:rsid w:val="000941C8"/>
    <w:rsid w:val="0009470D"/>
    <w:rsid w:val="00094A6E"/>
    <w:rsid w:val="00094B56"/>
    <w:rsid w:val="000955D8"/>
    <w:rsid w:val="00095661"/>
    <w:rsid w:val="00095D4C"/>
    <w:rsid w:val="0009613E"/>
    <w:rsid w:val="00096592"/>
    <w:rsid w:val="00096821"/>
    <w:rsid w:val="00096A97"/>
    <w:rsid w:val="000978D7"/>
    <w:rsid w:val="00097C70"/>
    <w:rsid w:val="00097C76"/>
    <w:rsid w:val="00097F4F"/>
    <w:rsid w:val="00097F64"/>
    <w:rsid w:val="000A01E9"/>
    <w:rsid w:val="000A049B"/>
    <w:rsid w:val="000A0F8E"/>
    <w:rsid w:val="000A0FBF"/>
    <w:rsid w:val="000A1AAA"/>
    <w:rsid w:val="000A1FD8"/>
    <w:rsid w:val="000A261C"/>
    <w:rsid w:val="000A26D6"/>
    <w:rsid w:val="000A3000"/>
    <w:rsid w:val="000A3A43"/>
    <w:rsid w:val="000A3ADC"/>
    <w:rsid w:val="000A3C03"/>
    <w:rsid w:val="000A3CF4"/>
    <w:rsid w:val="000A45E7"/>
    <w:rsid w:val="000A464E"/>
    <w:rsid w:val="000A48F3"/>
    <w:rsid w:val="000A56EE"/>
    <w:rsid w:val="000A5E58"/>
    <w:rsid w:val="000A6527"/>
    <w:rsid w:val="000A6925"/>
    <w:rsid w:val="000A6CE7"/>
    <w:rsid w:val="000A7273"/>
    <w:rsid w:val="000A741D"/>
    <w:rsid w:val="000A7453"/>
    <w:rsid w:val="000A794A"/>
    <w:rsid w:val="000A794C"/>
    <w:rsid w:val="000A7D9F"/>
    <w:rsid w:val="000A7F0F"/>
    <w:rsid w:val="000B02D4"/>
    <w:rsid w:val="000B0369"/>
    <w:rsid w:val="000B03E7"/>
    <w:rsid w:val="000B081B"/>
    <w:rsid w:val="000B0B4B"/>
    <w:rsid w:val="000B0D0E"/>
    <w:rsid w:val="000B1A2C"/>
    <w:rsid w:val="000B1D73"/>
    <w:rsid w:val="000B2E66"/>
    <w:rsid w:val="000B33AC"/>
    <w:rsid w:val="000B3443"/>
    <w:rsid w:val="000B35C1"/>
    <w:rsid w:val="000B384A"/>
    <w:rsid w:val="000B3CC1"/>
    <w:rsid w:val="000B3D1C"/>
    <w:rsid w:val="000B3EDD"/>
    <w:rsid w:val="000B4017"/>
    <w:rsid w:val="000B4572"/>
    <w:rsid w:val="000B4B41"/>
    <w:rsid w:val="000B5F66"/>
    <w:rsid w:val="000B6284"/>
    <w:rsid w:val="000B6DED"/>
    <w:rsid w:val="000B6F92"/>
    <w:rsid w:val="000B7E08"/>
    <w:rsid w:val="000C053F"/>
    <w:rsid w:val="000C107D"/>
    <w:rsid w:val="000C1109"/>
    <w:rsid w:val="000C184F"/>
    <w:rsid w:val="000C1B82"/>
    <w:rsid w:val="000C2026"/>
    <w:rsid w:val="000C249F"/>
    <w:rsid w:val="000C264C"/>
    <w:rsid w:val="000C274E"/>
    <w:rsid w:val="000C2843"/>
    <w:rsid w:val="000C3036"/>
    <w:rsid w:val="000C30F5"/>
    <w:rsid w:val="000C3206"/>
    <w:rsid w:val="000C3388"/>
    <w:rsid w:val="000C34B1"/>
    <w:rsid w:val="000C3ADC"/>
    <w:rsid w:val="000C3B36"/>
    <w:rsid w:val="000C3DE2"/>
    <w:rsid w:val="000C3EA1"/>
    <w:rsid w:val="000C3F08"/>
    <w:rsid w:val="000C45C6"/>
    <w:rsid w:val="000C4AAD"/>
    <w:rsid w:val="000C5E9B"/>
    <w:rsid w:val="000C6A74"/>
    <w:rsid w:val="000C6CCC"/>
    <w:rsid w:val="000C705E"/>
    <w:rsid w:val="000C745C"/>
    <w:rsid w:val="000C75DD"/>
    <w:rsid w:val="000C776A"/>
    <w:rsid w:val="000C7944"/>
    <w:rsid w:val="000C7C39"/>
    <w:rsid w:val="000D00E1"/>
    <w:rsid w:val="000D0BBF"/>
    <w:rsid w:val="000D10B5"/>
    <w:rsid w:val="000D2AF4"/>
    <w:rsid w:val="000D2DDA"/>
    <w:rsid w:val="000D33D6"/>
    <w:rsid w:val="000D355A"/>
    <w:rsid w:val="000D3E12"/>
    <w:rsid w:val="000D4104"/>
    <w:rsid w:val="000D430D"/>
    <w:rsid w:val="000D446A"/>
    <w:rsid w:val="000D4756"/>
    <w:rsid w:val="000D477D"/>
    <w:rsid w:val="000D4D41"/>
    <w:rsid w:val="000D4FD0"/>
    <w:rsid w:val="000D538D"/>
    <w:rsid w:val="000D635A"/>
    <w:rsid w:val="000D6EAC"/>
    <w:rsid w:val="000D7350"/>
    <w:rsid w:val="000D753A"/>
    <w:rsid w:val="000D7592"/>
    <w:rsid w:val="000D7904"/>
    <w:rsid w:val="000D7A97"/>
    <w:rsid w:val="000D7CDB"/>
    <w:rsid w:val="000E0071"/>
    <w:rsid w:val="000E0289"/>
    <w:rsid w:val="000E0CAF"/>
    <w:rsid w:val="000E0FE4"/>
    <w:rsid w:val="000E108F"/>
    <w:rsid w:val="000E115B"/>
    <w:rsid w:val="000E14B3"/>
    <w:rsid w:val="000E168B"/>
    <w:rsid w:val="000E1811"/>
    <w:rsid w:val="000E191D"/>
    <w:rsid w:val="000E1D4F"/>
    <w:rsid w:val="000E31B6"/>
    <w:rsid w:val="000E4063"/>
    <w:rsid w:val="000E4F18"/>
    <w:rsid w:val="000E54BE"/>
    <w:rsid w:val="000E59A5"/>
    <w:rsid w:val="000E59E3"/>
    <w:rsid w:val="000E5AE8"/>
    <w:rsid w:val="000E6BA0"/>
    <w:rsid w:val="000E6DA0"/>
    <w:rsid w:val="000E7F1A"/>
    <w:rsid w:val="000F09E6"/>
    <w:rsid w:val="000F0AB0"/>
    <w:rsid w:val="000F0B81"/>
    <w:rsid w:val="000F0C3F"/>
    <w:rsid w:val="000F1578"/>
    <w:rsid w:val="000F16A4"/>
    <w:rsid w:val="000F1E4C"/>
    <w:rsid w:val="000F2CDF"/>
    <w:rsid w:val="000F2EF8"/>
    <w:rsid w:val="000F454D"/>
    <w:rsid w:val="000F48B0"/>
    <w:rsid w:val="000F4AD8"/>
    <w:rsid w:val="000F4DFC"/>
    <w:rsid w:val="000F53B7"/>
    <w:rsid w:val="000F5A34"/>
    <w:rsid w:val="000F6A60"/>
    <w:rsid w:val="000F6C3C"/>
    <w:rsid w:val="000F7157"/>
    <w:rsid w:val="000F73CC"/>
    <w:rsid w:val="000F755B"/>
    <w:rsid w:val="000F799C"/>
    <w:rsid w:val="000F7CC4"/>
    <w:rsid w:val="00100288"/>
    <w:rsid w:val="001006BD"/>
    <w:rsid w:val="00100AA9"/>
    <w:rsid w:val="0010165B"/>
    <w:rsid w:val="00101F36"/>
    <w:rsid w:val="0010241C"/>
    <w:rsid w:val="0010318C"/>
    <w:rsid w:val="00103746"/>
    <w:rsid w:val="001040BE"/>
    <w:rsid w:val="00104862"/>
    <w:rsid w:val="0010508A"/>
    <w:rsid w:val="00105680"/>
    <w:rsid w:val="00105716"/>
    <w:rsid w:val="00105961"/>
    <w:rsid w:val="00105C44"/>
    <w:rsid w:val="00105F10"/>
    <w:rsid w:val="00106437"/>
    <w:rsid w:val="001065BF"/>
    <w:rsid w:val="001067AA"/>
    <w:rsid w:val="0010717B"/>
    <w:rsid w:val="001071BF"/>
    <w:rsid w:val="001074DE"/>
    <w:rsid w:val="0010759A"/>
    <w:rsid w:val="001078C6"/>
    <w:rsid w:val="00107921"/>
    <w:rsid w:val="00110BC3"/>
    <w:rsid w:val="00110BFC"/>
    <w:rsid w:val="00110F88"/>
    <w:rsid w:val="001114D4"/>
    <w:rsid w:val="0011215B"/>
    <w:rsid w:val="001124E0"/>
    <w:rsid w:val="00112529"/>
    <w:rsid w:val="001129D9"/>
    <w:rsid w:val="00112B0B"/>
    <w:rsid w:val="00113656"/>
    <w:rsid w:val="001136CF"/>
    <w:rsid w:val="00113719"/>
    <w:rsid w:val="00113CC8"/>
    <w:rsid w:val="001140DE"/>
    <w:rsid w:val="00114F71"/>
    <w:rsid w:val="001150B2"/>
    <w:rsid w:val="0011525D"/>
    <w:rsid w:val="00115716"/>
    <w:rsid w:val="00115ABE"/>
    <w:rsid w:val="00115C4D"/>
    <w:rsid w:val="00115CD3"/>
    <w:rsid w:val="00115CD4"/>
    <w:rsid w:val="00116139"/>
    <w:rsid w:val="0011644F"/>
    <w:rsid w:val="00116541"/>
    <w:rsid w:val="001167E3"/>
    <w:rsid w:val="00116DB7"/>
    <w:rsid w:val="001174AC"/>
    <w:rsid w:val="001176DB"/>
    <w:rsid w:val="001179A3"/>
    <w:rsid w:val="00117CD0"/>
    <w:rsid w:val="00117D48"/>
    <w:rsid w:val="00117FFD"/>
    <w:rsid w:val="00120262"/>
    <w:rsid w:val="001206D9"/>
    <w:rsid w:val="001207AC"/>
    <w:rsid w:val="00120CFE"/>
    <w:rsid w:val="00120E49"/>
    <w:rsid w:val="00122247"/>
    <w:rsid w:val="00122569"/>
    <w:rsid w:val="00122E58"/>
    <w:rsid w:val="00123A80"/>
    <w:rsid w:val="001245CC"/>
    <w:rsid w:val="0012581E"/>
    <w:rsid w:val="00126097"/>
    <w:rsid w:val="001260A2"/>
    <w:rsid w:val="00126303"/>
    <w:rsid w:val="001273F5"/>
    <w:rsid w:val="0013022B"/>
    <w:rsid w:val="0013071F"/>
    <w:rsid w:val="00130753"/>
    <w:rsid w:val="0013090C"/>
    <w:rsid w:val="00131BFA"/>
    <w:rsid w:val="001322B1"/>
    <w:rsid w:val="001324C6"/>
    <w:rsid w:val="001326D4"/>
    <w:rsid w:val="00132B62"/>
    <w:rsid w:val="00132BC2"/>
    <w:rsid w:val="00132F73"/>
    <w:rsid w:val="001330B0"/>
    <w:rsid w:val="001331D1"/>
    <w:rsid w:val="00133633"/>
    <w:rsid w:val="001336F2"/>
    <w:rsid w:val="001339AD"/>
    <w:rsid w:val="00133E88"/>
    <w:rsid w:val="001341F1"/>
    <w:rsid w:val="001344A5"/>
    <w:rsid w:val="00134546"/>
    <w:rsid w:val="00134EC6"/>
    <w:rsid w:val="00135203"/>
    <w:rsid w:val="00135832"/>
    <w:rsid w:val="00135B88"/>
    <w:rsid w:val="00135C29"/>
    <w:rsid w:val="00135DB9"/>
    <w:rsid w:val="001364CF"/>
    <w:rsid w:val="00136E7B"/>
    <w:rsid w:val="0013747F"/>
    <w:rsid w:val="00137C75"/>
    <w:rsid w:val="00137FCF"/>
    <w:rsid w:val="001400B1"/>
    <w:rsid w:val="00140141"/>
    <w:rsid w:val="00140202"/>
    <w:rsid w:val="00140C4F"/>
    <w:rsid w:val="0014124B"/>
    <w:rsid w:val="001415CA"/>
    <w:rsid w:val="00141971"/>
    <w:rsid w:val="00141ECE"/>
    <w:rsid w:val="001423F0"/>
    <w:rsid w:val="00142C76"/>
    <w:rsid w:val="00143292"/>
    <w:rsid w:val="001434FB"/>
    <w:rsid w:val="001435E8"/>
    <w:rsid w:val="0014382F"/>
    <w:rsid w:val="00143B44"/>
    <w:rsid w:val="00143E70"/>
    <w:rsid w:val="001447FB"/>
    <w:rsid w:val="00144947"/>
    <w:rsid w:val="00144C82"/>
    <w:rsid w:val="00144F6F"/>
    <w:rsid w:val="0014506D"/>
    <w:rsid w:val="001455DC"/>
    <w:rsid w:val="00145616"/>
    <w:rsid w:val="00146A6B"/>
    <w:rsid w:val="00146E42"/>
    <w:rsid w:val="001470AC"/>
    <w:rsid w:val="00147187"/>
    <w:rsid w:val="0014728B"/>
    <w:rsid w:val="001475FD"/>
    <w:rsid w:val="0014769E"/>
    <w:rsid w:val="001478C2"/>
    <w:rsid w:val="001479C2"/>
    <w:rsid w:val="001500B8"/>
    <w:rsid w:val="00150298"/>
    <w:rsid w:val="00150352"/>
    <w:rsid w:val="00150957"/>
    <w:rsid w:val="00150C1C"/>
    <w:rsid w:val="00150DCD"/>
    <w:rsid w:val="00151056"/>
    <w:rsid w:val="0015105A"/>
    <w:rsid w:val="001512E3"/>
    <w:rsid w:val="00151852"/>
    <w:rsid w:val="0015195A"/>
    <w:rsid w:val="00151E2B"/>
    <w:rsid w:val="00152CBB"/>
    <w:rsid w:val="00152D43"/>
    <w:rsid w:val="00152F96"/>
    <w:rsid w:val="00153E83"/>
    <w:rsid w:val="00155A76"/>
    <w:rsid w:val="001561E8"/>
    <w:rsid w:val="0015658F"/>
    <w:rsid w:val="00156593"/>
    <w:rsid w:val="00156B89"/>
    <w:rsid w:val="00157754"/>
    <w:rsid w:val="001604BA"/>
    <w:rsid w:val="0016059A"/>
    <w:rsid w:val="00160EAD"/>
    <w:rsid w:val="00161A1E"/>
    <w:rsid w:val="00162040"/>
    <w:rsid w:val="00162050"/>
    <w:rsid w:val="0016209B"/>
    <w:rsid w:val="001629DB"/>
    <w:rsid w:val="00163743"/>
    <w:rsid w:val="00164132"/>
    <w:rsid w:val="001641DC"/>
    <w:rsid w:val="0016510F"/>
    <w:rsid w:val="00165241"/>
    <w:rsid w:val="0016526C"/>
    <w:rsid w:val="0016593E"/>
    <w:rsid w:val="00165B09"/>
    <w:rsid w:val="00166023"/>
    <w:rsid w:val="001667A3"/>
    <w:rsid w:val="00166B80"/>
    <w:rsid w:val="00166F5D"/>
    <w:rsid w:val="0016766E"/>
    <w:rsid w:val="001677B6"/>
    <w:rsid w:val="001679DB"/>
    <w:rsid w:val="00167D01"/>
    <w:rsid w:val="001708C9"/>
    <w:rsid w:val="00170AB0"/>
    <w:rsid w:val="00170B4F"/>
    <w:rsid w:val="00170E98"/>
    <w:rsid w:val="00171993"/>
    <w:rsid w:val="00171A3C"/>
    <w:rsid w:val="00171A55"/>
    <w:rsid w:val="00171B11"/>
    <w:rsid w:val="00171D6E"/>
    <w:rsid w:val="001727CF"/>
    <w:rsid w:val="00172A50"/>
    <w:rsid w:val="0017347A"/>
    <w:rsid w:val="00173B48"/>
    <w:rsid w:val="00174431"/>
    <w:rsid w:val="00175249"/>
    <w:rsid w:val="001757F2"/>
    <w:rsid w:val="00175E28"/>
    <w:rsid w:val="00176607"/>
    <w:rsid w:val="001766A1"/>
    <w:rsid w:val="00176861"/>
    <w:rsid w:val="00176AD6"/>
    <w:rsid w:val="00177613"/>
    <w:rsid w:val="00177B42"/>
    <w:rsid w:val="00177DFE"/>
    <w:rsid w:val="00177E83"/>
    <w:rsid w:val="001800EB"/>
    <w:rsid w:val="00180444"/>
    <w:rsid w:val="001808C8"/>
    <w:rsid w:val="0018173B"/>
    <w:rsid w:val="001817CB"/>
    <w:rsid w:val="00181E04"/>
    <w:rsid w:val="0018252D"/>
    <w:rsid w:val="00182B25"/>
    <w:rsid w:val="00182C6C"/>
    <w:rsid w:val="00183214"/>
    <w:rsid w:val="00183458"/>
    <w:rsid w:val="0018384D"/>
    <w:rsid w:val="00183D46"/>
    <w:rsid w:val="00183D9A"/>
    <w:rsid w:val="00184124"/>
    <w:rsid w:val="001843A0"/>
    <w:rsid w:val="00184728"/>
    <w:rsid w:val="00184A30"/>
    <w:rsid w:val="00184AFC"/>
    <w:rsid w:val="00184DFB"/>
    <w:rsid w:val="001853D7"/>
    <w:rsid w:val="00186026"/>
    <w:rsid w:val="001866B6"/>
    <w:rsid w:val="00186B84"/>
    <w:rsid w:val="00187607"/>
    <w:rsid w:val="00187A5A"/>
    <w:rsid w:val="00187DA7"/>
    <w:rsid w:val="001907E9"/>
    <w:rsid w:val="001910BD"/>
    <w:rsid w:val="00191300"/>
    <w:rsid w:val="0019150F"/>
    <w:rsid w:val="00191C00"/>
    <w:rsid w:val="00191D3F"/>
    <w:rsid w:val="00191E52"/>
    <w:rsid w:val="00192DAE"/>
    <w:rsid w:val="001935B1"/>
    <w:rsid w:val="00193B96"/>
    <w:rsid w:val="001940CA"/>
    <w:rsid w:val="00194A1E"/>
    <w:rsid w:val="001952CA"/>
    <w:rsid w:val="00195566"/>
    <w:rsid w:val="00195967"/>
    <w:rsid w:val="0019596B"/>
    <w:rsid w:val="001966AF"/>
    <w:rsid w:val="001975F5"/>
    <w:rsid w:val="00197DA0"/>
    <w:rsid w:val="00197F46"/>
    <w:rsid w:val="001A1A07"/>
    <w:rsid w:val="001A2223"/>
    <w:rsid w:val="001A28E9"/>
    <w:rsid w:val="001A2948"/>
    <w:rsid w:val="001A339D"/>
    <w:rsid w:val="001A38E7"/>
    <w:rsid w:val="001A402B"/>
    <w:rsid w:val="001A40DA"/>
    <w:rsid w:val="001A4728"/>
    <w:rsid w:val="001A4A4B"/>
    <w:rsid w:val="001A4BB7"/>
    <w:rsid w:val="001A4D5D"/>
    <w:rsid w:val="001A506D"/>
    <w:rsid w:val="001A555B"/>
    <w:rsid w:val="001A5EE6"/>
    <w:rsid w:val="001A622D"/>
    <w:rsid w:val="001A6A7B"/>
    <w:rsid w:val="001A6FC0"/>
    <w:rsid w:val="001A7072"/>
    <w:rsid w:val="001A712B"/>
    <w:rsid w:val="001A76E9"/>
    <w:rsid w:val="001A7802"/>
    <w:rsid w:val="001A7BB5"/>
    <w:rsid w:val="001B0100"/>
    <w:rsid w:val="001B120B"/>
    <w:rsid w:val="001B1476"/>
    <w:rsid w:val="001B198D"/>
    <w:rsid w:val="001B1FAC"/>
    <w:rsid w:val="001B2073"/>
    <w:rsid w:val="001B2157"/>
    <w:rsid w:val="001B272B"/>
    <w:rsid w:val="001B2FA0"/>
    <w:rsid w:val="001B3064"/>
    <w:rsid w:val="001B3568"/>
    <w:rsid w:val="001B357C"/>
    <w:rsid w:val="001B399F"/>
    <w:rsid w:val="001B4339"/>
    <w:rsid w:val="001B4768"/>
    <w:rsid w:val="001B485B"/>
    <w:rsid w:val="001B4A5E"/>
    <w:rsid w:val="001B4F88"/>
    <w:rsid w:val="001B57BA"/>
    <w:rsid w:val="001B5CFD"/>
    <w:rsid w:val="001B61C2"/>
    <w:rsid w:val="001B6479"/>
    <w:rsid w:val="001B651B"/>
    <w:rsid w:val="001B6777"/>
    <w:rsid w:val="001B6A5B"/>
    <w:rsid w:val="001B742E"/>
    <w:rsid w:val="001B7675"/>
    <w:rsid w:val="001C03A5"/>
    <w:rsid w:val="001C09FC"/>
    <w:rsid w:val="001C0E25"/>
    <w:rsid w:val="001C10E7"/>
    <w:rsid w:val="001C12CD"/>
    <w:rsid w:val="001C17CE"/>
    <w:rsid w:val="001C1C78"/>
    <w:rsid w:val="001C2C24"/>
    <w:rsid w:val="001C317B"/>
    <w:rsid w:val="001C338E"/>
    <w:rsid w:val="001C36DE"/>
    <w:rsid w:val="001C3AA2"/>
    <w:rsid w:val="001C3D8E"/>
    <w:rsid w:val="001C41E9"/>
    <w:rsid w:val="001C47A7"/>
    <w:rsid w:val="001C4AC5"/>
    <w:rsid w:val="001C5166"/>
    <w:rsid w:val="001C6239"/>
    <w:rsid w:val="001C650E"/>
    <w:rsid w:val="001C6AD4"/>
    <w:rsid w:val="001D04E8"/>
    <w:rsid w:val="001D05A4"/>
    <w:rsid w:val="001D0917"/>
    <w:rsid w:val="001D1526"/>
    <w:rsid w:val="001D1B72"/>
    <w:rsid w:val="001D1D77"/>
    <w:rsid w:val="001D1F69"/>
    <w:rsid w:val="001D3B2B"/>
    <w:rsid w:val="001D3E56"/>
    <w:rsid w:val="001D4527"/>
    <w:rsid w:val="001D4F72"/>
    <w:rsid w:val="001D5456"/>
    <w:rsid w:val="001D5D50"/>
    <w:rsid w:val="001D5E8D"/>
    <w:rsid w:val="001D6C14"/>
    <w:rsid w:val="001D7724"/>
    <w:rsid w:val="001D7A96"/>
    <w:rsid w:val="001E167E"/>
    <w:rsid w:val="001E16DC"/>
    <w:rsid w:val="001E17E1"/>
    <w:rsid w:val="001E31C4"/>
    <w:rsid w:val="001E4966"/>
    <w:rsid w:val="001E4D90"/>
    <w:rsid w:val="001E4EAB"/>
    <w:rsid w:val="001E4F01"/>
    <w:rsid w:val="001E4FB7"/>
    <w:rsid w:val="001E5598"/>
    <w:rsid w:val="001E5715"/>
    <w:rsid w:val="001E6D5E"/>
    <w:rsid w:val="001E794D"/>
    <w:rsid w:val="001E7CDF"/>
    <w:rsid w:val="001F0B47"/>
    <w:rsid w:val="001F0CB0"/>
    <w:rsid w:val="001F12AF"/>
    <w:rsid w:val="001F16BB"/>
    <w:rsid w:val="001F19E0"/>
    <w:rsid w:val="001F1CBA"/>
    <w:rsid w:val="001F218D"/>
    <w:rsid w:val="001F287B"/>
    <w:rsid w:val="001F2995"/>
    <w:rsid w:val="001F3D0E"/>
    <w:rsid w:val="001F3F77"/>
    <w:rsid w:val="001F43E7"/>
    <w:rsid w:val="001F4A19"/>
    <w:rsid w:val="001F5844"/>
    <w:rsid w:val="001F67DD"/>
    <w:rsid w:val="001F6CB4"/>
    <w:rsid w:val="001F77E3"/>
    <w:rsid w:val="001F7C08"/>
    <w:rsid w:val="001F7DB8"/>
    <w:rsid w:val="002002D1"/>
    <w:rsid w:val="002003A1"/>
    <w:rsid w:val="00202CB4"/>
    <w:rsid w:val="00203001"/>
    <w:rsid w:val="00203758"/>
    <w:rsid w:val="0020456D"/>
    <w:rsid w:val="002047DC"/>
    <w:rsid w:val="00204944"/>
    <w:rsid w:val="002054B8"/>
    <w:rsid w:val="0020572B"/>
    <w:rsid w:val="00205E9C"/>
    <w:rsid w:val="00206134"/>
    <w:rsid w:val="00206395"/>
    <w:rsid w:val="002064E0"/>
    <w:rsid w:val="002067B3"/>
    <w:rsid w:val="002072BA"/>
    <w:rsid w:val="002074DB"/>
    <w:rsid w:val="00207553"/>
    <w:rsid w:val="002075F2"/>
    <w:rsid w:val="002076FF"/>
    <w:rsid w:val="00207F24"/>
    <w:rsid w:val="002108A1"/>
    <w:rsid w:val="002110F7"/>
    <w:rsid w:val="00211692"/>
    <w:rsid w:val="0021198E"/>
    <w:rsid w:val="00211DD9"/>
    <w:rsid w:val="002123ED"/>
    <w:rsid w:val="00212960"/>
    <w:rsid w:val="00212F9B"/>
    <w:rsid w:val="0021371C"/>
    <w:rsid w:val="002138DE"/>
    <w:rsid w:val="00213930"/>
    <w:rsid w:val="002151FA"/>
    <w:rsid w:val="00215337"/>
    <w:rsid w:val="00215641"/>
    <w:rsid w:val="00215A59"/>
    <w:rsid w:val="00215A96"/>
    <w:rsid w:val="002167BA"/>
    <w:rsid w:val="00217056"/>
    <w:rsid w:val="00217D64"/>
    <w:rsid w:val="002200CC"/>
    <w:rsid w:val="0022123D"/>
    <w:rsid w:val="0022155E"/>
    <w:rsid w:val="0022195C"/>
    <w:rsid w:val="00222BAA"/>
    <w:rsid w:val="00222E60"/>
    <w:rsid w:val="0022342C"/>
    <w:rsid w:val="0022485D"/>
    <w:rsid w:val="00224937"/>
    <w:rsid w:val="002262B3"/>
    <w:rsid w:val="00226EEF"/>
    <w:rsid w:val="00227044"/>
    <w:rsid w:val="002276F4"/>
    <w:rsid w:val="00227AD3"/>
    <w:rsid w:val="002306BE"/>
    <w:rsid w:val="00230993"/>
    <w:rsid w:val="00230CA6"/>
    <w:rsid w:val="00231F30"/>
    <w:rsid w:val="00232105"/>
    <w:rsid w:val="002323DD"/>
    <w:rsid w:val="00232A32"/>
    <w:rsid w:val="00232FF4"/>
    <w:rsid w:val="002335E8"/>
    <w:rsid w:val="00233CD7"/>
    <w:rsid w:val="002341C7"/>
    <w:rsid w:val="002341CD"/>
    <w:rsid w:val="00234B63"/>
    <w:rsid w:val="00234D60"/>
    <w:rsid w:val="00234E94"/>
    <w:rsid w:val="00235666"/>
    <w:rsid w:val="00236158"/>
    <w:rsid w:val="0023696B"/>
    <w:rsid w:val="00236AAD"/>
    <w:rsid w:val="00237270"/>
    <w:rsid w:val="00237786"/>
    <w:rsid w:val="00237E5F"/>
    <w:rsid w:val="00237F65"/>
    <w:rsid w:val="002409D6"/>
    <w:rsid w:val="00240E23"/>
    <w:rsid w:val="0024120A"/>
    <w:rsid w:val="002412A5"/>
    <w:rsid w:val="00241B76"/>
    <w:rsid w:val="002423C4"/>
    <w:rsid w:val="00242470"/>
    <w:rsid w:val="00242505"/>
    <w:rsid w:val="00242983"/>
    <w:rsid w:val="00242B48"/>
    <w:rsid w:val="00242E19"/>
    <w:rsid w:val="002430E5"/>
    <w:rsid w:val="002433D2"/>
    <w:rsid w:val="00243FF5"/>
    <w:rsid w:val="0024428B"/>
    <w:rsid w:val="002450B0"/>
    <w:rsid w:val="002450B2"/>
    <w:rsid w:val="0024586D"/>
    <w:rsid w:val="00245AB9"/>
    <w:rsid w:val="00245B1F"/>
    <w:rsid w:val="0024669E"/>
    <w:rsid w:val="0024690C"/>
    <w:rsid w:val="00246940"/>
    <w:rsid w:val="00246A92"/>
    <w:rsid w:val="00247250"/>
    <w:rsid w:val="00247A3F"/>
    <w:rsid w:val="00247A94"/>
    <w:rsid w:val="00247E32"/>
    <w:rsid w:val="002501A0"/>
    <w:rsid w:val="0025084E"/>
    <w:rsid w:val="00250F45"/>
    <w:rsid w:val="00250F67"/>
    <w:rsid w:val="00251349"/>
    <w:rsid w:val="0025153E"/>
    <w:rsid w:val="00251557"/>
    <w:rsid w:val="00252C40"/>
    <w:rsid w:val="00252CEE"/>
    <w:rsid w:val="00253289"/>
    <w:rsid w:val="00253EE0"/>
    <w:rsid w:val="00253FCC"/>
    <w:rsid w:val="00254BE3"/>
    <w:rsid w:val="0025577F"/>
    <w:rsid w:val="00255892"/>
    <w:rsid w:val="0025625F"/>
    <w:rsid w:val="00256662"/>
    <w:rsid w:val="00256A6A"/>
    <w:rsid w:val="002576B1"/>
    <w:rsid w:val="00257FDF"/>
    <w:rsid w:val="0026052A"/>
    <w:rsid w:val="00260C99"/>
    <w:rsid w:val="00260E13"/>
    <w:rsid w:val="002614E9"/>
    <w:rsid w:val="00261CB6"/>
    <w:rsid w:val="00261D43"/>
    <w:rsid w:val="00261F5A"/>
    <w:rsid w:val="00261FCA"/>
    <w:rsid w:val="00261FE3"/>
    <w:rsid w:val="00262248"/>
    <w:rsid w:val="00262B82"/>
    <w:rsid w:val="00263483"/>
    <w:rsid w:val="002638D2"/>
    <w:rsid w:val="00263B80"/>
    <w:rsid w:val="00263EA8"/>
    <w:rsid w:val="002644A6"/>
    <w:rsid w:val="0026475F"/>
    <w:rsid w:val="002648A1"/>
    <w:rsid w:val="00264E4A"/>
    <w:rsid w:val="00265314"/>
    <w:rsid w:val="0026564F"/>
    <w:rsid w:val="00265CC0"/>
    <w:rsid w:val="002666B8"/>
    <w:rsid w:val="0026686F"/>
    <w:rsid w:val="00266A8F"/>
    <w:rsid w:val="00266CE8"/>
    <w:rsid w:val="00266FFC"/>
    <w:rsid w:val="0026786C"/>
    <w:rsid w:val="00267A1E"/>
    <w:rsid w:val="00267F02"/>
    <w:rsid w:val="00270AC3"/>
    <w:rsid w:val="00271428"/>
    <w:rsid w:val="00271D4D"/>
    <w:rsid w:val="0027217D"/>
    <w:rsid w:val="002729D7"/>
    <w:rsid w:val="00272B68"/>
    <w:rsid w:val="00272D8C"/>
    <w:rsid w:val="002737CF"/>
    <w:rsid w:val="002744C0"/>
    <w:rsid w:val="00274726"/>
    <w:rsid w:val="0027538F"/>
    <w:rsid w:val="002754E7"/>
    <w:rsid w:val="00275869"/>
    <w:rsid w:val="00275DB1"/>
    <w:rsid w:val="00275FD1"/>
    <w:rsid w:val="0027648E"/>
    <w:rsid w:val="00276835"/>
    <w:rsid w:val="00277476"/>
    <w:rsid w:val="00277660"/>
    <w:rsid w:val="00282030"/>
    <w:rsid w:val="002824B0"/>
    <w:rsid w:val="00282A59"/>
    <w:rsid w:val="00282BAA"/>
    <w:rsid w:val="002830B3"/>
    <w:rsid w:val="0028312B"/>
    <w:rsid w:val="00283AED"/>
    <w:rsid w:val="00283E80"/>
    <w:rsid w:val="00284BD7"/>
    <w:rsid w:val="00285A59"/>
    <w:rsid w:val="002863D4"/>
    <w:rsid w:val="00286939"/>
    <w:rsid w:val="002869CD"/>
    <w:rsid w:val="00286F6C"/>
    <w:rsid w:val="00287285"/>
    <w:rsid w:val="00287533"/>
    <w:rsid w:val="002878EE"/>
    <w:rsid w:val="00287C7E"/>
    <w:rsid w:val="0029026A"/>
    <w:rsid w:val="00290783"/>
    <w:rsid w:val="00290E29"/>
    <w:rsid w:val="00291080"/>
    <w:rsid w:val="002911BD"/>
    <w:rsid w:val="00291229"/>
    <w:rsid w:val="0029141A"/>
    <w:rsid w:val="00291568"/>
    <w:rsid w:val="00291B64"/>
    <w:rsid w:val="002927E5"/>
    <w:rsid w:val="00292BF5"/>
    <w:rsid w:val="00292C62"/>
    <w:rsid w:val="00292C8A"/>
    <w:rsid w:val="00292CAC"/>
    <w:rsid w:val="00292CCA"/>
    <w:rsid w:val="00293394"/>
    <w:rsid w:val="00293577"/>
    <w:rsid w:val="00293B9E"/>
    <w:rsid w:val="00293F99"/>
    <w:rsid w:val="00294050"/>
    <w:rsid w:val="00294930"/>
    <w:rsid w:val="002949E4"/>
    <w:rsid w:val="002950A9"/>
    <w:rsid w:val="002958A9"/>
    <w:rsid w:val="0029693F"/>
    <w:rsid w:val="00297224"/>
    <w:rsid w:val="0029736F"/>
    <w:rsid w:val="00297BB8"/>
    <w:rsid w:val="002A0558"/>
    <w:rsid w:val="002A06C3"/>
    <w:rsid w:val="002A0893"/>
    <w:rsid w:val="002A09D2"/>
    <w:rsid w:val="002A1130"/>
    <w:rsid w:val="002A2381"/>
    <w:rsid w:val="002A2EC9"/>
    <w:rsid w:val="002A324B"/>
    <w:rsid w:val="002A3482"/>
    <w:rsid w:val="002A3A18"/>
    <w:rsid w:val="002A3E6D"/>
    <w:rsid w:val="002A5541"/>
    <w:rsid w:val="002A5746"/>
    <w:rsid w:val="002A66EF"/>
    <w:rsid w:val="002A6710"/>
    <w:rsid w:val="002A6C11"/>
    <w:rsid w:val="002A6E20"/>
    <w:rsid w:val="002A6F53"/>
    <w:rsid w:val="002A7058"/>
    <w:rsid w:val="002A72B8"/>
    <w:rsid w:val="002A72EF"/>
    <w:rsid w:val="002A755E"/>
    <w:rsid w:val="002A77E6"/>
    <w:rsid w:val="002B03DA"/>
    <w:rsid w:val="002B0569"/>
    <w:rsid w:val="002B0D1A"/>
    <w:rsid w:val="002B0D2F"/>
    <w:rsid w:val="002B13D2"/>
    <w:rsid w:val="002B15DE"/>
    <w:rsid w:val="002B15F1"/>
    <w:rsid w:val="002B1CD4"/>
    <w:rsid w:val="002B1D8D"/>
    <w:rsid w:val="002B232E"/>
    <w:rsid w:val="002B32B3"/>
    <w:rsid w:val="002B32EA"/>
    <w:rsid w:val="002B34D3"/>
    <w:rsid w:val="002B4656"/>
    <w:rsid w:val="002B46A2"/>
    <w:rsid w:val="002B471B"/>
    <w:rsid w:val="002B4736"/>
    <w:rsid w:val="002B47BD"/>
    <w:rsid w:val="002B5016"/>
    <w:rsid w:val="002B582C"/>
    <w:rsid w:val="002B59D3"/>
    <w:rsid w:val="002B5B3A"/>
    <w:rsid w:val="002B6494"/>
    <w:rsid w:val="002B65F7"/>
    <w:rsid w:val="002B69F1"/>
    <w:rsid w:val="002B6BCF"/>
    <w:rsid w:val="002B71C8"/>
    <w:rsid w:val="002B74D5"/>
    <w:rsid w:val="002B757A"/>
    <w:rsid w:val="002B79F8"/>
    <w:rsid w:val="002C0273"/>
    <w:rsid w:val="002C066F"/>
    <w:rsid w:val="002C071F"/>
    <w:rsid w:val="002C07E8"/>
    <w:rsid w:val="002C1176"/>
    <w:rsid w:val="002C1513"/>
    <w:rsid w:val="002C1F9C"/>
    <w:rsid w:val="002C20AD"/>
    <w:rsid w:val="002C20FE"/>
    <w:rsid w:val="002C2B04"/>
    <w:rsid w:val="002C3271"/>
    <w:rsid w:val="002C3467"/>
    <w:rsid w:val="002C3636"/>
    <w:rsid w:val="002C3734"/>
    <w:rsid w:val="002C399C"/>
    <w:rsid w:val="002C3BEF"/>
    <w:rsid w:val="002C400B"/>
    <w:rsid w:val="002C4D48"/>
    <w:rsid w:val="002C4F5A"/>
    <w:rsid w:val="002C4FC0"/>
    <w:rsid w:val="002C587A"/>
    <w:rsid w:val="002C647C"/>
    <w:rsid w:val="002C687B"/>
    <w:rsid w:val="002C7A58"/>
    <w:rsid w:val="002C7C5C"/>
    <w:rsid w:val="002D0112"/>
    <w:rsid w:val="002D0369"/>
    <w:rsid w:val="002D076A"/>
    <w:rsid w:val="002D076C"/>
    <w:rsid w:val="002D0EFB"/>
    <w:rsid w:val="002D18FA"/>
    <w:rsid w:val="002D1F7D"/>
    <w:rsid w:val="002D247C"/>
    <w:rsid w:val="002D25A6"/>
    <w:rsid w:val="002D27FC"/>
    <w:rsid w:val="002D375F"/>
    <w:rsid w:val="002D3A3C"/>
    <w:rsid w:val="002D4039"/>
    <w:rsid w:val="002D4742"/>
    <w:rsid w:val="002D47F2"/>
    <w:rsid w:val="002D48A3"/>
    <w:rsid w:val="002D57DA"/>
    <w:rsid w:val="002D5BD8"/>
    <w:rsid w:val="002D609F"/>
    <w:rsid w:val="002D6531"/>
    <w:rsid w:val="002D6C55"/>
    <w:rsid w:val="002D7533"/>
    <w:rsid w:val="002E0303"/>
    <w:rsid w:val="002E0A5D"/>
    <w:rsid w:val="002E0C9A"/>
    <w:rsid w:val="002E0E99"/>
    <w:rsid w:val="002E1D05"/>
    <w:rsid w:val="002E1D0D"/>
    <w:rsid w:val="002E1FE8"/>
    <w:rsid w:val="002E2C60"/>
    <w:rsid w:val="002E3B88"/>
    <w:rsid w:val="002E4513"/>
    <w:rsid w:val="002E4E8B"/>
    <w:rsid w:val="002E5058"/>
    <w:rsid w:val="002E571C"/>
    <w:rsid w:val="002E5851"/>
    <w:rsid w:val="002E6272"/>
    <w:rsid w:val="002E62FB"/>
    <w:rsid w:val="002E68B7"/>
    <w:rsid w:val="002E6911"/>
    <w:rsid w:val="002E7184"/>
    <w:rsid w:val="002E7AD9"/>
    <w:rsid w:val="002E7E55"/>
    <w:rsid w:val="002F0253"/>
    <w:rsid w:val="002F029E"/>
    <w:rsid w:val="002F0A6B"/>
    <w:rsid w:val="002F18B4"/>
    <w:rsid w:val="002F23AF"/>
    <w:rsid w:val="002F23B8"/>
    <w:rsid w:val="002F24E4"/>
    <w:rsid w:val="002F2A51"/>
    <w:rsid w:val="002F2A97"/>
    <w:rsid w:val="002F3154"/>
    <w:rsid w:val="002F33AF"/>
    <w:rsid w:val="002F3A56"/>
    <w:rsid w:val="002F3D67"/>
    <w:rsid w:val="002F4827"/>
    <w:rsid w:val="002F52E1"/>
    <w:rsid w:val="002F5A58"/>
    <w:rsid w:val="002F6B62"/>
    <w:rsid w:val="002F7018"/>
    <w:rsid w:val="002F7060"/>
    <w:rsid w:val="002F7B5C"/>
    <w:rsid w:val="002F7DFF"/>
    <w:rsid w:val="002F7F0E"/>
    <w:rsid w:val="002F7F75"/>
    <w:rsid w:val="003004D3"/>
    <w:rsid w:val="00300B96"/>
    <w:rsid w:val="003011D9"/>
    <w:rsid w:val="00301241"/>
    <w:rsid w:val="00301C61"/>
    <w:rsid w:val="0030250A"/>
    <w:rsid w:val="00303245"/>
    <w:rsid w:val="0030336B"/>
    <w:rsid w:val="00303B07"/>
    <w:rsid w:val="003044EB"/>
    <w:rsid w:val="003045EF"/>
    <w:rsid w:val="00305BF8"/>
    <w:rsid w:val="00305D36"/>
    <w:rsid w:val="00306321"/>
    <w:rsid w:val="003065FB"/>
    <w:rsid w:val="003068BC"/>
    <w:rsid w:val="00306FA9"/>
    <w:rsid w:val="00307787"/>
    <w:rsid w:val="003101A5"/>
    <w:rsid w:val="00310B75"/>
    <w:rsid w:val="00310C0F"/>
    <w:rsid w:val="00311147"/>
    <w:rsid w:val="003115F7"/>
    <w:rsid w:val="00311EBF"/>
    <w:rsid w:val="0031200E"/>
    <w:rsid w:val="003123B2"/>
    <w:rsid w:val="00312775"/>
    <w:rsid w:val="0031282F"/>
    <w:rsid w:val="0031284B"/>
    <w:rsid w:val="00312972"/>
    <w:rsid w:val="003136F2"/>
    <w:rsid w:val="0031401D"/>
    <w:rsid w:val="0031478D"/>
    <w:rsid w:val="00314FE8"/>
    <w:rsid w:val="003153FB"/>
    <w:rsid w:val="003154A5"/>
    <w:rsid w:val="003154F4"/>
    <w:rsid w:val="00315619"/>
    <w:rsid w:val="003159F7"/>
    <w:rsid w:val="003164C1"/>
    <w:rsid w:val="00316744"/>
    <w:rsid w:val="00316AD5"/>
    <w:rsid w:val="00316D9F"/>
    <w:rsid w:val="00316E40"/>
    <w:rsid w:val="00317007"/>
    <w:rsid w:val="0031703D"/>
    <w:rsid w:val="00317B1C"/>
    <w:rsid w:val="00317EB3"/>
    <w:rsid w:val="0032004A"/>
    <w:rsid w:val="00320148"/>
    <w:rsid w:val="0032056E"/>
    <w:rsid w:val="00320663"/>
    <w:rsid w:val="00320EBC"/>
    <w:rsid w:val="00320F83"/>
    <w:rsid w:val="00320FBF"/>
    <w:rsid w:val="003219B9"/>
    <w:rsid w:val="00321D54"/>
    <w:rsid w:val="003222FD"/>
    <w:rsid w:val="00322765"/>
    <w:rsid w:val="00322A60"/>
    <w:rsid w:val="00322B5A"/>
    <w:rsid w:val="0032350F"/>
    <w:rsid w:val="00323DFB"/>
    <w:rsid w:val="00324622"/>
    <w:rsid w:val="00324D91"/>
    <w:rsid w:val="003250D9"/>
    <w:rsid w:val="00325908"/>
    <w:rsid w:val="0032652B"/>
    <w:rsid w:val="0032685B"/>
    <w:rsid w:val="0032698A"/>
    <w:rsid w:val="00326FD6"/>
    <w:rsid w:val="00327253"/>
    <w:rsid w:val="003275FC"/>
    <w:rsid w:val="0032774E"/>
    <w:rsid w:val="00330C68"/>
    <w:rsid w:val="00330CD9"/>
    <w:rsid w:val="00330E9D"/>
    <w:rsid w:val="003314E7"/>
    <w:rsid w:val="00331EAA"/>
    <w:rsid w:val="00332872"/>
    <w:rsid w:val="00332935"/>
    <w:rsid w:val="00332FC0"/>
    <w:rsid w:val="003333AE"/>
    <w:rsid w:val="003338A6"/>
    <w:rsid w:val="00334112"/>
    <w:rsid w:val="00335011"/>
    <w:rsid w:val="00335154"/>
    <w:rsid w:val="0033520F"/>
    <w:rsid w:val="0033549A"/>
    <w:rsid w:val="00335654"/>
    <w:rsid w:val="00335966"/>
    <w:rsid w:val="00335E7C"/>
    <w:rsid w:val="00335F15"/>
    <w:rsid w:val="00336141"/>
    <w:rsid w:val="00336566"/>
    <w:rsid w:val="003370C2"/>
    <w:rsid w:val="00341078"/>
    <w:rsid w:val="00341747"/>
    <w:rsid w:val="00341D7B"/>
    <w:rsid w:val="003421EC"/>
    <w:rsid w:val="0034230D"/>
    <w:rsid w:val="00342352"/>
    <w:rsid w:val="003427DE"/>
    <w:rsid w:val="00342D60"/>
    <w:rsid w:val="00343EAA"/>
    <w:rsid w:val="003444B3"/>
    <w:rsid w:val="003445A0"/>
    <w:rsid w:val="003448A0"/>
    <w:rsid w:val="003448D8"/>
    <w:rsid w:val="00344FA7"/>
    <w:rsid w:val="00345FC9"/>
    <w:rsid w:val="0034634D"/>
    <w:rsid w:val="0034636B"/>
    <w:rsid w:val="00346376"/>
    <w:rsid w:val="00346756"/>
    <w:rsid w:val="00346AD6"/>
    <w:rsid w:val="00347B9D"/>
    <w:rsid w:val="00347C59"/>
    <w:rsid w:val="003504A9"/>
    <w:rsid w:val="00351972"/>
    <w:rsid w:val="003528B6"/>
    <w:rsid w:val="00352C65"/>
    <w:rsid w:val="00352C7E"/>
    <w:rsid w:val="00352D85"/>
    <w:rsid w:val="003540BB"/>
    <w:rsid w:val="00354761"/>
    <w:rsid w:val="0035543C"/>
    <w:rsid w:val="0035556A"/>
    <w:rsid w:val="00355585"/>
    <w:rsid w:val="00355BD2"/>
    <w:rsid w:val="00356718"/>
    <w:rsid w:val="003568CA"/>
    <w:rsid w:val="00356AB9"/>
    <w:rsid w:val="00357A43"/>
    <w:rsid w:val="003601DE"/>
    <w:rsid w:val="00360670"/>
    <w:rsid w:val="003609C7"/>
    <w:rsid w:val="0036103E"/>
    <w:rsid w:val="00361A7E"/>
    <w:rsid w:val="00361F11"/>
    <w:rsid w:val="00361F89"/>
    <w:rsid w:val="00361FD8"/>
    <w:rsid w:val="00362890"/>
    <w:rsid w:val="00362FE8"/>
    <w:rsid w:val="00363493"/>
    <w:rsid w:val="003635AE"/>
    <w:rsid w:val="0036399A"/>
    <w:rsid w:val="00364435"/>
    <w:rsid w:val="00364804"/>
    <w:rsid w:val="00364864"/>
    <w:rsid w:val="003658BA"/>
    <w:rsid w:val="00365BE1"/>
    <w:rsid w:val="00365C6C"/>
    <w:rsid w:val="00365CCC"/>
    <w:rsid w:val="00366165"/>
    <w:rsid w:val="00366627"/>
    <w:rsid w:val="0036694E"/>
    <w:rsid w:val="0036695B"/>
    <w:rsid w:val="00366A14"/>
    <w:rsid w:val="00366C67"/>
    <w:rsid w:val="003679DC"/>
    <w:rsid w:val="00367F8E"/>
    <w:rsid w:val="0037077A"/>
    <w:rsid w:val="00370B86"/>
    <w:rsid w:val="00370C9D"/>
    <w:rsid w:val="00370FA2"/>
    <w:rsid w:val="003714D4"/>
    <w:rsid w:val="00371596"/>
    <w:rsid w:val="003719BA"/>
    <w:rsid w:val="0037214A"/>
    <w:rsid w:val="0037233C"/>
    <w:rsid w:val="00372578"/>
    <w:rsid w:val="0037294F"/>
    <w:rsid w:val="003733E3"/>
    <w:rsid w:val="003736E7"/>
    <w:rsid w:val="0037391C"/>
    <w:rsid w:val="003739BA"/>
    <w:rsid w:val="00374006"/>
    <w:rsid w:val="003740BF"/>
    <w:rsid w:val="003741BA"/>
    <w:rsid w:val="003751BC"/>
    <w:rsid w:val="00375992"/>
    <w:rsid w:val="00375D50"/>
    <w:rsid w:val="0037620A"/>
    <w:rsid w:val="003765AB"/>
    <w:rsid w:val="0037693D"/>
    <w:rsid w:val="00376CB6"/>
    <w:rsid w:val="0037733A"/>
    <w:rsid w:val="003777C0"/>
    <w:rsid w:val="00377AB3"/>
    <w:rsid w:val="00377AFE"/>
    <w:rsid w:val="003802B2"/>
    <w:rsid w:val="00380737"/>
    <w:rsid w:val="00381903"/>
    <w:rsid w:val="00381C41"/>
    <w:rsid w:val="00381F35"/>
    <w:rsid w:val="00382153"/>
    <w:rsid w:val="003823CB"/>
    <w:rsid w:val="0038248F"/>
    <w:rsid w:val="00383653"/>
    <w:rsid w:val="00383813"/>
    <w:rsid w:val="00383C52"/>
    <w:rsid w:val="00383E14"/>
    <w:rsid w:val="00384285"/>
    <w:rsid w:val="0038431F"/>
    <w:rsid w:val="003844F3"/>
    <w:rsid w:val="003845F9"/>
    <w:rsid w:val="00384BC3"/>
    <w:rsid w:val="003857AC"/>
    <w:rsid w:val="00385CBC"/>
    <w:rsid w:val="00386BC6"/>
    <w:rsid w:val="00386C28"/>
    <w:rsid w:val="0038791C"/>
    <w:rsid w:val="00387E41"/>
    <w:rsid w:val="00387E51"/>
    <w:rsid w:val="00390207"/>
    <w:rsid w:val="00390CA4"/>
    <w:rsid w:val="0039107A"/>
    <w:rsid w:val="00391AE9"/>
    <w:rsid w:val="00391D53"/>
    <w:rsid w:val="003920A5"/>
    <w:rsid w:val="003920B3"/>
    <w:rsid w:val="003921E0"/>
    <w:rsid w:val="003928C2"/>
    <w:rsid w:val="00393468"/>
    <w:rsid w:val="00393A5E"/>
    <w:rsid w:val="00393A5F"/>
    <w:rsid w:val="00393A9D"/>
    <w:rsid w:val="00393F27"/>
    <w:rsid w:val="003940E1"/>
    <w:rsid w:val="0039426A"/>
    <w:rsid w:val="00394C6E"/>
    <w:rsid w:val="003953BB"/>
    <w:rsid w:val="00395C0B"/>
    <w:rsid w:val="00396813"/>
    <w:rsid w:val="00396D98"/>
    <w:rsid w:val="0039756F"/>
    <w:rsid w:val="00397634"/>
    <w:rsid w:val="003978B5"/>
    <w:rsid w:val="003A00A7"/>
    <w:rsid w:val="003A0403"/>
    <w:rsid w:val="003A071F"/>
    <w:rsid w:val="003A0C20"/>
    <w:rsid w:val="003A1265"/>
    <w:rsid w:val="003A13ED"/>
    <w:rsid w:val="003A1837"/>
    <w:rsid w:val="003A190A"/>
    <w:rsid w:val="003A1A0D"/>
    <w:rsid w:val="003A2013"/>
    <w:rsid w:val="003A21EC"/>
    <w:rsid w:val="003A269D"/>
    <w:rsid w:val="003A2C5F"/>
    <w:rsid w:val="003A2F2E"/>
    <w:rsid w:val="003A31E1"/>
    <w:rsid w:val="003A3688"/>
    <w:rsid w:val="003A3702"/>
    <w:rsid w:val="003A3732"/>
    <w:rsid w:val="003A3C2C"/>
    <w:rsid w:val="003A417C"/>
    <w:rsid w:val="003A421E"/>
    <w:rsid w:val="003A4382"/>
    <w:rsid w:val="003A45C0"/>
    <w:rsid w:val="003A46B8"/>
    <w:rsid w:val="003A4A7C"/>
    <w:rsid w:val="003A4CCB"/>
    <w:rsid w:val="003A5748"/>
    <w:rsid w:val="003A583F"/>
    <w:rsid w:val="003A5EB5"/>
    <w:rsid w:val="003A67FE"/>
    <w:rsid w:val="003A6B66"/>
    <w:rsid w:val="003A6BAE"/>
    <w:rsid w:val="003A757B"/>
    <w:rsid w:val="003B02A1"/>
    <w:rsid w:val="003B165B"/>
    <w:rsid w:val="003B16FB"/>
    <w:rsid w:val="003B1F6B"/>
    <w:rsid w:val="003B1FB2"/>
    <w:rsid w:val="003B2192"/>
    <w:rsid w:val="003B25FA"/>
    <w:rsid w:val="003B36C7"/>
    <w:rsid w:val="003B3B33"/>
    <w:rsid w:val="003B3EDD"/>
    <w:rsid w:val="003B3EF5"/>
    <w:rsid w:val="003B5B43"/>
    <w:rsid w:val="003B72F1"/>
    <w:rsid w:val="003B79D2"/>
    <w:rsid w:val="003C0006"/>
    <w:rsid w:val="003C0415"/>
    <w:rsid w:val="003C0624"/>
    <w:rsid w:val="003C0670"/>
    <w:rsid w:val="003C06F9"/>
    <w:rsid w:val="003C2238"/>
    <w:rsid w:val="003C2243"/>
    <w:rsid w:val="003C32FF"/>
    <w:rsid w:val="003C39B8"/>
    <w:rsid w:val="003C3B29"/>
    <w:rsid w:val="003C3F02"/>
    <w:rsid w:val="003C45BA"/>
    <w:rsid w:val="003C4955"/>
    <w:rsid w:val="003C4D6A"/>
    <w:rsid w:val="003C4DF4"/>
    <w:rsid w:val="003C5FCD"/>
    <w:rsid w:val="003C6259"/>
    <w:rsid w:val="003C650D"/>
    <w:rsid w:val="003C6A22"/>
    <w:rsid w:val="003C72EE"/>
    <w:rsid w:val="003C73F6"/>
    <w:rsid w:val="003C7B40"/>
    <w:rsid w:val="003C7CDA"/>
    <w:rsid w:val="003D01BC"/>
    <w:rsid w:val="003D04ED"/>
    <w:rsid w:val="003D126C"/>
    <w:rsid w:val="003D1723"/>
    <w:rsid w:val="003D17F0"/>
    <w:rsid w:val="003D1EB3"/>
    <w:rsid w:val="003D2837"/>
    <w:rsid w:val="003D2DBF"/>
    <w:rsid w:val="003D3722"/>
    <w:rsid w:val="003D3883"/>
    <w:rsid w:val="003D3C29"/>
    <w:rsid w:val="003D41BB"/>
    <w:rsid w:val="003D472E"/>
    <w:rsid w:val="003D4AF6"/>
    <w:rsid w:val="003D5259"/>
    <w:rsid w:val="003D5BDC"/>
    <w:rsid w:val="003D657C"/>
    <w:rsid w:val="003D6CD6"/>
    <w:rsid w:val="003D7080"/>
    <w:rsid w:val="003D74CB"/>
    <w:rsid w:val="003D7554"/>
    <w:rsid w:val="003D7C32"/>
    <w:rsid w:val="003D7F44"/>
    <w:rsid w:val="003E02B1"/>
    <w:rsid w:val="003E18DF"/>
    <w:rsid w:val="003E199A"/>
    <w:rsid w:val="003E1BD4"/>
    <w:rsid w:val="003E1DE7"/>
    <w:rsid w:val="003E215A"/>
    <w:rsid w:val="003E3A00"/>
    <w:rsid w:val="003E3E40"/>
    <w:rsid w:val="003E4FA2"/>
    <w:rsid w:val="003E57DD"/>
    <w:rsid w:val="003E5984"/>
    <w:rsid w:val="003E5A09"/>
    <w:rsid w:val="003E60BF"/>
    <w:rsid w:val="003E6100"/>
    <w:rsid w:val="003E61C6"/>
    <w:rsid w:val="003E6EED"/>
    <w:rsid w:val="003E724A"/>
    <w:rsid w:val="003E76C5"/>
    <w:rsid w:val="003E7863"/>
    <w:rsid w:val="003F0279"/>
    <w:rsid w:val="003F0512"/>
    <w:rsid w:val="003F0B67"/>
    <w:rsid w:val="003F0FFF"/>
    <w:rsid w:val="003F1055"/>
    <w:rsid w:val="003F10E7"/>
    <w:rsid w:val="003F11BF"/>
    <w:rsid w:val="003F1248"/>
    <w:rsid w:val="003F140D"/>
    <w:rsid w:val="003F233B"/>
    <w:rsid w:val="003F2C09"/>
    <w:rsid w:val="003F2F31"/>
    <w:rsid w:val="003F301F"/>
    <w:rsid w:val="003F35D4"/>
    <w:rsid w:val="003F37AC"/>
    <w:rsid w:val="003F388E"/>
    <w:rsid w:val="003F39D3"/>
    <w:rsid w:val="003F3DA7"/>
    <w:rsid w:val="003F486D"/>
    <w:rsid w:val="003F4DDB"/>
    <w:rsid w:val="003F51B2"/>
    <w:rsid w:val="003F594E"/>
    <w:rsid w:val="003F6DE4"/>
    <w:rsid w:val="003F7CA1"/>
    <w:rsid w:val="00401671"/>
    <w:rsid w:val="004017B6"/>
    <w:rsid w:val="00401DB8"/>
    <w:rsid w:val="0040201A"/>
    <w:rsid w:val="004021E2"/>
    <w:rsid w:val="00402D76"/>
    <w:rsid w:val="004036DB"/>
    <w:rsid w:val="00403A7E"/>
    <w:rsid w:val="00403D1F"/>
    <w:rsid w:val="00403DCE"/>
    <w:rsid w:val="0040411E"/>
    <w:rsid w:val="00404713"/>
    <w:rsid w:val="0040524C"/>
    <w:rsid w:val="00405A4D"/>
    <w:rsid w:val="00406157"/>
    <w:rsid w:val="0040669F"/>
    <w:rsid w:val="004069EA"/>
    <w:rsid w:val="004100B4"/>
    <w:rsid w:val="0041109F"/>
    <w:rsid w:val="004111FF"/>
    <w:rsid w:val="004113A9"/>
    <w:rsid w:val="00411B06"/>
    <w:rsid w:val="00412209"/>
    <w:rsid w:val="00412386"/>
    <w:rsid w:val="00412630"/>
    <w:rsid w:val="004128DC"/>
    <w:rsid w:val="00412B76"/>
    <w:rsid w:val="004131FB"/>
    <w:rsid w:val="004135DC"/>
    <w:rsid w:val="0041445F"/>
    <w:rsid w:val="00414879"/>
    <w:rsid w:val="004150B3"/>
    <w:rsid w:val="00415684"/>
    <w:rsid w:val="00416232"/>
    <w:rsid w:val="00416C12"/>
    <w:rsid w:val="00416CF5"/>
    <w:rsid w:val="004176DE"/>
    <w:rsid w:val="004177C5"/>
    <w:rsid w:val="004207D6"/>
    <w:rsid w:val="004209A7"/>
    <w:rsid w:val="004209DF"/>
    <w:rsid w:val="00420ADA"/>
    <w:rsid w:val="00420CA1"/>
    <w:rsid w:val="004213DA"/>
    <w:rsid w:val="0042161A"/>
    <w:rsid w:val="00421D4B"/>
    <w:rsid w:val="00422C25"/>
    <w:rsid w:val="00423FDA"/>
    <w:rsid w:val="004244AA"/>
    <w:rsid w:val="004247F6"/>
    <w:rsid w:val="0042495A"/>
    <w:rsid w:val="00424DDE"/>
    <w:rsid w:val="00425034"/>
    <w:rsid w:val="004259AE"/>
    <w:rsid w:val="0042688E"/>
    <w:rsid w:val="004268C8"/>
    <w:rsid w:val="00426F15"/>
    <w:rsid w:val="0042703E"/>
    <w:rsid w:val="00427619"/>
    <w:rsid w:val="00427718"/>
    <w:rsid w:val="0043004E"/>
    <w:rsid w:val="0043038E"/>
    <w:rsid w:val="00431118"/>
    <w:rsid w:val="00431170"/>
    <w:rsid w:val="004313C6"/>
    <w:rsid w:val="004317E8"/>
    <w:rsid w:val="0043186F"/>
    <w:rsid w:val="00431FA6"/>
    <w:rsid w:val="00431FE4"/>
    <w:rsid w:val="004324C8"/>
    <w:rsid w:val="00432DD9"/>
    <w:rsid w:val="00432EB2"/>
    <w:rsid w:val="004332A3"/>
    <w:rsid w:val="0043441C"/>
    <w:rsid w:val="00434E9D"/>
    <w:rsid w:val="00434EF6"/>
    <w:rsid w:val="004365D6"/>
    <w:rsid w:val="004366AC"/>
    <w:rsid w:val="004366B7"/>
    <w:rsid w:val="004374F2"/>
    <w:rsid w:val="0043760E"/>
    <w:rsid w:val="004379C1"/>
    <w:rsid w:val="004400A6"/>
    <w:rsid w:val="0044024D"/>
    <w:rsid w:val="00440594"/>
    <w:rsid w:val="00440632"/>
    <w:rsid w:val="004406A3"/>
    <w:rsid w:val="00440BA2"/>
    <w:rsid w:val="00441063"/>
    <w:rsid w:val="004418A7"/>
    <w:rsid w:val="0044259C"/>
    <w:rsid w:val="00442771"/>
    <w:rsid w:val="004442CD"/>
    <w:rsid w:val="004450AA"/>
    <w:rsid w:val="004458CF"/>
    <w:rsid w:val="00446269"/>
    <w:rsid w:val="004464F9"/>
    <w:rsid w:val="00446803"/>
    <w:rsid w:val="0044685C"/>
    <w:rsid w:val="00446DCE"/>
    <w:rsid w:val="00447AC4"/>
    <w:rsid w:val="004505AB"/>
    <w:rsid w:val="004509C1"/>
    <w:rsid w:val="00452282"/>
    <w:rsid w:val="0045253F"/>
    <w:rsid w:val="00452E12"/>
    <w:rsid w:val="00453337"/>
    <w:rsid w:val="00453B61"/>
    <w:rsid w:val="00453F7C"/>
    <w:rsid w:val="00453FD9"/>
    <w:rsid w:val="004540C3"/>
    <w:rsid w:val="00454455"/>
    <w:rsid w:val="00454F2F"/>
    <w:rsid w:val="00455183"/>
    <w:rsid w:val="004553FB"/>
    <w:rsid w:val="00455886"/>
    <w:rsid w:val="00455AEA"/>
    <w:rsid w:val="00456369"/>
    <w:rsid w:val="004565AE"/>
    <w:rsid w:val="004567DE"/>
    <w:rsid w:val="00456F12"/>
    <w:rsid w:val="0045717A"/>
    <w:rsid w:val="00457230"/>
    <w:rsid w:val="00460229"/>
    <w:rsid w:val="00460750"/>
    <w:rsid w:val="004609A4"/>
    <w:rsid w:val="00460D01"/>
    <w:rsid w:val="004611FE"/>
    <w:rsid w:val="00461783"/>
    <w:rsid w:val="00461989"/>
    <w:rsid w:val="00461B95"/>
    <w:rsid w:val="00461F00"/>
    <w:rsid w:val="00462052"/>
    <w:rsid w:val="00462858"/>
    <w:rsid w:val="004637CB"/>
    <w:rsid w:val="00463909"/>
    <w:rsid w:val="00463975"/>
    <w:rsid w:val="00463C36"/>
    <w:rsid w:val="00463F3C"/>
    <w:rsid w:val="00463F80"/>
    <w:rsid w:val="00464375"/>
    <w:rsid w:val="00464803"/>
    <w:rsid w:val="00465045"/>
    <w:rsid w:val="00465483"/>
    <w:rsid w:val="00465A0A"/>
    <w:rsid w:val="00465A24"/>
    <w:rsid w:val="00465D53"/>
    <w:rsid w:val="0046664F"/>
    <w:rsid w:val="00466A81"/>
    <w:rsid w:val="00466C6F"/>
    <w:rsid w:val="00466E4C"/>
    <w:rsid w:val="00467188"/>
    <w:rsid w:val="00467243"/>
    <w:rsid w:val="004678B5"/>
    <w:rsid w:val="00471238"/>
    <w:rsid w:val="004715DC"/>
    <w:rsid w:val="00473A7F"/>
    <w:rsid w:val="00474351"/>
    <w:rsid w:val="00475086"/>
    <w:rsid w:val="004756CE"/>
    <w:rsid w:val="00475FDB"/>
    <w:rsid w:val="0047609D"/>
    <w:rsid w:val="004761DA"/>
    <w:rsid w:val="0047620A"/>
    <w:rsid w:val="00476C7D"/>
    <w:rsid w:val="004778A5"/>
    <w:rsid w:val="00477B3B"/>
    <w:rsid w:val="00477EA3"/>
    <w:rsid w:val="004800FE"/>
    <w:rsid w:val="00480D04"/>
    <w:rsid w:val="0048166C"/>
    <w:rsid w:val="004819A6"/>
    <w:rsid w:val="004824A9"/>
    <w:rsid w:val="00482705"/>
    <w:rsid w:val="004828A4"/>
    <w:rsid w:val="00482963"/>
    <w:rsid w:val="004829B2"/>
    <w:rsid w:val="00482BEC"/>
    <w:rsid w:val="00482E51"/>
    <w:rsid w:val="004833D2"/>
    <w:rsid w:val="00483413"/>
    <w:rsid w:val="00483667"/>
    <w:rsid w:val="004836AC"/>
    <w:rsid w:val="004840BD"/>
    <w:rsid w:val="004844AE"/>
    <w:rsid w:val="00484604"/>
    <w:rsid w:val="00484DA2"/>
    <w:rsid w:val="0048516C"/>
    <w:rsid w:val="00485187"/>
    <w:rsid w:val="0048567B"/>
    <w:rsid w:val="00485DBC"/>
    <w:rsid w:val="0048655D"/>
    <w:rsid w:val="0048688E"/>
    <w:rsid w:val="00486C53"/>
    <w:rsid w:val="00487586"/>
    <w:rsid w:val="0048763E"/>
    <w:rsid w:val="00487A5D"/>
    <w:rsid w:val="00487C94"/>
    <w:rsid w:val="0049072B"/>
    <w:rsid w:val="004907F1"/>
    <w:rsid w:val="00490BE2"/>
    <w:rsid w:val="0049116B"/>
    <w:rsid w:val="00491675"/>
    <w:rsid w:val="00491876"/>
    <w:rsid w:val="004919FE"/>
    <w:rsid w:val="00491FE8"/>
    <w:rsid w:val="00492474"/>
    <w:rsid w:val="00492503"/>
    <w:rsid w:val="00492A7E"/>
    <w:rsid w:val="00492F5B"/>
    <w:rsid w:val="004931CC"/>
    <w:rsid w:val="00493312"/>
    <w:rsid w:val="00493B3F"/>
    <w:rsid w:val="00493CEB"/>
    <w:rsid w:val="00493DA6"/>
    <w:rsid w:val="004946EF"/>
    <w:rsid w:val="004947F6"/>
    <w:rsid w:val="00494FBA"/>
    <w:rsid w:val="00495269"/>
    <w:rsid w:val="0049542A"/>
    <w:rsid w:val="00495479"/>
    <w:rsid w:val="00495904"/>
    <w:rsid w:val="00495A57"/>
    <w:rsid w:val="00495ED6"/>
    <w:rsid w:val="004963B8"/>
    <w:rsid w:val="00496C4D"/>
    <w:rsid w:val="0049706D"/>
    <w:rsid w:val="004978DD"/>
    <w:rsid w:val="004979B9"/>
    <w:rsid w:val="00497D11"/>
    <w:rsid w:val="004A0202"/>
    <w:rsid w:val="004A049D"/>
    <w:rsid w:val="004A0608"/>
    <w:rsid w:val="004A07D6"/>
    <w:rsid w:val="004A0914"/>
    <w:rsid w:val="004A092F"/>
    <w:rsid w:val="004A1576"/>
    <w:rsid w:val="004A2F3B"/>
    <w:rsid w:val="004A3244"/>
    <w:rsid w:val="004A4696"/>
    <w:rsid w:val="004A4DD9"/>
    <w:rsid w:val="004A55DE"/>
    <w:rsid w:val="004A5AEB"/>
    <w:rsid w:val="004A5B05"/>
    <w:rsid w:val="004A5EA9"/>
    <w:rsid w:val="004A6535"/>
    <w:rsid w:val="004A65A0"/>
    <w:rsid w:val="004A6BA1"/>
    <w:rsid w:val="004A6F69"/>
    <w:rsid w:val="004A7787"/>
    <w:rsid w:val="004A790A"/>
    <w:rsid w:val="004A7AC9"/>
    <w:rsid w:val="004A7DE7"/>
    <w:rsid w:val="004B0C32"/>
    <w:rsid w:val="004B0E1D"/>
    <w:rsid w:val="004B0EB5"/>
    <w:rsid w:val="004B0F46"/>
    <w:rsid w:val="004B11E9"/>
    <w:rsid w:val="004B1B32"/>
    <w:rsid w:val="004B1B7D"/>
    <w:rsid w:val="004B1C19"/>
    <w:rsid w:val="004B1F3D"/>
    <w:rsid w:val="004B1F73"/>
    <w:rsid w:val="004B27DD"/>
    <w:rsid w:val="004B28B7"/>
    <w:rsid w:val="004B2A5D"/>
    <w:rsid w:val="004B2B2C"/>
    <w:rsid w:val="004B2CCF"/>
    <w:rsid w:val="004B4425"/>
    <w:rsid w:val="004B4441"/>
    <w:rsid w:val="004B4CF4"/>
    <w:rsid w:val="004B5100"/>
    <w:rsid w:val="004B526B"/>
    <w:rsid w:val="004B5725"/>
    <w:rsid w:val="004B5798"/>
    <w:rsid w:val="004B59B7"/>
    <w:rsid w:val="004B5D34"/>
    <w:rsid w:val="004B61D5"/>
    <w:rsid w:val="004B6DFE"/>
    <w:rsid w:val="004B6E8B"/>
    <w:rsid w:val="004B6FED"/>
    <w:rsid w:val="004B71CC"/>
    <w:rsid w:val="004B73F3"/>
    <w:rsid w:val="004B7462"/>
    <w:rsid w:val="004B7710"/>
    <w:rsid w:val="004B7E10"/>
    <w:rsid w:val="004C0346"/>
    <w:rsid w:val="004C04BC"/>
    <w:rsid w:val="004C06D6"/>
    <w:rsid w:val="004C0906"/>
    <w:rsid w:val="004C0B3D"/>
    <w:rsid w:val="004C16CE"/>
    <w:rsid w:val="004C1855"/>
    <w:rsid w:val="004C1AAF"/>
    <w:rsid w:val="004C1ABF"/>
    <w:rsid w:val="004C21C4"/>
    <w:rsid w:val="004C21F2"/>
    <w:rsid w:val="004C2415"/>
    <w:rsid w:val="004C24D2"/>
    <w:rsid w:val="004C3168"/>
    <w:rsid w:val="004C35C8"/>
    <w:rsid w:val="004C3800"/>
    <w:rsid w:val="004C3C7E"/>
    <w:rsid w:val="004C4079"/>
    <w:rsid w:val="004C4306"/>
    <w:rsid w:val="004C456F"/>
    <w:rsid w:val="004C4928"/>
    <w:rsid w:val="004C4BB4"/>
    <w:rsid w:val="004C5114"/>
    <w:rsid w:val="004C5194"/>
    <w:rsid w:val="004C56A7"/>
    <w:rsid w:val="004C645E"/>
    <w:rsid w:val="004C64A9"/>
    <w:rsid w:val="004C6F70"/>
    <w:rsid w:val="004C771C"/>
    <w:rsid w:val="004C7C29"/>
    <w:rsid w:val="004C7C64"/>
    <w:rsid w:val="004C7FDB"/>
    <w:rsid w:val="004D0680"/>
    <w:rsid w:val="004D0853"/>
    <w:rsid w:val="004D1067"/>
    <w:rsid w:val="004D12C9"/>
    <w:rsid w:val="004D1A87"/>
    <w:rsid w:val="004D2AAC"/>
    <w:rsid w:val="004D2C08"/>
    <w:rsid w:val="004D2F89"/>
    <w:rsid w:val="004D3892"/>
    <w:rsid w:val="004D3E0F"/>
    <w:rsid w:val="004D53C5"/>
    <w:rsid w:val="004D5596"/>
    <w:rsid w:val="004D5C92"/>
    <w:rsid w:val="004D5D50"/>
    <w:rsid w:val="004D6980"/>
    <w:rsid w:val="004D75FD"/>
    <w:rsid w:val="004D7737"/>
    <w:rsid w:val="004E0352"/>
    <w:rsid w:val="004E0D43"/>
    <w:rsid w:val="004E1B02"/>
    <w:rsid w:val="004E2BB4"/>
    <w:rsid w:val="004E33BC"/>
    <w:rsid w:val="004E369D"/>
    <w:rsid w:val="004E3D1E"/>
    <w:rsid w:val="004E3D5E"/>
    <w:rsid w:val="004E4476"/>
    <w:rsid w:val="004E4946"/>
    <w:rsid w:val="004E4DB6"/>
    <w:rsid w:val="004E4EF2"/>
    <w:rsid w:val="004E529A"/>
    <w:rsid w:val="004E55A9"/>
    <w:rsid w:val="004E5A30"/>
    <w:rsid w:val="004E5E3C"/>
    <w:rsid w:val="004E629A"/>
    <w:rsid w:val="004F0494"/>
    <w:rsid w:val="004F0E38"/>
    <w:rsid w:val="004F0E3C"/>
    <w:rsid w:val="004F1804"/>
    <w:rsid w:val="004F1AA4"/>
    <w:rsid w:val="004F1DEE"/>
    <w:rsid w:val="004F253E"/>
    <w:rsid w:val="004F2734"/>
    <w:rsid w:val="004F2FF0"/>
    <w:rsid w:val="004F31D0"/>
    <w:rsid w:val="004F31E9"/>
    <w:rsid w:val="004F3E34"/>
    <w:rsid w:val="004F43A1"/>
    <w:rsid w:val="004F4F68"/>
    <w:rsid w:val="004F5126"/>
    <w:rsid w:val="004F5BCC"/>
    <w:rsid w:val="004F62EB"/>
    <w:rsid w:val="004F6DB3"/>
    <w:rsid w:val="004F6EEC"/>
    <w:rsid w:val="004F6F82"/>
    <w:rsid w:val="004F75EA"/>
    <w:rsid w:val="004F79D9"/>
    <w:rsid w:val="005003F2"/>
    <w:rsid w:val="005006C7"/>
    <w:rsid w:val="00500925"/>
    <w:rsid w:val="00500A7A"/>
    <w:rsid w:val="00500D02"/>
    <w:rsid w:val="00500D60"/>
    <w:rsid w:val="00500D77"/>
    <w:rsid w:val="00501301"/>
    <w:rsid w:val="005014CA"/>
    <w:rsid w:val="0050167A"/>
    <w:rsid w:val="00501F2D"/>
    <w:rsid w:val="00501FD2"/>
    <w:rsid w:val="0050253C"/>
    <w:rsid w:val="005027EA"/>
    <w:rsid w:val="00502960"/>
    <w:rsid w:val="00503295"/>
    <w:rsid w:val="005033D7"/>
    <w:rsid w:val="0050352A"/>
    <w:rsid w:val="00503D6E"/>
    <w:rsid w:val="00504035"/>
    <w:rsid w:val="005042CA"/>
    <w:rsid w:val="00504BC7"/>
    <w:rsid w:val="0050512A"/>
    <w:rsid w:val="00505335"/>
    <w:rsid w:val="005058EC"/>
    <w:rsid w:val="00505AD6"/>
    <w:rsid w:val="00505D06"/>
    <w:rsid w:val="00505FA8"/>
    <w:rsid w:val="0050613F"/>
    <w:rsid w:val="005061C6"/>
    <w:rsid w:val="00506A33"/>
    <w:rsid w:val="00507190"/>
    <w:rsid w:val="005075EE"/>
    <w:rsid w:val="0050786E"/>
    <w:rsid w:val="00507CAB"/>
    <w:rsid w:val="00507F70"/>
    <w:rsid w:val="00510346"/>
    <w:rsid w:val="005105CD"/>
    <w:rsid w:val="00510E62"/>
    <w:rsid w:val="00510F1A"/>
    <w:rsid w:val="005110C0"/>
    <w:rsid w:val="005115B2"/>
    <w:rsid w:val="00511CFA"/>
    <w:rsid w:val="005135B0"/>
    <w:rsid w:val="005138AE"/>
    <w:rsid w:val="00514136"/>
    <w:rsid w:val="00514EF9"/>
    <w:rsid w:val="00514F97"/>
    <w:rsid w:val="00515372"/>
    <w:rsid w:val="005159F5"/>
    <w:rsid w:val="00515A3E"/>
    <w:rsid w:val="00516A56"/>
    <w:rsid w:val="00516C5A"/>
    <w:rsid w:val="0051738A"/>
    <w:rsid w:val="00517C25"/>
    <w:rsid w:val="00517EEB"/>
    <w:rsid w:val="00520304"/>
    <w:rsid w:val="0052158A"/>
    <w:rsid w:val="00521707"/>
    <w:rsid w:val="00521A25"/>
    <w:rsid w:val="00522267"/>
    <w:rsid w:val="0052248C"/>
    <w:rsid w:val="0052257A"/>
    <w:rsid w:val="005227FA"/>
    <w:rsid w:val="00522BF3"/>
    <w:rsid w:val="00522C3E"/>
    <w:rsid w:val="00523022"/>
    <w:rsid w:val="00523874"/>
    <w:rsid w:val="0052408D"/>
    <w:rsid w:val="005243BD"/>
    <w:rsid w:val="005246D7"/>
    <w:rsid w:val="0052470A"/>
    <w:rsid w:val="00524972"/>
    <w:rsid w:val="00524B33"/>
    <w:rsid w:val="00524B60"/>
    <w:rsid w:val="005255AB"/>
    <w:rsid w:val="00525603"/>
    <w:rsid w:val="0052578D"/>
    <w:rsid w:val="005259E5"/>
    <w:rsid w:val="00525B9C"/>
    <w:rsid w:val="005263EA"/>
    <w:rsid w:val="005266D8"/>
    <w:rsid w:val="005268C9"/>
    <w:rsid w:val="00526914"/>
    <w:rsid w:val="00527185"/>
    <w:rsid w:val="0052763A"/>
    <w:rsid w:val="00527796"/>
    <w:rsid w:val="00527AC7"/>
    <w:rsid w:val="00527B3C"/>
    <w:rsid w:val="00527BE9"/>
    <w:rsid w:val="005303F9"/>
    <w:rsid w:val="005304E8"/>
    <w:rsid w:val="00530AB1"/>
    <w:rsid w:val="00531010"/>
    <w:rsid w:val="005319B2"/>
    <w:rsid w:val="00532717"/>
    <w:rsid w:val="00532A3C"/>
    <w:rsid w:val="00532F62"/>
    <w:rsid w:val="00533B65"/>
    <w:rsid w:val="00533DFF"/>
    <w:rsid w:val="005350A9"/>
    <w:rsid w:val="005364EC"/>
    <w:rsid w:val="005367A4"/>
    <w:rsid w:val="005367FE"/>
    <w:rsid w:val="00536A29"/>
    <w:rsid w:val="00536EC0"/>
    <w:rsid w:val="0053700A"/>
    <w:rsid w:val="00537862"/>
    <w:rsid w:val="00537D67"/>
    <w:rsid w:val="00540B06"/>
    <w:rsid w:val="00540C6D"/>
    <w:rsid w:val="00540DA8"/>
    <w:rsid w:val="00541373"/>
    <w:rsid w:val="00541868"/>
    <w:rsid w:val="00541F73"/>
    <w:rsid w:val="00542784"/>
    <w:rsid w:val="005428D1"/>
    <w:rsid w:val="00542B06"/>
    <w:rsid w:val="00542BFA"/>
    <w:rsid w:val="00542FBE"/>
    <w:rsid w:val="00543BED"/>
    <w:rsid w:val="00543F5F"/>
    <w:rsid w:val="00543FBE"/>
    <w:rsid w:val="00544748"/>
    <w:rsid w:val="00544BC8"/>
    <w:rsid w:val="00544D6E"/>
    <w:rsid w:val="00544FD4"/>
    <w:rsid w:val="005456B3"/>
    <w:rsid w:val="00545B5F"/>
    <w:rsid w:val="0054659C"/>
    <w:rsid w:val="00546720"/>
    <w:rsid w:val="0054703A"/>
    <w:rsid w:val="005471ED"/>
    <w:rsid w:val="00550388"/>
    <w:rsid w:val="00550B8B"/>
    <w:rsid w:val="00550CA2"/>
    <w:rsid w:val="005510EA"/>
    <w:rsid w:val="005517EA"/>
    <w:rsid w:val="00551C0B"/>
    <w:rsid w:val="00552512"/>
    <w:rsid w:val="0055257E"/>
    <w:rsid w:val="00552928"/>
    <w:rsid w:val="00552FDC"/>
    <w:rsid w:val="00553060"/>
    <w:rsid w:val="005538E9"/>
    <w:rsid w:val="0055477C"/>
    <w:rsid w:val="005556F3"/>
    <w:rsid w:val="00555A5D"/>
    <w:rsid w:val="0055668D"/>
    <w:rsid w:val="00556C74"/>
    <w:rsid w:val="005570E9"/>
    <w:rsid w:val="005579D8"/>
    <w:rsid w:val="00557C5B"/>
    <w:rsid w:val="00557FCE"/>
    <w:rsid w:val="00560029"/>
    <w:rsid w:val="0056011E"/>
    <w:rsid w:val="00560765"/>
    <w:rsid w:val="0056096F"/>
    <w:rsid w:val="00560AE4"/>
    <w:rsid w:val="00560C1D"/>
    <w:rsid w:val="00561BF3"/>
    <w:rsid w:val="00562056"/>
    <w:rsid w:val="0056232D"/>
    <w:rsid w:val="005623D2"/>
    <w:rsid w:val="00562427"/>
    <w:rsid w:val="005626CC"/>
    <w:rsid w:val="00562940"/>
    <w:rsid w:val="00562BFC"/>
    <w:rsid w:val="00562C4A"/>
    <w:rsid w:val="00563049"/>
    <w:rsid w:val="005633D7"/>
    <w:rsid w:val="00563CF3"/>
    <w:rsid w:val="00564102"/>
    <w:rsid w:val="00564294"/>
    <w:rsid w:val="0056432E"/>
    <w:rsid w:val="005645A1"/>
    <w:rsid w:val="00564753"/>
    <w:rsid w:val="0056494B"/>
    <w:rsid w:val="00565004"/>
    <w:rsid w:val="00565977"/>
    <w:rsid w:val="00566466"/>
    <w:rsid w:val="00566606"/>
    <w:rsid w:val="00566A3B"/>
    <w:rsid w:val="00566CBF"/>
    <w:rsid w:val="00566EE2"/>
    <w:rsid w:val="00567299"/>
    <w:rsid w:val="0056731C"/>
    <w:rsid w:val="005676AF"/>
    <w:rsid w:val="00567780"/>
    <w:rsid w:val="00570046"/>
    <w:rsid w:val="00570213"/>
    <w:rsid w:val="0057039D"/>
    <w:rsid w:val="005708A1"/>
    <w:rsid w:val="005709C8"/>
    <w:rsid w:val="00571046"/>
    <w:rsid w:val="00571406"/>
    <w:rsid w:val="005714E5"/>
    <w:rsid w:val="0057197D"/>
    <w:rsid w:val="00571A4D"/>
    <w:rsid w:val="0057204A"/>
    <w:rsid w:val="0057278E"/>
    <w:rsid w:val="00572B3C"/>
    <w:rsid w:val="00572C6D"/>
    <w:rsid w:val="00573AD6"/>
    <w:rsid w:val="0057507F"/>
    <w:rsid w:val="0057569C"/>
    <w:rsid w:val="0057697D"/>
    <w:rsid w:val="00577040"/>
    <w:rsid w:val="00577661"/>
    <w:rsid w:val="0057775A"/>
    <w:rsid w:val="0057784E"/>
    <w:rsid w:val="00577983"/>
    <w:rsid w:val="005779AF"/>
    <w:rsid w:val="00580022"/>
    <w:rsid w:val="005809CE"/>
    <w:rsid w:val="00581282"/>
    <w:rsid w:val="00581416"/>
    <w:rsid w:val="00581428"/>
    <w:rsid w:val="00582076"/>
    <w:rsid w:val="00582353"/>
    <w:rsid w:val="005831E5"/>
    <w:rsid w:val="00583C33"/>
    <w:rsid w:val="005841C9"/>
    <w:rsid w:val="00584499"/>
    <w:rsid w:val="005849D3"/>
    <w:rsid w:val="00584CD9"/>
    <w:rsid w:val="00584E06"/>
    <w:rsid w:val="005851F4"/>
    <w:rsid w:val="005856B7"/>
    <w:rsid w:val="005856D6"/>
    <w:rsid w:val="005857B4"/>
    <w:rsid w:val="00585853"/>
    <w:rsid w:val="005858D0"/>
    <w:rsid w:val="00585922"/>
    <w:rsid w:val="00586B85"/>
    <w:rsid w:val="00586DC1"/>
    <w:rsid w:val="00586DF0"/>
    <w:rsid w:val="005872C9"/>
    <w:rsid w:val="005872CD"/>
    <w:rsid w:val="005879EF"/>
    <w:rsid w:val="00590447"/>
    <w:rsid w:val="00590A1A"/>
    <w:rsid w:val="00590E11"/>
    <w:rsid w:val="00590E3A"/>
    <w:rsid w:val="00591B08"/>
    <w:rsid w:val="00591B0D"/>
    <w:rsid w:val="00591E45"/>
    <w:rsid w:val="0059318F"/>
    <w:rsid w:val="005932E8"/>
    <w:rsid w:val="00593DFE"/>
    <w:rsid w:val="00593E8B"/>
    <w:rsid w:val="0059462A"/>
    <w:rsid w:val="00595589"/>
    <w:rsid w:val="005965B7"/>
    <w:rsid w:val="00597687"/>
    <w:rsid w:val="0059793F"/>
    <w:rsid w:val="00597B04"/>
    <w:rsid w:val="00597C2E"/>
    <w:rsid w:val="005A011D"/>
    <w:rsid w:val="005A020F"/>
    <w:rsid w:val="005A06D8"/>
    <w:rsid w:val="005A1259"/>
    <w:rsid w:val="005A19B7"/>
    <w:rsid w:val="005A1B5D"/>
    <w:rsid w:val="005A2078"/>
    <w:rsid w:val="005A29BC"/>
    <w:rsid w:val="005A2E17"/>
    <w:rsid w:val="005A2E81"/>
    <w:rsid w:val="005A362D"/>
    <w:rsid w:val="005A3712"/>
    <w:rsid w:val="005A3DBF"/>
    <w:rsid w:val="005A3E4E"/>
    <w:rsid w:val="005A3FC3"/>
    <w:rsid w:val="005A42C7"/>
    <w:rsid w:val="005A43BA"/>
    <w:rsid w:val="005A6087"/>
    <w:rsid w:val="005A6301"/>
    <w:rsid w:val="005A6468"/>
    <w:rsid w:val="005A6B67"/>
    <w:rsid w:val="005A72B7"/>
    <w:rsid w:val="005A7366"/>
    <w:rsid w:val="005A76EF"/>
    <w:rsid w:val="005A77AD"/>
    <w:rsid w:val="005A7D2F"/>
    <w:rsid w:val="005A7F05"/>
    <w:rsid w:val="005B107E"/>
    <w:rsid w:val="005B221C"/>
    <w:rsid w:val="005B2A31"/>
    <w:rsid w:val="005B2F52"/>
    <w:rsid w:val="005B3C8F"/>
    <w:rsid w:val="005B4774"/>
    <w:rsid w:val="005B5297"/>
    <w:rsid w:val="005B5697"/>
    <w:rsid w:val="005B570D"/>
    <w:rsid w:val="005B5A5C"/>
    <w:rsid w:val="005B6E98"/>
    <w:rsid w:val="005B71D1"/>
    <w:rsid w:val="005B7740"/>
    <w:rsid w:val="005B7C97"/>
    <w:rsid w:val="005C023F"/>
    <w:rsid w:val="005C0BC0"/>
    <w:rsid w:val="005C0BDB"/>
    <w:rsid w:val="005C0DFC"/>
    <w:rsid w:val="005C0F02"/>
    <w:rsid w:val="005C1211"/>
    <w:rsid w:val="005C1A16"/>
    <w:rsid w:val="005C1CFB"/>
    <w:rsid w:val="005C2578"/>
    <w:rsid w:val="005C28A0"/>
    <w:rsid w:val="005C2C7C"/>
    <w:rsid w:val="005C32DE"/>
    <w:rsid w:val="005C3394"/>
    <w:rsid w:val="005C3922"/>
    <w:rsid w:val="005C3A12"/>
    <w:rsid w:val="005C4240"/>
    <w:rsid w:val="005C4498"/>
    <w:rsid w:val="005C4CFD"/>
    <w:rsid w:val="005C4F46"/>
    <w:rsid w:val="005C5160"/>
    <w:rsid w:val="005C5678"/>
    <w:rsid w:val="005C56EC"/>
    <w:rsid w:val="005C5A1B"/>
    <w:rsid w:val="005C5DEA"/>
    <w:rsid w:val="005C6026"/>
    <w:rsid w:val="005C7260"/>
    <w:rsid w:val="005D020C"/>
    <w:rsid w:val="005D03E8"/>
    <w:rsid w:val="005D10C0"/>
    <w:rsid w:val="005D13A4"/>
    <w:rsid w:val="005D1574"/>
    <w:rsid w:val="005D1EEF"/>
    <w:rsid w:val="005D1FC2"/>
    <w:rsid w:val="005D2451"/>
    <w:rsid w:val="005D2815"/>
    <w:rsid w:val="005D2AD4"/>
    <w:rsid w:val="005D2AE6"/>
    <w:rsid w:val="005D2BAE"/>
    <w:rsid w:val="005D2EBC"/>
    <w:rsid w:val="005D4725"/>
    <w:rsid w:val="005D4B9D"/>
    <w:rsid w:val="005D4C07"/>
    <w:rsid w:val="005D5138"/>
    <w:rsid w:val="005D51C1"/>
    <w:rsid w:val="005D5A97"/>
    <w:rsid w:val="005D5B79"/>
    <w:rsid w:val="005D5C1D"/>
    <w:rsid w:val="005D60A4"/>
    <w:rsid w:val="005D6466"/>
    <w:rsid w:val="005D6778"/>
    <w:rsid w:val="005D6B39"/>
    <w:rsid w:val="005D6B8D"/>
    <w:rsid w:val="005D6C22"/>
    <w:rsid w:val="005D7281"/>
    <w:rsid w:val="005D7373"/>
    <w:rsid w:val="005D766F"/>
    <w:rsid w:val="005D7759"/>
    <w:rsid w:val="005D7983"/>
    <w:rsid w:val="005D7F2B"/>
    <w:rsid w:val="005E0073"/>
    <w:rsid w:val="005E0342"/>
    <w:rsid w:val="005E049A"/>
    <w:rsid w:val="005E0A7A"/>
    <w:rsid w:val="005E0BEE"/>
    <w:rsid w:val="005E16C4"/>
    <w:rsid w:val="005E193D"/>
    <w:rsid w:val="005E1B86"/>
    <w:rsid w:val="005E1C36"/>
    <w:rsid w:val="005E1FD6"/>
    <w:rsid w:val="005E24FF"/>
    <w:rsid w:val="005E2816"/>
    <w:rsid w:val="005E2CFA"/>
    <w:rsid w:val="005E2DF6"/>
    <w:rsid w:val="005E2E02"/>
    <w:rsid w:val="005E2E30"/>
    <w:rsid w:val="005E3061"/>
    <w:rsid w:val="005E3610"/>
    <w:rsid w:val="005E4110"/>
    <w:rsid w:val="005E418E"/>
    <w:rsid w:val="005E4716"/>
    <w:rsid w:val="005E5381"/>
    <w:rsid w:val="005E5A5D"/>
    <w:rsid w:val="005E5A9F"/>
    <w:rsid w:val="005E6327"/>
    <w:rsid w:val="005E6339"/>
    <w:rsid w:val="005E6573"/>
    <w:rsid w:val="005E6713"/>
    <w:rsid w:val="005E680A"/>
    <w:rsid w:val="005E75A7"/>
    <w:rsid w:val="005F1627"/>
    <w:rsid w:val="005F1C3C"/>
    <w:rsid w:val="005F2030"/>
    <w:rsid w:val="005F2149"/>
    <w:rsid w:val="005F2676"/>
    <w:rsid w:val="005F274B"/>
    <w:rsid w:val="005F2825"/>
    <w:rsid w:val="005F29AE"/>
    <w:rsid w:val="005F520B"/>
    <w:rsid w:val="005F5C87"/>
    <w:rsid w:val="005F5D27"/>
    <w:rsid w:val="005F62A4"/>
    <w:rsid w:val="005F65E6"/>
    <w:rsid w:val="005F7211"/>
    <w:rsid w:val="005F7483"/>
    <w:rsid w:val="005F75B5"/>
    <w:rsid w:val="005F787E"/>
    <w:rsid w:val="005F7E94"/>
    <w:rsid w:val="00600D90"/>
    <w:rsid w:val="00600E28"/>
    <w:rsid w:val="00600E4D"/>
    <w:rsid w:val="00601114"/>
    <w:rsid w:val="0060151A"/>
    <w:rsid w:val="00601CDC"/>
    <w:rsid w:val="00601F71"/>
    <w:rsid w:val="0060281E"/>
    <w:rsid w:val="00602E9E"/>
    <w:rsid w:val="0060376A"/>
    <w:rsid w:val="00603E79"/>
    <w:rsid w:val="00604045"/>
    <w:rsid w:val="0060431F"/>
    <w:rsid w:val="00604CF2"/>
    <w:rsid w:val="0060506D"/>
    <w:rsid w:val="006051C8"/>
    <w:rsid w:val="0060524A"/>
    <w:rsid w:val="00605683"/>
    <w:rsid w:val="00605C81"/>
    <w:rsid w:val="00605F2A"/>
    <w:rsid w:val="006065B4"/>
    <w:rsid w:val="006072BC"/>
    <w:rsid w:val="00607A3E"/>
    <w:rsid w:val="00611ACC"/>
    <w:rsid w:val="00611CC4"/>
    <w:rsid w:val="00611F19"/>
    <w:rsid w:val="00612221"/>
    <w:rsid w:val="0061250A"/>
    <w:rsid w:val="0061254A"/>
    <w:rsid w:val="0061268D"/>
    <w:rsid w:val="00612815"/>
    <w:rsid w:val="0061338E"/>
    <w:rsid w:val="00613EAD"/>
    <w:rsid w:val="00614716"/>
    <w:rsid w:val="00614875"/>
    <w:rsid w:val="00614ED2"/>
    <w:rsid w:val="00615893"/>
    <w:rsid w:val="00615E6F"/>
    <w:rsid w:val="00615F96"/>
    <w:rsid w:val="00615FF7"/>
    <w:rsid w:val="00616361"/>
    <w:rsid w:val="006167F0"/>
    <w:rsid w:val="0061691A"/>
    <w:rsid w:val="00616FF6"/>
    <w:rsid w:val="006178A3"/>
    <w:rsid w:val="0061795E"/>
    <w:rsid w:val="006201C4"/>
    <w:rsid w:val="00621210"/>
    <w:rsid w:val="00621B96"/>
    <w:rsid w:val="00621C2A"/>
    <w:rsid w:val="00621CA2"/>
    <w:rsid w:val="0062307A"/>
    <w:rsid w:val="00623387"/>
    <w:rsid w:val="00624D6C"/>
    <w:rsid w:val="00624E13"/>
    <w:rsid w:val="0062504E"/>
    <w:rsid w:val="00626B0B"/>
    <w:rsid w:val="00626E4E"/>
    <w:rsid w:val="006271A9"/>
    <w:rsid w:val="006272BD"/>
    <w:rsid w:val="006275EB"/>
    <w:rsid w:val="00627933"/>
    <w:rsid w:val="00627AEE"/>
    <w:rsid w:val="00627C85"/>
    <w:rsid w:val="006302DB"/>
    <w:rsid w:val="00630A1F"/>
    <w:rsid w:val="00630EAB"/>
    <w:rsid w:val="00630F35"/>
    <w:rsid w:val="00631950"/>
    <w:rsid w:val="006321ED"/>
    <w:rsid w:val="00632353"/>
    <w:rsid w:val="006326CF"/>
    <w:rsid w:val="0063313A"/>
    <w:rsid w:val="006333A3"/>
    <w:rsid w:val="00633669"/>
    <w:rsid w:val="00633A3C"/>
    <w:rsid w:val="006346AC"/>
    <w:rsid w:val="00635271"/>
    <w:rsid w:val="0063527F"/>
    <w:rsid w:val="00635325"/>
    <w:rsid w:val="006357AF"/>
    <w:rsid w:val="00635945"/>
    <w:rsid w:val="00635B90"/>
    <w:rsid w:val="00636841"/>
    <w:rsid w:val="0063686A"/>
    <w:rsid w:val="00636D3A"/>
    <w:rsid w:val="00637195"/>
    <w:rsid w:val="006407B9"/>
    <w:rsid w:val="00640947"/>
    <w:rsid w:val="00641058"/>
    <w:rsid w:val="00641226"/>
    <w:rsid w:val="006416B1"/>
    <w:rsid w:val="00641785"/>
    <w:rsid w:val="0064362D"/>
    <w:rsid w:val="00644383"/>
    <w:rsid w:val="00644530"/>
    <w:rsid w:val="006446C9"/>
    <w:rsid w:val="00644953"/>
    <w:rsid w:val="006450FA"/>
    <w:rsid w:val="00645773"/>
    <w:rsid w:val="00645A00"/>
    <w:rsid w:val="006461DD"/>
    <w:rsid w:val="0064651C"/>
    <w:rsid w:val="006466A0"/>
    <w:rsid w:val="006468DE"/>
    <w:rsid w:val="00646E40"/>
    <w:rsid w:val="006472C2"/>
    <w:rsid w:val="00647435"/>
    <w:rsid w:val="00647B58"/>
    <w:rsid w:val="00647DA1"/>
    <w:rsid w:val="006507CE"/>
    <w:rsid w:val="0065085F"/>
    <w:rsid w:val="00650934"/>
    <w:rsid w:val="00650AE5"/>
    <w:rsid w:val="00650D27"/>
    <w:rsid w:val="00651046"/>
    <w:rsid w:val="00652A35"/>
    <w:rsid w:val="00652DAA"/>
    <w:rsid w:val="0065370F"/>
    <w:rsid w:val="00653EF5"/>
    <w:rsid w:val="00655526"/>
    <w:rsid w:val="00655608"/>
    <w:rsid w:val="0065580B"/>
    <w:rsid w:val="0065595D"/>
    <w:rsid w:val="00655A5C"/>
    <w:rsid w:val="00655C07"/>
    <w:rsid w:val="00655EE2"/>
    <w:rsid w:val="006567D0"/>
    <w:rsid w:val="00656C69"/>
    <w:rsid w:val="0065705A"/>
    <w:rsid w:val="00657692"/>
    <w:rsid w:val="006610F8"/>
    <w:rsid w:val="006611E2"/>
    <w:rsid w:val="006615A5"/>
    <w:rsid w:val="0066177F"/>
    <w:rsid w:val="00662042"/>
    <w:rsid w:val="00662302"/>
    <w:rsid w:val="00662C00"/>
    <w:rsid w:val="00662F3C"/>
    <w:rsid w:val="0066353B"/>
    <w:rsid w:val="00663648"/>
    <w:rsid w:val="006636F9"/>
    <w:rsid w:val="00663898"/>
    <w:rsid w:val="00664057"/>
    <w:rsid w:val="00665456"/>
    <w:rsid w:val="00665521"/>
    <w:rsid w:val="00665637"/>
    <w:rsid w:val="00665C87"/>
    <w:rsid w:val="00665FB3"/>
    <w:rsid w:val="00666F74"/>
    <w:rsid w:val="00666FD6"/>
    <w:rsid w:val="006670DE"/>
    <w:rsid w:val="00667233"/>
    <w:rsid w:val="006676BA"/>
    <w:rsid w:val="00667C9B"/>
    <w:rsid w:val="00667FED"/>
    <w:rsid w:val="006703DD"/>
    <w:rsid w:val="0067052A"/>
    <w:rsid w:val="006706A3"/>
    <w:rsid w:val="00670C20"/>
    <w:rsid w:val="00671045"/>
    <w:rsid w:val="00671A95"/>
    <w:rsid w:val="00671B3E"/>
    <w:rsid w:val="00671C64"/>
    <w:rsid w:val="00672D87"/>
    <w:rsid w:val="00672ECC"/>
    <w:rsid w:val="00673321"/>
    <w:rsid w:val="00673CD9"/>
    <w:rsid w:val="006742AA"/>
    <w:rsid w:val="00674370"/>
    <w:rsid w:val="0067449B"/>
    <w:rsid w:val="006745DC"/>
    <w:rsid w:val="0067486F"/>
    <w:rsid w:val="00674907"/>
    <w:rsid w:val="00674E71"/>
    <w:rsid w:val="006754D6"/>
    <w:rsid w:val="00675D2A"/>
    <w:rsid w:val="00676027"/>
    <w:rsid w:val="006762EC"/>
    <w:rsid w:val="006763BC"/>
    <w:rsid w:val="006765CE"/>
    <w:rsid w:val="0067666B"/>
    <w:rsid w:val="00676894"/>
    <w:rsid w:val="00676F1B"/>
    <w:rsid w:val="006771FA"/>
    <w:rsid w:val="00677432"/>
    <w:rsid w:val="006775A1"/>
    <w:rsid w:val="006777BC"/>
    <w:rsid w:val="006778EA"/>
    <w:rsid w:val="006779D3"/>
    <w:rsid w:val="00677A99"/>
    <w:rsid w:val="00677BC1"/>
    <w:rsid w:val="00677C51"/>
    <w:rsid w:val="0068059B"/>
    <w:rsid w:val="00680754"/>
    <w:rsid w:val="00681101"/>
    <w:rsid w:val="00682892"/>
    <w:rsid w:val="00682B53"/>
    <w:rsid w:val="0068353E"/>
    <w:rsid w:val="00683A44"/>
    <w:rsid w:val="00683AB8"/>
    <w:rsid w:val="0068412D"/>
    <w:rsid w:val="00684C00"/>
    <w:rsid w:val="00684D85"/>
    <w:rsid w:val="006855F2"/>
    <w:rsid w:val="006858A9"/>
    <w:rsid w:val="006863DA"/>
    <w:rsid w:val="00686D1A"/>
    <w:rsid w:val="0068730F"/>
    <w:rsid w:val="006879BB"/>
    <w:rsid w:val="00687C31"/>
    <w:rsid w:val="00690C94"/>
    <w:rsid w:val="00691A0C"/>
    <w:rsid w:val="00691E54"/>
    <w:rsid w:val="00691F06"/>
    <w:rsid w:val="00692434"/>
    <w:rsid w:val="0069357F"/>
    <w:rsid w:val="00693733"/>
    <w:rsid w:val="00693DA6"/>
    <w:rsid w:val="0069435A"/>
    <w:rsid w:val="00694408"/>
    <w:rsid w:val="00694D00"/>
    <w:rsid w:val="00694F24"/>
    <w:rsid w:val="00695F50"/>
    <w:rsid w:val="00695FAD"/>
    <w:rsid w:val="006962CA"/>
    <w:rsid w:val="006965B6"/>
    <w:rsid w:val="006968D9"/>
    <w:rsid w:val="00697244"/>
    <w:rsid w:val="006972F8"/>
    <w:rsid w:val="006973F0"/>
    <w:rsid w:val="00697D48"/>
    <w:rsid w:val="006A0098"/>
    <w:rsid w:val="006A0BD0"/>
    <w:rsid w:val="006A14D4"/>
    <w:rsid w:val="006A151C"/>
    <w:rsid w:val="006A1ADD"/>
    <w:rsid w:val="006A1E6B"/>
    <w:rsid w:val="006A1F29"/>
    <w:rsid w:val="006A24AC"/>
    <w:rsid w:val="006A271A"/>
    <w:rsid w:val="006A3876"/>
    <w:rsid w:val="006A3AD8"/>
    <w:rsid w:val="006A3B0D"/>
    <w:rsid w:val="006A3B36"/>
    <w:rsid w:val="006A3E49"/>
    <w:rsid w:val="006A430A"/>
    <w:rsid w:val="006A4A16"/>
    <w:rsid w:val="006A5773"/>
    <w:rsid w:val="006A5924"/>
    <w:rsid w:val="006A59A8"/>
    <w:rsid w:val="006A5E17"/>
    <w:rsid w:val="006A5E7F"/>
    <w:rsid w:val="006A66BB"/>
    <w:rsid w:val="006A6F77"/>
    <w:rsid w:val="006A75BF"/>
    <w:rsid w:val="006A7B03"/>
    <w:rsid w:val="006B06AF"/>
    <w:rsid w:val="006B06C5"/>
    <w:rsid w:val="006B0798"/>
    <w:rsid w:val="006B089E"/>
    <w:rsid w:val="006B0B00"/>
    <w:rsid w:val="006B0B6C"/>
    <w:rsid w:val="006B0BB2"/>
    <w:rsid w:val="006B0C54"/>
    <w:rsid w:val="006B1060"/>
    <w:rsid w:val="006B116C"/>
    <w:rsid w:val="006B1749"/>
    <w:rsid w:val="006B1A6F"/>
    <w:rsid w:val="006B2826"/>
    <w:rsid w:val="006B29BD"/>
    <w:rsid w:val="006B42F1"/>
    <w:rsid w:val="006B44CF"/>
    <w:rsid w:val="006B4975"/>
    <w:rsid w:val="006B54D2"/>
    <w:rsid w:val="006B5D69"/>
    <w:rsid w:val="006B6860"/>
    <w:rsid w:val="006B6DD0"/>
    <w:rsid w:val="006B6DF4"/>
    <w:rsid w:val="006B706C"/>
    <w:rsid w:val="006B7345"/>
    <w:rsid w:val="006B76D3"/>
    <w:rsid w:val="006B7914"/>
    <w:rsid w:val="006B7E08"/>
    <w:rsid w:val="006C0BBF"/>
    <w:rsid w:val="006C0CF2"/>
    <w:rsid w:val="006C1888"/>
    <w:rsid w:val="006C1984"/>
    <w:rsid w:val="006C1F85"/>
    <w:rsid w:val="006C2E31"/>
    <w:rsid w:val="006C389E"/>
    <w:rsid w:val="006C44E2"/>
    <w:rsid w:val="006C470B"/>
    <w:rsid w:val="006C57C3"/>
    <w:rsid w:val="006C5803"/>
    <w:rsid w:val="006C5C2D"/>
    <w:rsid w:val="006C5FEF"/>
    <w:rsid w:val="006C6C37"/>
    <w:rsid w:val="006C6CFA"/>
    <w:rsid w:val="006C6E30"/>
    <w:rsid w:val="006C7581"/>
    <w:rsid w:val="006C772F"/>
    <w:rsid w:val="006C797C"/>
    <w:rsid w:val="006C7A0D"/>
    <w:rsid w:val="006C7ACC"/>
    <w:rsid w:val="006C7F70"/>
    <w:rsid w:val="006D1ABC"/>
    <w:rsid w:val="006D1D98"/>
    <w:rsid w:val="006D3233"/>
    <w:rsid w:val="006D33F0"/>
    <w:rsid w:val="006D3421"/>
    <w:rsid w:val="006D35ED"/>
    <w:rsid w:val="006D396B"/>
    <w:rsid w:val="006D3DBC"/>
    <w:rsid w:val="006D3F90"/>
    <w:rsid w:val="006D4511"/>
    <w:rsid w:val="006D4C51"/>
    <w:rsid w:val="006D55D6"/>
    <w:rsid w:val="006D5B41"/>
    <w:rsid w:val="006D67A2"/>
    <w:rsid w:val="006D681E"/>
    <w:rsid w:val="006D73FE"/>
    <w:rsid w:val="006E0A11"/>
    <w:rsid w:val="006E0FAC"/>
    <w:rsid w:val="006E1412"/>
    <w:rsid w:val="006E167B"/>
    <w:rsid w:val="006E17B9"/>
    <w:rsid w:val="006E1912"/>
    <w:rsid w:val="006E19F4"/>
    <w:rsid w:val="006E1ADA"/>
    <w:rsid w:val="006E1BFB"/>
    <w:rsid w:val="006E1C61"/>
    <w:rsid w:val="006E21C7"/>
    <w:rsid w:val="006E260C"/>
    <w:rsid w:val="006E2BB0"/>
    <w:rsid w:val="006E3296"/>
    <w:rsid w:val="006E33FB"/>
    <w:rsid w:val="006E4FBD"/>
    <w:rsid w:val="006E5636"/>
    <w:rsid w:val="006E56F1"/>
    <w:rsid w:val="006E5D57"/>
    <w:rsid w:val="006E6292"/>
    <w:rsid w:val="006E6647"/>
    <w:rsid w:val="006E6E01"/>
    <w:rsid w:val="006E7544"/>
    <w:rsid w:val="006E7AAC"/>
    <w:rsid w:val="006E7D55"/>
    <w:rsid w:val="006F0545"/>
    <w:rsid w:val="006F09B8"/>
    <w:rsid w:val="006F11F3"/>
    <w:rsid w:val="006F1279"/>
    <w:rsid w:val="006F12AA"/>
    <w:rsid w:val="006F19CE"/>
    <w:rsid w:val="006F19F2"/>
    <w:rsid w:val="006F1A40"/>
    <w:rsid w:val="006F1B64"/>
    <w:rsid w:val="006F1C0D"/>
    <w:rsid w:val="006F3341"/>
    <w:rsid w:val="006F4249"/>
    <w:rsid w:val="006F49A4"/>
    <w:rsid w:val="006F583A"/>
    <w:rsid w:val="006F5A61"/>
    <w:rsid w:val="006F5F4F"/>
    <w:rsid w:val="006F66B6"/>
    <w:rsid w:val="006F6858"/>
    <w:rsid w:val="006F6C16"/>
    <w:rsid w:val="006F718F"/>
    <w:rsid w:val="006F71E5"/>
    <w:rsid w:val="006F7427"/>
    <w:rsid w:val="006F7EA7"/>
    <w:rsid w:val="007001C9"/>
    <w:rsid w:val="00700543"/>
    <w:rsid w:val="00700D81"/>
    <w:rsid w:val="00700F75"/>
    <w:rsid w:val="0070131F"/>
    <w:rsid w:val="007013F5"/>
    <w:rsid w:val="007014F2"/>
    <w:rsid w:val="0070202C"/>
    <w:rsid w:val="007022E7"/>
    <w:rsid w:val="00702E32"/>
    <w:rsid w:val="00703A3C"/>
    <w:rsid w:val="007040DE"/>
    <w:rsid w:val="007049DB"/>
    <w:rsid w:val="00704CC3"/>
    <w:rsid w:val="00704F27"/>
    <w:rsid w:val="0070573A"/>
    <w:rsid w:val="007061C2"/>
    <w:rsid w:val="0070679C"/>
    <w:rsid w:val="00706AEA"/>
    <w:rsid w:val="00707857"/>
    <w:rsid w:val="00707924"/>
    <w:rsid w:val="00707BBA"/>
    <w:rsid w:val="00707C51"/>
    <w:rsid w:val="00710497"/>
    <w:rsid w:val="00711035"/>
    <w:rsid w:val="007110AD"/>
    <w:rsid w:val="0071121B"/>
    <w:rsid w:val="0071173B"/>
    <w:rsid w:val="00711740"/>
    <w:rsid w:val="0071237D"/>
    <w:rsid w:val="007125C6"/>
    <w:rsid w:val="00712B5A"/>
    <w:rsid w:val="00712B8B"/>
    <w:rsid w:val="007139E4"/>
    <w:rsid w:val="00713C83"/>
    <w:rsid w:val="0071494E"/>
    <w:rsid w:val="00714B3F"/>
    <w:rsid w:val="00714D5A"/>
    <w:rsid w:val="007154B0"/>
    <w:rsid w:val="00715F44"/>
    <w:rsid w:val="00716282"/>
    <w:rsid w:val="007163B4"/>
    <w:rsid w:val="007164DF"/>
    <w:rsid w:val="007167B3"/>
    <w:rsid w:val="00716A86"/>
    <w:rsid w:val="00716B68"/>
    <w:rsid w:val="00716FDB"/>
    <w:rsid w:val="0071701A"/>
    <w:rsid w:val="00717903"/>
    <w:rsid w:val="00720B98"/>
    <w:rsid w:val="00720EB5"/>
    <w:rsid w:val="0072100B"/>
    <w:rsid w:val="007213CD"/>
    <w:rsid w:val="0072196B"/>
    <w:rsid w:val="00721C19"/>
    <w:rsid w:val="0072270C"/>
    <w:rsid w:val="0072339F"/>
    <w:rsid w:val="00723479"/>
    <w:rsid w:val="007239C7"/>
    <w:rsid w:val="00724540"/>
    <w:rsid w:val="007245A7"/>
    <w:rsid w:val="00726F18"/>
    <w:rsid w:val="0072729D"/>
    <w:rsid w:val="007308EF"/>
    <w:rsid w:val="0073153A"/>
    <w:rsid w:val="0073175A"/>
    <w:rsid w:val="00732D68"/>
    <w:rsid w:val="0073346C"/>
    <w:rsid w:val="00734C3F"/>
    <w:rsid w:val="00735146"/>
    <w:rsid w:val="007352D7"/>
    <w:rsid w:val="00735743"/>
    <w:rsid w:val="007359A3"/>
    <w:rsid w:val="00735C97"/>
    <w:rsid w:val="00735F55"/>
    <w:rsid w:val="00736087"/>
    <w:rsid w:val="00736709"/>
    <w:rsid w:val="00736A03"/>
    <w:rsid w:val="00736AD4"/>
    <w:rsid w:val="00736C42"/>
    <w:rsid w:val="007370EA"/>
    <w:rsid w:val="00737F68"/>
    <w:rsid w:val="00740CDE"/>
    <w:rsid w:val="00740D23"/>
    <w:rsid w:val="00741403"/>
    <w:rsid w:val="00742AF3"/>
    <w:rsid w:val="00742F0E"/>
    <w:rsid w:val="00743609"/>
    <w:rsid w:val="00743828"/>
    <w:rsid w:val="00743FBB"/>
    <w:rsid w:val="0074417A"/>
    <w:rsid w:val="00745562"/>
    <w:rsid w:val="007458F8"/>
    <w:rsid w:val="00745A29"/>
    <w:rsid w:val="00745AF4"/>
    <w:rsid w:val="00745B4D"/>
    <w:rsid w:val="00745FB2"/>
    <w:rsid w:val="00746AA0"/>
    <w:rsid w:val="007474ED"/>
    <w:rsid w:val="007507E0"/>
    <w:rsid w:val="00750A6C"/>
    <w:rsid w:val="00750AB2"/>
    <w:rsid w:val="00750E62"/>
    <w:rsid w:val="007514C1"/>
    <w:rsid w:val="007515D1"/>
    <w:rsid w:val="00751A08"/>
    <w:rsid w:val="00751CB4"/>
    <w:rsid w:val="00751D94"/>
    <w:rsid w:val="00752250"/>
    <w:rsid w:val="0075234A"/>
    <w:rsid w:val="0075263B"/>
    <w:rsid w:val="007528D3"/>
    <w:rsid w:val="00752951"/>
    <w:rsid w:val="00752990"/>
    <w:rsid w:val="00752EBC"/>
    <w:rsid w:val="00752EEC"/>
    <w:rsid w:val="0075395A"/>
    <w:rsid w:val="00753996"/>
    <w:rsid w:val="007549A6"/>
    <w:rsid w:val="0075565A"/>
    <w:rsid w:val="007559E1"/>
    <w:rsid w:val="00756350"/>
    <w:rsid w:val="0075649B"/>
    <w:rsid w:val="00756E4E"/>
    <w:rsid w:val="007570EC"/>
    <w:rsid w:val="007606C7"/>
    <w:rsid w:val="007619CF"/>
    <w:rsid w:val="0076262C"/>
    <w:rsid w:val="00763070"/>
    <w:rsid w:val="0076311D"/>
    <w:rsid w:val="007649C4"/>
    <w:rsid w:val="00764A77"/>
    <w:rsid w:val="00764A84"/>
    <w:rsid w:val="00764AD4"/>
    <w:rsid w:val="00764C72"/>
    <w:rsid w:val="00765149"/>
    <w:rsid w:val="007654A1"/>
    <w:rsid w:val="007656FE"/>
    <w:rsid w:val="00765775"/>
    <w:rsid w:val="00766166"/>
    <w:rsid w:val="007663B1"/>
    <w:rsid w:val="007668D8"/>
    <w:rsid w:val="00766902"/>
    <w:rsid w:val="00766B06"/>
    <w:rsid w:val="0076734A"/>
    <w:rsid w:val="00767731"/>
    <w:rsid w:val="007678B7"/>
    <w:rsid w:val="0076798D"/>
    <w:rsid w:val="00770A29"/>
    <w:rsid w:val="00770AAE"/>
    <w:rsid w:val="00770D39"/>
    <w:rsid w:val="00770FBB"/>
    <w:rsid w:val="007710B5"/>
    <w:rsid w:val="00771516"/>
    <w:rsid w:val="0077193A"/>
    <w:rsid w:val="00771ACD"/>
    <w:rsid w:val="007728D4"/>
    <w:rsid w:val="00772F4B"/>
    <w:rsid w:val="007730D9"/>
    <w:rsid w:val="007731B6"/>
    <w:rsid w:val="007745CE"/>
    <w:rsid w:val="00775069"/>
    <w:rsid w:val="00775406"/>
    <w:rsid w:val="00775BEC"/>
    <w:rsid w:val="00775CD3"/>
    <w:rsid w:val="00776116"/>
    <w:rsid w:val="0077640D"/>
    <w:rsid w:val="00776967"/>
    <w:rsid w:val="00777229"/>
    <w:rsid w:val="007775B7"/>
    <w:rsid w:val="00777A44"/>
    <w:rsid w:val="00777DB8"/>
    <w:rsid w:val="00777FE3"/>
    <w:rsid w:val="007804CD"/>
    <w:rsid w:val="0078078A"/>
    <w:rsid w:val="00780B83"/>
    <w:rsid w:val="00780B87"/>
    <w:rsid w:val="007811E5"/>
    <w:rsid w:val="00781680"/>
    <w:rsid w:val="007816C8"/>
    <w:rsid w:val="00781850"/>
    <w:rsid w:val="00781D2F"/>
    <w:rsid w:val="00782CB8"/>
    <w:rsid w:val="00782EA0"/>
    <w:rsid w:val="00783A65"/>
    <w:rsid w:val="00783C5C"/>
    <w:rsid w:val="00785091"/>
    <w:rsid w:val="007853B7"/>
    <w:rsid w:val="0078544B"/>
    <w:rsid w:val="00785978"/>
    <w:rsid w:val="00786327"/>
    <w:rsid w:val="0078643C"/>
    <w:rsid w:val="007868CA"/>
    <w:rsid w:val="00786956"/>
    <w:rsid w:val="00786A31"/>
    <w:rsid w:val="00786A36"/>
    <w:rsid w:val="007875B5"/>
    <w:rsid w:val="007877C7"/>
    <w:rsid w:val="00787988"/>
    <w:rsid w:val="007879CE"/>
    <w:rsid w:val="007906DA"/>
    <w:rsid w:val="007906FA"/>
    <w:rsid w:val="00791B3F"/>
    <w:rsid w:val="0079269D"/>
    <w:rsid w:val="007926DE"/>
    <w:rsid w:val="0079408F"/>
    <w:rsid w:val="007940FD"/>
    <w:rsid w:val="007948A8"/>
    <w:rsid w:val="0079497F"/>
    <w:rsid w:val="00794A13"/>
    <w:rsid w:val="00796464"/>
    <w:rsid w:val="0079690B"/>
    <w:rsid w:val="00796AEB"/>
    <w:rsid w:val="00797036"/>
    <w:rsid w:val="007970FF"/>
    <w:rsid w:val="00797521"/>
    <w:rsid w:val="007975C9"/>
    <w:rsid w:val="00797D4A"/>
    <w:rsid w:val="007A068E"/>
    <w:rsid w:val="007A1C4D"/>
    <w:rsid w:val="007A2554"/>
    <w:rsid w:val="007A2A5A"/>
    <w:rsid w:val="007A2E60"/>
    <w:rsid w:val="007A3133"/>
    <w:rsid w:val="007A329A"/>
    <w:rsid w:val="007A3454"/>
    <w:rsid w:val="007A533E"/>
    <w:rsid w:val="007A59DC"/>
    <w:rsid w:val="007A5DB6"/>
    <w:rsid w:val="007A62BB"/>
    <w:rsid w:val="007A682D"/>
    <w:rsid w:val="007A6F0D"/>
    <w:rsid w:val="007A7ADC"/>
    <w:rsid w:val="007B04AC"/>
    <w:rsid w:val="007B06AC"/>
    <w:rsid w:val="007B0A4F"/>
    <w:rsid w:val="007B1187"/>
    <w:rsid w:val="007B160E"/>
    <w:rsid w:val="007B1614"/>
    <w:rsid w:val="007B1697"/>
    <w:rsid w:val="007B1E6B"/>
    <w:rsid w:val="007B1FD5"/>
    <w:rsid w:val="007B25C5"/>
    <w:rsid w:val="007B2E6D"/>
    <w:rsid w:val="007B3641"/>
    <w:rsid w:val="007B38BF"/>
    <w:rsid w:val="007B461E"/>
    <w:rsid w:val="007B4F47"/>
    <w:rsid w:val="007B533E"/>
    <w:rsid w:val="007B53BA"/>
    <w:rsid w:val="007B59C5"/>
    <w:rsid w:val="007B62B3"/>
    <w:rsid w:val="007B6C64"/>
    <w:rsid w:val="007B6EA4"/>
    <w:rsid w:val="007B6FCC"/>
    <w:rsid w:val="007B70B3"/>
    <w:rsid w:val="007B71FE"/>
    <w:rsid w:val="007B782E"/>
    <w:rsid w:val="007B7AAF"/>
    <w:rsid w:val="007C0076"/>
    <w:rsid w:val="007C0D69"/>
    <w:rsid w:val="007C1039"/>
    <w:rsid w:val="007C1205"/>
    <w:rsid w:val="007C1B4B"/>
    <w:rsid w:val="007C21BD"/>
    <w:rsid w:val="007C28C7"/>
    <w:rsid w:val="007C2943"/>
    <w:rsid w:val="007C3386"/>
    <w:rsid w:val="007C3565"/>
    <w:rsid w:val="007C3675"/>
    <w:rsid w:val="007C3679"/>
    <w:rsid w:val="007C38E5"/>
    <w:rsid w:val="007C399C"/>
    <w:rsid w:val="007C39E0"/>
    <w:rsid w:val="007C3B37"/>
    <w:rsid w:val="007C3EDC"/>
    <w:rsid w:val="007C51C5"/>
    <w:rsid w:val="007C6280"/>
    <w:rsid w:val="007C664A"/>
    <w:rsid w:val="007C6BCC"/>
    <w:rsid w:val="007C6C91"/>
    <w:rsid w:val="007C7441"/>
    <w:rsid w:val="007D028A"/>
    <w:rsid w:val="007D03AB"/>
    <w:rsid w:val="007D087C"/>
    <w:rsid w:val="007D0E74"/>
    <w:rsid w:val="007D1040"/>
    <w:rsid w:val="007D15A8"/>
    <w:rsid w:val="007D1840"/>
    <w:rsid w:val="007D19BA"/>
    <w:rsid w:val="007D1AEF"/>
    <w:rsid w:val="007D1C6B"/>
    <w:rsid w:val="007D1D61"/>
    <w:rsid w:val="007D1F49"/>
    <w:rsid w:val="007D225C"/>
    <w:rsid w:val="007D2751"/>
    <w:rsid w:val="007D2858"/>
    <w:rsid w:val="007D3B25"/>
    <w:rsid w:val="007D3B56"/>
    <w:rsid w:val="007D408E"/>
    <w:rsid w:val="007D425B"/>
    <w:rsid w:val="007D4A9A"/>
    <w:rsid w:val="007D5CD9"/>
    <w:rsid w:val="007D62DC"/>
    <w:rsid w:val="007D6AA0"/>
    <w:rsid w:val="007D6BEC"/>
    <w:rsid w:val="007D6CE7"/>
    <w:rsid w:val="007D73B3"/>
    <w:rsid w:val="007D7B0C"/>
    <w:rsid w:val="007D7E95"/>
    <w:rsid w:val="007E0BEF"/>
    <w:rsid w:val="007E0C3C"/>
    <w:rsid w:val="007E0F56"/>
    <w:rsid w:val="007E1627"/>
    <w:rsid w:val="007E16AA"/>
    <w:rsid w:val="007E1987"/>
    <w:rsid w:val="007E1F14"/>
    <w:rsid w:val="007E1FAF"/>
    <w:rsid w:val="007E2298"/>
    <w:rsid w:val="007E319A"/>
    <w:rsid w:val="007E3282"/>
    <w:rsid w:val="007E3A18"/>
    <w:rsid w:val="007E452F"/>
    <w:rsid w:val="007E4733"/>
    <w:rsid w:val="007E4AFC"/>
    <w:rsid w:val="007E4EB5"/>
    <w:rsid w:val="007E5354"/>
    <w:rsid w:val="007E565D"/>
    <w:rsid w:val="007E669F"/>
    <w:rsid w:val="007E6774"/>
    <w:rsid w:val="007E678C"/>
    <w:rsid w:val="007E71F0"/>
    <w:rsid w:val="007F0990"/>
    <w:rsid w:val="007F0D94"/>
    <w:rsid w:val="007F0DB3"/>
    <w:rsid w:val="007F10A1"/>
    <w:rsid w:val="007F12FB"/>
    <w:rsid w:val="007F1413"/>
    <w:rsid w:val="007F1635"/>
    <w:rsid w:val="007F1F5B"/>
    <w:rsid w:val="007F20A4"/>
    <w:rsid w:val="007F21F8"/>
    <w:rsid w:val="007F26F0"/>
    <w:rsid w:val="007F2935"/>
    <w:rsid w:val="007F2A23"/>
    <w:rsid w:val="007F2C12"/>
    <w:rsid w:val="007F40E6"/>
    <w:rsid w:val="007F416F"/>
    <w:rsid w:val="007F5298"/>
    <w:rsid w:val="007F544D"/>
    <w:rsid w:val="007F627E"/>
    <w:rsid w:val="007F654B"/>
    <w:rsid w:val="007F6AE1"/>
    <w:rsid w:val="007F6CE9"/>
    <w:rsid w:val="007F7567"/>
    <w:rsid w:val="007F760B"/>
    <w:rsid w:val="007F782A"/>
    <w:rsid w:val="007F799E"/>
    <w:rsid w:val="00800D25"/>
    <w:rsid w:val="008010D3"/>
    <w:rsid w:val="00801852"/>
    <w:rsid w:val="00801F1D"/>
    <w:rsid w:val="0080224B"/>
    <w:rsid w:val="00802AEF"/>
    <w:rsid w:val="00802BDD"/>
    <w:rsid w:val="00802E97"/>
    <w:rsid w:val="00803400"/>
    <w:rsid w:val="00803469"/>
    <w:rsid w:val="00803521"/>
    <w:rsid w:val="00803B58"/>
    <w:rsid w:val="00803DEB"/>
    <w:rsid w:val="00804315"/>
    <w:rsid w:val="00804E92"/>
    <w:rsid w:val="00804F28"/>
    <w:rsid w:val="00805468"/>
    <w:rsid w:val="00805598"/>
    <w:rsid w:val="00805A0E"/>
    <w:rsid w:val="00806307"/>
    <w:rsid w:val="00807506"/>
    <w:rsid w:val="00807780"/>
    <w:rsid w:val="00807CF5"/>
    <w:rsid w:val="00807DA6"/>
    <w:rsid w:val="008103FA"/>
    <w:rsid w:val="0081130E"/>
    <w:rsid w:val="008114C3"/>
    <w:rsid w:val="008115D2"/>
    <w:rsid w:val="00811E94"/>
    <w:rsid w:val="00811EC9"/>
    <w:rsid w:val="00811ED2"/>
    <w:rsid w:val="00812B99"/>
    <w:rsid w:val="00813AF4"/>
    <w:rsid w:val="00813EF7"/>
    <w:rsid w:val="00814259"/>
    <w:rsid w:val="0081522A"/>
    <w:rsid w:val="00815524"/>
    <w:rsid w:val="008164D7"/>
    <w:rsid w:val="00816A30"/>
    <w:rsid w:val="00816ED4"/>
    <w:rsid w:val="00817143"/>
    <w:rsid w:val="0081716D"/>
    <w:rsid w:val="00817700"/>
    <w:rsid w:val="00820443"/>
    <w:rsid w:val="008204B3"/>
    <w:rsid w:val="00820866"/>
    <w:rsid w:val="00820F4F"/>
    <w:rsid w:val="0082148A"/>
    <w:rsid w:val="00822882"/>
    <w:rsid w:val="00822BF9"/>
    <w:rsid w:val="00822BFE"/>
    <w:rsid w:val="008233C8"/>
    <w:rsid w:val="008249D5"/>
    <w:rsid w:val="008254FA"/>
    <w:rsid w:val="0082568E"/>
    <w:rsid w:val="00825AC1"/>
    <w:rsid w:val="008270F5"/>
    <w:rsid w:val="008271D4"/>
    <w:rsid w:val="0082777C"/>
    <w:rsid w:val="00827AFD"/>
    <w:rsid w:val="00827D0D"/>
    <w:rsid w:val="0083058C"/>
    <w:rsid w:val="008310B2"/>
    <w:rsid w:val="008314A5"/>
    <w:rsid w:val="00831751"/>
    <w:rsid w:val="008317C0"/>
    <w:rsid w:val="008317F4"/>
    <w:rsid w:val="00831E60"/>
    <w:rsid w:val="008328B8"/>
    <w:rsid w:val="00832F4F"/>
    <w:rsid w:val="00833C88"/>
    <w:rsid w:val="00833E32"/>
    <w:rsid w:val="008344F9"/>
    <w:rsid w:val="00834906"/>
    <w:rsid w:val="00834A04"/>
    <w:rsid w:val="00834A4E"/>
    <w:rsid w:val="00835A56"/>
    <w:rsid w:val="00835AB7"/>
    <w:rsid w:val="00836362"/>
    <w:rsid w:val="0083676A"/>
    <w:rsid w:val="00836EB5"/>
    <w:rsid w:val="00836ED5"/>
    <w:rsid w:val="00837116"/>
    <w:rsid w:val="0083729A"/>
    <w:rsid w:val="0084028E"/>
    <w:rsid w:val="008407D6"/>
    <w:rsid w:val="00840AD3"/>
    <w:rsid w:val="00840D14"/>
    <w:rsid w:val="00841A7B"/>
    <w:rsid w:val="00841B39"/>
    <w:rsid w:val="00843616"/>
    <w:rsid w:val="00843A4C"/>
    <w:rsid w:val="00843BD7"/>
    <w:rsid w:val="00843D47"/>
    <w:rsid w:val="00844175"/>
    <w:rsid w:val="00844790"/>
    <w:rsid w:val="00845179"/>
    <w:rsid w:val="00845B98"/>
    <w:rsid w:val="0084632F"/>
    <w:rsid w:val="00846938"/>
    <w:rsid w:val="00846BE2"/>
    <w:rsid w:val="00846FAF"/>
    <w:rsid w:val="00847131"/>
    <w:rsid w:val="00847633"/>
    <w:rsid w:val="00847BC4"/>
    <w:rsid w:val="00847F2B"/>
    <w:rsid w:val="008509FB"/>
    <w:rsid w:val="00850B85"/>
    <w:rsid w:val="00851911"/>
    <w:rsid w:val="00851F22"/>
    <w:rsid w:val="00852883"/>
    <w:rsid w:val="00853A20"/>
    <w:rsid w:val="008547E3"/>
    <w:rsid w:val="00854F11"/>
    <w:rsid w:val="0085521B"/>
    <w:rsid w:val="00855491"/>
    <w:rsid w:val="008555C2"/>
    <w:rsid w:val="008559B7"/>
    <w:rsid w:val="00856395"/>
    <w:rsid w:val="008566F0"/>
    <w:rsid w:val="00856AE6"/>
    <w:rsid w:val="00856B4C"/>
    <w:rsid w:val="0085761F"/>
    <w:rsid w:val="00857D12"/>
    <w:rsid w:val="00860141"/>
    <w:rsid w:val="008601A1"/>
    <w:rsid w:val="0086078D"/>
    <w:rsid w:val="008607F1"/>
    <w:rsid w:val="00860A46"/>
    <w:rsid w:val="00860CD4"/>
    <w:rsid w:val="00860E06"/>
    <w:rsid w:val="00861616"/>
    <w:rsid w:val="0086248F"/>
    <w:rsid w:val="008624E8"/>
    <w:rsid w:val="0086417A"/>
    <w:rsid w:val="008648F2"/>
    <w:rsid w:val="008653B4"/>
    <w:rsid w:val="0086541B"/>
    <w:rsid w:val="0086584D"/>
    <w:rsid w:val="00865B26"/>
    <w:rsid w:val="00865DDC"/>
    <w:rsid w:val="0086613A"/>
    <w:rsid w:val="0086625B"/>
    <w:rsid w:val="008665B1"/>
    <w:rsid w:val="00866C89"/>
    <w:rsid w:val="008675F6"/>
    <w:rsid w:val="00870280"/>
    <w:rsid w:val="00870C77"/>
    <w:rsid w:val="00871061"/>
    <w:rsid w:val="00871393"/>
    <w:rsid w:val="00871B98"/>
    <w:rsid w:val="00873323"/>
    <w:rsid w:val="00873C80"/>
    <w:rsid w:val="00873E3F"/>
    <w:rsid w:val="0087451D"/>
    <w:rsid w:val="0087459C"/>
    <w:rsid w:val="00875546"/>
    <w:rsid w:val="0087570C"/>
    <w:rsid w:val="00875980"/>
    <w:rsid w:val="00875A01"/>
    <w:rsid w:val="00875B1F"/>
    <w:rsid w:val="00875DAC"/>
    <w:rsid w:val="00876FCA"/>
    <w:rsid w:val="00877978"/>
    <w:rsid w:val="00877BB1"/>
    <w:rsid w:val="00877E90"/>
    <w:rsid w:val="00880011"/>
    <w:rsid w:val="00880BBF"/>
    <w:rsid w:val="00880E66"/>
    <w:rsid w:val="00881762"/>
    <w:rsid w:val="0088187A"/>
    <w:rsid w:val="00881AC9"/>
    <w:rsid w:val="00881B98"/>
    <w:rsid w:val="008820BE"/>
    <w:rsid w:val="008838F0"/>
    <w:rsid w:val="0088396B"/>
    <w:rsid w:val="00883A5B"/>
    <w:rsid w:val="00883DA2"/>
    <w:rsid w:val="00884101"/>
    <w:rsid w:val="00885377"/>
    <w:rsid w:val="00885B2A"/>
    <w:rsid w:val="00885FE7"/>
    <w:rsid w:val="00886173"/>
    <w:rsid w:val="008867CF"/>
    <w:rsid w:val="00887F87"/>
    <w:rsid w:val="008901DA"/>
    <w:rsid w:val="00890249"/>
    <w:rsid w:val="008912AA"/>
    <w:rsid w:val="00891355"/>
    <w:rsid w:val="008920D3"/>
    <w:rsid w:val="008928D6"/>
    <w:rsid w:val="00892912"/>
    <w:rsid w:val="0089345B"/>
    <w:rsid w:val="00893F80"/>
    <w:rsid w:val="00894312"/>
    <w:rsid w:val="00894942"/>
    <w:rsid w:val="00894DA6"/>
    <w:rsid w:val="00894E82"/>
    <w:rsid w:val="00894F08"/>
    <w:rsid w:val="00895669"/>
    <w:rsid w:val="00895947"/>
    <w:rsid w:val="00896195"/>
    <w:rsid w:val="008961FA"/>
    <w:rsid w:val="00896422"/>
    <w:rsid w:val="008966CC"/>
    <w:rsid w:val="00896894"/>
    <w:rsid w:val="00896F07"/>
    <w:rsid w:val="008977C5"/>
    <w:rsid w:val="00897E6E"/>
    <w:rsid w:val="008A0273"/>
    <w:rsid w:val="008A0A84"/>
    <w:rsid w:val="008A10C3"/>
    <w:rsid w:val="008A15A1"/>
    <w:rsid w:val="008A1697"/>
    <w:rsid w:val="008A1883"/>
    <w:rsid w:val="008A1B35"/>
    <w:rsid w:val="008A219F"/>
    <w:rsid w:val="008A2A67"/>
    <w:rsid w:val="008A2D07"/>
    <w:rsid w:val="008A303F"/>
    <w:rsid w:val="008A30BF"/>
    <w:rsid w:val="008A4255"/>
    <w:rsid w:val="008A49AA"/>
    <w:rsid w:val="008A52CA"/>
    <w:rsid w:val="008A56C4"/>
    <w:rsid w:val="008A5778"/>
    <w:rsid w:val="008A591A"/>
    <w:rsid w:val="008A6709"/>
    <w:rsid w:val="008A6A29"/>
    <w:rsid w:val="008A6A6D"/>
    <w:rsid w:val="008A7A7F"/>
    <w:rsid w:val="008A7CA3"/>
    <w:rsid w:val="008B0330"/>
    <w:rsid w:val="008B0B38"/>
    <w:rsid w:val="008B1351"/>
    <w:rsid w:val="008B1B8B"/>
    <w:rsid w:val="008B2293"/>
    <w:rsid w:val="008B22D8"/>
    <w:rsid w:val="008B23FD"/>
    <w:rsid w:val="008B2776"/>
    <w:rsid w:val="008B2A4B"/>
    <w:rsid w:val="008B3137"/>
    <w:rsid w:val="008B325C"/>
    <w:rsid w:val="008B383F"/>
    <w:rsid w:val="008B44E9"/>
    <w:rsid w:val="008B48CD"/>
    <w:rsid w:val="008B4DF8"/>
    <w:rsid w:val="008B5192"/>
    <w:rsid w:val="008B52EF"/>
    <w:rsid w:val="008B546B"/>
    <w:rsid w:val="008B620B"/>
    <w:rsid w:val="008B6615"/>
    <w:rsid w:val="008B7CA4"/>
    <w:rsid w:val="008C06F8"/>
    <w:rsid w:val="008C0C95"/>
    <w:rsid w:val="008C16E0"/>
    <w:rsid w:val="008C182F"/>
    <w:rsid w:val="008C1AE7"/>
    <w:rsid w:val="008C1BCB"/>
    <w:rsid w:val="008C1E20"/>
    <w:rsid w:val="008C2057"/>
    <w:rsid w:val="008C21B0"/>
    <w:rsid w:val="008C24F4"/>
    <w:rsid w:val="008C273B"/>
    <w:rsid w:val="008C2883"/>
    <w:rsid w:val="008C3247"/>
    <w:rsid w:val="008C422A"/>
    <w:rsid w:val="008C4A5C"/>
    <w:rsid w:val="008C4B4B"/>
    <w:rsid w:val="008C4CF8"/>
    <w:rsid w:val="008C5F28"/>
    <w:rsid w:val="008C7503"/>
    <w:rsid w:val="008C751F"/>
    <w:rsid w:val="008C7527"/>
    <w:rsid w:val="008D0141"/>
    <w:rsid w:val="008D044A"/>
    <w:rsid w:val="008D05CF"/>
    <w:rsid w:val="008D0906"/>
    <w:rsid w:val="008D09F2"/>
    <w:rsid w:val="008D0CFC"/>
    <w:rsid w:val="008D1B37"/>
    <w:rsid w:val="008D1B60"/>
    <w:rsid w:val="008D2E1B"/>
    <w:rsid w:val="008D415C"/>
    <w:rsid w:val="008D44AF"/>
    <w:rsid w:val="008D46BE"/>
    <w:rsid w:val="008D49B6"/>
    <w:rsid w:val="008D4C2A"/>
    <w:rsid w:val="008D5087"/>
    <w:rsid w:val="008D51A5"/>
    <w:rsid w:val="008D5963"/>
    <w:rsid w:val="008D5B65"/>
    <w:rsid w:val="008D5BA6"/>
    <w:rsid w:val="008D6387"/>
    <w:rsid w:val="008D65CA"/>
    <w:rsid w:val="008D6FCB"/>
    <w:rsid w:val="008D7757"/>
    <w:rsid w:val="008E003F"/>
    <w:rsid w:val="008E00DA"/>
    <w:rsid w:val="008E02A7"/>
    <w:rsid w:val="008E0757"/>
    <w:rsid w:val="008E08D4"/>
    <w:rsid w:val="008E0942"/>
    <w:rsid w:val="008E0E84"/>
    <w:rsid w:val="008E14D6"/>
    <w:rsid w:val="008E1D52"/>
    <w:rsid w:val="008E1E51"/>
    <w:rsid w:val="008E1EB5"/>
    <w:rsid w:val="008E227E"/>
    <w:rsid w:val="008E2429"/>
    <w:rsid w:val="008E3C3E"/>
    <w:rsid w:val="008E4E1A"/>
    <w:rsid w:val="008E4F84"/>
    <w:rsid w:val="008E5128"/>
    <w:rsid w:val="008E5232"/>
    <w:rsid w:val="008E5443"/>
    <w:rsid w:val="008E5A52"/>
    <w:rsid w:val="008E5BC9"/>
    <w:rsid w:val="008E625A"/>
    <w:rsid w:val="008E628D"/>
    <w:rsid w:val="008E66FF"/>
    <w:rsid w:val="008E716E"/>
    <w:rsid w:val="008E75D5"/>
    <w:rsid w:val="008E7D17"/>
    <w:rsid w:val="008F022A"/>
    <w:rsid w:val="008F04D9"/>
    <w:rsid w:val="008F064D"/>
    <w:rsid w:val="008F0AEE"/>
    <w:rsid w:val="008F115C"/>
    <w:rsid w:val="008F1F08"/>
    <w:rsid w:val="008F24BA"/>
    <w:rsid w:val="008F30E7"/>
    <w:rsid w:val="008F3299"/>
    <w:rsid w:val="008F3A1F"/>
    <w:rsid w:val="008F3BCB"/>
    <w:rsid w:val="008F405D"/>
    <w:rsid w:val="008F4EE8"/>
    <w:rsid w:val="008F55CD"/>
    <w:rsid w:val="008F5707"/>
    <w:rsid w:val="008F5752"/>
    <w:rsid w:val="008F5B0E"/>
    <w:rsid w:val="008F680A"/>
    <w:rsid w:val="008F7275"/>
    <w:rsid w:val="008F797E"/>
    <w:rsid w:val="008F79DE"/>
    <w:rsid w:val="008F7CC0"/>
    <w:rsid w:val="008F7D7C"/>
    <w:rsid w:val="00900566"/>
    <w:rsid w:val="00900744"/>
    <w:rsid w:val="0090176E"/>
    <w:rsid w:val="0090252F"/>
    <w:rsid w:val="009025A6"/>
    <w:rsid w:val="009031BB"/>
    <w:rsid w:val="00903525"/>
    <w:rsid w:val="009037F5"/>
    <w:rsid w:val="00903901"/>
    <w:rsid w:val="00903CD7"/>
    <w:rsid w:val="00904136"/>
    <w:rsid w:val="009049E6"/>
    <w:rsid w:val="0090526E"/>
    <w:rsid w:val="009053E4"/>
    <w:rsid w:val="00905675"/>
    <w:rsid w:val="0090637D"/>
    <w:rsid w:val="0090693B"/>
    <w:rsid w:val="00906B3D"/>
    <w:rsid w:val="00906EF2"/>
    <w:rsid w:val="00907B68"/>
    <w:rsid w:val="00907D76"/>
    <w:rsid w:val="009104A2"/>
    <w:rsid w:val="009110F5"/>
    <w:rsid w:val="00911144"/>
    <w:rsid w:val="009112B3"/>
    <w:rsid w:val="0091164A"/>
    <w:rsid w:val="00912151"/>
    <w:rsid w:val="0091245A"/>
    <w:rsid w:val="0091268B"/>
    <w:rsid w:val="00912D80"/>
    <w:rsid w:val="00912DC6"/>
    <w:rsid w:val="00913236"/>
    <w:rsid w:val="00913637"/>
    <w:rsid w:val="00913864"/>
    <w:rsid w:val="009139E7"/>
    <w:rsid w:val="00913A34"/>
    <w:rsid w:val="009142D7"/>
    <w:rsid w:val="0091453E"/>
    <w:rsid w:val="00914B90"/>
    <w:rsid w:val="00915D00"/>
    <w:rsid w:val="00915E8D"/>
    <w:rsid w:val="00915FD4"/>
    <w:rsid w:val="00916011"/>
    <w:rsid w:val="00916B18"/>
    <w:rsid w:val="00916D46"/>
    <w:rsid w:val="00917501"/>
    <w:rsid w:val="00920BE0"/>
    <w:rsid w:val="00921C75"/>
    <w:rsid w:val="009220E6"/>
    <w:rsid w:val="00922322"/>
    <w:rsid w:val="00923053"/>
    <w:rsid w:val="00923D67"/>
    <w:rsid w:val="00924602"/>
    <w:rsid w:val="00925663"/>
    <w:rsid w:val="00925BF5"/>
    <w:rsid w:val="00926B21"/>
    <w:rsid w:val="009279A6"/>
    <w:rsid w:val="00927D39"/>
    <w:rsid w:val="0093013F"/>
    <w:rsid w:val="009305CE"/>
    <w:rsid w:val="00930B42"/>
    <w:rsid w:val="009318D2"/>
    <w:rsid w:val="0093195F"/>
    <w:rsid w:val="00931ACA"/>
    <w:rsid w:val="00931B4F"/>
    <w:rsid w:val="00931CF6"/>
    <w:rsid w:val="00931F59"/>
    <w:rsid w:val="009323A8"/>
    <w:rsid w:val="009324E9"/>
    <w:rsid w:val="00932AEA"/>
    <w:rsid w:val="00932E36"/>
    <w:rsid w:val="0093314C"/>
    <w:rsid w:val="0093443B"/>
    <w:rsid w:val="009348B0"/>
    <w:rsid w:val="00934961"/>
    <w:rsid w:val="009353EB"/>
    <w:rsid w:val="009354F9"/>
    <w:rsid w:val="0093561E"/>
    <w:rsid w:val="00936476"/>
    <w:rsid w:val="00936648"/>
    <w:rsid w:val="00936745"/>
    <w:rsid w:val="00936BE8"/>
    <w:rsid w:val="00937136"/>
    <w:rsid w:val="00937373"/>
    <w:rsid w:val="00940074"/>
    <w:rsid w:val="009403F6"/>
    <w:rsid w:val="0094058C"/>
    <w:rsid w:val="00940F10"/>
    <w:rsid w:val="00941277"/>
    <w:rsid w:val="00942413"/>
    <w:rsid w:val="009428F2"/>
    <w:rsid w:val="00943811"/>
    <w:rsid w:val="00943A2A"/>
    <w:rsid w:val="00943F47"/>
    <w:rsid w:val="009460FC"/>
    <w:rsid w:val="0094643E"/>
    <w:rsid w:val="0094708A"/>
    <w:rsid w:val="00947379"/>
    <w:rsid w:val="009474DF"/>
    <w:rsid w:val="00947CAC"/>
    <w:rsid w:val="00950761"/>
    <w:rsid w:val="0095104F"/>
    <w:rsid w:val="00951E05"/>
    <w:rsid w:val="00951E50"/>
    <w:rsid w:val="00951EBB"/>
    <w:rsid w:val="00952A70"/>
    <w:rsid w:val="009530F0"/>
    <w:rsid w:val="0095354C"/>
    <w:rsid w:val="00953913"/>
    <w:rsid w:val="0095398C"/>
    <w:rsid w:val="00953F87"/>
    <w:rsid w:val="009547E6"/>
    <w:rsid w:val="0095483C"/>
    <w:rsid w:val="00955137"/>
    <w:rsid w:val="00955408"/>
    <w:rsid w:val="00955419"/>
    <w:rsid w:val="00955653"/>
    <w:rsid w:val="00955727"/>
    <w:rsid w:val="009558DB"/>
    <w:rsid w:val="00955DD6"/>
    <w:rsid w:val="0095637C"/>
    <w:rsid w:val="00956FCC"/>
    <w:rsid w:val="009572BD"/>
    <w:rsid w:val="00957E18"/>
    <w:rsid w:val="00957E75"/>
    <w:rsid w:val="00960124"/>
    <w:rsid w:val="00960462"/>
    <w:rsid w:val="009606A4"/>
    <w:rsid w:val="00961384"/>
    <w:rsid w:val="00961624"/>
    <w:rsid w:val="00961651"/>
    <w:rsid w:val="00961C04"/>
    <w:rsid w:val="00961C0A"/>
    <w:rsid w:val="009625C3"/>
    <w:rsid w:val="0096320A"/>
    <w:rsid w:val="009633AB"/>
    <w:rsid w:val="00963E76"/>
    <w:rsid w:val="0096435F"/>
    <w:rsid w:val="00964B7F"/>
    <w:rsid w:val="00964BBB"/>
    <w:rsid w:val="00965473"/>
    <w:rsid w:val="0096577F"/>
    <w:rsid w:val="00965918"/>
    <w:rsid w:val="0096621D"/>
    <w:rsid w:val="00966260"/>
    <w:rsid w:val="009666A8"/>
    <w:rsid w:val="00967413"/>
    <w:rsid w:val="00967C65"/>
    <w:rsid w:val="00967D8A"/>
    <w:rsid w:val="00970256"/>
    <w:rsid w:val="0097055A"/>
    <w:rsid w:val="009707B1"/>
    <w:rsid w:val="00970F2E"/>
    <w:rsid w:val="0097108D"/>
    <w:rsid w:val="00971F05"/>
    <w:rsid w:val="009725E5"/>
    <w:rsid w:val="00972807"/>
    <w:rsid w:val="00972EB3"/>
    <w:rsid w:val="00973072"/>
    <w:rsid w:val="0097343A"/>
    <w:rsid w:val="009745D1"/>
    <w:rsid w:val="009749EC"/>
    <w:rsid w:val="009758B0"/>
    <w:rsid w:val="009760B0"/>
    <w:rsid w:val="00976566"/>
    <w:rsid w:val="00976AF7"/>
    <w:rsid w:val="00976BBC"/>
    <w:rsid w:val="0097727D"/>
    <w:rsid w:val="009777DA"/>
    <w:rsid w:val="00977925"/>
    <w:rsid w:val="00977EBB"/>
    <w:rsid w:val="009802A3"/>
    <w:rsid w:val="009806DB"/>
    <w:rsid w:val="0098086F"/>
    <w:rsid w:val="00980E6B"/>
    <w:rsid w:val="009810C6"/>
    <w:rsid w:val="009822E2"/>
    <w:rsid w:val="009824F0"/>
    <w:rsid w:val="009828CA"/>
    <w:rsid w:val="00982AA0"/>
    <w:rsid w:val="00982AA1"/>
    <w:rsid w:val="00983DAC"/>
    <w:rsid w:val="00983E6C"/>
    <w:rsid w:val="00984E9B"/>
    <w:rsid w:val="00984EB3"/>
    <w:rsid w:val="009851E1"/>
    <w:rsid w:val="00985408"/>
    <w:rsid w:val="0098557B"/>
    <w:rsid w:val="00985BEC"/>
    <w:rsid w:val="00985D21"/>
    <w:rsid w:val="00986272"/>
    <w:rsid w:val="00986FFD"/>
    <w:rsid w:val="009870FE"/>
    <w:rsid w:val="00987273"/>
    <w:rsid w:val="0098736C"/>
    <w:rsid w:val="00987EC3"/>
    <w:rsid w:val="00990596"/>
    <w:rsid w:val="009908F8"/>
    <w:rsid w:val="00990F8E"/>
    <w:rsid w:val="0099142B"/>
    <w:rsid w:val="00991462"/>
    <w:rsid w:val="009923A2"/>
    <w:rsid w:val="00992454"/>
    <w:rsid w:val="00992705"/>
    <w:rsid w:val="0099273E"/>
    <w:rsid w:val="00992B76"/>
    <w:rsid w:val="00992F0D"/>
    <w:rsid w:val="009930CD"/>
    <w:rsid w:val="009936F3"/>
    <w:rsid w:val="00993A5C"/>
    <w:rsid w:val="009947EA"/>
    <w:rsid w:val="009959F9"/>
    <w:rsid w:val="009A05AC"/>
    <w:rsid w:val="009A0826"/>
    <w:rsid w:val="009A0BF3"/>
    <w:rsid w:val="009A114F"/>
    <w:rsid w:val="009A1AA0"/>
    <w:rsid w:val="009A1F7B"/>
    <w:rsid w:val="009A216A"/>
    <w:rsid w:val="009A2951"/>
    <w:rsid w:val="009A2AEC"/>
    <w:rsid w:val="009A3A0B"/>
    <w:rsid w:val="009A3C53"/>
    <w:rsid w:val="009A3E68"/>
    <w:rsid w:val="009A3F04"/>
    <w:rsid w:val="009A42B2"/>
    <w:rsid w:val="009A42D9"/>
    <w:rsid w:val="009A45CE"/>
    <w:rsid w:val="009A4C49"/>
    <w:rsid w:val="009A5327"/>
    <w:rsid w:val="009A56A8"/>
    <w:rsid w:val="009A56BB"/>
    <w:rsid w:val="009A5D99"/>
    <w:rsid w:val="009A5FD4"/>
    <w:rsid w:val="009A6BB6"/>
    <w:rsid w:val="009A7568"/>
    <w:rsid w:val="009B0405"/>
    <w:rsid w:val="009B0593"/>
    <w:rsid w:val="009B0AB6"/>
    <w:rsid w:val="009B1065"/>
    <w:rsid w:val="009B2335"/>
    <w:rsid w:val="009B2F87"/>
    <w:rsid w:val="009B302B"/>
    <w:rsid w:val="009B3309"/>
    <w:rsid w:val="009B3399"/>
    <w:rsid w:val="009B3A72"/>
    <w:rsid w:val="009B4184"/>
    <w:rsid w:val="009B4996"/>
    <w:rsid w:val="009B4A80"/>
    <w:rsid w:val="009B4B9F"/>
    <w:rsid w:val="009B4DFC"/>
    <w:rsid w:val="009B4E0D"/>
    <w:rsid w:val="009B5892"/>
    <w:rsid w:val="009B5CD0"/>
    <w:rsid w:val="009B787B"/>
    <w:rsid w:val="009C0751"/>
    <w:rsid w:val="009C0773"/>
    <w:rsid w:val="009C0EF9"/>
    <w:rsid w:val="009C1285"/>
    <w:rsid w:val="009C241E"/>
    <w:rsid w:val="009C2A2A"/>
    <w:rsid w:val="009C2A67"/>
    <w:rsid w:val="009C2EFC"/>
    <w:rsid w:val="009C2FD0"/>
    <w:rsid w:val="009C39CA"/>
    <w:rsid w:val="009C3AE2"/>
    <w:rsid w:val="009C3FAC"/>
    <w:rsid w:val="009C43DF"/>
    <w:rsid w:val="009C4991"/>
    <w:rsid w:val="009C4E70"/>
    <w:rsid w:val="009C517F"/>
    <w:rsid w:val="009C5556"/>
    <w:rsid w:val="009C58BF"/>
    <w:rsid w:val="009C5B2B"/>
    <w:rsid w:val="009C5C18"/>
    <w:rsid w:val="009C5CD2"/>
    <w:rsid w:val="009C63A8"/>
    <w:rsid w:val="009C6CE4"/>
    <w:rsid w:val="009C6E40"/>
    <w:rsid w:val="009C78EE"/>
    <w:rsid w:val="009D02D2"/>
    <w:rsid w:val="009D0CD8"/>
    <w:rsid w:val="009D0D7F"/>
    <w:rsid w:val="009D0E00"/>
    <w:rsid w:val="009D12B8"/>
    <w:rsid w:val="009D1718"/>
    <w:rsid w:val="009D1B71"/>
    <w:rsid w:val="009D1BD8"/>
    <w:rsid w:val="009D1D46"/>
    <w:rsid w:val="009D20AE"/>
    <w:rsid w:val="009D2118"/>
    <w:rsid w:val="009D2171"/>
    <w:rsid w:val="009D26C1"/>
    <w:rsid w:val="009D2757"/>
    <w:rsid w:val="009D3454"/>
    <w:rsid w:val="009D3620"/>
    <w:rsid w:val="009D3628"/>
    <w:rsid w:val="009D372D"/>
    <w:rsid w:val="009D372E"/>
    <w:rsid w:val="009D38CB"/>
    <w:rsid w:val="009D417D"/>
    <w:rsid w:val="009D4E4D"/>
    <w:rsid w:val="009D4F8B"/>
    <w:rsid w:val="009D5C2C"/>
    <w:rsid w:val="009D5F64"/>
    <w:rsid w:val="009D605D"/>
    <w:rsid w:val="009D62CA"/>
    <w:rsid w:val="009D6C45"/>
    <w:rsid w:val="009D6D4C"/>
    <w:rsid w:val="009D6E82"/>
    <w:rsid w:val="009D7A19"/>
    <w:rsid w:val="009D7A24"/>
    <w:rsid w:val="009E0635"/>
    <w:rsid w:val="009E0FA9"/>
    <w:rsid w:val="009E14AE"/>
    <w:rsid w:val="009E189C"/>
    <w:rsid w:val="009E1DF3"/>
    <w:rsid w:val="009E2508"/>
    <w:rsid w:val="009E2515"/>
    <w:rsid w:val="009E2B54"/>
    <w:rsid w:val="009E2EB6"/>
    <w:rsid w:val="009E310F"/>
    <w:rsid w:val="009E35C5"/>
    <w:rsid w:val="009E398A"/>
    <w:rsid w:val="009E4584"/>
    <w:rsid w:val="009E4F0B"/>
    <w:rsid w:val="009E4F5E"/>
    <w:rsid w:val="009E4FB3"/>
    <w:rsid w:val="009E505B"/>
    <w:rsid w:val="009E5065"/>
    <w:rsid w:val="009E5261"/>
    <w:rsid w:val="009E5294"/>
    <w:rsid w:val="009E55D5"/>
    <w:rsid w:val="009E5CC3"/>
    <w:rsid w:val="009E5DAB"/>
    <w:rsid w:val="009E5FB9"/>
    <w:rsid w:val="009E6453"/>
    <w:rsid w:val="009E6E6E"/>
    <w:rsid w:val="009E6EA5"/>
    <w:rsid w:val="009E6F5C"/>
    <w:rsid w:val="009E7124"/>
    <w:rsid w:val="009E7280"/>
    <w:rsid w:val="009E76B4"/>
    <w:rsid w:val="009E7FD3"/>
    <w:rsid w:val="009F0810"/>
    <w:rsid w:val="009F09B3"/>
    <w:rsid w:val="009F1493"/>
    <w:rsid w:val="009F1611"/>
    <w:rsid w:val="009F206C"/>
    <w:rsid w:val="009F238E"/>
    <w:rsid w:val="009F2617"/>
    <w:rsid w:val="009F27B2"/>
    <w:rsid w:val="009F2BAB"/>
    <w:rsid w:val="009F34F5"/>
    <w:rsid w:val="009F3C0C"/>
    <w:rsid w:val="009F46FA"/>
    <w:rsid w:val="009F5094"/>
    <w:rsid w:val="009F56CD"/>
    <w:rsid w:val="009F57C3"/>
    <w:rsid w:val="009F5F35"/>
    <w:rsid w:val="009F6520"/>
    <w:rsid w:val="009F6718"/>
    <w:rsid w:val="009F6B9B"/>
    <w:rsid w:val="009F6E9C"/>
    <w:rsid w:val="009F7030"/>
    <w:rsid w:val="009F75E4"/>
    <w:rsid w:val="009F772D"/>
    <w:rsid w:val="00A00096"/>
    <w:rsid w:val="00A00728"/>
    <w:rsid w:val="00A007B5"/>
    <w:rsid w:val="00A00EB5"/>
    <w:rsid w:val="00A010DE"/>
    <w:rsid w:val="00A013BE"/>
    <w:rsid w:val="00A0162F"/>
    <w:rsid w:val="00A0277C"/>
    <w:rsid w:val="00A029C9"/>
    <w:rsid w:val="00A02E57"/>
    <w:rsid w:val="00A02ED1"/>
    <w:rsid w:val="00A035DA"/>
    <w:rsid w:val="00A043EE"/>
    <w:rsid w:val="00A05053"/>
    <w:rsid w:val="00A05722"/>
    <w:rsid w:val="00A0657D"/>
    <w:rsid w:val="00A06D7E"/>
    <w:rsid w:val="00A072DC"/>
    <w:rsid w:val="00A073AD"/>
    <w:rsid w:val="00A106DF"/>
    <w:rsid w:val="00A11DE3"/>
    <w:rsid w:val="00A127EC"/>
    <w:rsid w:val="00A12A5C"/>
    <w:rsid w:val="00A1311A"/>
    <w:rsid w:val="00A13815"/>
    <w:rsid w:val="00A13E82"/>
    <w:rsid w:val="00A13ECE"/>
    <w:rsid w:val="00A14048"/>
    <w:rsid w:val="00A142C7"/>
    <w:rsid w:val="00A144C1"/>
    <w:rsid w:val="00A15608"/>
    <w:rsid w:val="00A156D8"/>
    <w:rsid w:val="00A159D7"/>
    <w:rsid w:val="00A16F44"/>
    <w:rsid w:val="00A16F66"/>
    <w:rsid w:val="00A17C29"/>
    <w:rsid w:val="00A17C2D"/>
    <w:rsid w:val="00A2022F"/>
    <w:rsid w:val="00A2064B"/>
    <w:rsid w:val="00A21383"/>
    <w:rsid w:val="00A2139F"/>
    <w:rsid w:val="00A213CA"/>
    <w:rsid w:val="00A214B8"/>
    <w:rsid w:val="00A21652"/>
    <w:rsid w:val="00A21F37"/>
    <w:rsid w:val="00A22099"/>
    <w:rsid w:val="00A220F8"/>
    <w:rsid w:val="00A22E19"/>
    <w:rsid w:val="00A23567"/>
    <w:rsid w:val="00A23835"/>
    <w:rsid w:val="00A24364"/>
    <w:rsid w:val="00A257C5"/>
    <w:rsid w:val="00A269E2"/>
    <w:rsid w:val="00A278C0"/>
    <w:rsid w:val="00A27C4D"/>
    <w:rsid w:val="00A3011E"/>
    <w:rsid w:val="00A308D4"/>
    <w:rsid w:val="00A31036"/>
    <w:rsid w:val="00A311DE"/>
    <w:rsid w:val="00A31889"/>
    <w:rsid w:val="00A31B7E"/>
    <w:rsid w:val="00A31D48"/>
    <w:rsid w:val="00A31F11"/>
    <w:rsid w:val="00A3216A"/>
    <w:rsid w:val="00A32F61"/>
    <w:rsid w:val="00A33031"/>
    <w:rsid w:val="00A33E48"/>
    <w:rsid w:val="00A34258"/>
    <w:rsid w:val="00A34985"/>
    <w:rsid w:val="00A34A41"/>
    <w:rsid w:val="00A34F91"/>
    <w:rsid w:val="00A35590"/>
    <w:rsid w:val="00A35780"/>
    <w:rsid w:val="00A3582D"/>
    <w:rsid w:val="00A35ADD"/>
    <w:rsid w:val="00A35E2A"/>
    <w:rsid w:val="00A360FD"/>
    <w:rsid w:val="00A36897"/>
    <w:rsid w:val="00A36D4E"/>
    <w:rsid w:val="00A37831"/>
    <w:rsid w:val="00A4003D"/>
    <w:rsid w:val="00A41431"/>
    <w:rsid w:val="00A4173B"/>
    <w:rsid w:val="00A41E08"/>
    <w:rsid w:val="00A41E1D"/>
    <w:rsid w:val="00A41F51"/>
    <w:rsid w:val="00A43C6E"/>
    <w:rsid w:val="00A44252"/>
    <w:rsid w:val="00A44649"/>
    <w:rsid w:val="00A4478B"/>
    <w:rsid w:val="00A447E0"/>
    <w:rsid w:val="00A44E26"/>
    <w:rsid w:val="00A454EE"/>
    <w:rsid w:val="00A45A66"/>
    <w:rsid w:val="00A46C99"/>
    <w:rsid w:val="00A47F9C"/>
    <w:rsid w:val="00A50187"/>
    <w:rsid w:val="00A506FE"/>
    <w:rsid w:val="00A50B30"/>
    <w:rsid w:val="00A50B3C"/>
    <w:rsid w:val="00A50B52"/>
    <w:rsid w:val="00A50B54"/>
    <w:rsid w:val="00A50CC4"/>
    <w:rsid w:val="00A50E66"/>
    <w:rsid w:val="00A51084"/>
    <w:rsid w:val="00A51484"/>
    <w:rsid w:val="00A519AB"/>
    <w:rsid w:val="00A51E2C"/>
    <w:rsid w:val="00A524AA"/>
    <w:rsid w:val="00A52650"/>
    <w:rsid w:val="00A52B5F"/>
    <w:rsid w:val="00A53B1B"/>
    <w:rsid w:val="00A53E7C"/>
    <w:rsid w:val="00A5412F"/>
    <w:rsid w:val="00A5419F"/>
    <w:rsid w:val="00A543AF"/>
    <w:rsid w:val="00A54489"/>
    <w:rsid w:val="00A54ADD"/>
    <w:rsid w:val="00A54DCF"/>
    <w:rsid w:val="00A55DEF"/>
    <w:rsid w:val="00A5651E"/>
    <w:rsid w:val="00A56B6C"/>
    <w:rsid w:val="00A57525"/>
    <w:rsid w:val="00A60B86"/>
    <w:rsid w:val="00A60EC9"/>
    <w:rsid w:val="00A619D4"/>
    <w:rsid w:val="00A61B4C"/>
    <w:rsid w:val="00A61BC0"/>
    <w:rsid w:val="00A621C2"/>
    <w:rsid w:val="00A62AF1"/>
    <w:rsid w:val="00A62F59"/>
    <w:rsid w:val="00A63315"/>
    <w:rsid w:val="00A638CD"/>
    <w:rsid w:val="00A641B0"/>
    <w:rsid w:val="00A64C37"/>
    <w:rsid w:val="00A65061"/>
    <w:rsid w:val="00A65370"/>
    <w:rsid w:val="00A655E5"/>
    <w:rsid w:val="00A65ADE"/>
    <w:rsid w:val="00A65E63"/>
    <w:rsid w:val="00A65F1F"/>
    <w:rsid w:val="00A65FEB"/>
    <w:rsid w:val="00A66255"/>
    <w:rsid w:val="00A663BD"/>
    <w:rsid w:val="00A66B4E"/>
    <w:rsid w:val="00A66B68"/>
    <w:rsid w:val="00A6709E"/>
    <w:rsid w:val="00A67253"/>
    <w:rsid w:val="00A678A3"/>
    <w:rsid w:val="00A70976"/>
    <w:rsid w:val="00A71788"/>
    <w:rsid w:val="00A71960"/>
    <w:rsid w:val="00A71F06"/>
    <w:rsid w:val="00A7208C"/>
    <w:rsid w:val="00A72435"/>
    <w:rsid w:val="00A7272E"/>
    <w:rsid w:val="00A74590"/>
    <w:rsid w:val="00A74A9B"/>
    <w:rsid w:val="00A74EEA"/>
    <w:rsid w:val="00A74F1B"/>
    <w:rsid w:val="00A750E2"/>
    <w:rsid w:val="00A7550D"/>
    <w:rsid w:val="00A7579E"/>
    <w:rsid w:val="00A76562"/>
    <w:rsid w:val="00A76AB8"/>
    <w:rsid w:val="00A76F4A"/>
    <w:rsid w:val="00A778D6"/>
    <w:rsid w:val="00A77B54"/>
    <w:rsid w:val="00A77B8D"/>
    <w:rsid w:val="00A804E6"/>
    <w:rsid w:val="00A8110A"/>
    <w:rsid w:val="00A81123"/>
    <w:rsid w:val="00A814E1"/>
    <w:rsid w:val="00A814FE"/>
    <w:rsid w:val="00A81639"/>
    <w:rsid w:val="00A8217E"/>
    <w:rsid w:val="00A827E7"/>
    <w:rsid w:val="00A82B87"/>
    <w:rsid w:val="00A830CE"/>
    <w:rsid w:val="00A831C7"/>
    <w:rsid w:val="00A83377"/>
    <w:rsid w:val="00A83588"/>
    <w:rsid w:val="00A837E6"/>
    <w:rsid w:val="00A83A06"/>
    <w:rsid w:val="00A83B30"/>
    <w:rsid w:val="00A83B34"/>
    <w:rsid w:val="00A83DFD"/>
    <w:rsid w:val="00A83FAD"/>
    <w:rsid w:val="00A846AA"/>
    <w:rsid w:val="00A858DC"/>
    <w:rsid w:val="00A85942"/>
    <w:rsid w:val="00A85E85"/>
    <w:rsid w:val="00A863DF"/>
    <w:rsid w:val="00A865B6"/>
    <w:rsid w:val="00A87149"/>
    <w:rsid w:val="00A87724"/>
    <w:rsid w:val="00A87B84"/>
    <w:rsid w:val="00A87D76"/>
    <w:rsid w:val="00A90642"/>
    <w:rsid w:val="00A909BA"/>
    <w:rsid w:val="00A90FC5"/>
    <w:rsid w:val="00A91C97"/>
    <w:rsid w:val="00A91E7A"/>
    <w:rsid w:val="00A92503"/>
    <w:rsid w:val="00A92E3F"/>
    <w:rsid w:val="00A92FD4"/>
    <w:rsid w:val="00A9353B"/>
    <w:rsid w:val="00A93BB3"/>
    <w:rsid w:val="00A940C2"/>
    <w:rsid w:val="00A94103"/>
    <w:rsid w:val="00A9446F"/>
    <w:rsid w:val="00A94E90"/>
    <w:rsid w:val="00A95BAC"/>
    <w:rsid w:val="00A95D87"/>
    <w:rsid w:val="00A95DFA"/>
    <w:rsid w:val="00AA06DF"/>
    <w:rsid w:val="00AA07C0"/>
    <w:rsid w:val="00AA0BF6"/>
    <w:rsid w:val="00AA13FA"/>
    <w:rsid w:val="00AA1BA7"/>
    <w:rsid w:val="00AA21F0"/>
    <w:rsid w:val="00AA2458"/>
    <w:rsid w:val="00AA25B2"/>
    <w:rsid w:val="00AA287A"/>
    <w:rsid w:val="00AA3387"/>
    <w:rsid w:val="00AA3C4E"/>
    <w:rsid w:val="00AA3C7A"/>
    <w:rsid w:val="00AA3FB6"/>
    <w:rsid w:val="00AA45C2"/>
    <w:rsid w:val="00AA48B4"/>
    <w:rsid w:val="00AA4FD4"/>
    <w:rsid w:val="00AA5412"/>
    <w:rsid w:val="00AA5E46"/>
    <w:rsid w:val="00AA5F70"/>
    <w:rsid w:val="00AA6478"/>
    <w:rsid w:val="00AA663B"/>
    <w:rsid w:val="00AA7C24"/>
    <w:rsid w:val="00AB00D0"/>
    <w:rsid w:val="00AB02AE"/>
    <w:rsid w:val="00AB0681"/>
    <w:rsid w:val="00AB0778"/>
    <w:rsid w:val="00AB0F98"/>
    <w:rsid w:val="00AB1284"/>
    <w:rsid w:val="00AB178E"/>
    <w:rsid w:val="00AB192D"/>
    <w:rsid w:val="00AB1E85"/>
    <w:rsid w:val="00AB2AB9"/>
    <w:rsid w:val="00AB33DF"/>
    <w:rsid w:val="00AB3461"/>
    <w:rsid w:val="00AB36B3"/>
    <w:rsid w:val="00AB3D66"/>
    <w:rsid w:val="00AB3E91"/>
    <w:rsid w:val="00AB3F27"/>
    <w:rsid w:val="00AB40FB"/>
    <w:rsid w:val="00AB418C"/>
    <w:rsid w:val="00AB441C"/>
    <w:rsid w:val="00AB4465"/>
    <w:rsid w:val="00AB44F2"/>
    <w:rsid w:val="00AB4A01"/>
    <w:rsid w:val="00AB5631"/>
    <w:rsid w:val="00AB6E84"/>
    <w:rsid w:val="00AB7A8B"/>
    <w:rsid w:val="00AB7F6D"/>
    <w:rsid w:val="00AC04D4"/>
    <w:rsid w:val="00AC0A64"/>
    <w:rsid w:val="00AC0B7B"/>
    <w:rsid w:val="00AC100B"/>
    <w:rsid w:val="00AC1135"/>
    <w:rsid w:val="00AC1256"/>
    <w:rsid w:val="00AC167A"/>
    <w:rsid w:val="00AC18FB"/>
    <w:rsid w:val="00AC1AA6"/>
    <w:rsid w:val="00AC2497"/>
    <w:rsid w:val="00AC2B3C"/>
    <w:rsid w:val="00AC3AB6"/>
    <w:rsid w:val="00AC4F4E"/>
    <w:rsid w:val="00AC54D8"/>
    <w:rsid w:val="00AC5951"/>
    <w:rsid w:val="00AC60B4"/>
    <w:rsid w:val="00AC63AF"/>
    <w:rsid w:val="00AC6E9B"/>
    <w:rsid w:val="00AC6F51"/>
    <w:rsid w:val="00AC7860"/>
    <w:rsid w:val="00AC7B06"/>
    <w:rsid w:val="00AC7B23"/>
    <w:rsid w:val="00AC7D62"/>
    <w:rsid w:val="00AD0097"/>
    <w:rsid w:val="00AD0250"/>
    <w:rsid w:val="00AD0C09"/>
    <w:rsid w:val="00AD10EA"/>
    <w:rsid w:val="00AD125D"/>
    <w:rsid w:val="00AD1BC8"/>
    <w:rsid w:val="00AD247E"/>
    <w:rsid w:val="00AD285D"/>
    <w:rsid w:val="00AD29FE"/>
    <w:rsid w:val="00AD2DBB"/>
    <w:rsid w:val="00AD305B"/>
    <w:rsid w:val="00AD314F"/>
    <w:rsid w:val="00AD3B29"/>
    <w:rsid w:val="00AD3BB2"/>
    <w:rsid w:val="00AD3D92"/>
    <w:rsid w:val="00AD40EF"/>
    <w:rsid w:val="00AD4562"/>
    <w:rsid w:val="00AD4F42"/>
    <w:rsid w:val="00AD538B"/>
    <w:rsid w:val="00AD54F4"/>
    <w:rsid w:val="00AD5BC9"/>
    <w:rsid w:val="00AD5F30"/>
    <w:rsid w:val="00AD615B"/>
    <w:rsid w:val="00AD6A3D"/>
    <w:rsid w:val="00AD6F96"/>
    <w:rsid w:val="00AD738D"/>
    <w:rsid w:val="00AD7A7D"/>
    <w:rsid w:val="00AE0ABB"/>
    <w:rsid w:val="00AE0CB5"/>
    <w:rsid w:val="00AE0D17"/>
    <w:rsid w:val="00AE22E9"/>
    <w:rsid w:val="00AE26D1"/>
    <w:rsid w:val="00AE2A6C"/>
    <w:rsid w:val="00AE2AC9"/>
    <w:rsid w:val="00AE2AD7"/>
    <w:rsid w:val="00AE2DCA"/>
    <w:rsid w:val="00AE41D9"/>
    <w:rsid w:val="00AE4490"/>
    <w:rsid w:val="00AE4570"/>
    <w:rsid w:val="00AE4F85"/>
    <w:rsid w:val="00AE5659"/>
    <w:rsid w:val="00AE5887"/>
    <w:rsid w:val="00AE5AD8"/>
    <w:rsid w:val="00AE757E"/>
    <w:rsid w:val="00AF01B9"/>
    <w:rsid w:val="00AF05C0"/>
    <w:rsid w:val="00AF0733"/>
    <w:rsid w:val="00AF096D"/>
    <w:rsid w:val="00AF0D97"/>
    <w:rsid w:val="00AF0E7B"/>
    <w:rsid w:val="00AF0FCA"/>
    <w:rsid w:val="00AF104A"/>
    <w:rsid w:val="00AF16BE"/>
    <w:rsid w:val="00AF1809"/>
    <w:rsid w:val="00AF1F17"/>
    <w:rsid w:val="00AF223E"/>
    <w:rsid w:val="00AF2682"/>
    <w:rsid w:val="00AF3671"/>
    <w:rsid w:val="00AF421E"/>
    <w:rsid w:val="00AF45BD"/>
    <w:rsid w:val="00AF48A0"/>
    <w:rsid w:val="00AF48FC"/>
    <w:rsid w:val="00AF5AAB"/>
    <w:rsid w:val="00AF5F0D"/>
    <w:rsid w:val="00AF639A"/>
    <w:rsid w:val="00AF6753"/>
    <w:rsid w:val="00AF6967"/>
    <w:rsid w:val="00AF6A34"/>
    <w:rsid w:val="00AF731F"/>
    <w:rsid w:val="00AF7FDB"/>
    <w:rsid w:val="00B001CF"/>
    <w:rsid w:val="00B00697"/>
    <w:rsid w:val="00B01520"/>
    <w:rsid w:val="00B01598"/>
    <w:rsid w:val="00B01AFA"/>
    <w:rsid w:val="00B02B2D"/>
    <w:rsid w:val="00B0355B"/>
    <w:rsid w:val="00B03D20"/>
    <w:rsid w:val="00B0447E"/>
    <w:rsid w:val="00B04996"/>
    <w:rsid w:val="00B04DAC"/>
    <w:rsid w:val="00B04E94"/>
    <w:rsid w:val="00B05009"/>
    <w:rsid w:val="00B05DC8"/>
    <w:rsid w:val="00B06023"/>
    <w:rsid w:val="00B062EB"/>
    <w:rsid w:val="00B0668C"/>
    <w:rsid w:val="00B06FD4"/>
    <w:rsid w:val="00B10C40"/>
    <w:rsid w:val="00B11C1E"/>
    <w:rsid w:val="00B1228B"/>
    <w:rsid w:val="00B12A16"/>
    <w:rsid w:val="00B13259"/>
    <w:rsid w:val="00B139CE"/>
    <w:rsid w:val="00B13D36"/>
    <w:rsid w:val="00B13FE3"/>
    <w:rsid w:val="00B140B6"/>
    <w:rsid w:val="00B145BA"/>
    <w:rsid w:val="00B1499F"/>
    <w:rsid w:val="00B15652"/>
    <w:rsid w:val="00B15D84"/>
    <w:rsid w:val="00B15E21"/>
    <w:rsid w:val="00B166F1"/>
    <w:rsid w:val="00B16BBE"/>
    <w:rsid w:val="00B16EC9"/>
    <w:rsid w:val="00B17567"/>
    <w:rsid w:val="00B1772F"/>
    <w:rsid w:val="00B1779D"/>
    <w:rsid w:val="00B20951"/>
    <w:rsid w:val="00B20D4E"/>
    <w:rsid w:val="00B20F8C"/>
    <w:rsid w:val="00B214E9"/>
    <w:rsid w:val="00B21A4A"/>
    <w:rsid w:val="00B21BDA"/>
    <w:rsid w:val="00B21C89"/>
    <w:rsid w:val="00B21D90"/>
    <w:rsid w:val="00B225C6"/>
    <w:rsid w:val="00B226A7"/>
    <w:rsid w:val="00B228F8"/>
    <w:rsid w:val="00B22B1B"/>
    <w:rsid w:val="00B22CD9"/>
    <w:rsid w:val="00B2357E"/>
    <w:rsid w:val="00B237DC"/>
    <w:rsid w:val="00B23E1F"/>
    <w:rsid w:val="00B23FF7"/>
    <w:rsid w:val="00B243C1"/>
    <w:rsid w:val="00B24A59"/>
    <w:rsid w:val="00B24E14"/>
    <w:rsid w:val="00B25834"/>
    <w:rsid w:val="00B26304"/>
    <w:rsid w:val="00B2654B"/>
    <w:rsid w:val="00B2681C"/>
    <w:rsid w:val="00B268CD"/>
    <w:rsid w:val="00B2690A"/>
    <w:rsid w:val="00B26D31"/>
    <w:rsid w:val="00B26D8F"/>
    <w:rsid w:val="00B26F2B"/>
    <w:rsid w:val="00B27560"/>
    <w:rsid w:val="00B275CC"/>
    <w:rsid w:val="00B31574"/>
    <w:rsid w:val="00B31B17"/>
    <w:rsid w:val="00B31CF6"/>
    <w:rsid w:val="00B31FCA"/>
    <w:rsid w:val="00B32147"/>
    <w:rsid w:val="00B32187"/>
    <w:rsid w:val="00B32ADD"/>
    <w:rsid w:val="00B32E9C"/>
    <w:rsid w:val="00B32EB5"/>
    <w:rsid w:val="00B32FB2"/>
    <w:rsid w:val="00B334EF"/>
    <w:rsid w:val="00B33C89"/>
    <w:rsid w:val="00B33D49"/>
    <w:rsid w:val="00B33F8E"/>
    <w:rsid w:val="00B3446D"/>
    <w:rsid w:val="00B34752"/>
    <w:rsid w:val="00B34CE7"/>
    <w:rsid w:val="00B34EB0"/>
    <w:rsid w:val="00B3534C"/>
    <w:rsid w:val="00B354F7"/>
    <w:rsid w:val="00B35586"/>
    <w:rsid w:val="00B35BDE"/>
    <w:rsid w:val="00B369D0"/>
    <w:rsid w:val="00B36D9E"/>
    <w:rsid w:val="00B370FA"/>
    <w:rsid w:val="00B3748C"/>
    <w:rsid w:val="00B375B8"/>
    <w:rsid w:val="00B376E7"/>
    <w:rsid w:val="00B378E3"/>
    <w:rsid w:val="00B37E78"/>
    <w:rsid w:val="00B4062D"/>
    <w:rsid w:val="00B40F11"/>
    <w:rsid w:val="00B41170"/>
    <w:rsid w:val="00B4161A"/>
    <w:rsid w:val="00B41A58"/>
    <w:rsid w:val="00B41F59"/>
    <w:rsid w:val="00B429E3"/>
    <w:rsid w:val="00B43079"/>
    <w:rsid w:val="00B430B1"/>
    <w:rsid w:val="00B43684"/>
    <w:rsid w:val="00B443E8"/>
    <w:rsid w:val="00B44D21"/>
    <w:rsid w:val="00B451D8"/>
    <w:rsid w:val="00B45E83"/>
    <w:rsid w:val="00B466EC"/>
    <w:rsid w:val="00B46C0C"/>
    <w:rsid w:val="00B476D5"/>
    <w:rsid w:val="00B47B63"/>
    <w:rsid w:val="00B47E47"/>
    <w:rsid w:val="00B47F14"/>
    <w:rsid w:val="00B50318"/>
    <w:rsid w:val="00B5033F"/>
    <w:rsid w:val="00B50387"/>
    <w:rsid w:val="00B511C7"/>
    <w:rsid w:val="00B51276"/>
    <w:rsid w:val="00B51821"/>
    <w:rsid w:val="00B51E46"/>
    <w:rsid w:val="00B52036"/>
    <w:rsid w:val="00B53513"/>
    <w:rsid w:val="00B5388D"/>
    <w:rsid w:val="00B53BA5"/>
    <w:rsid w:val="00B53C11"/>
    <w:rsid w:val="00B53CCD"/>
    <w:rsid w:val="00B54613"/>
    <w:rsid w:val="00B54C66"/>
    <w:rsid w:val="00B55454"/>
    <w:rsid w:val="00B55719"/>
    <w:rsid w:val="00B55B5E"/>
    <w:rsid w:val="00B55D6F"/>
    <w:rsid w:val="00B5625E"/>
    <w:rsid w:val="00B567E9"/>
    <w:rsid w:val="00B56BCC"/>
    <w:rsid w:val="00B56C20"/>
    <w:rsid w:val="00B57C9C"/>
    <w:rsid w:val="00B57EEE"/>
    <w:rsid w:val="00B57EF2"/>
    <w:rsid w:val="00B6020F"/>
    <w:rsid w:val="00B6042C"/>
    <w:rsid w:val="00B61CE4"/>
    <w:rsid w:val="00B61DE3"/>
    <w:rsid w:val="00B62BE3"/>
    <w:rsid w:val="00B62D7A"/>
    <w:rsid w:val="00B62E22"/>
    <w:rsid w:val="00B632AC"/>
    <w:rsid w:val="00B63E34"/>
    <w:rsid w:val="00B643AF"/>
    <w:rsid w:val="00B643ED"/>
    <w:rsid w:val="00B649BE"/>
    <w:rsid w:val="00B64BA1"/>
    <w:rsid w:val="00B64CA8"/>
    <w:rsid w:val="00B6593F"/>
    <w:rsid w:val="00B67FAF"/>
    <w:rsid w:val="00B7002C"/>
    <w:rsid w:val="00B70901"/>
    <w:rsid w:val="00B70E96"/>
    <w:rsid w:val="00B70EAD"/>
    <w:rsid w:val="00B717C0"/>
    <w:rsid w:val="00B71A8F"/>
    <w:rsid w:val="00B71E4D"/>
    <w:rsid w:val="00B7220E"/>
    <w:rsid w:val="00B72540"/>
    <w:rsid w:val="00B72639"/>
    <w:rsid w:val="00B72910"/>
    <w:rsid w:val="00B738B5"/>
    <w:rsid w:val="00B73989"/>
    <w:rsid w:val="00B73BD9"/>
    <w:rsid w:val="00B73CC0"/>
    <w:rsid w:val="00B75522"/>
    <w:rsid w:val="00B757AA"/>
    <w:rsid w:val="00B75A1E"/>
    <w:rsid w:val="00B76896"/>
    <w:rsid w:val="00B776C9"/>
    <w:rsid w:val="00B776E2"/>
    <w:rsid w:val="00B8034C"/>
    <w:rsid w:val="00B80E6F"/>
    <w:rsid w:val="00B81837"/>
    <w:rsid w:val="00B8192E"/>
    <w:rsid w:val="00B81AA9"/>
    <w:rsid w:val="00B8260F"/>
    <w:rsid w:val="00B827A8"/>
    <w:rsid w:val="00B828A7"/>
    <w:rsid w:val="00B82E4F"/>
    <w:rsid w:val="00B83423"/>
    <w:rsid w:val="00B83CBB"/>
    <w:rsid w:val="00B83D43"/>
    <w:rsid w:val="00B84353"/>
    <w:rsid w:val="00B85041"/>
    <w:rsid w:val="00B862AB"/>
    <w:rsid w:val="00B86B20"/>
    <w:rsid w:val="00B86F26"/>
    <w:rsid w:val="00B8722F"/>
    <w:rsid w:val="00B872D9"/>
    <w:rsid w:val="00B873F4"/>
    <w:rsid w:val="00B87731"/>
    <w:rsid w:val="00B87A42"/>
    <w:rsid w:val="00B90033"/>
    <w:rsid w:val="00B90C2C"/>
    <w:rsid w:val="00B916A5"/>
    <w:rsid w:val="00B916D7"/>
    <w:rsid w:val="00B91ECE"/>
    <w:rsid w:val="00B920EA"/>
    <w:rsid w:val="00B92329"/>
    <w:rsid w:val="00B92844"/>
    <w:rsid w:val="00B92B6E"/>
    <w:rsid w:val="00B92D6F"/>
    <w:rsid w:val="00B9362E"/>
    <w:rsid w:val="00B93C3F"/>
    <w:rsid w:val="00B94C44"/>
    <w:rsid w:val="00B94C95"/>
    <w:rsid w:val="00B94D4F"/>
    <w:rsid w:val="00B94EC2"/>
    <w:rsid w:val="00B955A9"/>
    <w:rsid w:val="00B95723"/>
    <w:rsid w:val="00B95840"/>
    <w:rsid w:val="00B95A59"/>
    <w:rsid w:val="00B9723D"/>
    <w:rsid w:val="00B97A90"/>
    <w:rsid w:val="00BA03FA"/>
    <w:rsid w:val="00BA0EC0"/>
    <w:rsid w:val="00BA135A"/>
    <w:rsid w:val="00BA1EC2"/>
    <w:rsid w:val="00BA200F"/>
    <w:rsid w:val="00BA313F"/>
    <w:rsid w:val="00BA3ACE"/>
    <w:rsid w:val="00BA3B86"/>
    <w:rsid w:val="00BA5250"/>
    <w:rsid w:val="00BA5D5B"/>
    <w:rsid w:val="00BA64DE"/>
    <w:rsid w:val="00BA7047"/>
    <w:rsid w:val="00BA7AD9"/>
    <w:rsid w:val="00BB18A5"/>
    <w:rsid w:val="00BB26AE"/>
    <w:rsid w:val="00BB3642"/>
    <w:rsid w:val="00BB37AA"/>
    <w:rsid w:val="00BB3C71"/>
    <w:rsid w:val="00BB4277"/>
    <w:rsid w:val="00BB471A"/>
    <w:rsid w:val="00BB4F3B"/>
    <w:rsid w:val="00BB52FC"/>
    <w:rsid w:val="00BB53A7"/>
    <w:rsid w:val="00BB53C0"/>
    <w:rsid w:val="00BB5935"/>
    <w:rsid w:val="00BB5CCA"/>
    <w:rsid w:val="00BB6712"/>
    <w:rsid w:val="00BB6BC9"/>
    <w:rsid w:val="00BB7033"/>
    <w:rsid w:val="00BC0232"/>
    <w:rsid w:val="00BC1856"/>
    <w:rsid w:val="00BC18EF"/>
    <w:rsid w:val="00BC1B46"/>
    <w:rsid w:val="00BC1C87"/>
    <w:rsid w:val="00BC3255"/>
    <w:rsid w:val="00BC3524"/>
    <w:rsid w:val="00BC409C"/>
    <w:rsid w:val="00BC4196"/>
    <w:rsid w:val="00BC48ED"/>
    <w:rsid w:val="00BC4923"/>
    <w:rsid w:val="00BC4D49"/>
    <w:rsid w:val="00BC4F65"/>
    <w:rsid w:val="00BC525B"/>
    <w:rsid w:val="00BC526C"/>
    <w:rsid w:val="00BC5A0F"/>
    <w:rsid w:val="00BC5AD9"/>
    <w:rsid w:val="00BC5DFB"/>
    <w:rsid w:val="00BC632E"/>
    <w:rsid w:val="00BC63A8"/>
    <w:rsid w:val="00BC6B34"/>
    <w:rsid w:val="00BC6C9B"/>
    <w:rsid w:val="00BC6CC1"/>
    <w:rsid w:val="00BC7699"/>
    <w:rsid w:val="00BC7CA7"/>
    <w:rsid w:val="00BC7D89"/>
    <w:rsid w:val="00BC7FFD"/>
    <w:rsid w:val="00BD0156"/>
    <w:rsid w:val="00BD04D0"/>
    <w:rsid w:val="00BD0F2A"/>
    <w:rsid w:val="00BD1056"/>
    <w:rsid w:val="00BD13F9"/>
    <w:rsid w:val="00BD1728"/>
    <w:rsid w:val="00BD18AC"/>
    <w:rsid w:val="00BD18F3"/>
    <w:rsid w:val="00BD1CAA"/>
    <w:rsid w:val="00BD1DE4"/>
    <w:rsid w:val="00BD1EFF"/>
    <w:rsid w:val="00BD1F1A"/>
    <w:rsid w:val="00BD2045"/>
    <w:rsid w:val="00BD2144"/>
    <w:rsid w:val="00BD2558"/>
    <w:rsid w:val="00BD315B"/>
    <w:rsid w:val="00BD3785"/>
    <w:rsid w:val="00BD38AE"/>
    <w:rsid w:val="00BD3966"/>
    <w:rsid w:val="00BD3EE0"/>
    <w:rsid w:val="00BD4658"/>
    <w:rsid w:val="00BD4684"/>
    <w:rsid w:val="00BD4BDD"/>
    <w:rsid w:val="00BD4E2E"/>
    <w:rsid w:val="00BD564F"/>
    <w:rsid w:val="00BD5678"/>
    <w:rsid w:val="00BD5746"/>
    <w:rsid w:val="00BD5BD1"/>
    <w:rsid w:val="00BD6507"/>
    <w:rsid w:val="00BD680B"/>
    <w:rsid w:val="00BD6A9A"/>
    <w:rsid w:val="00BD735A"/>
    <w:rsid w:val="00BD73C7"/>
    <w:rsid w:val="00BD740C"/>
    <w:rsid w:val="00BD7607"/>
    <w:rsid w:val="00BE07D4"/>
    <w:rsid w:val="00BE0A39"/>
    <w:rsid w:val="00BE0D4C"/>
    <w:rsid w:val="00BE14FE"/>
    <w:rsid w:val="00BE2522"/>
    <w:rsid w:val="00BE3246"/>
    <w:rsid w:val="00BE3519"/>
    <w:rsid w:val="00BE36EF"/>
    <w:rsid w:val="00BE37EB"/>
    <w:rsid w:val="00BE4A1A"/>
    <w:rsid w:val="00BE4C64"/>
    <w:rsid w:val="00BE4D3E"/>
    <w:rsid w:val="00BE6686"/>
    <w:rsid w:val="00BE6F9C"/>
    <w:rsid w:val="00BE7572"/>
    <w:rsid w:val="00BE75E0"/>
    <w:rsid w:val="00BE7C8E"/>
    <w:rsid w:val="00BF038A"/>
    <w:rsid w:val="00BF0A1E"/>
    <w:rsid w:val="00BF0DBD"/>
    <w:rsid w:val="00BF1206"/>
    <w:rsid w:val="00BF1FC6"/>
    <w:rsid w:val="00BF2171"/>
    <w:rsid w:val="00BF2962"/>
    <w:rsid w:val="00BF2AA1"/>
    <w:rsid w:val="00BF3005"/>
    <w:rsid w:val="00BF339A"/>
    <w:rsid w:val="00BF35A6"/>
    <w:rsid w:val="00BF3C6F"/>
    <w:rsid w:val="00BF44D0"/>
    <w:rsid w:val="00BF4826"/>
    <w:rsid w:val="00BF4BD8"/>
    <w:rsid w:val="00BF4D1A"/>
    <w:rsid w:val="00BF4E94"/>
    <w:rsid w:val="00BF5037"/>
    <w:rsid w:val="00BF5142"/>
    <w:rsid w:val="00BF5768"/>
    <w:rsid w:val="00BF5F0F"/>
    <w:rsid w:val="00BF6037"/>
    <w:rsid w:val="00BF604C"/>
    <w:rsid w:val="00BF6434"/>
    <w:rsid w:val="00BF7326"/>
    <w:rsid w:val="00C0018E"/>
    <w:rsid w:val="00C00E5F"/>
    <w:rsid w:val="00C014AF"/>
    <w:rsid w:val="00C01C6E"/>
    <w:rsid w:val="00C01D8B"/>
    <w:rsid w:val="00C01E1A"/>
    <w:rsid w:val="00C01E3A"/>
    <w:rsid w:val="00C026F7"/>
    <w:rsid w:val="00C02AD0"/>
    <w:rsid w:val="00C02C6F"/>
    <w:rsid w:val="00C0391E"/>
    <w:rsid w:val="00C03EB6"/>
    <w:rsid w:val="00C045E9"/>
    <w:rsid w:val="00C045FC"/>
    <w:rsid w:val="00C047EF"/>
    <w:rsid w:val="00C048FF"/>
    <w:rsid w:val="00C04F70"/>
    <w:rsid w:val="00C0534B"/>
    <w:rsid w:val="00C05892"/>
    <w:rsid w:val="00C05B5F"/>
    <w:rsid w:val="00C05F99"/>
    <w:rsid w:val="00C05FD6"/>
    <w:rsid w:val="00C06029"/>
    <w:rsid w:val="00C06237"/>
    <w:rsid w:val="00C0641F"/>
    <w:rsid w:val="00C0774E"/>
    <w:rsid w:val="00C077CC"/>
    <w:rsid w:val="00C07A57"/>
    <w:rsid w:val="00C07B01"/>
    <w:rsid w:val="00C07CC9"/>
    <w:rsid w:val="00C10376"/>
    <w:rsid w:val="00C10647"/>
    <w:rsid w:val="00C106C0"/>
    <w:rsid w:val="00C10ACB"/>
    <w:rsid w:val="00C10B1E"/>
    <w:rsid w:val="00C1133A"/>
    <w:rsid w:val="00C11669"/>
    <w:rsid w:val="00C116D5"/>
    <w:rsid w:val="00C11993"/>
    <w:rsid w:val="00C11ACA"/>
    <w:rsid w:val="00C1206A"/>
    <w:rsid w:val="00C1207D"/>
    <w:rsid w:val="00C12503"/>
    <w:rsid w:val="00C12765"/>
    <w:rsid w:val="00C1283F"/>
    <w:rsid w:val="00C13550"/>
    <w:rsid w:val="00C1398E"/>
    <w:rsid w:val="00C14670"/>
    <w:rsid w:val="00C147DC"/>
    <w:rsid w:val="00C14D18"/>
    <w:rsid w:val="00C153DF"/>
    <w:rsid w:val="00C15CB2"/>
    <w:rsid w:val="00C15E1D"/>
    <w:rsid w:val="00C170AC"/>
    <w:rsid w:val="00C17759"/>
    <w:rsid w:val="00C17E5B"/>
    <w:rsid w:val="00C17F43"/>
    <w:rsid w:val="00C2001F"/>
    <w:rsid w:val="00C207DE"/>
    <w:rsid w:val="00C20C36"/>
    <w:rsid w:val="00C214C8"/>
    <w:rsid w:val="00C21DB6"/>
    <w:rsid w:val="00C22AFF"/>
    <w:rsid w:val="00C22DD2"/>
    <w:rsid w:val="00C23BE9"/>
    <w:rsid w:val="00C24004"/>
    <w:rsid w:val="00C25014"/>
    <w:rsid w:val="00C25290"/>
    <w:rsid w:val="00C25F14"/>
    <w:rsid w:val="00C26201"/>
    <w:rsid w:val="00C268E7"/>
    <w:rsid w:val="00C26AF9"/>
    <w:rsid w:val="00C26F90"/>
    <w:rsid w:val="00C27161"/>
    <w:rsid w:val="00C27236"/>
    <w:rsid w:val="00C27415"/>
    <w:rsid w:val="00C2750F"/>
    <w:rsid w:val="00C27708"/>
    <w:rsid w:val="00C277AF"/>
    <w:rsid w:val="00C27825"/>
    <w:rsid w:val="00C27966"/>
    <w:rsid w:val="00C27EAC"/>
    <w:rsid w:val="00C27EF7"/>
    <w:rsid w:val="00C3021B"/>
    <w:rsid w:val="00C3069D"/>
    <w:rsid w:val="00C3080A"/>
    <w:rsid w:val="00C3095F"/>
    <w:rsid w:val="00C30EF2"/>
    <w:rsid w:val="00C318E1"/>
    <w:rsid w:val="00C31B6C"/>
    <w:rsid w:val="00C31C9C"/>
    <w:rsid w:val="00C31EA4"/>
    <w:rsid w:val="00C32111"/>
    <w:rsid w:val="00C327E4"/>
    <w:rsid w:val="00C3373F"/>
    <w:rsid w:val="00C33E7B"/>
    <w:rsid w:val="00C34237"/>
    <w:rsid w:val="00C3469A"/>
    <w:rsid w:val="00C34A8A"/>
    <w:rsid w:val="00C34BE3"/>
    <w:rsid w:val="00C35621"/>
    <w:rsid w:val="00C35D41"/>
    <w:rsid w:val="00C35F20"/>
    <w:rsid w:val="00C37228"/>
    <w:rsid w:val="00C3762D"/>
    <w:rsid w:val="00C3766D"/>
    <w:rsid w:val="00C379AF"/>
    <w:rsid w:val="00C37BDF"/>
    <w:rsid w:val="00C40670"/>
    <w:rsid w:val="00C407B4"/>
    <w:rsid w:val="00C40B71"/>
    <w:rsid w:val="00C4122B"/>
    <w:rsid w:val="00C4146F"/>
    <w:rsid w:val="00C41994"/>
    <w:rsid w:val="00C419EF"/>
    <w:rsid w:val="00C41D85"/>
    <w:rsid w:val="00C4272A"/>
    <w:rsid w:val="00C430F4"/>
    <w:rsid w:val="00C44570"/>
    <w:rsid w:val="00C446DA"/>
    <w:rsid w:val="00C450B5"/>
    <w:rsid w:val="00C454A1"/>
    <w:rsid w:val="00C45AE6"/>
    <w:rsid w:val="00C45D0F"/>
    <w:rsid w:val="00C45E3B"/>
    <w:rsid w:val="00C46453"/>
    <w:rsid w:val="00C4663D"/>
    <w:rsid w:val="00C46A95"/>
    <w:rsid w:val="00C46C12"/>
    <w:rsid w:val="00C46DB8"/>
    <w:rsid w:val="00C46F3A"/>
    <w:rsid w:val="00C47FE5"/>
    <w:rsid w:val="00C50705"/>
    <w:rsid w:val="00C514D3"/>
    <w:rsid w:val="00C51A47"/>
    <w:rsid w:val="00C52273"/>
    <w:rsid w:val="00C526C9"/>
    <w:rsid w:val="00C52913"/>
    <w:rsid w:val="00C52EAB"/>
    <w:rsid w:val="00C532B5"/>
    <w:rsid w:val="00C53C16"/>
    <w:rsid w:val="00C54078"/>
    <w:rsid w:val="00C54CD2"/>
    <w:rsid w:val="00C559F6"/>
    <w:rsid w:val="00C5675D"/>
    <w:rsid w:val="00C56DA3"/>
    <w:rsid w:val="00C5798D"/>
    <w:rsid w:val="00C57F52"/>
    <w:rsid w:val="00C60160"/>
    <w:rsid w:val="00C61280"/>
    <w:rsid w:val="00C61715"/>
    <w:rsid w:val="00C61F8A"/>
    <w:rsid w:val="00C625B6"/>
    <w:rsid w:val="00C62670"/>
    <w:rsid w:val="00C62E3F"/>
    <w:rsid w:val="00C63C71"/>
    <w:rsid w:val="00C64885"/>
    <w:rsid w:val="00C64894"/>
    <w:rsid w:val="00C64EFD"/>
    <w:rsid w:val="00C65529"/>
    <w:rsid w:val="00C66D70"/>
    <w:rsid w:val="00C66D7F"/>
    <w:rsid w:val="00C670FF"/>
    <w:rsid w:val="00C673B0"/>
    <w:rsid w:val="00C677D1"/>
    <w:rsid w:val="00C70C25"/>
    <w:rsid w:val="00C7123B"/>
    <w:rsid w:val="00C712FB"/>
    <w:rsid w:val="00C72717"/>
    <w:rsid w:val="00C72840"/>
    <w:rsid w:val="00C72CF7"/>
    <w:rsid w:val="00C72E22"/>
    <w:rsid w:val="00C73511"/>
    <w:rsid w:val="00C73FEE"/>
    <w:rsid w:val="00C74028"/>
    <w:rsid w:val="00C742D6"/>
    <w:rsid w:val="00C74E32"/>
    <w:rsid w:val="00C755A5"/>
    <w:rsid w:val="00C759D1"/>
    <w:rsid w:val="00C76C3F"/>
    <w:rsid w:val="00C76E4B"/>
    <w:rsid w:val="00C77288"/>
    <w:rsid w:val="00C77AB9"/>
    <w:rsid w:val="00C77B05"/>
    <w:rsid w:val="00C77E0F"/>
    <w:rsid w:val="00C804A5"/>
    <w:rsid w:val="00C80B6E"/>
    <w:rsid w:val="00C80F13"/>
    <w:rsid w:val="00C811D4"/>
    <w:rsid w:val="00C8191D"/>
    <w:rsid w:val="00C819A9"/>
    <w:rsid w:val="00C81A0C"/>
    <w:rsid w:val="00C822C4"/>
    <w:rsid w:val="00C82644"/>
    <w:rsid w:val="00C8279B"/>
    <w:rsid w:val="00C82C42"/>
    <w:rsid w:val="00C83423"/>
    <w:rsid w:val="00C8365B"/>
    <w:rsid w:val="00C83F3F"/>
    <w:rsid w:val="00C8401F"/>
    <w:rsid w:val="00C84097"/>
    <w:rsid w:val="00C8441F"/>
    <w:rsid w:val="00C84AD2"/>
    <w:rsid w:val="00C85FED"/>
    <w:rsid w:val="00C85FF8"/>
    <w:rsid w:val="00C8724D"/>
    <w:rsid w:val="00C90AA8"/>
    <w:rsid w:val="00C910F3"/>
    <w:rsid w:val="00C91BD6"/>
    <w:rsid w:val="00C920CD"/>
    <w:rsid w:val="00C92457"/>
    <w:rsid w:val="00C928C1"/>
    <w:rsid w:val="00C93144"/>
    <w:rsid w:val="00C93948"/>
    <w:rsid w:val="00C94864"/>
    <w:rsid w:val="00C94909"/>
    <w:rsid w:val="00C94944"/>
    <w:rsid w:val="00C9588A"/>
    <w:rsid w:val="00C95978"/>
    <w:rsid w:val="00C962C9"/>
    <w:rsid w:val="00C96657"/>
    <w:rsid w:val="00C9702B"/>
    <w:rsid w:val="00C97942"/>
    <w:rsid w:val="00C97C5B"/>
    <w:rsid w:val="00CA007E"/>
    <w:rsid w:val="00CA0141"/>
    <w:rsid w:val="00CA08E1"/>
    <w:rsid w:val="00CA0B04"/>
    <w:rsid w:val="00CA0C04"/>
    <w:rsid w:val="00CA0FAF"/>
    <w:rsid w:val="00CA103F"/>
    <w:rsid w:val="00CA1223"/>
    <w:rsid w:val="00CA1998"/>
    <w:rsid w:val="00CA204B"/>
    <w:rsid w:val="00CA2085"/>
    <w:rsid w:val="00CA2145"/>
    <w:rsid w:val="00CA22E2"/>
    <w:rsid w:val="00CA2686"/>
    <w:rsid w:val="00CA26B8"/>
    <w:rsid w:val="00CA2A64"/>
    <w:rsid w:val="00CA2B95"/>
    <w:rsid w:val="00CA2D92"/>
    <w:rsid w:val="00CA34BC"/>
    <w:rsid w:val="00CA3A35"/>
    <w:rsid w:val="00CA3E08"/>
    <w:rsid w:val="00CA3FBB"/>
    <w:rsid w:val="00CA4546"/>
    <w:rsid w:val="00CA495D"/>
    <w:rsid w:val="00CA58D2"/>
    <w:rsid w:val="00CA5AD4"/>
    <w:rsid w:val="00CA674D"/>
    <w:rsid w:val="00CA6C67"/>
    <w:rsid w:val="00CA7A75"/>
    <w:rsid w:val="00CA7B99"/>
    <w:rsid w:val="00CB012D"/>
    <w:rsid w:val="00CB0989"/>
    <w:rsid w:val="00CB0B10"/>
    <w:rsid w:val="00CB1618"/>
    <w:rsid w:val="00CB1912"/>
    <w:rsid w:val="00CB1AED"/>
    <w:rsid w:val="00CB1E5F"/>
    <w:rsid w:val="00CB20A4"/>
    <w:rsid w:val="00CB285C"/>
    <w:rsid w:val="00CB2A7D"/>
    <w:rsid w:val="00CB2BC2"/>
    <w:rsid w:val="00CB2D49"/>
    <w:rsid w:val="00CB2D4F"/>
    <w:rsid w:val="00CB2FEE"/>
    <w:rsid w:val="00CB3B15"/>
    <w:rsid w:val="00CB3C81"/>
    <w:rsid w:val="00CB4904"/>
    <w:rsid w:val="00CB52C1"/>
    <w:rsid w:val="00CB5800"/>
    <w:rsid w:val="00CB58A5"/>
    <w:rsid w:val="00CB59E3"/>
    <w:rsid w:val="00CB5AC3"/>
    <w:rsid w:val="00CB66B2"/>
    <w:rsid w:val="00CB674C"/>
    <w:rsid w:val="00CB6BB9"/>
    <w:rsid w:val="00CB7797"/>
    <w:rsid w:val="00CB7D87"/>
    <w:rsid w:val="00CB7E28"/>
    <w:rsid w:val="00CB7EF1"/>
    <w:rsid w:val="00CB7FC5"/>
    <w:rsid w:val="00CC039E"/>
    <w:rsid w:val="00CC08BF"/>
    <w:rsid w:val="00CC13B9"/>
    <w:rsid w:val="00CC13E5"/>
    <w:rsid w:val="00CC21E6"/>
    <w:rsid w:val="00CC2755"/>
    <w:rsid w:val="00CC35EA"/>
    <w:rsid w:val="00CC3E99"/>
    <w:rsid w:val="00CC4084"/>
    <w:rsid w:val="00CC43CE"/>
    <w:rsid w:val="00CC4660"/>
    <w:rsid w:val="00CC4C37"/>
    <w:rsid w:val="00CC69C3"/>
    <w:rsid w:val="00CC6E10"/>
    <w:rsid w:val="00CC72A4"/>
    <w:rsid w:val="00CC7881"/>
    <w:rsid w:val="00CC7FAE"/>
    <w:rsid w:val="00CD0D7E"/>
    <w:rsid w:val="00CD10F0"/>
    <w:rsid w:val="00CD12FF"/>
    <w:rsid w:val="00CD1807"/>
    <w:rsid w:val="00CD1A68"/>
    <w:rsid w:val="00CD208C"/>
    <w:rsid w:val="00CD2A19"/>
    <w:rsid w:val="00CD2DBC"/>
    <w:rsid w:val="00CD347F"/>
    <w:rsid w:val="00CD3822"/>
    <w:rsid w:val="00CD3BFE"/>
    <w:rsid w:val="00CD477F"/>
    <w:rsid w:val="00CD4D91"/>
    <w:rsid w:val="00CD4EBB"/>
    <w:rsid w:val="00CD50CF"/>
    <w:rsid w:val="00CD5DD6"/>
    <w:rsid w:val="00CD64AF"/>
    <w:rsid w:val="00CD7075"/>
    <w:rsid w:val="00CD7199"/>
    <w:rsid w:val="00CE0809"/>
    <w:rsid w:val="00CE0B93"/>
    <w:rsid w:val="00CE0E32"/>
    <w:rsid w:val="00CE11D0"/>
    <w:rsid w:val="00CE2633"/>
    <w:rsid w:val="00CE29D6"/>
    <w:rsid w:val="00CE2D21"/>
    <w:rsid w:val="00CE3A58"/>
    <w:rsid w:val="00CE4213"/>
    <w:rsid w:val="00CE47F7"/>
    <w:rsid w:val="00CE7166"/>
    <w:rsid w:val="00CE788C"/>
    <w:rsid w:val="00CE7AA2"/>
    <w:rsid w:val="00CE7C9C"/>
    <w:rsid w:val="00CF137A"/>
    <w:rsid w:val="00CF1A08"/>
    <w:rsid w:val="00CF1ABB"/>
    <w:rsid w:val="00CF2299"/>
    <w:rsid w:val="00CF251E"/>
    <w:rsid w:val="00CF2F54"/>
    <w:rsid w:val="00CF3611"/>
    <w:rsid w:val="00CF3B3C"/>
    <w:rsid w:val="00CF3D02"/>
    <w:rsid w:val="00CF4212"/>
    <w:rsid w:val="00CF4559"/>
    <w:rsid w:val="00CF49D5"/>
    <w:rsid w:val="00CF581E"/>
    <w:rsid w:val="00CF592E"/>
    <w:rsid w:val="00CF5DCB"/>
    <w:rsid w:val="00CF5E47"/>
    <w:rsid w:val="00CF62B5"/>
    <w:rsid w:val="00CF6726"/>
    <w:rsid w:val="00CF69B9"/>
    <w:rsid w:val="00CF6BA6"/>
    <w:rsid w:val="00CF6EFA"/>
    <w:rsid w:val="00CF70D6"/>
    <w:rsid w:val="00CF723B"/>
    <w:rsid w:val="00CF72D4"/>
    <w:rsid w:val="00CF79DA"/>
    <w:rsid w:val="00D0042B"/>
    <w:rsid w:val="00D009BF"/>
    <w:rsid w:val="00D00A00"/>
    <w:rsid w:val="00D02EB3"/>
    <w:rsid w:val="00D04F4D"/>
    <w:rsid w:val="00D05222"/>
    <w:rsid w:val="00D0588B"/>
    <w:rsid w:val="00D05AE5"/>
    <w:rsid w:val="00D05C11"/>
    <w:rsid w:val="00D0672A"/>
    <w:rsid w:val="00D071B7"/>
    <w:rsid w:val="00D07244"/>
    <w:rsid w:val="00D074F0"/>
    <w:rsid w:val="00D07D3B"/>
    <w:rsid w:val="00D100BE"/>
    <w:rsid w:val="00D115F6"/>
    <w:rsid w:val="00D11AA3"/>
    <w:rsid w:val="00D11E20"/>
    <w:rsid w:val="00D121C1"/>
    <w:rsid w:val="00D12976"/>
    <w:rsid w:val="00D12D0A"/>
    <w:rsid w:val="00D135A2"/>
    <w:rsid w:val="00D136A0"/>
    <w:rsid w:val="00D13C23"/>
    <w:rsid w:val="00D152D5"/>
    <w:rsid w:val="00D152FF"/>
    <w:rsid w:val="00D153B8"/>
    <w:rsid w:val="00D15768"/>
    <w:rsid w:val="00D15BF3"/>
    <w:rsid w:val="00D16389"/>
    <w:rsid w:val="00D17776"/>
    <w:rsid w:val="00D17C11"/>
    <w:rsid w:val="00D17D37"/>
    <w:rsid w:val="00D20B46"/>
    <w:rsid w:val="00D20D98"/>
    <w:rsid w:val="00D21C73"/>
    <w:rsid w:val="00D22090"/>
    <w:rsid w:val="00D224E7"/>
    <w:rsid w:val="00D225FA"/>
    <w:rsid w:val="00D232F8"/>
    <w:rsid w:val="00D236DA"/>
    <w:rsid w:val="00D237CA"/>
    <w:rsid w:val="00D239DD"/>
    <w:rsid w:val="00D23C37"/>
    <w:rsid w:val="00D23DDC"/>
    <w:rsid w:val="00D25C4A"/>
    <w:rsid w:val="00D25E6D"/>
    <w:rsid w:val="00D25F19"/>
    <w:rsid w:val="00D26A72"/>
    <w:rsid w:val="00D27C7A"/>
    <w:rsid w:val="00D302E0"/>
    <w:rsid w:val="00D309D6"/>
    <w:rsid w:val="00D30C15"/>
    <w:rsid w:val="00D31436"/>
    <w:rsid w:val="00D31814"/>
    <w:rsid w:val="00D31C2F"/>
    <w:rsid w:val="00D32F43"/>
    <w:rsid w:val="00D33714"/>
    <w:rsid w:val="00D337BF"/>
    <w:rsid w:val="00D338DC"/>
    <w:rsid w:val="00D3496E"/>
    <w:rsid w:val="00D34B81"/>
    <w:rsid w:val="00D35737"/>
    <w:rsid w:val="00D36791"/>
    <w:rsid w:val="00D368FD"/>
    <w:rsid w:val="00D36B92"/>
    <w:rsid w:val="00D373BB"/>
    <w:rsid w:val="00D402B6"/>
    <w:rsid w:val="00D4053F"/>
    <w:rsid w:val="00D40DE3"/>
    <w:rsid w:val="00D41028"/>
    <w:rsid w:val="00D41273"/>
    <w:rsid w:val="00D41312"/>
    <w:rsid w:val="00D41616"/>
    <w:rsid w:val="00D41A2B"/>
    <w:rsid w:val="00D41D08"/>
    <w:rsid w:val="00D41F1A"/>
    <w:rsid w:val="00D421FB"/>
    <w:rsid w:val="00D423A4"/>
    <w:rsid w:val="00D42953"/>
    <w:rsid w:val="00D42962"/>
    <w:rsid w:val="00D42F86"/>
    <w:rsid w:val="00D432E1"/>
    <w:rsid w:val="00D43960"/>
    <w:rsid w:val="00D44C93"/>
    <w:rsid w:val="00D45635"/>
    <w:rsid w:val="00D4597B"/>
    <w:rsid w:val="00D45BCA"/>
    <w:rsid w:val="00D4619B"/>
    <w:rsid w:val="00D46CCA"/>
    <w:rsid w:val="00D471C3"/>
    <w:rsid w:val="00D475AB"/>
    <w:rsid w:val="00D47C55"/>
    <w:rsid w:val="00D47CB5"/>
    <w:rsid w:val="00D47E7F"/>
    <w:rsid w:val="00D47EC5"/>
    <w:rsid w:val="00D50CD7"/>
    <w:rsid w:val="00D51434"/>
    <w:rsid w:val="00D51DDB"/>
    <w:rsid w:val="00D52427"/>
    <w:rsid w:val="00D526D8"/>
    <w:rsid w:val="00D52730"/>
    <w:rsid w:val="00D52C39"/>
    <w:rsid w:val="00D53961"/>
    <w:rsid w:val="00D53CF2"/>
    <w:rsid w:val="00D5472E"/>
    <w:rsid w:val="00D54DAE"/>
    <w:rsid w:val="00D5521F"/>
    <w:rsid w:val="00D559FE"/>
    <w:rsid w:val="00D55FAD"/>
    <w:rsid w:val="00D560F1"/>
    <w:rsid w:val="00D56FD5"/>
    <w:rsid w:val="00D60053"/>
    <w:rsid w:val="00D601B5"/>
    <w:rsid w:val="00D6054C"/>
    <w:rsid w:val="00D60640"/>
    <w:rsid w:val="00D60D91"/>
    <w:rsid w:val="00D60F61"/>
    <w:rsid w:val="00D6148B"/>
    <w:rsid w:val="00D61686"/>
    <w:rsid w:val="00D616AE"/>
    <w:rsid w:val="00D61BE1"/>
    <w:rsid w:val="00D62088"/>
    <w:rsid w:val="00D62479"/>
    <w:rsid w:val="00D6249E"/>
    <w:rsid w:val="00D6257F"/>
    <w:rsid w:val="00D6263A"/>
    <w:rsid w:val="00D626FF"/>
    <w:rsid w:val="00D62CBB"/>
    <w:rsid w:val="00D62E4B"/>
    <w:rsid w:val="00D6330E"/>
    <w:rsid w:val="00D636F1"/>
    <w:rsid w:val="00D6391C"/>
    <w:rsid w:val="00D6419A"/>
    <w:rsid w:val="00D646FC"/>
    <w:rsid w:val="00D6490A"/>
    <w:rsid w:val="00D64F09"/>
    <w:rsid w:val="00D64F92"/>
    <w:rsid w:val="00D651DF"/>
    <w:rsid w:val="00D65795"/>
    <w:rsid w:val="00D65877"/>
    <w:rsid w:val="00D6632A"/>
    <w:rsid w:val="00D66425"/>
    <w:rsid w:val="00D66832"/>
    <w:rsid w:val="00D66854"/>
    <w:rsid w:val="00D669F7"/>
    <w:rsid w:val="00D672FB"/>
    <w:rsid w:val="00D6740A"/>
    <w:rsid w:val="00D67FB6"/>
    <w:rsid w:val="00D70242"/>
    <w:rsid w:val="00D706A3"/>
    <w:rsid w:val="00D70A9B"/>
    <w:rsid w:val="00D713E6"/>
    <w:rsid w:val="00D71543"/>
    <w:rsid w:val="00D71852"/>
    <w:rsid w:val="00D7189E"/>
    <w:rsid w:val="00D7199D"/>
    <w:rsid w:val="00D71FAB"/>
    <w:rsid w:val="00D72BE1"/>
    <w:rsid w:val="00D72D33"/>
    <w:rsid w:val="00D72FD5"/>
    <w:rsid w:val="00D73919"/>
    <w:rsid w:val="00D74328"/>
    <w:rsid w:val="00D74FD0"/>
    <w:rsid w:val="00D766B4"/>
    <w:rsid w:val="00D769C7"/>
    <w:rsid w:val="00D77041"/>
    <w:rsid w:val="00D80A24"/>
    <w:rsid w:val="00D80CEE"/>
    <w:rsid w:val="00D81182"/>
    <w:rsid w:val="00D81241"/>
    <w:rsid w:val="00D8128E"/>
    <w:rsid w:val="00D81BA6"/>
    <w:rsid w:val="00D81E0A"/>
    <w:rsid w:val="00D81F9E"/>
    <w:rsid w:val="00D822B0"/>
    <w:rsid w:val="00D825BC"/>
    <w:rsid w:val="00D828DA"/>
    <w:rsid w:val="00D8307D"/>
    <w:rsid w:val="00D8328D"/>
    <w:rsid w:val="00D8387C"/>
    <w:rsid w:val="00D83924"/>
    <w:rsid w:val="00D83A12"/>
    <w:rsid w:val="00D83A40"/>
    <w:rsid w:val="00D859EE"/>
    <w:rsid w:val="00D85C07"/>
    <w:rsid w:val="00D866E8"/>
    <w:rsid w:val="00D86A93"/>
    <w:rsid w:val="00D8715F"/>
    <w:rsid w:val="00D8763B"/>
    <w:rsid w:val="00D876F9"/>
    <w:rsid w:val="00D9039F"/>
    <w:rsid w:val="00D908CA"/>
    <w:rsid w:val="00D90FC5"/>
    <w:rsid w:val="00D91892"/>
    <w:rsid w:val="00D927C8"/>
    <w:rsid w:val="00D92D78"/>
    <w:rsid w:val="00D93535"/>
    <w:rsid w:val="00D9374B"/>
    <w:rsid w:val="00D937CF"/>
    <w:rsid w:val="00D93EF5"/>
    <w:rsid w:val="00D9432B"/>
    <w:rsid w:val="00D944DE"/>
    <w:rsid w:val="00D95447"/>
    <w:rsid w:val="00D95944"/>
    <w:rsid w:val="00D96021"/>
    <w:rsid w:val="00D963BF"/>
    <w:rsid w:val="00D972F9"/>
    <w:rsid w:val="00D972FB"/>
    <w:rsid w:val="00D9749B"/>
    <w:rsid w:val="00D97D0D"/>
    <w:rsid w:val="00DA06FC"/>
    <w:rsid w:val="00DA0889"/>
    <w:rsid w:val="00DA099D"/>
    <w:rsid w:val="00DA0C85"/>
    <w:rsid w:val="00DA0E19"/>
    <w:rsid w:val="00DA0E7F"/>
    <w:rsid w:val="00DA15BB"/>
    <w:rsid w:val="00DA17EC"/>
    <w:rsid w:val="00DA1E26"/>
    <w:rsid w:val="00DA1EF4"/>
    <w:rsid w:val="00DA2E01"/>
    <w:rsid w:val="00DA2E06"/>
    <w:rsid w:val="00DA3125"/>
    <w:rsid w:val="00DA34F5"/>
    <w:rsid w:val="00DA3C2D"/>
    <w:rsid w:val="00DA3F1E"/>
    <w:rsid w:val="00DA4306"/>
    <w:rsid w:val="00DA497E"/>
    <w:rsid w:val="00DA4D89"/>
    <w:rsid w:val="00DA532C"/>
    <w:rsid w:val="00DA55C5"/>
    <w:rsid w:val="00DA5AF3"/>
    <w:rsid w:val="00DA5DB0"/>
    <w:rsid w:val="00DA5DEF"/>
    <w:rsid w:val="00DA6FA3"/>
    <w:rsid w:val="00DA7187"/>
    <w:rsid w:val="00DA79AF"/>
    <w:rsid w:val="00DA7A2A"/>
    <w:rsid w:val="00DA7C82"/>
    <w:rsid w:val="00DB0F1B"/>
    <w:rsid w:val="00DB123C"/>
    <w:rsid w:val="00DB14D4"/>
    <w:rsid w:val="00DB1EF4"/>
    <w:rsid w:val="00DB2E81"/>
    <w:rsid w:val="00DB34B7"/>
    <w:rsid w:val="00DB378E"/>
    <w:rsid w:val="00DB43DB"/>
    <w:rsid w:val="00DB476E"/>
    <w:rsid w:val="00DB4C5B"/>
    <w:rsid w:val="00DB5192"/>
    <w:rsid w:val="00DB57AD"/>
    <w:rsid w:val="00DB5944"/>
    <w:rsid w:val="00DB613B"/>
    <w:rsid w:val="00DB668D"/>
    <w:rsid w:val="00DB670C"/>
    <w:rsid w:val="00DB67D7"/>
    <w:rsid w:val="00DB680F"/>
    <w:rsid w:val="00DB6D3F"/>
    <w:rsid w:val="00DB7160"/>
    <w:rsid w:val="00DB75B8"/>
    <w:rsid w:val="00DB7632"/>
    <w:rsid w:val="00DB7DD2"/>
    <w:rsid w:val="00DB7F55"/>
    <w:rsid w:val="00DC0BBF"/>
    <w:rsid w:val="00DC0BCF"/>
    <w:rsid w:val="00DC0EB0"/>
    <w:rsid w:val="00DC1002"/>
    <w:rsid w:val="00DC1E46"/>
    <w:rsid w:val="00DC220C"/>
    <w:rsid w:val="00DC234F"/>
    <w:rsid w:val="00DC25F7"/>
    <w:rsid w:val="00DC3657"/>
    <w:rsid w:val="00DC3DD0"/>
    <w:rsid w:val="00DC3DF4"/>
    <w:rsid w:val="00DC45F4"/>
    <w:rsid w:val="00DC4C60"/>
    <w:rsid w:val="00DC4F3E"/>
    <w:rsid w:val="00DC541B"/>
    <w:rsid w:val="00DC5F3C"/>
    <w:rsid w:val="00DC6AE5"/>
    <w:rsid w:val="00DC6B27"/>
    <w:rsid w:val="00DC6E7F"/>
    <w:rsid w:val="00DC745D"/>
    <w:rsid w:val="00DC7D3D"/>
    <w:rsid w:val="00DD0134"/>
    <w:rsid w:val="00DD0525"/>
    <w:rsid w:val="00DD0A7E"/>
    <w:rsid w:val="00DD0DE8"/>
    <w:rsid w:val="00DD11D2"/>
    <w:rsid w:val="00DD1C22"/>
    <w:rsid w:val="00DD1C76"/>
    <w:rsid w:val="00DD23EB"/>
    <w:rsid w:val="00DD2515"/>
    <w:rsid w:val="00DD2BF5"/>
    <w:rsid w:val="00DD2FC0"/>
    <w:rsid w:val="00DD3231"/>
    <w:rsid w:val="00DD3F48"/>
    <w:rsid w:val="00DD4D1B"/>
    <w:rsid w:val="00DD4F10"/>
    <w:rsid w:val="00DD5809"/>
    <w:rsid w:val="00DD61B3"/>
    <w:rsid w:val="00DD61FA"/>
    <w:rsid w:val="00DD650B"/>
    <w:rsid w:val="00DD65A4"/>
    <w:rsid w:val="00DD6652"/>
    <w:rsid w:val="00DD668E"/>
    <w:rsid w:val="00DD6885"/>
    <w:rsid w:val="00DD74B4"/>
    <w:rsid w:val="00DD759C"/>
    <w:rsid w:val="00DD791C"/>
    <w:rsid w:val="00DE013D"/>
    <w:rsid w:val="00DE04AE"/>
    <w:rsid w:val="00DE197C"/>
    <w:rsid w:val="00DE246D"/>
    <w:rsid w:val="00DE35B7"/>
    <w:rsid w:val="00DE522C"/>
    <w:rsid w:val="00DE55FB"/>
    <w:rsid w:val="00DE56F2"/>
    <w:rsid w:val="00DE5C2E"/>
    <w:rsid w:val="00DE68B8"/>
    <w:rsid w:val="00DE7E3F"/>
    <w:rsid w:val="00DF01B8"/>
    <w:rsid w:val="00DF01FE"/>
    <w:rsid w:val="00DF0EA9"/>
    <w:rsid w:val="00DF1487"/>
    <w:rsid w:val="00DF17B0"/>
    <w:rsid w:val="00DF1A7C"/>
    <w:rsid w:val="00DF1BFA"/>
    <w:rsid w:val="00DF1D27"/>
    <w:rsid w:val="00DF24F8"/>
    <w:rsid w:val="00DF320B"/>
    <w:rsid w:val="00DF32BE"/>
    <w:rsid w:val="00DF3F25"/>
    <w:rsid w:val="00DF442E"/>
    <w:rsid w:val="00DF512A"/>
    <w:rsid w:val="00DF5336"/>
    <w:rsid w:val="00DF5467"/>
    <w:rsid w:val="00DF5FC6"/>
    <w:rsid w:val="00DF63A9"/>
    <w:rsid w:val="00DF68A2"/>
    <w:rsid w:val="00DF6C5B"/>
    <w:rsid w:val="00DF6E9F"/>
    <w:rsid w:val="00DF75EF"/>
    <w:rsid w:val="00DF7EA1"/>
    <w:rsid w:val="00E0077A"/>
    <w:rsid w:val="00E01B8B"/>
    <w:rsid w:val="00E0234A"/>
    <w:rsid w:val="00E02C36"/>
    <w:rsid w:val="00E02DFD"/>
    <w:rsid w:val="00E034CB"/>
    <w:rsid w:val="00E03AFE"/>
    <w:rsid w:val="00E04932"/>
    <w:rsid w:val="00E04D45"/>
    <w:rsid w:val="00E05051"/>
    <w:rsid w:val="00E053EC"/>
    <w:rsid w:val="00E05992"/>
    <w:rsid w:val="00E05D98"/>
    <w:rsid w:val="00E05DCC"/>
    <w:rsid w:val="00E0627A"/>
    <w:rsid w:val="00E06413"/>
    <w:rsid w:val="00E067C6"/>
    <w:rsid w:val="00E0692D"/>
    <w:rsid w:val="00E06C61"/>
    <w:rsid w:val="00E06D7A"/>
    <w:rsid w:val="00E073DA"/>
    <w:rsid w:val="00E079C9"/>
    <w:rsid w:val="00E07FCD"/>
    <w:rsid w:val="00E10065"/>
    <w:rsid w:val="00E106DB"/>
    <w:rsid w:val="00E10915"/>
    <w:rsid w:val="00E118FF"/>
    <w:rsid w:val="00E11B21"/>
    <w:rsid w:val="00E11B39"/>
    <w:rsid w:val="00E1270B"/>
    <w:rsid w:val="00E128AD"/>
    <w:rsid w:val="00E12A04"/>
    <w:rsid w:val="00E12BBC"/>
    <w:rsid w:val="00E12C16"/>
    <w:rsid w:val="00E1333C"/>
    <w:rsid w:val="00E1343C"/>
    <w:rsid w:val="00E137AF"/>
    <w:rsid w:val="00E13AB9"/>
    <w:rsid w:val="00E1444F"/>
    <w:rsid w:val="00E144BE"/>
    <w:rsid w:val="00E14E80"/>
    <w:rsid w:val="00E14FF3"/>
    <w:rsid w:val="00E15397"/>
    <w:rsid w:val="00E15625"/>
    <w:rsid w:val="00E15822"/>
    <w:rsid w:val="00E15DE5"/>
    <w:rsid w:val="00E1678A"/>
    <w:rsid w:val="00E17A20"/>
    <w:rsid w:val="00E17D1D"/>
    <w:rsid w:val="00E20878"/>
    <w:rsid w:val="00E20C8B"/>
    <w:rsid w:val="00E20DF7"/>
    <w:rsid w:val="00E20E32"/>
    <w:rsid w:val="00E21635"/>
    <w:rsid w:val="00E21752"/>
    <w:rsid w:val="00E21DA4"/>
    <w:rsid w:val="00E22406"/>
    <w:rsid w:val="00E235AB"/>
    <w:rsid w:val="00E238C8"/>
    <w:rsid w:val="00E23F91"/>
    <w:rsid w:val="00E2471A"/>
    <w:rsid w:val="00E24B71"/>
    <w:rsid w:val="00E24C8F"/>
    <w:rsid w:val="00E25203"/>
    <w:rsid w:val="00E25B67"/>
    <w:rsid w:val="00E266F8"/>
    <w:rsid w:val="00E26956"/>
    <w:rsid w:val="00E270CC"/>
    <w:rsid w:val="00E274EB"/>
    <w:rsid w:val="00E30909"/>
    <w:rsid w:val="00E3189F"/>
    <w:rsid w:val="00E318B8"/>
    <w:rsid w:val="00E31B9F"/>
    <w:rsid w:val="00E31E4C"/>
    <w:rsid w:val="00E31EB0"/>
    <w:rsid w:val="00E32F62"/>
    <w:rsid w:val="00E33357"/>
    <w:rsid w:val="00E33371"/>
    <w:rsid w:val="00E33573"/>
    <w:rsid w:val="00E33AEE"/>
    <w:rsid w:val="00E33EF0"/>
    <w:rsid w:val="00E340ED"/>
    <w:rsid w:val="00E34400"/>
    <w:rsid w:val="00E34403"/>
    <w:rsid w:val="00E3575B"/>
    <w:rsid w:val="00E35FAF"/>
    <w:rsid w:val="00E36A19"/>
    <w:rsid w:val="00E376B7"/>
    <w:rsid w:val="00E378E5"/>
    <w:rsid w:val="00E37BE9"/>
    <w:rsid w:val="00E37DD1"/>
    <w:rsid w:val="00E4042F"/>
    <w:rsid w:val="00E4054B"/>
    <w:rsid w:val="00E40618"/>
    <w:rsid w:val="00E41340"/>
    <w:rsid w:val="00E41344"/>
    <w:rsid w:val="00E4178C"/>
    <w:rsid w:val="00E4181B"/>
    <w:rsid w:val="00E419D4"/>
    <w:rsid w:val="00E41A4C"/>
    <w:rsid w:val="00E41A67"/>
    <w:rsid w:val="00E41AA5"/>
    <w:rsid w:val="00E41F3B"/>
    <w:rsid w:val="00E4223B"/>
    <w:rsid w:val="00E4228B"/>
    <w:rsid w:val="00E42331"/>
    <w:rsid w:val="00E42470"/>
    <w:rsid w:val="00E42563"/>
    <w:rsid w:val="00E425AB"/>
    <w:rsid w:val="00E42C82"/>
    <w:rsid w:val="00E4323E"/>
    <w:rsid w:val="00E43B7C"/>
    <w:rsid w:val="00E43F80"/>
    <w:rsid w:val="00E4435F"/>
    <w:rsid w:val="00E44800"/>
    <w:rsid w:val="00E448A7"/>
    <w:rsid w:val="00E45203"/>
    <w:rsid w:val="00E4532A"/>
    <w:rsid w:val="00E4591A"/>
    <w:rsid w:val="00E4623D"/>
    <w:rsid w:val="00E46358"/>
    <w:rsid w:val="00E46721"/>
    <w:rsid w:val="00E46BFD"/>
    <w:rsid w:val="00E46F6B"/>
    <w:rsid w:val="00E4728C"/>
    <w:rsid w:val="00E47623"/>
    <w:rsid w:val="00E5060B"/>
    <w:rsid w:val="00E52397"/>
    <w:rsid w:val="00E528AC"/>
    <w:rsid w:val="00E52F46"/>
    <w:rsid w:val="00E53295"/>
    <w:rsid w:val="00E53334"/>
    <w:rsid w:val="00E533A8"/>
    <w:rsid w:val="00E535A0"/>
    <w:rsid w:val="00E535A7"/>
    <w:rsid w:val="00E538A8"/>
    <w:rsid w:val="00E53A47"/>
    <w:rsid w:val="00E53A66"/>
    <w:rsid w:val="00E5403B"/>
    <w:rsid w:val="00E549B3"/>
    <w:rsid w:val="00E54C19"/>
    <w:rsid w:val="00E551D4"/>
    <w:rsid w:val="00E56234"/>
    <w:rsid w:val="00E5674A"/>
    <w:rsid w:val="00E56874"/>
    <w:rsid w:val="00E56C90"/>
    <w:rsid w:val="00E5758C"/>
    <w:rsid w:val="00E5762F"/>
    <w:rsid w:val="00E6059B"/>
    <w:rsid w:val="00E60D3B"/>
    <w:rsid w:val="00E61D36"/>
    <w:rsid w:val="00E62317"/>
    <w:rsid w:val="00E6237A"/>
    <w:rsid w:val="00E624B0"/>
    <w:rsid w:val="00E62986"/>
    <w:rsid w:val="00E629C4"/>
    <w:rsid w:val="00E62A34"/>
    <w:rsid w:val="00E630EE"/>
    <w:rsid w:val="00E633FB"/>
    <w:rsid w:val="00E63A15"/>
    <w:rsid w:val="00E6410C"/>
    <w:rsid w:val="00E64397"/>
    <w:rsid w:val="00E64633"/>
    <w:rsid w:val="00E64760"/>
    <w:rsid w:val="00E649FA"/>
    <w:rsid w:val="00E654DB"/>
    <w:rsid w:val="00E65C5F"/>
    <w:rsid w:val="00E65F77"/>
    <w:rsid w:val="00E67566"/>
    <w:rsid w:val="00E703B0"/>
    <w:rsid w:val="00E71136"/>
    <w:rsid w:val="00E713C3"/>
    <w:rsid w:val="00E71712"/>
    <w:rsid w:val="00E72DBC"/>
    <w:rsid w:val="00E7353F"/>
    <w:rsid w:val="00E738F9"/>
    <w:rsid w:val="00E73FDA"/>
    <w:rsid w:val="00E7402D"/>
    <w:rsid w:val="00E745A4"/>
    <w:rsid w:val="00E74B3C"/>
    <w:rsid w:val="00E74CC8"/>
    <w:rsid w:val="00E75328"/>
    <w:rsid w:val="00E75D6D"/>
    <w:rsid w:val="00E769F8"/>
    <w:rsid w:val="00E76FCC"/>
    <w:rsid w:val="00E77290"/>
    <w:rsid w:val="00E80387"/>
    <w:rsid w:val="00E80C5A"/>
    <w:rsid w:val="00E82250"/>
    <w:rsid w:val="00E824B5"/>
    <w:rsid w:val="00E8305F"/>
    <w:rsid w:val="00E83218"/>
    <w:rsid w:val="00E833B7"/>
    <w:rsid w:val="00E83655"/>
    <w:rsid w:val="00E836A5"/>
    <w:rsid w:val="00E8448A"/>
    <w:rsid w:val="00E84A77"/>
    <w:rsid w:val="00E84EFD"/>
    <w:rsid w:val="00E8522A"/>
    <w:rsid w:val="00E852E7"/>
    <w:rsid w:val="00E864D7"/>
    <w:rsid w:val="00E867EE"/>
    <w:rsid w:val="00E8708F"/>
    <w:rsid w:val="00E871C4"/>
    <w:rsid w:val="00E90A50"/>
    <w:rsid w:val="00E90BAA"/>
    <w:rsid w:val="00E90EA2"/>
    <w:rsid w:val="00E9131F"/>
    <w:rsid w:val="00E917AB"/>
    <w:rsid w:val="00E91B33"/>
    <w:rsid w:val="00E91BAB"/>
    <w:rsid w:val="00E92A4C"/>
    <w:rsid w:val="00E92D4D"/>
    <w:rsid w:val="00E934AF"/>
    <w:rsid w:val="00E9378D"/>
    <w:rsid w:val="00E938FA"/>
    <w:rsid w:val="00E94624"/>
    <w:rsid w:val="00E9475C"/>
    <w:rsid w:val="00E94B4C"/>
    <w:rsid w:val="00E94C18"/>
    <w:rsid w:val="00E951E3"/>
    <w:rsid w:val="00E96B77"/>
    <w:rsid w:val="00E9766D"/>
    <w:rsid w:val="00E979BB"/>
    <w:rsid w:val="00E97B45"/>
    <w:rsid w:val="00EA0106"/>
    <w:rsid w:val="00EA034D"/>
    <w:rsid w:val="00EA096B"/>
    <w:rsid w:val="00EA0AC5"/>
    <w:rsid w:val="00EA0F93"/>
    <w:rsid w:val="00EA1BBF"/>
    <w:rsid w:val="00EA1EBC"/>
    <w:rsid w:val="00EA205E"/>
    <w:rsid w:val="00EA206E"/>
    <w:rsid w:val="00EA2896"/>
    <w:rsid w:val="00EA3316"/>
    <w:rsid w:val="00EA364F"/>
    <w:rsid w:val="00EA3706"/>
    <w:rsid w:val="00EA3722"/>
    <w:rsid w:val="00EA4051"/>
    <w:rsid w:val="00EA47E3"/>
    <w:rsid w:val="00EA5515"/>
    <w:rsid w:val="00EA581E"/>
    <w:rsid w:val="00EA5B5B"/>
    <w:rsid w:val="00EA63AF"/>
    <w:rsid w:val="00EA6554"/>
    <w:rsid w:val="00EA67A5"/>
    <w:rsid w:val="00EA68DF"/>
    <w:rsid w:val="00EA6CAD"/>
    <w:rsid w:val="00EA6DBC"/>
    <w:rsid w:val="00EA710D"/>
    <w:rsid w:val="00EA7D16"/>
    <w:rsid w:val="00EB09AE"/>
    <w:rsid w:val="00EB25F0"/>
    <w:rsid w:val="00EB2622"/>
    <w:rsid w:val="00EB30EF"/>
    <w:rsid w:val="00EB372B"/>
    <w:rsid w:val="00EB3990"/>
    <w:rsid w:val="00EB3C5E"/>
    <w:rsid w:val="00EB4351"/>
    <w:rsid w:val="00EB4EA8"/>
    <w:rsid w:val="00EB4F04"/>
    <w:rsid w:val="00EB5C00"/>
    <w:rsid w:val="00EB6ADA"/>
    <w:rsid w:val="00EB758B"/>
    <w:rsid w:val="00EB771C"/>
    <w:rsid w:val="00EC0544"/>
    <w:rsid w:val="00EC0597"/>
    <w:rsid w:val="00EC0AA7"/>
    <w:rsid w:val="00EC0D75"/>
    <w:rsid w:val="00EC0EB0"/>
    <w:rsid w:val="00EC12D8"/>
    <w:rsid w:val="00EC18D5"/>
    <w:rsid w:val="00EC2B5E"/>
    <w:rsid w:val="00EC44ED"/>
    <w:rsid w:val="00EC54E7"/>
    <w:rsid w:val="00EC569B"/>
    <w:rsid w:val="00EC57B2"/>
    <w:rsid w:val="00EC5B64"/>
    <w:rsid w:val="00EC5CDA"/>
    <w:rsid w:val="00EC61D0"/>
    <w:rsid w:val="00EC63CB"/>
    <w:rsid w:val="00EC64F6"/>
    <w:rsid w:val="00EC7964"/>
    <w:rsid w:val="00EC796C"/>
    <w:rsid w:val="00EC7ECA"/>
    <w:rsid w:val="00ED105E"/>
    <w:rsid w:val="00ED1154"/>
    <w:rsid w:val="00ED1FC2"/>
    <w:rsid w:val="00ED2963"/>
    <w:rsid w:val="00ED2DAB"/>
    <w:rsid w:val="00ED2F38"/>
    <w:rsid w:val="00ED37B7"/>
    <w:rsid w:val="00ED3C16"/>
    <w:rsid w:val="00ED4C4D"/>
    <w:rsid w:val="00ED5269"/>
    <w:rsid w:val="00ED54DE"/>
    <w:rsid w:val="00ED6F6D"/>
    <w:rsid w:val="00ED77FD"/>
    <w:rsid w:val="00EE0200"/>
    <w:rsid w:val="00EE0493"/>
    <w:rsid w:val="00EE05E6"/>
    <w:rsid w:val="00EE074C"/>
    <w:rsid w:val="00EE108B"/>
    <w:rsid w:val="00EE10B7"/>
    <w:rsid w:val="00EE11A8"/>
    <w:rsid w:val="00EE12B3"/>
    <w:rsid w:val="00EE1317"/>
    <w:rsid w:val="00EE13B9"/>
    <w:rsid w:val="00EE1B0E"/>
    <w:rsid w:val="00EE1E2B"/>
    <w:rsid w:val="00EE252B"/>
    <w:rsid w:val="00EE27F5"/>
    <w:rsid w:val="00EE29FD"/>
    <w:rsid w:val="00EE2B13"/>
    <w:rsid w:val="00EE2B40"/>
    <w:rsid w:val="00EE2C7B"/>
    <w:rsid w:val="00EE3163"/>
    <w:rsid w:val="00EE35BC"/>
    <w:rsid w:val="00EE449F"/>
    <w:rsid w:val="00EE4977"/>
    <w:rsid w:val="00EE4978"/>
    <w:rsid w:val="00EE4FE0"/>
    <w:rsid w:val="00EE5003"/>
    <w:rsid w:val="00EE53FC"/>
    <w:rsid w:val="00EE552D"/>
    <w:rsid w:val="00EE5810"/>
    <w:rsid w:val="00EE5F06"/>
    <w:rsid w:val="00EE6980"/>
    <w:rsid w:val="00EE6C19"/>
    <w:rsid w:val="00EE7D5A"/>
    <w:rsid w:val="00EF0166"/>
    <w:rsid w:val="00EF0958"/>
    <w:rsid w:val="00EF0983"/>
    <w:rsid w:val="00EF0C5D"/>
    <w:rsid w:val="00EF1174"/>
    <w:rsid w:val="00EF160D"/>
    <w:rsid w:val="00EF176E"/>
    <w:rsid w:val="00EF1C2E"/>
    <w:rsid w:val="00EF1CA8"/>
    <w:rsid w:val="00EF23E2"/>
    <w:rsid w:val="00EF24D5"/>
    <w:rsid w:val="00EF2528"/>
    <w:rsid w:val="00EF2641"/>
    <w:rsid w:val="00EF2834"/>
    <w:rsid w:val="00EF2CF8"/>
    <w:rsid w:val="00EF3127"/>
    <w:rsid w:val="00EF3540"/>
    <w:rsid w:val="00EF3D86"/>
    <w:rsid w:val="00EF4298"/>
    <w:rsid w:val="00EF42ED"/>
    <w:rsid w:val="00EF43F6"/>
    <w:rsid w:val="00EF46E6"/>
    <w:rsid w:val="00EF4B41"/>
    <w:rsid w:val="00EF56E4"/>
    <w:rsid w:val="00EF598F"/>
    <w:rsid w:val="00EF66FC"/>
    <w:rsid w:val="00EF6B88"/>
    <w:rsid w:val="00EF71C0"/>
    <w:rsid w:val="00EF74E1"/>
    <w:rsid w:val="00EF7A5A"/>
    <w:rsid w:val="00F00342"/>
    <w:rsid w:val="00F00492"/>
    <w:rsid w:val="00F019DC"/>
    <w:rsid w:val="00F01A9C"/>
    <w:rsid w:val="00F01D17"/>
    <w:rsid w:val="00F0261E"/>
    <w:rsid w:val="00F02D82"/>
    <w:rsid w:val="00F03283"/>
    <w:rsid w:val="00F033EC"/>
    <w:rsid w:val="00F03882"/>
    <w:rsid w:val="00F03918"/>
    <w:rsid w:val="00F03BB4"/>
    <w:rsid w:val="00F03EFA"/>
    <w:rsid w:val="00F04054"/>
    <w:rsid w:val="00F05B42"/>
    <w:rsid w:val="00F05D09"/>
    <w:rsid w:val="00F05FBB"/>
    <w:rsid w:val="00F06088"/>
    <w:rsid w:val="00F06660"/>
    <w:rsid w:val="00F06694"/>
    <w:rsid w:val="00F06929"/>
    <w:rsid w:val="00F06CAB"/>
    <w:rsid w:val="00F06EF5"/>
    <w:rsid w:val="00F06F1F"/>
    <w:rsid w:val="00F071E8"/>
    <w:rsid w:val="00F07D09"/>
    <w:rsid w:val="00F1024F"/>
    <w:rsid w:val="00F11309"/>
    <w:rsid w:val="00F11415"/>
    <w:rsid w:val="00F11695"/>
    <w:rsid w:val="00F11DD0"/>
    <w:rsid w:val="00F12195"/>
    <w:rsid w:val="00F12219"/>
    <w:rsid w:val="00F125A8"/>
    <w:rsid w:val="00F127D6"/>
    <w:rsid w:val="00F12EBA"/>
    <w:rsid w:val="00F13172"/>
    <w:rsid w:val="00F131BB"/>
    <w:rsid w:val="00F1335F"/>
    <w:rsid w:val="00F13A1F"/>
    <w:rsid w:val="00F1506F"/>
    <w:rsid w:val="00F15799"/>
    <w:rsid w:val="00F160F4"/>
    <w:rsid w:val="00F165AE"/>
    <w:rsid w:val="00F16CCA"/>
    <w:rsid w:val="00F17AB6"/>
    <w:rsid w:val="00F2058E"/>
    <w:rsid w:val="00F20A81"/>
    <w:rsid w:val="00F20AE1"/>
    <w:rsid w:val="00F21659"/>
    <w:rsid w:val="00F21CEC"/>
    <w:rsid w:val="00F22367"/>
    <w:rsid w:val="00F22467"/>
    <w:rsid w:val="00F226D9"/>
    <w:rsid w:val="00F227FD"/>
    <w:rsid w:val="00F22A7B"/>
    <w:rsid w:val="00F22CF2"/>
    <w:rsid w:val="00F2324D"/>
    <w:rsid w:val="00F2399B"/>
    <w:rsid w:val="00F23CE6"/>
    <w:rsid w:val="00F23D1F"/>
    <w:rsid w:val="00F24043"/>
    <w:rsid w:val="00F246E5"/>
    <w:rsid w:val="00F247AB"/>
    <w:rsid w:val="00F24F13"/>
    <w:rsid w:val="00F24F73"/>
    <w:rsid w:val="00F2577F"/>
    <w:rsid w:val="00F2599F"/>
    <w:rsid w:val="00F26274"/>
    <w:rsid w:val="00F26BE2"/>
    <w:rsid w:val="00F27172"/>
    <w:rsid w:val="00F2732B"/>
    <w:rsid w:val="00F30134"/>
    <w:rsid w:val="00F30756"/>
    <w:rsid w:val="00F30D73"/>
    <w:rsid w:val="00F310A2"/>
    <w:rsid w:val="00F3152D"/>
    <w:rsid w:val="00F315BF"/>
    <w:rsid w:val="00F31A10"/>
    <w:rsid w:val="00F3249B"/>
    <w:rsid w:val="00F325FE"/>
    <w:rsid w:val="00F337D8"/>
    <w:rsid w:val="00F34139"/>
    <w:rsid w:val="00F3433F"/>
    <w:rsid w:val="00F34592"/>
    <w:rsid w:val="00F358B0"/>
    <w:rsid w:val="00F35A02"/>
    <w:rsid w:val="00F35ED7"/>
    <w:rsid w:val="00F3605E"/>
    <w:rsid w:val="00F360AB"/>
    <w:rsid w:val="00F36CFF"/>
    <w:rsid w:val="00F36EBF"/>
    <w:rsid w:val="00F36F8E"/>
    <w:rsid w:val="00F370B0"/>
    <w:rsid w:val="00F37603"/>
    <w:rsid w:val="00F37627"/>
    <w:rsid w:val="00F378FB"/>
    <w:rsid w:val="00F379BA"/>
    <w:rsid w:val="00F37B07"/>
    <w:rsid w:val="00F40B3D"/>
    <w:rsid w:val="00F40B48"/>
    <w:rsid w:val="00F414A4"/>
    <w:rsid w:val="00F420D6"/>
    <w:rsid w:val="00F42246"/>
    <w:rsid w:val="00F42B7B"/>
    <w:rsid w:val="00F42D57"/>
    <w:rsid w:val="00F4382F"/>
    <w:rsid w:val="00F43FDD"/>
    <w:rsid w:val="00F4453C"/>
    <w:rsid w:val="00F45741"/>
    <w:rsid w:val="00F45888"/>
    <w:rsid w:val="00F459D2"/>
    <w:rsid w:val="00F46306"/>
    <w:rsid w:val="00F46C70"/>
    <w:rsid w:val="00F5087E"/>
    <w:rsid w:val="00F508FB"/>
    <w:rsid w:val="00F5194E"/>
    <w:rsid w:val="00F51A55"/>
    <w:rsid w:val="00F52568"/>
    <w:rsid w:val="00F53395"/>
    <w:rsid w:val="00F53758"/>
    <w:rsid w:val="00F53D6C"/>
    <w:rsid w:val="00F54057"/>
    <w:rsid w:val="00F541FE"/>
    <w:rsid w:val="00F54734"/>
    <w:rsid w:val="00F548DA"/>
    <w:rsid w:val="00F54EDA"/>
    <w:rsid w:val="00F54F28"/>
    <w:rsid w:val="00F560BE"/>
    <w:rsid w:val="00F5610A"/>
    <w:rsid w:val="00F5672B"/>
    <w:rsid w:val="00F57181"/>
    <w:rsid w:val="00F57A01"/>
    <w:rsid w:val="00F57AB5"/>
    <w:rsid w:val="00F57E8F"/>
    <w:rsid w:val="00F601B8"/>
    <w:rsid w:val="00F60244"/>
    <w:rsid w:val="00F61628"/>
    <w:rsid w:val="00F617C7"/>
    <w:rsid w:val="00F61BEB"/>
    <w:rsid w:val="00F6200B"/>
    <w:rsid w:val="00F62135"/>
    <w:rsid w:val="00F628C7"/>
    <w:rsid w:val="00F62C5A"/>
    <w:rsid w:val="00F62F17"/>
    <w:rsid w:val="00F630E7"/>
    <w:rsid w:val="00F63614"/>
    <w:rsid w:val="00F6376C"/>
    <w:rsid w:val="00F64318"/>
    <w:rsid w:val="00F64632"/>
    <w:rsid w:val="00F651A0"/>
    <w:rsid w:val="00F65F91"/>
    <w:rsid w:val="00F66006"/>
    <w:rsid w:val="00F6614F"/>
    <w:rsid w:val="00F66A4C"/>
    <w:rsid w:val="00F66E55"/>
    <w:rsid w:val="00F66EEA"/>
    <w:rsid w:val="00F672B1"/>
    <w:rsid w:val="00F6752F"/>
    <w:rsid w:val="00F70F51"/>
    <w:rsid w:val="00F714C6"/>
    <w:rsid w:val="00F714ED"/>
    <w:rsid w:val="00F720DF"/>
    <w:rsid w:val="00F72272"/>
    <w:rsid w:val="00F72327"/>
    <w:rsid w:val="00F72EA6"/>
    <w:rsid w:val="00F73839"/>
    <w:rsid w:val="00F73D0A"/>
    <w:rsid w:val="00F73D61"/>
    <w:rsid w:val="00F74F4F"/>
    <w:rsid w:val="00F758A0"/>
    <w:rsid w:val="00F758B2"/>
    <w:rsid w:val="00F75964"/>
    <w:rsid w:val="00F768A0"/>
    <w:rsid w:val="00F768C1"/>
    <w:rsid w:val="00F76CE9"/>
    <w:rsid w:val="00F77532"/>
    <w:rsid w:val="00F777FD"/>
    <w:rsid w:val="00F77935"/>
    <w:rsid w:val="00F77B4C"/>
    <w:rsid w:val="00F77C10"/>
    <w:rsid w:val="00F80A22"/>
    <w:rsid w:val="00F80D83"/>
    <w:rsid w:val="00F812B1"/>
    <w:rsid w:val="00F81475"/>
    <w:rsid w:val="00F8171E"/>
    <w:rsid w:val="00F82115"/>
    <w:rsid w:val="00F832D9"/>
    <w:rsid w:val="00F833F7"/>
    <w:rsid w:val="00F83E56"/>
    <w:rsid w:val="00F84505"/>
    <w:rsid w:val="00F845CC"/>
    <w:rsid w:val="00F84CED"/>
    <w:rsid w:val="00F851E1"/>
    <w:rsid w:val="00F85393"/>
    <w:rsid w:val="00F8684F"/>
    <w:rsid w:val="00F86A0F"/>
    <w:rsid w:val="00F8700A"/>
    <w:rsid w:val="00F9089D"/>
    <w:rsid w:val="00F910E0"/>
    <w:rsid w:val="00F91179"/>
    <w:rsid w:val="00F918BE"/>
    <w:rsid w:val="00F9238B"/>
    <w:rsid w:val="00F924B0"/>
    <w:rsid w:val="00F92F7E"/>
    <w:rsid w:val="00F93C3E"/>
    <w:rsid w:val="00F94829"/>
    <w:rsid w:val="00F94B0B"/>
    <w:rsid w:val="00F94BA3"/>
    <w:rsid w:val="00F94DE5"/>
    <w:rsid w:val="00F95709"/>
    <w:rsid w:val="00F957AB"/>
    <w:rsid w:val="00F9580E"/>
    <w:rsid w:val="00F962CB"/>
    <w:rsid w:val="00F96A7B"/>
    <w:rsid w:val="00F96F79"/>
    <w:rsid w:val="00F96FFA"/>
    <w:rsid w:val="00F97A76"/>
    <w:rsid w:val="00F97E9A"/>
    <w:rsid w:val="00FA014C"/>
    <w:rsid w:val="00FA06F1"/>
    <w:rsid w:val="00FA0A9E"/>
    <w:rsid w:val="00FA0AAB"/>
    <w:rsid w:val="00FA14F5"/>
    <w:rsid w:val="00FA24D6"/>
    <w:rsid w:val="00FA2E21"/>
    <w:rsid w:val="00FA33A6"/>
    <w:rsid w:val="00FA4E31"/>
    <w:rsid w:val="00FA512A"/>
    <w:rsid w:val="00FA5694"/>
    <w:rsid w:val="00FA5846"/>
    <w:rsid w:val="00FA5A6B"/>
    <w:rsid w:val="00FA5ACD"/>
    <w:rsid w:val="00FA64FF"/>
    <w:rsid w:val="00FA6EE2"/>
    <w:rsid w:val="00FA6FE9"/>
    <w:rsid w:val="00FA70BA"/>
    <w:rsid w:val="00FA74D3"/>
    <w:rsid w:val="00FA759D"/>
    <w:rsid w:val="00FA77FA"/>
    <w:rsid w:val="00FA7859"/>
    <w:rsid w:val="00FB0114"/>
    <w:rsid w:val="00FB0190"/>
    <w:rsid w:val="00FB0F8F"/>
    <w:rsid w:val="00FB1309"/>
    <w:rsid w:val="00FB16B3"/>
    <w:rsid w:val="00FB2654"/>
    <w:rsid w:val="00FB3B26"/>
    <w:rsid w:val="00FB46DC"/>
    <w:rsid w:val="00FB4AC6"/>
    <w:rsid w:val="00FB4D08"/>
    <w:rsid w:val="00FB4DDB"/>
    <w:rsid w:val="00FB5A12"/>
    <w:rsid w:val="00FB5A89"/>
    <w:rsid w:val="00FB5B3B"/>
    <w:rsid w:val="00FB5D32"/>
    <w:rsid w:val="00FB60F5"/>
    <w:rsid w:val="00FB6428"/>
    <w:rsid w:val="00FB6639"/>
    <w:rsid w:val="00FB6653"/>
    <w:rsid w:val="00FB6B9D"/>
    <w:rsid w:val="00FB711F"/>
    <w:rsid w:val="00FB73C5"/>
    <w:rsid w:val="00FC0454"/>
    <w:rsid w:val="00FC0B23"/>
    <w:rsid w:val="00FC0B95"/>
    <w:rsid w:val="00FC0BE8"/>
    <w:rsid w:val="00FC1717"/>
    <w:rsid w:val="00FC1849"/>
    <w:rsid w:val="00FC326D"/>
    <w:rsid w:val="00FC3D91"/>
    <w:rsid w:val="00FC423C"/>
    <w:rsid w:val="00FC44B4"/>
    <w:rsid w:val="00FC4869"/>
    <w:rsid w:val="00FC4EE9"/>
    <w:rsid w:val="00FC5168"/>
    <w:rsid w:val="00FC52A5"/>
    <w:rsid w:val="00FC54AD"/>
    <w:rsid w:val="00FC654C"/>
    <w:rsid w:val="00FC7055"/>
    <w:rsid w:val="00FC7448"/>
    <w:rsid w:val="00FC78D9"/>
    <w:rsid w:val="00FC7F27"/>
    <w:rsid w:val="00FD051F"/>
    <w:rsid w:val="00FD0659"/>
    <w:rsid w:val="00FD0859"/>
    <w:rsid w:val="00FD0B07"/>
    <w:rsid w:val="00FD0C76"/>
    <w:rsid w:val="00FD13E0"/>
    <w:rsid w:val="00FD15EA"/>
    <w:rsid w:val="00FD162E"/>
    <w:rsid w:val="00FD1859"/>
    <w:rsid w:val="00FD1CE1"/>
    <w:rsid w:val="00FD1E9E"/>
    <w:rsid w:val="00FD23C8"/>
    <w:rsid w:val="00FD268E"/>
    <w:rsid w:val="00FD35FE"/>
    <w:rsid w:val="00FD3A3B"/>
    <w:rsid w:val="00FD5274"/>
    <w:rsid w:val="00FD54AE"/>
    <w:rsid w:val="00FD6382"/>
    <w:rsid w:val="00FD6BEF"/>
    <w:rsid w:val="00FD7E5C"/>
    <w:rsid w:val="00FE024C"/>
    <w:rsid w:val="00FE08B7"/>
    <w:rsid w:val="00FE3340"/>
    <w:rsid w:val="00FE341D"/>
    <w:rsid w:val="00FE3562"/>
    <w:rsid w:val="00FE3DD5"/>
    <w:rsid w:val="00FE4325"/>
    <w:rsid w:val="00FE4B07"/>
    <w:rsid w:val="00FE5230"/>
    <w:rsid w:val="00FE52E5"/>
    <w:rsid w:val="00FE5416"/>
    <w:rsid w:val="00FE55E9"/>
    <w:rsid w:val="00FE61E3"/>
    <w:rsid w:val="00FE6250"/>
    <w:rsid w:val="00FE62E7"/>
    <w:rsid w:val="00FE689A"/>
    <w:rsid w:val="00FE69C8"/>
    <w:rsid w:val="00FE69F6"/>
    <w:rsid w:val="00FE6B03"/>
    <w:rsid w:val="00FE6FBD"/>
    <w:rsid w:val="00FE7866"/>
    <w:rsid w:val="00FE78AD"/>
    <w:rsid w:val="00FE7DBF"/>
    <w:rsid w:val="00FF1568"/>
    <w:rsid w:val="00FF15D6"/>
    <w:rsid w:val="00FF1C91"/>
    <w:rsid w:val="00FF20B0"/>
    <w:rsid w:val="00FF2F3F"/>
    <w:rsid w:val="00FF3087"/>
    <w:rsid w:val="00FF3A45"/>
    <w:rsid w:val="00FF4036"/>
    <w:rsid w:val="00FF466B"/>
    <w:rsid w:val="00FF4E21"/>
    <w:rsid w:val="00FF5057"/>
    <w:rsid w:val="00FF53F4"/>
    <w:rsid w:val="00FF578F"/>
    <w:rsid w:val="00FF594E"/>
    <w:rsid w:val="00FF5B41"/>
    <w:rsid w:val="00FF6B5D"/>
    <w:rsid w:val="00FF7263"/>
    <w:rsid w:val="00FF7E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06A65A"/>
  <w15:docId w15:val="{DE505986-9227-4A85-B9E2-B9DE51B4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iPriority="0"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uiPriority="0" w:qFormat="1"/>
    <w:lsdException w:name="Emphasis" w:uiPriority="0" w:qFormat="1"/>
    <w:lsdException w:name="Document Map" w:locked="1" w:semiHidden="1" w:uiPriority="0"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470B"/>
    <w:rPr>
      <w:rFonts w:ascii="Arial" w:hAnsi="Arial"/>
      <w:lang w:val="en-GB" w:eastAsia="en-GB"/>
    </w:rPr>
  </w:style>
  <w:style w:type="paragraph" w:styleId="Heading1">
    <w:name w:val="heading 1"/>
    <w:basedOn w:val="Normal"/>
    <w:next w:val="Normal"/>
    <w:link w:val="Heading1Char"/>
    <w:uiPriority w:val="9"/>
    <w:qFormat/>
    <w:rsid w:val="008D51A5"/>
    <w:pPr>
      <w:keepNext/>
      <w:keepLines/>
      <w:tabs>
        <w:tab w:val="left" w:pos="0"/>
        <w:tab w:val="left" w:pos="283"/>
        <w:tab w:val="num" w:pos="432"/>
        <w:tab w:val="left" w:pos="56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432" w:hanging="432"/>
      <w:jc w:val="both"/>
      <w:outlineLvl w:val="0"/>
    </w:pPr>
    <w:rPr>
      <w:b/>
      <w:sz w:val="28"/>
      <w:lang w:eastAsia="en-US"/>
    </w:rPr>
  </w:style>
  <w:style w:type="paragraph" w:styleId="Heading2">
    <w:name w:val="heading 2"/>
    <w:basedOn w:val="Normal"/>
    <w:next w:val="Normal"/>
    <w:link w:val="Heading2Char"/>
    <w:uiPriority w:val="9"/>
    <w:qFormat/>
    <w:rsid w:val="008D51A5"/>
    <w:pPr>
      <w:keepNext/>
      <w:keepLines/>
      <w:numPr>
        <w:ilvl w:val="1"/>
        <w:numId w:val="1"/>
      </w:numPr>
      <w:tabs>
        <w:tab w:val="clear" w:pos="360"/>
        <w:tab w:val="left" w:pos="0"/>
        <w:tab w:val="left" w:pos="283"/>
        <w:tab w:val="num" w:pos="57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76" w:hanging="576"/>
      <w:jc w:val="both"/>
      <w:outlineLvl w:val="1"/>
    </w:pPr>
    <w:rPr>
      <w:b/>
      <w:sz w:val="24"/>
      <w:lang w:eastAsia="en-US"/>
    </w:rPr>
  </w:style>
  <w:style w:type="paragraph" w:styleId="Heading3">
    <w:name w:val="heading 3"/>
    <w:basedOn w:val="Normal"/>
    <w:next w:val="Normal"/>
    <w:link w:val="Heading3Char"/>
    <w:qFormat/>
    <w:rsid w:val="008D51A5"/>
    <w:pPr>
      <w:keepNext/>
      <w:numPr>
        <w:ilvl w:val="2"/>
        <w:numId w:val="1"/>
      </w:numPr>
      <w:tabs>
        <w:tab w:val="clear" w:pos="360"/>
        <w:tab w:val="left" w:pos="0"/>
        <w:tab w:val="left" w:pos="283"/>
        <w:tab w:val="left" w:pos="56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hanging="720"/>
      <w:outlineLvl w:val="2"/>
    </w:pPr>
    <w:rPr>
      <w:b/>
      <w:lang w:eastAsia="en-US"/>
    </w:rPr>
  </w:style>
  <w:style w:type="paragraph" w:styleId="Heading4">
    <w:name w:val="heading 4"/>
    <w:basedOn w:val="Normal"/>
    <w:next w:val="Normal"/>
    <w:link w:val="Heading4Char"/>
    <w:uiPriority w:val="9"/>
    <w:qFormat/>
    <w:rsid w:val="008D51A5"/>
    <w:pPr>
      <w:keepNext/>
      <w:widowControl w:val="0"/>
      <w:numPr>
        <w:ilvl w:val="3"/>
        <w:numId w:val="1"/>
      </w:numPr>
      <w:tabs>
        <w:tab w:val="clear" w:pos="360"/>
        <w:tab w:val="num" w:pos="720"/>
        <w:tab w:val="num" w:pos="864"/>
        <w:tab w:val="num" w:pos="915"/>
        <w:tab w:val="num" w:pos="2911"/>
      </w:tabs>
      <w:spacing w:before="240" w:after="60"/>
      <w:ind w:left="864" w:hanging="864"/>
      <w:outlineLvl w:val="3"/>
    </w:pPr>
    <w:rPr>
      <w:b/>
      <w:lang w:eastAsia="en-US"/>
    </w:rPr>
  </w:style>
  <w:style w:type="paragraph" w:styleId="Heading5">
    <w:name w:val="heading 5"/>
    <w:basedOn w:val="Normal"/>
    <w:next w:val="Normal"/>
    <w:link w:val="Heading5Char"/>
    <w:uiPriority w:val="9"/>
    <w:qFormat/>
    <w:rsid w:val="008D51A5"/>
    <w:pPr>
      <w:keepNext/>
      <w:numPr>
        <w:ilvl w:val="4"/>
        <w:numId w:val="1"/>
      </w:numPr>
      <w:tabs>
        <w:tab w:val="clear" w:pos="360"/>
        <w:tab w:val="left" w:pos="0"/>
        <w:tab w:val="left" w:pos="283"/>
        <w:tab w:val="left" w:pos="566"/>
        <w:tab w:val="num" w:pos="720"/>
        <w:tab w:val="left" w:pos="850"/>
        <w:tab w:val="num" w:pos="1008"/>
        <w:tab w:val="num" w:pos="1080"/>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008" w:hanging="1008"/>
      <w:jc w:val="both"/>
      <w:outlineLvl w:val="4"/>
    </w:pPr>
    <w:rPr>
      <w:color w:val="00FF00"/>
      <w:u w:val="single"/>
      <w:lang w:eastAsia="en-US"/>
    </w:rPr>
  </w:style>
  <w:style w:type="paragraph" w:styleId="Heading6">
    <w:name w:val="heading 6"/>
    <w:basedOn w:val="Normal"/>
    <w:next w:val="Normal"/>
    <w:link w:val="Heading6Char"/>
    <w:uiPriority w:val="9"/>
    <w:qFormat/>
    <w:rsid w:val="008D51A5"/>
    <w:pPr>
      <w:keepNext/>
      <w:numPr>
        <w:ilvl w:val="5"/>
        <w:numId w:val="1"/>
      </w:numPr>
      <w:tabs>
        <w:tab w:val="clear" w:pos="360"/>
        <w:tab w:val="left" w:pos="0"/>
        <w:tab w:val="left" w:pos="283"/>
        <w:tab w:val="left" w:pos="566"/>
        <w:tab w:val="num" w:pos="720"/>
        <w:tab w:val="left" w:pos="850"/>
        <w:tab w:val="num" w:pos="1080"/>
        <w:tab w:val="num" w:pos="1152"/>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152" w:hanging="1152"/>
      <w:jc w:val="both"/>
      <w:outlineLvl w:val="5"/>
    </w:pPr>
    <w:rPr>
      <w:lang w:eastAsia="en-US"/>
    </w:rPr>
  </w:style>
  <w:style w:type="paragraph" w:styleId="Heading7">
    <w:name w:val="heading 7"/>
    <w:basedOn w:val="Normal"/>
    <w:next w:val="Normal"/>
    <w:link w:val="Heading7Char"/>
    <w:uiPriority w:val="9"/>
    <w:qFormat/>
    <w:rsid w:val="008D51A5"/>
    <w:pPr>
      <w:keepNext/>
      <w:numPr>
        <w:ilvl w:val="6"/>
        <w:numId w:val="1"/>
      </w:numPr>
      <w:tabs>
        <w:tab w:val="clear" w:pos="360"/>
        <w:tab w:val="left" w:pos="0"/>
        <w:tab w:val="left" w:pos="283"/>
        <w:tab w:val="left" w:pos="566"/>
        <w:tab w:val="num" w:pos="720"/>
        <w:tab w:val="left" w:pos="850"/>
        <w:tab w:val="left" w:pos="1134"/>
        <w:tab w:val="num" w:pos="1296"/>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296" w:hanging="1296"/>
      <w:jc w:val="both"/>
      <w:outlineLvl w:val="6"/>
    </w:pPr>
    <w:rPr>
      <w:color w:val="00FF00"/>
      <w:u w:val="single"/>
      <w:lang w:eastAsia="en-US"/>
    </w:rPr>
  </w:style>
  <w:style w:type="paragraph" w:styleId="Heading8">
    <w:name w:val="heading 8"/>
    <w:basedOn w:val="Normal"/>
    <w:next w:val="Normal"/>
    <w:link w:val="Heading8Char"/>
    <w:uiPriority w:val="9"/>
    <w:qFormat/>
    <w:rsid w:val="008D51A5"/>
    <w:pPr>
      <w:keepNext/>
      <w:numPr>
        <w:ilvl w:val="7"/>
        <w:numId w:val="1"/>
      </w:numPr>
      <w:tabs>
        <w:tab w:val="clear" w:pos="360"/>
        <w:tab w:val="left" w:pos="0"/>
        <w:tab w:val="left" w:pos="283"/>
        <w:tab w:val="left" w:pos="566"/>
        <w:tab w:val="num" w:pos="720"/>
        <w:tab w:val="left" w:pos="850"/>
        <w:tab w:val="left" w:pos="1134"/>
        <w:tab w:val="num" w:pos="1440"/>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58"/>
      <w:ind w:left="1440" w:hanging="1440"/>
      <w:jc w:val="center"/>
      <w:outlineLvl w:val="7"/>
    </w:pPr>
    <w:rPr>
      <w:b/>
      <w:sz w:val="16"/>
      <w:lang w:eastAsia="en-US"/>
    </w:rPr>
  </w:style>
  <w:style w:type="paragraph" w:styleId="Heading9">
    <w:name w:val="heading 9"/>
    <w:basedOn w:val="Normal"/>
    <w:next w:val="Normal"/>
    <w:link w:val="Heading9Char"/>
    <w:uiPriority w:val="9"/>
    <w:qFormat/>
    <w:rsid w:val="008D51A5"/>
    <w:pPr>
      <w:keepNext/>
      <w:numPr>
        <w:ilvl w:val="8"/>
        <w:numId w:val="1"/>
      </w:numPr>
      <w:tabs>
        <w:tab w:val="clear" w:pos="360"/>
        <w:tab w:val="left" w:pos="0"/>
        <w:tab w:val="left" w:pos="283"/>
        <w:tab w:val="left" w:pos="566"/>
        <w:tab w:val="num" w:pos="720"/>
        <w:tab w:val="left" w:pos="850"/>
        <w:tab w:val="left" w:pos="1134"/>
        <w:tab w:val="left" w:pos="1417"/>
        <w:tab w:val="num" w:pos="1584"/>
        <w:tab w:val="left" w:pos="1700"/>
        <w:tab w:val="num" w:pos="18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584" w:hanging="1584"/>
      <w:outlineLvl w:val="8"/>
    </w:pPr>
    <w:rPr>
      <w:b/>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C44570"/>
    <w:rPr>
      <w:rFonts w:ascii="Arial" w:hAnsi="Arial"/>
      <w:b/>
      <w:sz w:val="28"/>
      <w:lang w:val="en-US" w:eastAsia="en-US"/>
    </w:rPr>
  </w:style>
  <w:style w:type="character" w:customStyle="1" w:styleId="Heading2Char">
    <w:name w:val="Heading 2 Char"/>
    <w:link w:val="Heading2"/>
    <w:uiPriority w:val="9"/>
    <w:locked/>
    <w:rsid w:val="00C44570"/>
    <w:rPr>
      <w:rFonts w:ascii="Arial" w:hAnsi="Arial"/>
      <w:b/>
      <w:sz w:val="24"/>
      <w:lang w:val="en-US" w:eastAsia="en-US"/>
    </w:rPr>
  </w:style>
  <w:style w:type="character" w:customStyle="1" w:styleId="Heading3Char">
    <w:name w:val="Heading 3 Char"/>
    <w:link w:val="Heading3"/>
    <w:locked/>
    <w:rsid w:val="00C44570"/>
    <w:rPr>
      <w:rFonts w:ascii="Arial" w:hAnsi="Arial"/>
      <w:b/>
      <w:lang w:val="en-US" w:eastAsia="en-US"/>
    </w:rPr>
  </w:style>
  <w:style w:type="character" w:customStyle="1" w:styleId="Heading4Char">
    <w:name w:val="Heading 4 Char"/>
    <w:link w:val="Heading4"/>
    <w:uiPriority w:val="9"/>
    <w:locked/>
    <w:rsid w:val="00C44570"/>
    <w:rPr>
      <w:rFonts w:ascii="Arial" w:hAnsi="Arial"/>
      <w:b/>
      <w:lang w:val="en-US" w:eastAsia="en-US"/>
    </w:rPr>
  </w:style>
  <w:style w:type="character" w:customStyle="1" w:styleId="Heading5Char">
    <w:name w:val="Heading 5 Char"/>
    <w:link w:val="Heading5"/>
    <w:uiPriority w:val="9"/>
    <w:locked/>
    <w:rsid w:val="00C44570"/>
    <w:rPr>
      <w:rFonts w:ascii="Arial" w:hAnsi="Arial"/>
      <w:color w:val="00FF00"/>
      <w:u w:val="single"/>
      <w:lang w:val="en-US" w:eastAsia="en-US"/>
    </w:rPr>
  </w:style>
  <w:style w:type="character" w:customStyle="1" w:styleId="Heading6Char">
    <w:name w:val="Heading 6 Char"/>
    <w:link w:val="Heading6"/>
    <w:uiPriority w:val="9"/>
    <w:locked/>
    <w:rsid w:val="00C44570"/>
    <w:rPr>
      <w:rFonts w:ascii="Arial" w:hAnsi="Arial"/>
      <w:lang w:val="en-GB" w:eastAsia="en-US"/>
    </w:rPr>
  </w:style>
  <w:style w:type="character" w:customStyle="1" w:styleId="Heading7Char">
    <w:name w:val="Heading 7 Char"/>
    <w:link w:val="Heading7"/>
    <w:uiPriority w:val="9"/>
    <w:locked/>
    <w:rsid w:val="00C44570"/>
    <w:rPr>
      <w:rFonts w:ascii="Arial" w:hAnsi="Arial"/>
      <w:color w:val="00FF00"/>
      <w:u w:val="single"/>
      <w:lang w:val="en-GB" w:eastAsia="en-US"/>
    </w:rPr>
  </w:style>
  <w:style w:type="character" w:customStyle="1" w:styleId="Heading8Char">
    <w:name w:val="Heading 8 Char"/>
    <w:link w:val="Heading8"/>
    <w:uiPriority w:val="9"/>
    <w:locked/>
    <w:rsid w:val="00C44570"/>
    <w:rPr>
      <w:rFonts w:ascii="Arial" w:hAnsi="Arial"/>
      <w:b/>
      <w:sz w:val="16"/>
      <w:lang w:val="en-GB" w:eastAsia="en-US"/>
    </w:rPr>
  </w:style>
  <w:style w:type="character" w:customStyle="1" w:styleId="Heading9Char">
    <w:name w:val="Heading 9 Char"/>
    <w:link w:val="Heading9"/>
    <w:uiPriority w:val="9"/>
    <w:locked/>
    <w:rsid w:val="00C44570"/>
    <w:rPr>
      <w:rFonts w:ascii="Arial" w:hAnsi="Arial"/>
      <w:b/>
      <w:sz w:val="28"/>
      <w:lang w:val="en-GB" w:eastAsia="en-US"/>
    </w:rPr>
  </w:style>
  <w:style w:type="paragraph" w:styleId="BalloonText">
    <w:name w:val="Balloon Text"/>
    <w:basedOn w:val="Normal"/>
    <w:link w:val="BalloonTextChar"/>
    <w:semiHidden/>
    <w:rsid w:val="00B31CF6"/>
    <w:rPr>
      <w:rFonts w:ascii="Tahoma" w:hAnsi="Tahoma" w:cs="Tahoma"/>
      <w:sz w:val="16"/>
      <w:szCs w:val="16"/>
    </w:rPr>
  </w:style>
  <w:style w:type="character" w:customStyle="1" w:styleId="BalloonTextChar">
    <w:name w:val="Balloon Text Char"/>
    <w:link w:val="BalloonText"/>
    <w:semiHidden/>
    <w:locked/>
    <w:rsid w:val="00C44570"/>
    <w:rPr>
      <w:rFonts w:cs="Times New Roman"/>
      <w:sz w:val="2"/>
      <w:lang w:eastAsia="en-GB"/>
    </w:rPr>
  </w:style>
  <w:style w:type="paragraph" w:styleId="Footer">
    <w:name w:val="footer"/>
    <w:basedOn w:val="Normal"/>
    <w:link w:val="FooterChar"/>
    <w:uiPriority w:val="99"/>
    <w:rsid w:val="008D51A5"/>
    <w:pPr>
      <w:tabs>
        <w:tab w:val="center" w:pos="4320"/>
        <w:tab w:val="right" w:pos="8640"/>
      </w:tabs>
    </w:pPr>
  </w:style>
  <w:style w:type="character" w:customStyle="1" w:styleId="FooterChar">
    <w:name w:val="Footer Char"/>
    <w:link w:val="Footer"/>
    <w:uiPriority w:val="99"/>
    <w:locked/>
    <w:rsid w:val="00DC6B27"/>
    <w:rPr>
      <w:rFonts w:ascii="Arial" w:hAnsi="Arial" w:cs="Times New Roman"/>
      <w:lang w:val="en-US" w:eastAsia="en-GB" w:bidi="ar-SA"/>
    </w:rPr>
  </w:style>
  <w:style w:type="paragraph" w:styleId="Header">
    <w:name w:val="header"/>
    <w:basedOn w:val="Normal"/>
    <w:link w:val="HeaderChar"/>
    <w:rsid w:val="008D51A5"/>
    <w:pPr>
      <w:widowControl w:val="0"/>
      <w:tabs>
        <w:tab w:val="center" w:pos="4320"/>
        <w:tab w:val="right" w:pos="8640"/>
      </w:tabs>
    </w:pPr>
    <w:rPr>
      <w:rFonts w:ascii="Courier New" w:hAnsi="Courier New"/>
      <w:sz w:val="16"/>
      <w:lang w:eastAsia="en-US"/>
    </w:rPr>
  </w:style>
  <w:style w:type="character" w:customStyle="1" w:styleId="HeaderChar">
    <w:name w:val="Header Char"/>
    <w:link w:val="Header"/>
    <w:locked/>
    <w:rsid w:val="00C44570"/>
    <w:rPr>
      <w:rFonts w:ascii="Arial" w:hAnsi="Arial" w:cs="Times New Roman"/>
      <w:lang w:eastAsia="en-GB"/>
    </w:rPr>
  </w:style>
  <w:style w:type="paragraph" w:styleId="TOC9">
    <w:name w:val="toc 9"/>
    <w:basedOn w:val="Normal"/>
    <w:next w:val="Normal"/>
    <w:autoRedefine/>
    <w:uiPriority w:val="39"/>
    <w:rsid w:val="008D51A5"/>
    <w:pPr>
      <w:widowControl w:val="0"/>
      <w:ind w:left="1920"/>
    </w:pPr>
    <w:rPr>
      <w:rFonts w:ascii="Courier New" w:hAnsi="Courier New"/>
      <w:sz w:val="16"/>
      <w:lang w:eastAsia="en-US"/>
    </w:rPr>
  </w:style>
  <w:style w:type="character" w:styleId="Hyperlink">
    <w:name w:val="Hyperlink"/>
    <w:uiPriority w:val="99"/>
    <w:rsid w:val="008D51A5"/>
    <w:rPr>
      <w:rFonts w:cs="Times New Roman"/>
      <w:color w:val="0000FF"/>
      <w:u w:val="single"/>
    </w:rPr>
  </w:style>
  <w:style w:type="paragraph" w:styleId="TOC1">
    <w:name w:val="toc 1"/>
    <w:basedOn w:val="Normal"/>
    <w:next w:val="Normal"/>
    <w:autoRedefine/>
    <w:uiPriority w:val="39"/>
    <w:rsid w:val="008D51A5"/>
    <w:pPr>
      <w:widowControl w:val="0"/>
      <w:tabs>
        <w:tab w:val="left" w:pos="566"/>
        <w:tab w:val="right" w:leader="dot" w:pos="9072"/>
      </w:tabs>
      <w:ind w:left="283" w:hanging="283"/>
    </w:pPr>
    <w:rPr>
      <w:noProof/>
    </w:rPr>
  </w:style>
  <w:style w:type="paragraph" w:styleId="TOC2">
    <w:name w:val="toc 2"/>
    <w:basedOn w:val="Normal"/>
    <w:next w:val="Normal"/>
    <w:autoRedefine/>
    <w:uiPriority w:val="39"/>
    <w:rsid w:val="00CF2299"/>
    <w:pPr>
      <w:widowControl w:val="0"/>
      <w:tabs>
        <w:tab w:val="left" w:pos="851"/>
        <w:tab w:val="left" w:pos="993"/>
        <w:tab w:val="right" w:leader="dot" w:pos="9072"/>
      </w:tabs>
      <w:ind w:left="709" w:right="120" w:hanging="426"/>
    </w:pPr>
    <w:rPr>
      <w:noProof/>
    </w:rPr>
  </w:style>
  <w:style w:type="paragraph" w:styleId="TOC3">
    <w:name w:val="toc 3"/>
    <w:basedOn w:val="Normal"/>
    <w:next w:val="Normal"/>
    <w:autoRedefine/>
    <w:uiPriority w:val="39"/>
    <w:rsid w:val="00A91C97"/>
    <w:pPr>
      <w:widowControl w:val="0"/>
      <w:tabs>
        <w:tab w:val="left" w:pos="993"/>
        <w:tab w:val="left" w:pos="1276"/>
        <w:tab w:val="right" w:leader="dot" w:pos="9072"/>
      </w:tabs>
      <w:ind w:left="738" w:right="120" w:hanging="284"/>
    </w:pPr>
    <w:rPr>
      <w:noProof/>
    </w:rPr>
  </w:style>
  <w:style w:type="paragraph" w:styleId="TOC4">
    <w:name w:val="toc 4"/>
    <w:basedOn w:val="Normal"/>
    <w:next w:val="Normal"/>
    <w:autoRedefine/>
    <w:uiPriority w:val="39"/>
    <w:rsid w:val="00A7550D"/>
    <w:pPr>
      <w:widowControl w:val="0"/>
      <w:tabs>
        <w:tab w:val="left" w:pos="1440"/>
        <w:tab w:val="left" w:pos="1560"/>
        <w:tab w:val="right" w:leader="dot" w:pos="9072"/>
      </w:tabs>
      <w:ind w:left="1021" w:right="120" w:hanging="284"/>
    </w:pPr>
    <w:rPr>
      <w:noProof/>
    </w:rPr>
  </w:style>
  <w:style w:type="paragraph" w:styleId="TableofFigures">
    <w:name w:val="table of figures"/>
    <w:basedOn w:val="Normal"/>
    <w:next w:val="Normal"/>
    <w:uiPriority w:val="99"/>
    <w:rsid w:val="008D51A5"/>
    <w:pPr>
      <w:widowControl w:val="0"/>
    </w:pPr>
    <w:rPr>
      <w:rFonts w:ascii="Courier New" w:hAnsi="Courier New"/>
      <w:i/>
      <w:lang w:eastAsia="en-US"/>
    </w:rPr>
  </w:style>
  <w:style w:type="paragraph" w:styleId="Index1">
    <w:name w:val="index 1"/>
    <w:basedOn w:val="Normal"/>
    <w:next w:val="Normal"/>
    <w:autoRedefine/>
    <w:uiPriority w:val="99"/>
    <w:semiHidden/>
    <w:rsid w:val="00611F19"/>
    <w:pPr>
      <w:widowControl w:val="0"/>
      <w:tabs>
        <w:tab w:val="right" w:pos="4142"/>
      </w:tabs>
      <w:ind w:left="-19" w:firstLine="19"/>
    </w:pPr>
    <w:rPr>
      <w:noProof/>
    </w:rPr>
  </w:style>
  <w:style w:type="paragraph" w:styleId="IndexHeading">
    <w:name w:val="index heading"/>
    <w:basedOn w:val="Normal"/>
    <w:next w:val="Index1"/>
    <w:uiPriority w:val="99"/>
    <w:semiHidden/>
    <w:rsid w:val="008D51A5"/>
    <w:pPr>
      <w:widowControl w:val="0"/>
      <w:spacing w:before="120" w:after="120"/>
    </w:pPr>
    <w:rPr>
      <w:rFonts w:ascii="Courier New" w:hAnsi="Courier New"/>
      <w:b/>
      <w:i/>
      <w:lang w:eastAsia="en-US"/>
    </w:rPr>
  </w:style>
  <w:style w:type="paragraph" w:styleId="Index2">
    <w:name w:val="index 2"/>
    <w:basedOn w:val="Normal"/>
    <w:next w:val="Normal"/>
    <w:autoRedefine/>
    <w:uiPriority w:val="99"/>
    <w:semiHidden/>
    <w:rsid w:val="008D51A5"/>
    <w:pPr>
      <w:widowControl w:val="0"/>
      <w:ind w:left="480" w:hanging="240"/>
    </w:pPr>
    <w:rPr>
      <w:rFonts w:ascii="Courier New" w:hAnsi="Courier New"/>
      <w:lang w:eastAsia="en-US"/>
    </w:rPr>
  </w:style>
  <w:style w:type="paragraph" w:styleId="Index3">
    <w:name w:val="index 3"/>
    <w:basedOn w:val="Normal"/>
    <w:next w:val="Normal"/>
    <w:autoRedefine/>
    <w:uiPriority w:val="99"/>
    <w:semiHidden/>
    <w:rsid w:val="008D51A5"/>
    <w:pPr>
      <w:widowControl w:val="0"/>
      <w:ind w:left="720" w:hanging="240"/>
    </w:pPr>
    <w:rPr>
      <w:rFonts w:ascii="Courier New" w:hAnsi="Courier New"/>
      <w:lang w:eastAsia="en-US"/>
    </w:rPr>
  </w:style>
  <w:style w:type="paragraph" w:styleId="BodyTextIndent">
    <w:name w:val="Body Text Indent"/>
    <w:basedOn w:val="Normal"/>
    <w:link w:val="BodyTextIndent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3"/>
      <w:jc w:val="both"/>
    </w:pPr>
    <w:rPr>
      <w:lang w:eastAsia="en-US"/>
    </w:rPr>
  </w:style>
  <w:style w:type="character" w:customStyle="1" w:styleId="BodyTextIndentChar">
    <w:name w:val="Body Text Indent Char"/>
    <w:link w:val="BodyTextIndent"/>
    <w:uiPriority w:val="99"/>
    <w:locked/>
    <w:rsid w:val="00C44570"/>
    <w:rPr>
      <w:rFonts w:ascii="Arial" w:hAnsi="Arial" w:cs="Times New Roman"/>
      <w:lang w:eastAsia="en-GB"/>
    </w:rPr>
  </w:style>
  <w:style w:type="paragraph" w:styleId="BodyText">
    <w:name w:val="Body Text"/>
    <w:basedOn w:val="Normal"/>
    <w:link w:val="BodyTextChar"/>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lang w:eastAsia="en-US"/>
    </w:rPr>
  </w:style>
  <w:style w:type="character" w:customStyle="1" w:styleId="BodyTextChar">
    <w:name w:val="Body Text Char"/>
    <w:link w:val="BodyText"/>
    <w:locked/>
    <w:rsid w:val="00C44570"/>
    <w:rPr>
      <w:rFonts w:ascii="Arial" w:hAnsi="Arial" w:cs="Times New Roman"/>
      <w:lang w:eastAsia="en-GB"/>
    </w:rPr>
  </w:style>
  <w:style w:type="paragraph" w:styleId="BodyTextIndent2">
    <w:name w:val="Body Text Indent 2"/>
    <w:basedOn w:val="Normal"/>
    <w:link w:val="BodyTextIndent2Char"/>
    <w:uiPriority w:val="99"/>
    <w:rsid w:val="008D51A5"/>
    <w:pPr>
      <w:ind w:left="709" w:firstLine="11"/>
    </w:pPr>
    <w:rPr>
      <w:color w:val="00FF00"/>
      <w:lang w:eastAsia="en-US"/>
    </w:rPr>
  </w:style>
  <w:style w:type="character" w:customStyle="1" w:styleId="BodyTextIndent2Char">
    <w:name w:val="Body Text Indent 2 Char"/>
    <w:link w:val="BodyTextIndent2"/>
    <w:uiPriority w:val="99"/>
    <w:locked/>
    <w:rsid w:val="00C44570"/>
    <w:rPr>
      <w:rFonts w:ascii="Arial" w:hAnsi="Arial" w:cs="Times New Roman"/>
      <w:lang w:eastAsia="en-GB"/>
    </w:rPr>
  </w:style>
  <w:style w:type="paragraph" w:styleId="CommentText">
    <w:name w:val="annotation text"/>
    <w:basedOn w:val="Normal"/>
    <w:link w:val="CommentTextChar"/>
    <w:uiPriority w:val="99"/>
    <w:rsid w:val="008D51A5"/>
    <w:rPr>
      <w:rFonts w:ascii="Garamond" w:hAnsi="Garamond"/>
      <w:lang w:eastAsia="en-US"/>
    </w:rPr>
  </w:style>
  <w:style w:type="character" w:customStyle="1" w:styleId="CommentTextChar">
    <w:name w:val="Comment Text Char"/>
    <w:link w:val="CommentText"/>
    <w:uiPriority w:val="99"/>
    <w:locked/>
    <w:rsid w:val="008966CC"/>
    <w:rPr>
      <w:rFonts w:ascii="Garamond" w:hAnsi="Garamond" w:cs="Times New Roman"/>
      <w:lang w:val="en-US" w:eastAsia="en-US" w:bidi="ar-SA"/>
    </w:rPr>
  </w:style>
  <w:style w:type="paragraph" w:styleId="BodyText2">
    <w:name w:val="Body Text 2"/>
    <w:basedOn w:val="Normal"/>
    <w:link w:val="BodyText2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b/>
      <w:lang w:eastAsia="en-US"/>
    </w:rPr>
  </w:style>
  <w:style w:type="character" w:customStyle="1" w:styleId="BodyText2Char">
    <w:name w:val="Body Text 2 Char"/>
    <w:link w:val="BodyText2"/>
    <w:uiPriority w:val="99"/>
    <w:locked/>
    <w:rsid w:val="00C44570"/>
    <w:rPr>
      <w:rFonts w:ascii="Arial" w:hAnsi="Arial" w:cs="Times New Roman"/>
      <w:lang w:eastAsia="en-GB"/>
    </w:rPr>
  </w:style>
  <w:style w:type="paragraph" w:styleId="BodyTextIndent3">
    <w:name w:val="Body Text Indent 3"/>
    <w:basedOn w:val="Normal"/>
    <w:link w:val="BodyTextIndent3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pPr>
    <w:rPr>
      <w:lang w:eastAsia="en-US"/>
    </w:rPr>
  </w:style>
  <w:style w:type="character" w:customStyle="1" w:styleId="BodyTextIndent3Char">
    <w:name w:val="Body Text Indent 3 Char"/>
    <w:link w:val="BodyTextIndent3"/>
    <w:uiPriority w:val="99"/>
    <w:locked/>
    <w:rsid w:val="00C44570"/>
    <w:rPr>
      <w:rFonts w:ascii="Arial" w:hAnsi="Arial" w:cs="Times New Roman"/>
      <w:sz w:val="16"/>
      <w:szCs w:val="16"/>
      <w:lang w:eastAsia="en-GB"/>
    </w:rPr>
  </w:style>
  <w:style w:type="paragraph" w:styleId="TOC5">
    <w:name w:val="toc 5"/>
    <w:basedOn w:val="Normal"/>
    <w:next w:val="Normal"/>
    <w:autoRedefine/>
    <w:uiPriority w:val="39"/>
    <w:rsid w:val="008D51A5"/>
    <w:pPr>
      <w:ind w:left="800"/>
    </w:pPr>
  </w:style>
  <w:style w:type="character" w:styleId="PageNumber">
    <w:name w:val="page number"/>
    <w:rsid w:val="008D51A5"/>
    <w:rPr>
      <w:rFonts w:cs="Times New Roman"/>
    </w:rPr>
  </w:style>
  <w:style w:type="paragraph" w:styleId="Caption">
    <w:name w:val="caption"/>
    <w:basedOn w:val="Normal"/>
    <w:next w:val="Normal"/>
    <w:qFormat/>
    <w:rsid w:val="008D51A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b/>
      <w:i/>
      <w:sz w:val="16"/>
      <w:lang w:eastAsia="en-US"/>
    </w:rPr>
  </w:style>
  <w:style w:type="paragraph" w:styleId="BodyText3">
    <w:name w:val="Body Text 3"/>
    <w:basedOn w:val="Normal"/>
    <w:link w:val="BodyText3Char"/>
    <w:uiPriority w:val="99"/>
    <w:rsid w:val="008D51A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color w:val="00FF00"/>
      <w:lang w:eastAsia="en-US"/>
    </w:rPr>
  </w:style>
  <w:style w:type="character" w:customStyle="1" w:styleId="BodyText3Char">
    <w:name w:val="Body Text 3 Char"/>
    <w:link w:val="BodyText3"/>
    <w:uiPriority w:val="99"/>
    <w:locked/>
    <w:rsid w:val="00C44570"/>
    <w:rPr>
      <w:rFonts w:ascii="Arial" w:hAnsi="Arial" w:cs="Times New Roman"/>
      <w:sz w:val="16"/>
      <w:szCs w:val="16"/>
      <w:lang w:eastAsia="en-GB"/>
    </w:rPr>
  </w:style>
  <w:style w:type="character" w:styleId="CommentReference">
    <w:name w:val="annotation reference"/>
    <w:uiPriority w:val="99"/>
    <w:semiHidden/>
    <w:rsid w:val="008D51A5"/>
    <w:rPr>
      <w:rFonts w:cs="Times New Roman"/>
      <w:sz w:val="16"/>
      <w:szCs w:val="16"/>
    </w:rPr>
  </w:style>
  <w:style w:type="paragraph" w:styleId="TOC6">
    <w:name w:val="toc 6"/>
    <w:basedOn w:val="Normal"/>
    <w:next w:val="Normal"/>
    <w:autoRedefine/>
    <w:uiPriority w:val="39"/>
    <w:rsid w:val="008D51A5"/>
    <w:pPr>
      <w:ind w:left="1000"/>
    </w:pPr>
  </w:style>
  <w:style w:type="paragraph" w:styleId="TOC7">
    <w:name w:val="toc 7"/>
    <w:basedOn w:val="Normal"/>
    <w:next w:val="Normal"/>
    <w:autoRedefine/>
    <w:uiPriority w:val="39"/>
    <w:rsid w:val="008D51A5"/>
    <w:pPr>
      <w:ind w:left="1200"/>
    </w:pPr>
  </w:style>
  <w:style w:type="paragraph" w:styleId="TOC8">
    <w:name w:val="toc 8"/>
    <w:basedOn w:val="Normal"/>
    <w:next w:val="Normal"/>
    <w:autoRedefine/>
    <w:uiPriority w:val="39"/>
    <w:rsid w:val="008D51A5"/>
    <w:pPr>
      <w:ind w:left="1400"/>
    </w:pPr>
  </w:style>
  <w:style w:type="paragraph" w:styleId="CommentSubject">
    <w:name w:val="annotation subject"/>
    <w:basedOn w:val="CommentText"/>
    <w:next w:val="CommentText"/>
    <w:link w:val="CommentSubjectChar"/>
    <w:semiHidden/>
    <w:rsid w:val="00B31CF6"/>
    <w:rPr>
      <w:rFonts w:ascii="Arial" w:hAnsi="Arial"/>
      <w:b/>
      <w:bCs/>
      <w:lang w:eastAsia="en-GB"/>
    </w:rPr>
  </w:style>
  <w:style w:type="character" w:customStyle="1" w:styleId="CommentSubjectChar">
    <w:name w:val="Comment Subject Char"/>
    <w:link w:val="CommentSubject"/>
    <w:semiHidden/>
    <w:locked/>
    <w:rsid w:val="00C44570"/>
    <w:rPr>
      <w:rFonts w:ascii="Arial" w:hAnsi="Arial" w:cs="Times New Roman"/>
      <w:b/>
      <w:bCs/>
      <w:lang w:val="en-US" w:eastAsia="en-GB" w:bidi="ar-SA"/>
    </w:rPr>
  </w:style>
  <w:style w:type="paragraph" w:styleId="NormalWeb">
    <w:name w:val="Normal (Web)"/>
    <w:basedOn w:val="Normal"/>
    <w:link w:val="NormalWebChar"/>
    <w:uiPriority w:val="99"/>
    <w:rsid w:val="00542784"/>
    <w:rPr>
      <w:rFonts w:ascii="Times New Roman" w:hAnsi="Times New Roman"/>
      <w:sz w:val="24"/>
      <w:szCs w:val="24"/>
      <w:lang w:eastAsia="en-US"/>
    </w:rPr>
  </w:style>
  <w:style w:type="character" w:customStyle="1" w:styleId="NormalWebChar">
    <w:name w:val="Normal (Web) Char"/>
    <w:link w:val="NormalWeb"/>
    <w:uiPriority w:val="99"/>
    <w:locked/>
    <w:rsid w:val="00542784"/>
    <w:rPr>
      <w:rFonts w:cs="Times New Roman"/>
      <w:sz w:val="24"/>
      <w:szCs w:val="24"/>
      <w:lang w:val="en-US" w:eastAsia="en-US" w:bidi="ar-SA"/>
    </w:rPr>
  </w:style>
  <w:style w:type="paragraph" w:styleId="FootnoteText">
    <w:name w:val="footnote text"/>
    <w:basedOn w:val="Normal"/>
    <w:link w:val="FootnoteTextChar"/>
    <w:uiPriority w:val="99"/>
    <w:semiHidden/>
    <w:rsid w:val="002D4742"/>
    <w:pPr>
      <w:spacing w:after="120"/>
    </w:pPr>
    <w:rPr>
      <w:rFonts w:ascii="Verdana" w:hAnsi="Verdana"/>
    </w:rPr>
  </w:style>
  <w:style w:type="character" w:customStyle="1" w:styleId="FootnoteTextChar">
    <w:name w:val="Footnote Text Char"/>
    <w:link w:val="FootnoteText"/>
    <w:uiPriority w:val="99"/>
    <w:semiHidden/>
    <w:locked/>
    <w:rsid w:val="00DC6B27"/>
    <w:rPr>
      <w:rFonts w:ascii="Verdana" w:hAnsi="Verdana" w:cs="Times New Roman"/>
      <w:lang w:val="en-GB" w:eastAsia="en-GB" w:bidi="ar-SA"/>
    </w:rPr>
  </w:style>
  <w:style w:type="character" w:styleId="FootnoteReference">
    <w:name w:val="footnote reference"/>
    <w:uiPriority w:val="99"/>
    <w:semiHidden/>
    <w:rsid w:val="002D4742"/>
    <w:rPr>
      <w:rFonts w:cs="Times New Roman"/>
      <w:vertAlign w:val="superscript"/>
    </w:rPr>
  </w:style>
  <w:style w:type="paragraph" w:customStyle="1" w:styleId="Style1">
    <w:name w:val="Style1"/>
    <w:basedOn w:val="Heading1"/>
    <w:autoRedefine/>
    <w:uiPriority w:val="99"/>
    <w:rsid w:val="00DC6B27"/>
    <w:pPr>
      <w:keepLines w:val="0"/>
      <w:tabs>
        <w:tab w:val="clear" w:pos="0"/>
        <w:tab w:val="clear" w:pos="283"/>
        <w:tab w:val="clear" w:pos="432"/>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pacing w:after="120"/>
      <w:ind w:left="0" w:firstLine="0"/>
      <w:jc w:val="left"/>
    </w:pPr>
    <w:rPr>
      <w:sz w:val="32"/>
      <w:szCs w:val="32"/>
      <w:lang w:eastAsia="en-GB"/>
      <w14:shadow w14:blurRad="50800" w14:dist="38100" w14:dir="2700000" w14:sx="100000" w14:sy="100000" w14:kx="0" w14:ky="0" w14:algn="tl">
        <w14:srgbClr w14:val="000000">
          <w14:alpha w14:val="60000"/>
        </w14:srgbClr>
      </w14:shadow>
    </w:rPr>
  </w:style>
  <w:style w:type="paragraph" w:customStyle="1" w:styleId="TextN">
    <w:name w:val="Text N"/>
    <w:basedOn w:val="Normal"/>
    <w:uiPriority w:val="99"/>
    <w:rsid w:val="00DC6B27"/>
    <w:pPr>
      <w:spacing w:after="240"/>
      <w:ind w:left="567"/>
    </w:pPr>
    <w:rPr>
      <w:rFonts w:ascii="Verdana" w:hAnsi="Verdana"/>
      <w:sz w:val="22"/>
      <w:szCs w:val="22"/>
    </w:rPr>
  </w:style>
  <w:style w:type="paragraph" w:customStyle="1" w:styleId="QSHEAD1">
    <w:name w:val="QS HEAD 1"/>
    <w:basedOn w:val="Normal"/>
    <w:next w:val="Normal"/>
    <w:uiPriority w:val="99"/>
    <w:rsid w:val="00DC6B27"/>
    <w:pPr>
      <w:numPr>
        <w:numId w:val="14"/>
      </w:numPr>
      <w:spacing w:before="120" w:after="60"/>
      <w:outlineLvl w:val="0"/>
    </w:pPr>
    <w:rPr>
      <w:rFonts w:ascii="Verdana" w:hAnsi="Verdana"/>
      <w:b/>
      <w:caps/>
      <w:sz w:val="24"/>
    </w:rPr>
  </w:style>
  <w:style w:type="paragraph" w:customStyle="1" w:styleId="QSHEAD2">
    <w:name w:val="QS HEAD 2"/>
    <w:basedOn w:val="Normal"/>
    <w:next w:val="Normal"/>
    <w:uiPriority w:val="99"/>
    <w:rsid w:val="00DC6B27"/>
    <w:pPr>
      <w:numPr>
        <w:ilvl w:val="1"/>
        <w:numId w:val="14"/>
      </w:numPr>
      <w:spacing w:before="120" w:after="60"/>
      <w:outlineLvl w:val="1"/>
    </w:pPr>
    <w:rPr>
      <w:rFonts w:ascii="Verdana" w:hAnsi="Verdana"/>
      <w:b/>
      <w:sz w:val="24"/>
    </w:rPr>
  </w:style>
  <w:style w:type="paragraph" w:customStyle="1" w:styleId="QSHEAD3">
    <w:name w:val="QS HEAD 3"/>
    <w:basedOn w:val="Normal"/>
    <w:next w:val="Normal"/>
    <w:uiPriority w:val="99"/>
    <w:rsid w:val="00DC6B27"/>
    <w:pPr>
      <w:numPr>
        <w:ilvl w:val="2"/>
        <w:numId w:val="14"/>
      </w:numPr>
      <w:spacing w:before="120" w:after="120"/>
      <w:outlineLvl w:val="2"/>
    </w:pPr>
    <w:rPr>
      <w:rFonts w:ascii="Verdana" w:hAnsi="Verdana"/>
      <w:sz w:val="24"/>
    </w:rPr>
  </w:style>
  <w:style w:type="paragraph" w:customStyle="1" w:styleId="QSHEAD4">
    <w:name w:val="QS HEAD 4"/>
    <w:basedOn w:val="Normal"/>
    <w:next w:val="Normal"/>
    <w:uiPriority w:val="99"/>
    <w:rsid w:val="00DC6B27"/>
    <w:pPr>
      <w:numPr>
        <w:ilvl w:val="3"/>
        <w:numId w:val="14"/>
      </w:numPr>
      <w:spacing w:after="120"/>
      <w:outlineLvl w:val="3"/>
    </w:pPr>
    <w:rPr>
      <w:rFonts w:ascii="Verdana" w:hAnsi="Verdana"/>
      <w:sz w:val="22"/>
    </w:rPr>
  </w:style>
  <w:style w:type="paragraph" w:customStyle="1" w:styleId="QSTextIndent">
    <w:name w:val="QS Text Indent"/>
    <w:basedOn w:val="Normal"/>
    <w:uiPriority w:val="99"/>
    <w:rsid w:val="00DC6B27"/>
    <w:pPr>
      <w:spacing w:after="120"/>
      <w:ind w:left="851"/>
    </w:pPr>
    <w:rPr>
      <w:rFonts w:ascii="Verdana" w:hAnsi="Verdana"/>
      <w:sz w:val="22"/>
    </w:rPr>
  </w:style>
  <w:style w:type="paragraph" w:customStyle="1" w:styleId="StyleArialLeft15cm">
    <w:name w:val="Style Arial Left:  1.5 cm"/>
    <w:basedOn w:val="Normal"/>
    <w:uiPriority w:val="99"/>
    <w:rsid w:val="00DC6B27"/>
    <w:pPr>
      <w:spacing w:after="120"/>
      <w:ind w:left="851"/>
    </w:pPr>
    <w:rPr>
      <w:rFonts w:ascii="Verdana" w:hAnsi="Verdana"/>
      <w:sz w:val="22"/>
    </w:rPr>
  </w:style>
  <w:style w:type="character" w:customStyle="1" w:styleId="QSHEAD2Char">
    <w:name w:val="QS HEAD 2 Char"/>
    <w:uiPriority w:val="99"/>
    <w:rsid w:val="00DC6B27"/>
    <w:rPr>
      <w:rFonts w:ascii="Arial" w:hAnsi="Arial" w:cs="Times New Roman"/>
      <w:b/>
      <w:sz w:val="24"/>
      <w:lang w:val="en-GB" w:eastAsia="en-GB" w:bidi="ar-SA"/>
    </w:rPr>
  </w:style>
  <w:style w:type="character" w:customStyle="1" w:styleId="QSHEAD1Char">
    <w:name w:val="QS HEAD 1 Char"/>
    <w:uiPriority w:val="99"/>
    <w:rsid w:val="00DC6B27"/>
    <w:rPr>
      <w:rFonts w:ascii="Arial" w:hAnsi="Arial" w:cs="Times New Roman"/>
      <w:b/>
      <w:caps/>
      <w:sz w:val="24"/>
      <w:lang w:val="en-GB" w:eastAsia="en-GB" w:bidi="ar-SA"/>
    </w:rPr>
  </w:style>
  <w:style w:type="paragraph" w:customStyle="1" w:styleId="StyleQSHEAD2ArialBoldBlue">
    <w:name w:val="Style QS HEAD 2 + Arial Bold Blue"/>
    <w:basedOn w:val="QSHEAD2"/>
    <w:autoRedefine/>
    <w:uiPriority w:val="99"/>
    <w:rsid w:val="00DC6B27"/>
    <w:rPr>
      <w:rFonts w:ascii="Arial Bold" w:hAnsi="Arial Bold"/>
      <w:bCs/>
      <w:color w:val="0000FF"/>
      <w:sz w:val="28"/>
    </w:rPr>
  </w:style>
  <w:style w:type="character" w:customStyle="1" w:styleId="StyleQSHEAD2ArialBoldBlueChar">
    <w:name w:val="Style QS HEAD 2 + Arial Bold Blue Char"/>
    <w:uiPriority w:val="99"/>
    <w:rsid w:val="00DC6B27"/>
    <w:rPr>
      <w:rFonts w:ascii="Arial Bold" w:hAnsi="Arial Bold" w:cs="Times New Roman"/>
      <w:b/>
      <w:bCs/>
      <w:color w:val="0000FF"/>
      <w:sz w:val="28"/>
      <w:lang w:val="en-GB" w:eastAsia="en-GB" w:bidi="ar-SA"/>
    </w:rPr>
  </w:style>
  <w:style w:type="paragraph" w:customStyle="1" w:styleId="Style2">
    <w:name w:val="Style2"/>
    <w:basedOn w:val="Normal"/>
    <w:autoRedefine/>
    <w:uiPriority w:val="99"/>
    <w:rsid w:val="00DC6B27"/>
    <w:pPr>
      <w:spacing w:after="120"/>
    </w:pPr>
    <w:rPr>
      <w:rFonts w:ascii="Verdana" w:hAnsi="Verdana"/>
      <w:b/>
      <w:sz w:val="24"/>
      <w:szCs w:val="22"/>
    </w:rPr>
  </w:style>
  <w:style w:type="paragraph" w:customStyle="1" w:styleId="Style3">
    <w:name w:val="Style3"/>
    <w:basedOn w:val="Normal"/>
    <w:autoRedefine/>
    <w:uiPriority w:val="99"/>
    <w:rsid w:val="00DC6B27"/>
    <w:pPr>
      <w:spacing w:after="120"/>
    </w:pPr>
    <w:rPr>
      <w:rFonts w:ascii="Verdana" w:hAnsi="Verdana"/>
      <w:b/>
      <w:sz w:val="24"/>
      <w:szCs w:val="22"/>
    </w:rPr>
  </w:style>
  <w:style w:type="paragraph" w:customStyle="1" w:styleId="Style4CharChar">
    <w:name w:val="Style4 Char Char"/>
    <w:basedOn w:val="Normal"/>
    <w:autoRedefine/>
    <w:uiPriority w:val="99"/>
    <w:rsid w:val="00DC6B27"/>
    <w:pPr>
      <w:spacing w:before="120" w:after="120"/>
      <w:jc w:val="both"/>
    </w:pPr>
    <w:rPr>
      <w:rFonts w:ascii="Arial Bold" w:hAnsi="Arial Bold" w:cs="Arial"/>
      <w:b/>
      <w:bCs/>
      <w:color w:val="0000FF"/>
      <w:sz w:val="28"/>
      <w:szCs w:val="28"/>
    </w:rPr>
  </w:style>
  <w:style w:type="paragraph" w:customStyle="1" w:styleId="Style5">
    <w:name w:val="Style5"/>
    <w:basedOn w:val="Normal"/>
    <w:autoRedefine/>
    <w:uiPriority w:val="99"/>
    <w:rsid w:val="00DC6B27"/>
    <w:pPr>
      <w:spacing w:after="120"/>
      <w:jc w:val="both"/>
    </w:pPr>
    <w:rPr>
      <w:rFonts w:ascii="Arial Bold" w:hAnsi="Arial Bold" w:cs="Arial"/>
      <w:b/>
      <w:bCs/>
      <w:color w:val="0000FF"/>
      <w:sz w:val="28"/>
      <w:szCs w:val="28"/>
    </w:rPr>
  </w:style>
  <w:style w:type="character" w:customStyle="1" w:styleId="Style4CharCharChar">
    <w:name w:val="Style4 Char Char Char"/>
    <w:uiPriority w:val="99"/>
    <w:rsid w:val="00DC6B27"/>
    <w:rPr>
      <w:rFonts w:ascii="Arial Bold" w:hAnsi="Arial Bold" w:cs="Arial"/>
      <w:b/>
      <w:bCs/>
      <w:color w:val="0000FF"/>
      <w:sz w:val="28"/>
      <w:szCs w:val="28"/>
      <w:lang w:val="en-GB" w:eastAsia="en-GB" w:bidi="ar-SA"/>
    </w:rPr>
  </w:style>
  <w:style w:type="paragraph" w:customStyle="1" w:styleId="Style6">
    <w:name w:val="Style6"/>
    <w:basedOn w:val="Normal"/>
    <w:autoRedefine/>
    <w:uiPriority w:val="99"/>
    <w:rsid w:val="00DC6B27"/>
    <w:pPr>
      <w:spacing w:after="120"/>
      <w:ind w:left="720"/>
      <w:jc w:val="both"/>
    </w:pPr>
    <w:rPr>
      <w:rFonts w:ascii="Arial Bold" w:hAnsi="Arial Bold" w:cs="Arial"/>
      <w:b/>
      <w:bCs/>
      <w:caps/>
      <w:color w:val="0000FF"/>
      <w:sz w:val="24"/>
      <w:szCs w:val="24"/>
    </w:rPr>
  </w:style>
  <w:style w:type="paragraph" w:customStyle="1" w:styleId="Style7">
    <w:name w:val="Style7"/>
    <w:basedOn w:val="Normal"/>
    <w:autoRedefine/>
    <w:uiPriority w:val="99"/>
    <w:rsid w:val="00DC6B27"/>
    <w:pPr>
      <w:spacing w:after="120"/>
      <w:jc w:val="both"/>
    </w:pPr>
    <w:rPr>
      <w:rFonts w:ascii="Arial Bold" w:hAnsi="Arial Bold" w:cs="Arial"/>
      <w:b/>
      <w:bCs/>
      <w:caps/>
      <w:color w:val="0000FF"/>
      <w:sz w:val="24"/>
      <w:szCs w:val="24"/>
    </w:rPr>
  </w:style>
  <w:style w:type="paragraph" w:customStyle="1" w:styleId="StyleQSHEAD1ArialBold14ptBlueLeft0cmFirstline">
    <w:name w:val="Style QS HEAD 1 + Arial Bold 14 pt Blue Left:  0 cm First line:..."/>
    <w:basedOn w:val="QSHEAD1"/>
    <w:uiPriority w:val="99"/>
    <w:rsid w:val="00DC6B27"/>
    <w:pPr>
      <w:spacing w:after="240"/>
      <w:ind w:left="0" w:firstLine="0"/>
    </w:pPr>
    <w:rPr>
      <w:rFonts w:ascii="Arial Bold" w:hAnsi="Arial Bold"/>
      <w:bCs/>
      <w:color w:val="0000FF"/>
      <w:sz w:val="28"/>
    </w:rPr>
  </w:style>
  <w:style w:type="paragraph" w:customStyle="1" w:styleId="StyleQSHEAD2ArialBoldBlueLeft05cmFirstline0cm">
    <w:name w:val="Style QS HEAD 2 + Arial Bold Blue Left:  0.5 cm First line:  0 cm"/>
    <w:basedOn w:val="QSHEAD2"/>
    <w:uiPriority w:val="99"/>
    <w:rsid w:val="00DC6B27"/>
    <w:pPr>
      <w:numPr>
        <w:ilvl w:val="0"/>
        <w:numId w:val="0"/>
      </w:numPr>
      <w:spacing w:after="120"/>
    </w:pPr>
    <w:rPr>
      <w:rFonts w:ascii="Arial Bold" w:hAnsi="Arial Bold"/>
      <w:bCs/>
      <w:color w:val="0000FF"/>
    </w:rPr>
  </w:style>
  <w:style w:type="paragraph" w:customStyle="1" w:styleId="StageHead">
    <w:name w:val="StageHead"/>
    <w:basedOn w:val="StyleQSHEAD2ArialBoldBlueLeft05cmFirstline0cm"/>
    <w:uiPriority w:val="99"/>
    <w:rsid w:val="00DC6B27"/>
    <w:pPr>
      <w:tabs>
        <w:tab w:val="left" w:pos="1304"/>
      </w:tabs>
      <w:spacing w:after="240"/>
    </w:pPr>
    <w:rPr>
      <w:rFonts w:ascii="Verdana" w:hAnsi="Verdana"/>
      <w:sz w:val="26"/>
      <w:szCs w:val="26"/>
    </w:rPr>
  </w:style>
  <w:style w:type="paragraph" w:customStyle="1" w:styleId="Step1head">
    <w:name w:val="Step1head"/>
    <w:basedOn w:val="Normal"/>
    <w:uiPriority w:val="99"/>
    <w:rsid w:val="00DC6B27"/>
    <w:pPr>
      <w:tabs>
        <w:tab w:val="left" w:pos="1021"/>
      </w:tabs>
      <w:spacing w:after="120"/>
    </w:pPr>
    <w:rPr>
      <w:rFonts w:ascii="Verdana" w:hAnsi="Verdana" w:cs="Arial"/>
      <w:b/>
      <w:i/>
      <w:color w:val="FF0000"/>
      <w:sz w:val="24"/>
      <w:szCs w:val="24"/>
      <w14:shadow w14:blurRad="50800" w14:dist="38100" w14:dir="2700000" w14:sx="100000" w14:sy="100000" w14:kx="0" w14:ky="0" w14:algn="tl">
        <w14:srgbClr w14:val="000000">
          <w14:alpha w14:val="60000"/>
        </w14:srgbClr>
      </w14:shadow>
    </w:rPr>
  </w:style>
  <w:style w:type="paragraph" w:customStyle="1" w:styleId="stepxhead">
    <w:name w:val="stepxhead"/>
    <w:basedOn w:val="Step1head"/>
    <w:uiPriority w:val="99"/>
    <w:rsid w:val="00DC6B27"/>
    <w:pPr>
      <w:keepNext/>
      <w:spacing w:before="240"/>
    </w:pPr>
  </w:style>
  <w:style w:type="paragraph" w:customStyle="1" w:styleId="Afterpicturebullet">
    <w:name w:val="After picture bullet"/>
    <w:basedOn w:val="Normal"/>
    <w:uiPriority w:val="99"/>
    <w:rsid w:val="00DC6B27"/>
    <w:pPr>
      <w:spacing w:after="120"/>
      <w:ind w:left="357"/>
    </w:pPr>
    <w:rPr>
      <w:rFonts w:ascii="Verdana" w:hAnsi="Verdana" w:cs="Arial"/>
      <w:sz w:val="22"/>
      <w:szCs w:val="22"/>
    </w:rPr>
  </w:style>
  <w:style w:type="paragraph" w:customStyle="1" w:styleId="Level2Bullet">
    <w:name w:val="Level 2 Bullet"/>
    <w:basedOn w:val="Normal"/>
    <w:link w:val="Level2BulletChar"/>
    <w:uiPriority w:val="99"/>
    <w:rsid w:val="00DC6B27"/>
    <w:pPr>
      <w:tabs>
        <w:tab w:val="num" w:pos="720"/>
      </w:tabs>
      <w:spacing w:after="120"/>
      <w:ind w:left="720" w:hanging="360"/>
    </w:pPr>
    <w:rPr>
      <w:rFonts w:ascii="Verdana" w:hAnsi="Verdana" w:cs="Arial"/>
      <w:sz w:val="22"/>
      <w:szCs w:val="22"/>
    </w:rPr>
  </w:style>
  <w:style w:type="paragraph" w:customStyle="1" w:styleId="Level2Head">
    <w:name w:val="Level 2 Head"/>
    <w:basedOn w:val="Level2Bullet"/>
    <w:uiPriority w:val="99"/>
    <w:rsid w:val="00DC6B27"/>
    <w:pPr>
      <w:numPr>
        <w:numId w:val="15"/>
      </w:numPr>
    </w:pPr>
    <w:rPr>
      <w:b/>
      <w:i/>
      <w:color w:val="0000FF"/>
    </w:rPr>
  </w:style>
  <w:style w:type="paragraph" w:customStyle="1" w:styleId="Level3Bullet">
    <w:name w:val="Level 3 Bullet"/>
    <w:basedOn w:val="Normal"/>
    <w:uiPriority w:val="99"/>
    <w:rsid w:val="00DC6B27"/>
    <w:pPr>
      <w:tabs>
        <w:tab w:val="num" w:pos="360"/>
        <w:tab w:val="left" w:pos="1055"/>
        <w:tab w:val="num" w:pos="1440"/>
      </w:tabs>
      <w:spacing w:after="120"/>
      <w:ind w:left="360" w:hanging="360"/>
    </w:pPr>
    <w:rPr>
      <w:rFonts w:ascii="Verdana" w:hAnsi="Verdana" w:cs="Arial"/>
      <w:i/>
      <w:sz w:val="22"/>
      <w:szCs w:val="22"/>
    </w:rPr>
  </w:style>
  <w:style w:type="paragraph" w:customStyle="1" w:styleId="GlossaryHead">
    <w:name w:val="Glossary Head"/>
    <w:basedOn w:val="Normal"/>
    <w:uiPriority w:val="99"/>
    <w:rsid w:val="00DC6B27"/>
    <w:pPr>
      <w:keepNext/>
      <w:spacing w:before="120" w:after="60"/>
    </w:pPr>
    <w:rPr>
      <w:rFonts w:ascii="Verdana" w:hAnsi="Verdana" w:cs="Arial"/>
      <w:b/>
    </w:rPr>
  </w:style>
  <w:style w:type="paragraph" w:customStyle="1" w:styleId="GlossaryEntry">
    <w:name w:val="Glossary Entry"/>
    <w:basedOn w:val="Normal"/>
    <w:uiPriority w:val="99"/>
    <w:rsid w:val="00DC6B27"/>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jc w:val="both"/>
    </w:pPr>
    <w:rPr>
      <w:rFonts w:ascii="Verdana" w:hAnsi="Verdana" w:cs="Arial"/>
    </w:rPr>
  </w:style>
  <w:style w:type="paragraph" w:customStyle="1" w:styleId="Cover1">
    <w:name w:val="Cover1"/>
    <w:basedOn w:val="Normal"/>
    <w:uiPriority w:val="99"/>
    <w:rsid w:val="00DC6B27"/>
    <w:pPr>
      <w:spacing w:after="120"/>
      <w:jc w:val="center"/>
    </w:pPr>
    <w:rPr>
      <w:rFonts w:ascii="Times New Roman" w:hAnsi="Times New Roman"/>
      <w:b/>
      <w:sz w:val="48"/>
      <w:szCs w:val="48"/>
    </w:rPr>
  </w:style>
  <w:style w:type="paragraph" w:customStyle="1" w:styleId="Cover2">
    <w:name w:val="Cover2"/>
    <w:basedOn w:val="Normal"/>
    <w:uiPriority w:val="99"/>
    <w:rsid w:val="00DC6B27"/>
    <w:pPr>
      <w:spacing w:after="120"/>
      <w:jc w:val="center"/>
    </w:pPr>
    <w:rPr>
      <w:rFonts w:ascii="Times New Roman" w:hAnsi="Times New Roman"/>
      <w:b/>
      <w:color w:val="808080"/>
      <w:sz w:val="36"/>
      <w:szCs w:val="36"/>
    </w:rPr>
  </w:style>
  <w:style w:type="paragraph" w:customStyle="1" w:styleId="Boxtop">
    <w:name w:val="Boxtop"/>
    <w:basedOn w:val="Normal"/>
    <w:uiPriority w:val="99"/>
    <w:rsid w:val="00DC6B27"/>
    <w:pPr>
      <w:spacing w:after="120"/>
      <w:jc w:val="center"/>
    </w:pPr>
    <w:rPr>
      <w:rFonts w:ascii="Arial Bold" w:hAnsi="Arial Bold"/>
      <w:b/>
      <w:color w:val="0000FF"/>
      <w:sz w:val="16"/>
      <w:szCs w:val="16"/>
    </w:rPr>
  </w:style>
  <w:style w:type="paragraph" w:customStyle="1" w:styleId="Boxtext">
    <w:name w:val="Boxtext"/>
    <w:basedOn w:val="Normal"/>
    <w:uiPriority w:val="99"/>
    <w:rsid w:val="00DC6B27"/>
    <w:pPr>
      <w:jc w:val="center"/>
    </w:pPr>
    <w:rPr>
      <w:rFonts w:ascii="Verdana" w:hAnsi="Verdana"/>
      <w:sz w:val="16"/>
      <w:szCs w:val="16"/>
    </w:rPr>
  </w:style>
  <w:style w:type="paragraph" w:customStyle="1" w:styleId="Notforcontentsheading">
    <w:name w:val="Not for contents heading"/>
    <w:basedOn w:val="StageHead"/>
    <w:uiPriority w:val="99"/>
    <w:rsid w:val="00DC6B27"/>
  </w:style>
  <w:style w:type="paragraph" w:customStyle="1" w:styleId="SectionHead">
    <w:name w:val="Section Head"/>
    <w:basedOn w:val="Normal"/>
    <w:uiPriority w:val="99"/>
    <w:rsid w:val="00DC6B27"/>
    <w:pPr>
      <w:keepNext/>
      <w:spacing w:before="120" w:after="120"/>
    </w:pPr>
    <w:rPr>
      <w:rFonts w:ascii="Verdana" w:hAnsi="Verdana"/>
      <w:b/>
      <w:color w:val="0000FF"/>
      <w:sz w:val="24"/>
      <w:szCs w:val="24"/>
    </w:rPr>
  </w:style>
  <w:style w:type="paragraph" w:customStyle="1" w:styleId="Introtextbullet">
    <w:name w:val="Intro_text_bullet"/>
    <w:basedOn w:val="Normal"/>
    <w:uiPriority w:val="99"/>
    <w:rsid w:val="00DC6B27"/>
    <w:pPr>
      <w:numPr>
        <w:numId w:val="2"/>
      </w:numPr>
      <w:tabs>
        <w:tab w:val="clear" w:pos="360"/>
        <w:tab w:val="num" w:pos="720"/>
      </w:tabs>
      <w:spacing w:after="120"/>
      <w:jc w:val="both"/>
    </w:pPr>
    <w:rPr>
      <w:rFonts w:ascii="Verdana" w:hAnsi="Verdana" w:cs="Arial"/>
      <w:sz w:val="22"/>
      <w:szCs w:val="22"/>
    </w:rPr>
  </w:style>
  <w:style w:type="paragraph" w:customStyle="1" w:styleId="Subheadnotforcontents">
    <w:name w:val="Subhead not for contents"/>
    <w:basedOn w:val="Step1head"/>
    <w:uiPriority w:val="99"/>
    <w:rsid w:val="00DC6B27"/>
  </w:style>
  <w:style w:type="character" w:customStyle="1" w:styleId="WENDPrinciplestext">
    <w:name w:val="WEND Principles text"/>
    <w:uiPriority w:val="99"/>
    <w:rsid w:val="00DC6B27"/>
    <w:rPr>
      <w:rFonts w:cs="Times New Roman"/>
      <w:b/>
      <w:bCs/>
      <w:i/>
      <w:iCs/>
      <w:color w:val="0000FF"/>
    </w:rPr>
  </w:style>
  <w:style w:type="paragraph" w:styleId="BlockText">
    <w:name w:val="Block Text"/>
    <w:basedOn w:val="Normal"/>
    <w:uiPriority w:val="99"/>
    <w:rsid w:val="00DC6B27"/>
    <w:pPr>
      <w:spacing w:after="120"/>
      <w:ind w:left="567" w:right="567"/>
      <w:jc w:val="center"/>
    </w:pPr>
    <w:rPr>
      <w:rFonts w:ascii="Times New Roman" w:hAnsi="Times New Roman"/>
      <w:b/>
      <w:sz w:val="44"/>
      <w:szCs w:val="48"/>
    </w:rPr>
  </w:style>
  <w:style w:type="paragraph" w:customStyle="1" w:styleId="WEND-Entry">
    <w:name w:val="WEND-Entry"/>
    <w:basedOn w:val="Normal"/>
    <w:uiPriority w:val="99"/>
    <w:rsid w:val="00DC6B27"/>
    <w:pPr>
      <w:pBdr>
        <w:top w:val="single" w:sz="18" w:space="6" w:color="808080" w:shadow="1"/>
        <w:left w:val="single" w:sz="18" w:space="12" w:color="808080" w:shadow="1"/>
        <w:bottom w:val="single" w:sz="18" w:space="6" w:color="808080" w:shadow="1"/>
        <w:right w:val="single" w:sz="18" w:space="12" w:color="808080" w:shadow="1"/>
      </w:pBdr>
      <w:shd w:val="clear" w:color="auto" w:fill="F3F3F3"/>
      <w:tabs>
        <w:tab w:val="num" w:pos="720"/>
      </w:tabs>
      <w:spacing w:after="120"/>
      <w:ind w:left="360" w:hanging="360"/>
    </w:pPr>
    <w:rPr>
      <w:rFonts w:ascii="Times New Roman" w:hAnsi="Times New Roman"/>
      <w:sz w:val="22"/>
      <w:szCs w:val="22"/>
    </w:rPr>
  </w:style>
  <w:style w:type="paragraph" w:styleId="Title">
    <w:name w:val="Title"/>
    <w:basedOn w:val="Normal"/>
    <w:link w:val="TitleChar"/>
    <w:uiPriority w:val="99"/>
    <w:qFormat/>
    <w:rsid w:val="00DC6B27"/>
    <w:pPr>
      <w:spacing w:after="120"/>
      <w:jc w:val="center"/>
    </w:pPr>
    <w:rPr>
      <w:rFonts w:ascii="Times New Roman" w:hAnsi="Times New Roman"/>
      <w:b/>
      <w:sz w:val="24"/>
      <w:szCs w:val="24"/>
    </w:rPr>
  </w:style>
  <w:style w:type="character" w:customStyle="1" w:styleId="TitleChar">
    <w:name w:val="Title Char"/>
    <w:link w:val="Title"/>
    <w:uiPriority w:val="99"/>
    <w:locked/>
    <w:rsid w:val="00C44570"/>
    <w:rPr>
      <w:rFonts w:ascii="Cambria" w:hAnsi="Cambria" w:cs="Times New Roman"/>
      <w:b/>
      <w:bCs/>
      <w:kern w:val="28"/>
      <w:sz w:val="32"/>
      <w:szCs w:val="32"/>
      <w:lang w:eastAsia="en-GB"/>
    </w:rPr>
  </w:style>
  <w:style w:type="character" w:styleId="FollowedHyperlink">
    <w:name w:val="FollowedHyperlink"/>
    <w:rsid w:val="00DC6B27"/>
    <w:rPr>
      <w:rFonts w:cs="Times New Roman"/>
      <w:color w:val="800080"/>
      <w:u w:val="single"/>
    </w:rPr>
  </w:style>
  <w:style w:type="paragraph" w:customStyle="1" w:styleId="NoFrills">
    <w:name w:val="No Frills"/>
    <w:basedOn w:val="Normal"/>
    <w:uiPriority w:val="99"/>
    <w:rsid w:val="00DC6B27"/>
    <w:pPr>
      <w:jc w:val="both"/>
    </w:pPr>
    <w:rPr>
      <w:rFonts w:ascii="Times New Roman" w:hAnsi="Times New Roman"/>
      <w:sz w:val="24"/>
      <w:szCs w:val="24"/>
      <w:lang w:val="en-AU" w:eastAsia="en-AU"/>
    </w:rPr>
  </w:style>
  <w:style w:type="paragraph" w:customStyle="1" w:styleId="SubPara">
    <w:name w:val="Sub Para"/>
    <w:basedOn w:val="Normal"/>
    <w:uiPriority w:val="99"/>
    <w:rsid w:val="00DC6B27"/>
    <w:pPr>
      <w:spacing w:before="120" w:after="120"/>
      <w:ind w:left="567"/>
      <w:jc w:val="both"/>
    </w:pPr>
    <w:rPr>
      <w:rFonts w:ascii="Times New Roman" w:hAnsi="Times New Roman"/>
      <w:sz w:val="24"/>
      <w:szCs w:val="24"/>
      <w:lang w:val="en-AU" w:eastAsia="en-AU"/>
    </w:rPr>
  </w:style>
  <w:style w:type="paragraph" w:customStyle="1" w:styleId="SubsubPara">
    <w:name w:val="Subsub Para"/>
    <w:basedOn w:val="SubPara"/>
    <w:uiPriority w:val="99"/>
    <w:rsid w:val="00DC6B27"/>
    <w:pPr>
      <w:ind w:left="1134"/>
    </w:pPr>
  </w:style>
  <w:style w:type="paragraph" w:customStyle="1" w:styleId="Default">
    <w:name w:val="Default"/>
    <w:rsid w:val="00DC6B27"/>
    <w:pPr>
      <w:autoSpaceDE w:val="0"/>
      <w:autoSpaceDN w:val="0"/>
      <w:adjustRightInd w:val="0"/>
    </w:pPr>
    <w:rPr>
      <w:color w:val="000000"/>
      <w:sz w:val="24"/>
      <w:szCs w:val="24"/>
      <w:lang w:val="en-GB" w:eastAsia="en-GB"/>
    </w:rPr>
  </w:style>
  <w:style w:type="paragraph" w:styleId="ListBullet">
    <w:name w:val="List Bullet"/>
    <w:basedOn w:val="Normal"/>
    <w:uiPriority w:val="99"/>
    <w:rsid w:val="00DC6B27"/>
    <w:pPr>
      <w:tabs>
        <w:tab w:val="num" w:pos="360"/>
      </w:tabs>
      <w:ind w:left="360" w:hanging="360"/>
    </w:pPr>
    <w:rPr>
      <w:rFonts w:ascii="Times New Roman" w:hAnsi="Times New Roman"/>
      <w:sz w:val="24"/>
      <w:lang w:eastAsia="nb-NO"/>
    </w:rPr>
  </w:style>
  <w:style w:type="paragraph" w:styleId="ListNumber">
    <w:name w:val="List Number"/>
    <w:basedOn w:val="Normal"/>
    <w:uiPriority w:val="99"/>
    <w:rsid w:val="00DC6B27"/>
    <w:pPr>
      <w:tabs>
        <w:tab w:val="num" w:pos="360"/>
      </w:tabs>
      <w:ind w:left="360" w:hanging="360"/>
    </w:pPr>
    <w:rPr>
      <w:rFonts w:ascii="Times New Roman" w:hAnsi="Times New Roman"/>
      <w:sz w:val="24"/>
      <w:lang w:eastAsia="nb-NO"/>
    </w:rPr>
  </w:style>
  <w:style w:type="paragraph" w:styleId="ListContinue">
    <w:name w:val="List Continue"/>
    <w:basedOn w:val="Normal"/>
    <w:uiPriority w:val="99"/>
    <w:rsid w:val="00DC6B27"/>
    <w:pPr>
      <w:spacing w:after="120"/>
      <w:ind w:left="360"/>
    </w:pPr>
    <w:rPr>
      <w:rFonts w:ascii="Times New Roman" w:hAnsi="Times New Roman"/>
      <w:lang w:val="en-AU" w:eastAsia="en-AU"/>
    </w:rPr>
  </w:style>
  <w:style w:type="paragraph" w:styleId="Subtitle">
    <w:name w:val="Subtitle"/>
    <w:basedOn w:val="Normal"/>
    <w:link w:val="SubtitleChar"/>
    <w:uiPriority w:val="99"/>
    <w:qFormat/>
    <w:rsid w:val="00DC6B27"/>
    <w:pPr>
      <w:spacing w:after="240" w:line="360" w:lineRule="auto"/>
    </w:pPr>
    <w:rPr>
      <w:b/>
      <w:sz w:val="22"/>
      <w:lang w:val="en-CA" w:eastAsia="de-DE"/>
    </w:rPr>
  </w:style>
  <w:style w:type="character" w:customStyle="1" w:styleId="SubtitleChar">
    <w:name w:val="Subtitle Char"/>
    <w:link w:val="Subtitle"/>
    <w:uiPriority w:val="99"/>
    <w:locked/>
    <w:rsid w:val="00C44570"/>
    <w:rPr>
      <w:rFonts w:ascii="Cambria" w:hAnsi="Cambria" w:cs="Times New Roman"/>
      <w:sz w:val="24"/>
      <w:szCs w:val="24"/>
      <w:lang w:eastAsia="en-GB"/>
    </w:rPr>
  </w:style>
  <w:style w:type="paragraph" w:styleId="PlainText">
    <w:name w:val="Plain Text"/>
    <w:basedOn w:val="Normal"/>
    <w:link w:val="PlainTextChar"/>
    <w:uiPriority w:val="99"/>
    <w:rsid w:val="00DC6B27"/>
    <w:rPr>
      <w:rFonts w:ascii="Courier New" w:hAnsi="Courier New"/>
    </w:rPr>
  </w:style>
  <w:style w:type="character" w:customStyle="1" w:styleId="PlainTextChar">
    <w:name w:val="Plain Text Char"/>
    <w:link w:val="PlainText"/>
    <w:uiPriority w:val="99"/>
    <w:locked/>
    <w:rsid w:val="00C44570"/>
    <w:rPr>
      <w:rFonts w:ascii="Courier New" w:hAnsi="Courier New" w:cs="Courier New"/>
      <w:lang w:eastAsia="en-GB"/>
    </w:rPr>
  </w:style>
  <w:style w:type="paragraph" w:customStyle="1" w:styleId="AnnexHeader">
    <w:name w:val="Annex Header"/>
    <w:next w:val="Normal"/>
    <w:uiPriority w:val="99"/>
    <w:rsid w:val="00DC6B27"/>
    <w:pPr>
      <w:jc w:val="center"/>
    </w:pPr>
    <w:rPr>
      <w:rFonts w:ascii="Arial" w:hAnsi="Arial"/>
      <w:b/>
      <w:sz w:val="28"/>
      <w:lang w:val="en-AU" w:eastAsia="en-GB"/>
    </w:rPr>
  </w:style>
  <w:style w:type="paragraph" w:customStyle="1" w:styleId="AnnexHeading1">
    <w:name w:val="Annex Heading1"/>
    <w:basedOn w:val="Normal"/>
    <w:uiPriority w:val="99"/>
    <w:rsid w:val="00DC6B27"/>
    <w:pPr>
      <w:tabs>
        <w:tab w:val="num" w:pos="284"/>
        <w:tab w:val="num" w:pos="720"/>
      </w:tabs>
      <w:ind w:left="284" w:hanging="284"/>
    </w:pPr>
    <w:rPr>
      <w:b/>
      <w:noProof/>
      <w:szCs w:val="24"/>
    </w:rPr>
  </w:style>
  <w:style w:type="paragraph" w:customStyle="1" w:styleId="DNV-Cover2">
    <w:name w:val="DNV-Cover 2"/>
    <w:basedOn w:val="DNV-Cover1"/>
    <w:uiPriority w:val="99"/>
    <w:rsid w:val="00DC6B27"/>
    <w:rPr>
      <w:sz w:val="48"/>
    </w:rPr>
  </w:style>
  <w:style w:type="paragraph" w:customStyle="1" w:styleId="DNV-Cover1">
    <w:name w:val="DNV-Cover 1"/>
    <w:basedOn w:val="Normal"/>
    <w:next w:val="DNV-Cover2"/>
    <w:uiPriority w:val="99"/>
    <w:rsid w:val="00DC6B27"/>
    <w:pPr>
      <w:jc w:val="center"/>
    </w:pPr>
    <w:rPr>
      <w:rFonts w:ascii="Times New Roman" w:hAnsi="Times New Roman"/>
      <w:smallCaps/>
      <w:noProof/>
      <w:color w:val="000080"/>
      <w:sz w:val="84"/>
      <w:lang w:eastAsia="nb-NO"/>
    </w:rPr>
  </w:style>
  <w:style w:type="paragraph" w:customStyle="1" w:styleId="DNV-Cover3">
    <w:name w:val="DNV-Cover 3"/>
    <w:basedOn w:val="DNV-Cover2"/>
    <w:uiPriority w:val="99"/>
    <w:rsid w:val="00DC6B27"/>
    <w:pPr>
      <w:framePr w:hSpace="181" w:wrap="around" w:vAnchor="page" w:hAnchor="margin" w:xAlign="center" w:y="13042"/>
    </w:pPr>
  </w:style>
  <w:style w:type="paragraph" w:customStyle="1" w:styleId="DNV-Cover4">
    <w:name w:val="DNV-Cover 4"/>
    <w:basedOn w:val="DNV-Cover3"/>
    <w:uiPriority w:val="99"/>
    <w:rsid w:val="00DC6B27"/>
    <w:pPr>
      <w:framePr w:wrap="around"/>
    </w:pPr>
    <w:rPr>
      <w:sz w:val="24"/>
    </w:rPr>
  </w:style>
  <w:style w:type="paragraph" w:customStyle="1" w:styleId="DNV-PrePrint">
    <w:name w:val="DNV-PrePrint"/>
    <w:basedOn w:val="Normal"/>
    <w:uiPriority w:val="99"/>
    <w:rsid w:val="00DC6B27"/>
    <w:rPr>
      <w:sz w:val="24"/>
      <w:lang w:eastAsia="nb-NO"/>
    </w:rPr>
  </w:style>
  <w:style w:type="paragraph" w:customStyle="1" w:styleId="DNV-FieldInput">
    <w:name w:val="DNV-FieldInput"/>
    <w:basedOn w:val="Normal"/>
    <w:uiPriority w:val="99"/>
    <w:rsid w:val="00DC6B27"/>
    <w:rPr>
      <w:rFonts w:ascii="Times New Roman" w:hAnsi="Times New Roman"/>
      <w:noProof/>
      <w:sz w:val="24"/>
      <w:lang w:eastAsia="nb-NO"/>
    </w:rPr>
  </w:style>
  <w:style w:type="paragraph" w:customStyle="1" w:styleId="DNV-IndexTermHeading">
    <w:name w:val="DNV-IndexTerm Heading"/>
    <w:basedOn w:val="DNV-FieldInput"/>
    <w:uiPriority w:val="99"/>
    <w:rsid w:val="00DC6B27"/>
    <w:rPr>
      <w:rFonts w:ascii="Arial" w:hAnsi="Arial"/>
      <w:b/>
      <w:sz w:val="18"/>
    </w:rPr>
  </w:style>
  <w:style w:type="paragraph" w:customStyle="1" w:styleId="DNV-IndexTerm">
    <w:name w:val="DNV-IndexTerm"/>
    <w:uiPriority w:val="99"/>
    <w:rsid w:val="00DC6B27"/>
    <w:pPr>
      <w:spacing w:before="60" w:after="60"/>
    </w:pPr>
    <w:rPr>
      <w:sz w:val="24"/>
      <w:lang w:val="en-GB" w:eastAsia="nb-NO"/>
    </w:rPr>
  </w:style>
  <w:style w:type="paragraph" w:customStyle="1" w:styleId="DNV-FieldInfo">
    <w:name w:val="DNV-FieldInfo"/>
    <w:basedOn w:val="DNV-FieldInput"/>
    <w:uiPriority w:val="99"/>
    <w:rsid w:val="00DC6B27"/>
    <w:pPr>
      <w:ind w:left="454" w:hanging="454"/>
    </w:pPr>
    <w:rPr>
      <w:rFonts w:ascii="Arial" w:hAnsi="Arial"/>
      <w:sz w:val="20"/>
    </w:rPr>
  </w:style>
  <w:style w:type="paragraph" w:customStyle="1" w:styleId="DNV-AppListing">
    <w:name w:val="DNV-App Listing"/>
    <w:basedOn w:val="Normal"/>
    <w:uiPriority w:val="99"/>
    <w:rsid w:val="00DC6B27"/>
    <w:pPr>
      <w:ind w:left="1418" w:hanging="1418"/>
    </w:pPr>
    <w:rPr>
      <w:rFonts w:ascii="Times New Roman" w:hAnsi="Times New Roman"/>
      <w:color w:val="000080"/>
      <w:sz w:val="24"/>
      <w:lang w:eastAsia="nb-NO"/>
    </w:rPr>
  </w:style>
  <w:style w:type="paragraph" w:customStyle="1" w:styleId="DNV-AppListHeading">
    <w:name w:val="DNV-App ListHeading"/>
    <w:basedOn w:val="Normal"/>
    <w:next w:val="DNV-AppListing"/>
    <w:uiPriority w:val="99"/>
    <w:rsid w:val="00DC6B27"/>
    <w:rPr>
      <w:rFonts w:ascii="Times New Roman" w:hAnsi="Times New Roman"/>
      <w:noProof/>
      <w:color w:val="000080"/>
      <w:sz w:val="12"/>
      <w:lang w:eastAsia="nb-NO"/>
    </w:rPr>
  </w:style>
  <w:style w:type="paragraph" w:customStyle="1" w:styleId="DNV-HeadDocNo">
    <w:name w:val="DNV-HeadDocNo"/>
    <w:basedOn w:val="Normal"/>
    <w:next w:val="DNV-HeadLine2"/>
    <w:uiPriority w:val="99"/>
    <w:rsid w:val="00DC6B27"/>
    <w:pPr>
      <w:spacing w:before="440" w:after="40" w:line="240" w:lineRule="exact"/>
      <w:ind w:right="1701"/>
      <w:jc w:val="right"/>
    </w:pPr>
    <w:rPr>
      <w:rFonts w:ascii="Times New Roman" w:hAnsi="Times New Roman"/>
      <w:noProof/>
      <w:sz w:val="24"/>
      <w:lang w:eastAsia="nb-NO"/>
    </w:rPr>
  </w:style>
  <w:style w:type="paragraph" w:customStyle="1" w:styleId="DNV-HeadLine2">
    <w:name w:val="DNV-HeadLine 2"/>
    <w:basedOn w:val="Normal"/>
    <w:uiPriority w:val="99"/>
    <w:rsid w:val="00DC6B27"/>
    <w:rPr>
      <w:sz w:val="24"/>
      <w:szCs w:val="24"/>
    </w:rPr>
  </w:style>
  <w:style w:type="paragraph" w:customStyle="1" w:styleId="DNV-Name">
    <w:name w:val="DNV-Name"/>
    <w:basedOn w:val="Normal"/>
    <w:next w:val="DNV-HeadDocNo"/>
    <w:uiPriority w:val="99"/>
    <w:rsid w:val="00DC6B27"/>
    <w:pPr>
      <w:tabs>
        <w:tab w:val="left" w:pos="5103"/>
        <w:tab w:val="right" w:pos="7655"/>
      </w:tabs>
      <w:spacing w:line="240" w:lineRule="exact"/>
    </w:pPr>
    <w:rPr>
      <w:rFonts w:ascii="Times New Roman" w:hAnsi="Times New Roman"/>
      <w:smallCaps/>
      <w:noProof/>
      <w:sz w:val="24"/>
      <w:lang w:eastAsia="nb-NO"/>
    </w:rPr>
  </w:style>
  <w:style w:type="paragraph" w:customStyle="1" w:styleId="DNV-HeadLine1">
    <w:name w:val="DNV-HeadLine 1"/>
    <w:basedOn w:val="Normal"/>
    <w:uiPriority w:val="99"/>
    <w:rsid w:val="00DC6B27"/>
    <w:pPr>
      <w:pBdr>
        <w:top w:val="single" w:sz="6" w:space="1" w:color="auto"/>
        <w:bottom w:val="single" w:sz="6" w:space="1" w:color="auto"/>
      </w:pBdr>
      <w:spacing w:line="480" w:lineRule="exact"/>
      <w:ind w:right="1701"/>
    </w:pPr>
    <w:rPr>
      <w:rFonts w:ascii="Times New Roman" w:hAnsi="Times New Roman"/>
      <w:b/>
      <w:smallCaps/>
      <w:noProof/>
      <w:sz w:val="36"/>
      <w:lang w:eastAsia="nb-NO"/>
    </w:rPr>
  </w:style>
  <w:style w:type="paragraph" w:customStyle="1" w:styleId="DNV-Ending">
    <w:name w:val="DNV-Ending"/>
    <w:basedOn w:val="Normal"/>
    <w:uiPriority w:val="99"/>
    <w:rsid w:val="00DC6B27"/>
    <w:pPr>
      <w:spacing w:before="120"/>
      <w:jc w:val="center"/>
    </w:pPr>
    <w:rPr>
      <w:rFonts w:ascii="Times New Roman" w:hAnsi="Times New Roman"/>
      <w:noProof/>
      <w:sz w:val="24"/>
      <w:lang w:eastAsia="nb-NO"/>
    </w:rPr>
  </w:style>
  <w:style w:type="paragraph" w:customStyle="1" w:styleId="DNV-PageInfo">
    <w:name w:val="DNV-PageInfo"/>
    <w:basedOn w:val="Normal"/>
    <w:next w:val="DNV-DocRef"/>
    <w:uiPriority w:val="99"/>
    <w:rsid w:val="00DC6B27"/>
    <w:pPr>
      <w:spacing w:before="40"/>
    </w:pPr>
    <w:rPr>
      <w:rFonts w:ascii="Times New Roman" w:hAnsi="Times New Roman"/>
      <w:noProof/>
      <w:sz w:val="16"/>
      <w:lang w:eastAsia="nb-NO"/>
    </w:rPr>
  </w:style>
  <w:style w:type="paragraph" w:customStyle="1" w:styleId="DNV-DocRef">
    <w:name w:val="DNV-DocRef"/>
    <w:basedOn w:val="Normal"/>
    <w:next w:val="BodyText"/>
    <w:uiPriority w:val="99"/>
    <w:rsid w:val="00DC6B27"/>
    <w:pPr>
      <w:jc w:val="right"/>
    </w:pPr>
    <w:rPr>
      <w:rFonts w:ascii="Times New Roman" w:hAnsi="Times New Roman"/>
      <w:noProof/>
      <w:sz w:val="12"/>
      <w:lang w:eastAsia="nb-NO"/>
    </w:rPr>
  </w:style>
  <w:style w:type="paragraph" w:customStyle="1" w:styleId="DNV-PageNumber">
    <w:name w:val="DNV-PageNumber"/>
    <w:basedOn w:val="Normal"/>
    <w:next w:val="DNV-PageInfo"/>
    <w:uiPriority w:val="99"/>
    <w:rsid w:val="00DC6B27"/>
    <w:pPr>
      <w:pBdr>
        <w:bottom w:val="single" w:sz="6" w:space="1" w:color="auto"/>
      </w:pBdr>
      <w:jc w:val="right"/>
    </w:pPr>
    <w:rPr>
      <w:rFonts w:ascii="Times New Roman" w:hAnsi="Times New Roman"/>
      <w:noProof/>
      <w:sz w:val="24"/>
      <w:lang w:eastAsia="nb-NO"/>
    </w:rPr>
  </w:style>
  <w:style w:type="paragraph" w:customStyle="1" w:styleId="DNV-CoverHeader">
    <w:name w:val="DNV-CoverHeader"/>
    <w:basedOn w:val="DNV-Cover1"/>
    <w:uiPriority w:val="99"/>
    <w:rsid w:val="00DC6B27"/>
    <w:pPr>
      <w:spacing w:before="80"/>
    </w:pPr>
  </w:style>
  <w:style w:type="paragraph" w:customStyle="1" w:styleId="DNV-SubName1">
    <w:name w:val="DNV-SubName1"/>
    <w:basedOn w:val="DNV-Company"/>
    <w:next w:val="DNV-SubName"/>
    <w:uiPriority w:val="99"/>
    <w:rsid w:val="00DC6B27"/>
    <w:pPr>
      <w:framePr w:wrap="notBeside"/>
      <w:spacing w:after="20"/>
    </w:pPr>
    <w:rPr>
      <w:smallCaps w:val="0"/>
      <w:sz w:val="14"/>
    </w:rPr>
  </w:style>
  <w:style w:type="paragraph" w:customStyle="1" w:styleId="DNV-Company">
    <w:name w:val="DNV-Company"/>
    <w:basedOn w:val="Normal"/>
    <w:next w:val="DNV-SubName1"/>
    <w:uiPriority w:val="99"/>
    <w:rsid w:val="00DC6B27"/>
    <w:pPr>
      <w:framePr w:w="1985" w:wrap="notBeside" w:vAnchor="page" w:hAnchor="page" w:x="9413" w:y="2553" w:anchorLock="1"/>
    </w:pPr>
    <w:rPr>
      <w:rFonts w:ascii="Times New Roman" w:hAnsi="Times New Roman"/>
      <w:smallCaps/>
      <w:noProof/>
      <w:sz w:val="16"/>
      <w:lang w:eastAsia="nb-NO"/>
    </w:rPr>
  </w:style>
  <w:style w:type="paragraph" w:customStyle="1" w:styleId="DNV-SubName">
    <w:name w:val="DNV-SubName"/>
    <w:basedOn w:val="DNV-Company"/>
    <w:next w:val="DNV-PostalReferences"/>
    <w:uiPriority w:val="99"/>
    <w:rsid w:val="00DC6B27"/>
    <w:pPr>
      <w:framePr w:wrap="notBeside"/>
      <w:spacing w:after="40"/>
    </w:pPr>
    <w:rPr>
      <w:i/>
      <w:smallCaps w:val="0"/>
      <w:sz w:val="14"/>
    </w:rPr>
  </w:style>
  <w:style w:type="paragraph" w:customStyle="1" w:styleId="DNV-PostalReferences">
    <w:name w:val="DNV-PostalReferences"/>
    <w:basedOn w:val="DNV-Company"/>
    <w:uiPriority w:val="99"/>
    <w:rsid w:val="00DC6B27"/>
    <w:pPr>
      <w:framePr w:wrap="notBeside"/>
      <w:tabs>
        <w:tab w:val="left" w:pos="284"/>
      </w:tabs>
    </w:pPr>
    <w:rPr>
      <w:smallCaps w:val="0"/>
      <w:sz w:val="14"/>
    </w:rPr>
  </w:style>
  <w:style w:type="paragraph" w:customStyle="1" w:styleId="HTMLBody">
    <w:name w:val="HTML Body"/>
    <w:uiPriority w:val="99"/>
    <w:rsid w:val="00DC6B27"/>
    <w:pPr>
      <w:autoSpaceDE w:val="0"/>
      <w:autoSpaceDN w:val="0"/>
      <w:adjustRightInd w:val="0"/>
    </w:pPr>
    <w:rPr>
      <w:rFonts w:ascii="Arial" w:hAnsi="Arial"/>
      <w:sz w:val="18"/>
      <w:szCs w:val="18"/>
      <w:lang w:val="en-AU" w:eastAsia="en-AU"/>
    </w:rPr>
  </w:style>
  <w:style w:type="paragraph" w:customStyle="1" w:styleId="PiedPPaysage">
    <w:name w:val="PiedPPaysage"/>
    <w:basedOn w:val="Footer"/>
    <w:uiPriority w:val="99"/>
    <w:rsid w:val="00DC6B27"/>
    <w:pPr>
      <w:tabs>
        <w:tab w:val="clear" w:pos="4320"/>
        <w:tab w:val="clear" w:pos="8640"/>
        <w:tab w:val="center" w:pos="7513"/>
        <w:tab w:val="right" w:pos="14459"/>
        <w:tab w:val="right" w:pos="15026"/>
      </w:tabs>
    </w:pPr>
    <w:rPr>
      <w:rFonts w:ascii="Times New Roman" w:hAnsi="Times New Roman"/>
      <w:sz w:val="22"/>
      <w:lang w:val="fr-FR" w:eastAsia="en-AU"/>
    </w:rPr>
  </w:style>
  <w:style w:type="paragraph" w:customStyle="1" w:styleId="TabPiedPage">
    <w:name w:val="TabPiedPage"/>
    <w:basedOn w:val="Normal"/>
    <w:uiPriority w:val="99"/>
    <w:rsid w:val="00DC6B27"/>
    <w:pPr>
      <w:spacing w:before="60"/>
      <w:jc w:val="both"/>
    </w:pPr>
    <w:rPr>
      <w:rFonts w:ascii="Times New Roman" w:hAnsi="Times New Roman"/>
      <w:sz w:val="22"/>
      <w:lang w:val="fr-FR" w:eastAsia="en-AU"/>
    </w:rPr>
  </w:style>
  <w:style w:type="paragraph" w:customStyle="1" w:styleId="Dashbullet">
    <w:name w:val="Dash bullet"/>
    <w:basedOn w:val="Normal"/>
    <w:uiPriority w:val="99"/>
    <w:rsid w:val="00DC6B27"/>
    <w:pPr>
      <w:tabs>
        <w:tab w:val="num" w:pos="720"/>
        <w:tab w:val="num" w:pos="2041"/>
      </w:tabs>
      <w:ind w:left="2041" w:hanging="397"/>
    </w:pPr>
    <w:rPr>
      <w:rFonts w:ascii="Times New Roman" w:hAnsi="Times New Roman"/>
      <w:sz w:val="24"/>
    </w:rPr>
  </w:style>
  <w:style w:type="paragraph" w:customStyle="1" w:styleId="BulletText1">
    <w:name w:val="Bullet &amp; Text 1"/>
    <w:basedOn w:val="Normal"/>
    <w:uiPriority w:val="99"/>
    <w:rsid w:val="00DC6B27"/>
    <w:pPr>
      <w:tabs>
        <w:tab w:val="num" w:pos="720"/>
        <w:tab w:val="num" w:pos="1588"/>
      </w:tabs>
      <w:ind w:left="1588" w:hanging="567"/>
    </w:pPr>
    <w:rPr>
      <w:rFonts w:ascii="Times New Roman" w:hAnsi="Times New Roman"/>
      <w:sz w:val="24"/>
    </w:rPr>
  </w:style>
  <w:style w:type="paragraph" w:customStyle="1" w:styleId="Guidelines">
    <w:name w:val="Guidelines"/>
    <w:basedOn w:val="Normal"/>
    <w:uiPriority w:val="99"/>
    <w:rsid w:val="00DC6B27"/>
    <w:pPr>
      <w:jc w:val="both"/>
    </w:pPr>
    <w:rPr>
      <w:i/>
      <w:color w:val="0000FF"/>
      <w:sz w:val="22"/>
    </w:rPr>
  </w:style>
  <w:style w:type="paragraph" w:customStyle="1" w:styleId="EndBulletText1">
    <w:name w:val="End Bullet &amp; Text  1"/>
    <w:basedOn w:val="Normal"/>
    <w:uiPriority w:val="99"/>
    <w:rsid w:val="00DC6B27"/>
    <w:pPr>
      <w:tabs>
        <w:tab w:val="num" w:pos="720"/>
        <w:tab w:val="num" w:pos="851"/>
        <w:tab w:val="num" w:pos="1588"/>
      </w:tabs>
      <w:ind w:left="1588" w:hanging="567"/>
    </w:pPr>
    <w:rPr>
      <w:rFonts w:ascii="Times New Roman" w:hAnsi="Times New Roman"/>
      <w:sz w:val="24"/>
    </w:rPr>
  </w:style>
  <w:style w:type="paragraph" w:customStyle="1" w:styleId="htmlbody0">
    <w:name w:val="htmlbody"/>
    <w:basedOn w:val="Normal"/>
    <w:uiPriority w:val="99"/>
    <w:rsid w:val="00DC6B27"/>
    <w:pPr>
      <w:snapToGrid w:val="0"/>
    </w:pPr>
    <w:rPr>
      <w:rFonts w:ascii="Times New Roman" w:hAnsi="Times New Roman"/>
    </w:rPr>
  </w:style>
  <w:style w:type="paragraph" w:customStyle="1" w:styleId="Retraitcorpsdetexte21">
    <w:name w:val="Retrait corps de texte 21"/>
    <w:basedOn w:val="Default"/>
    <w:next w:val="Default"/>
    <w:uiPriority w:val="99"/>
    <w:rsid w:val="00DC6B27"/>
    <w:pPr>
      <w:widowControl w:val="0"/>
    </w:pPr>
    <w:rPr>
      <w:rFonts w:ascii="HIMKKD+BookAntiqua" w:hAnsi="HIMKKD+BookAntiqua"/>
      <w:color w:val="auto"/>
    </w:rPr>
  </w:style>
  <w:style w:type="paragraph" w:customStyle="1" w:styleId="Retraitcorpsdetexte31">
    <w:name w:val="Retrait corps de texte 31"/>
    <w:basedOn w:val="Default"/>
    <w:next w:val="Default"/>
    <w:uiPriority w:val="99"/>
    <w:rsid w:val="00DC6B27"/>
    <w:pPr>
      <w:widowControl w:val="0"/>
    </w:pPr>
    <w:rPr>
      <w:rFonts w:ascii="HIMKKD+BookAntiqua" w:hAnsi="HIMKKD+BookAntiqua"/>
      <w:color w:val="auto"/>
    </w:rPr>
  </w:style>
  <w:style w:type="paragraph" w:customStyle="1" w:styleId="En-tte1">
    <w:name w:val="En-tête1"/>
    <w:basedOn w:val="Default"/>
    <w:next w:val="Default"/>
    <w:uiPriority w:val="99"/>
    <w:rsid w:val="00DC6B27"/>
    <w:pPr>
      <w:widowControl w:val="0"/>
    </w:pPr>
    <w:rPr>
      <w:rFonts w:ascii="HIMKKD+BookAntiqua" w:hAnsi="HIMKKD+BookAntiqua"/>
      <w:color w:val="auto"/>
    </w:rPr>
  </w:style>
  <w:style w:type="character" w:customStyle="1" w:styleId="module">
    <w:name w:val="module"/>
    <w:uiPriority w:val="99"/>
    <w:rsid w:val="00DC6B27"/>
  </w:style>
  <w:style w:type="paragraph" w:customStyle="1" w:styleId="GuidelinesBullet">
    <w:name w:val="Guidelines Bullet"/>
    <w:basedOn w:val="Guidelines"/>
    <w:next w:val="Normal"/>
    <w:uiPriority w:val="99"/>
    <w:rsid w:val="00DC6B27"/>
    <w:pPr>
      <w:tabs>
        <w:tab w:val="num" w:pos="360"/>
      </w:tabs>
      <w:ind w:left="360" w:hanging="360"/>
    </w:pPr>
  </w:style>
  <w:style w:type="paragraph" w:customStyle="1" w:styleId="DNV-FieldGuide">
    <w:name w:val="DNV-FieldGuide"/>
    <w:basedOn w:val="DNV-PrePrint"/>
    <w:next w:val="DNV-FieldInput"/>
    <w:uiPriority w:val="99"/>
    <w:rsid w:val="00DC6B27"/>
    <w:pPr>
      <w:tabs>
        <w:tab w:val="num" w:pos="284"/>
        <w:tab w:val="num" w:pos="720"/>
      </w:tabs>
      <w:spacing w:line="160" w:lineRule="exact"/>
      <w:ind w:left="284" w:hanging="284"/>
    </w:pPr>
    <w:rPr>
      <w:noProof/>
      <w:sz w:val="16"/>
    </w:rPr>
  </w:style>
  <w:style w:type="paragraph" w:customStyle="1" w:styleId="Paragraphedeliste">
    <w:name w:val="Paragraphe de liste"/>
    <w:basedOn w:val="Normal"/>
    <w:uiPriority w:val="99"/>
    <w:rsid w:val="00DC6B27"/>
    <w:pPr>
      <w:spacing w:after="120"/>
      <w:ind w:left="708"/>
    </w:pPr>
    <w:rPr>
      <w:rFonts w:ascii="Verdana" w:hAnsi="Verdana"/>
      <w:sz w:val="22"/>
      <w:szCs w:val="22"/>
    </w:rPr>
  </w:style>
  <w:style w:type="paragraph" w:styleId="HTMLPreformatted">
    <w:name w:val="HTML Preformatted"/>
    <w:basedOn w:val="Normal"/>
    <w:link w:val="HTMLPreformattedChar"/>
    <w:uiPriority w:val="99"/>
    <w:rsid w:val="00DC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r-FR" w:eastAsia="fr-FR"/>
    </w:rPr>
  </w:style>
  <w:style w:type="character" w:customStyle="1" w:styleId="HTMLPreformattedChar">
    <w:name w:val="HTML Preformatted Char"/>
    <w:link w:val="HTMLPreformatted"/>
    <w:uiPriority w:val="99"/>
    <w:locked/>
    <w:rsid w:val="00C44570"/>
    <w:rPr>
      <w:rFonts w:ascii="Courier New" w:hAnsi="Courier New" w:cs="Courier New"/>
      <w:lang w:eastAsia="en-GB"/>
    </w:rPr>
  </w:style>
  <w:style w:type="character" w:customStyle="1" w:styleId="moz-txt-citetags">
    <w:name w:val="moz-txt-citetags"/>
    <w:uiPriority w:val="99"/>
    <w:rsid w:val="00DC6B27"/>
    <w:rPr>
      <w:rFonts w:cs="Times New Roman"/>
    </w:rPr>
  </w:style>
  <w:style w:type="paragraph" w:customStyle="1" w:styleId="Tabletitle">
    <w:name w:val="Table title"/>
    <w:basedOn w:val="Normal"/>
    <w:next w:val="Normal"/>
    <w:rsid w:val="00227044"/>
    <w:pPr>
      <w:keepNext/>
      <w:suppressAutoHyphens/>
      <w:spacing w:before="120" w:after="120" w:line="230" w:lineRule="exact"/>
      <w:jc w:val="center"/>
    </w:pPr>
    <w:rPr>
      <w:rFonts w:eastAsia="MS Mincho"/>
      <w:b/>
      <w:lang w:val="de-DE" w:eastAsia="ja-JP"/>
    </w:rPr>
  </w:style>
  <w:style w:type="paragraph" w:customStyle="1" w:styleId="StylezzForewordAuto">
    <w:name w:val="Style zzForeword + Auto"/>
    <w:basedOn w:val="Normal"/>
    <w:rsid w:val="00227044"/>
    <w:pPr>
      <w:keepNext/>
      <w:pageBreakBefore/>
      <w:suppressAutoHyphens/>
      <w:spacing w:line="310" w:lineRule="exact"/>
    </w:pPr>
    <w:rPr>
      <w:rFonts w:eastAsia="MS Mincho"/>
      <w:b/>
      <w:bCs/>
      <w:sz w:val="28"/>
      <w:lang w:val="de-DE" w:eastAsia="ja-JP"/>
    </w:rPr>
  </w:style>
  <w:style w:type="paragraph" w:styleId="DocumentMap">
    <w:name w:val="Document Map"/>
    <w:basedOn w:val="Normal"/>
    <w:link w:val="DocumentMapChar"/>
    <w:semiHidden/>
    <w:rsid w:val="00611F19"/>
    <w:pPr>
      <w:shd w:val="clear" w:color="auto" w:fill="000080"/>
    </w:pPr>
    <w:rPr>
      <w:rFonts w:ascii="Tahoma" w:hAnsi="Tahoma"/>
    </w:rPr>
  </w:style>
  <w:style w:type="character" w:customStyle="1" w:styleId="DocumentMapChar">
    <w:name w:val="Document Map Char"/>
    <w:link w:val="DocumentMap"/>
    <w:semiHidden/>
    <w:locked/>
    <w:rsid w:val="00C44570"/>
    <w:rPr>
      <w:rFonts w:cs="Times New Roman"/>
      <w:sz w:val="2"/>
      <w:lang w:eastAsia="en-GB"/>
    </w:rPr>
  </w:style>
  <w:style w:type="paragraph" w:customStyle="1" w:styleId="Body3">
    <w:name w:val="Body 3"/>
    <w:basedOn w:val="Normal"/>
    <w:uiPriority w:val="99"/>
    <w:rsid w:val="00611F19"/>
    <w:pPr>
      <w:keepNext/>
      <w:spacing w:before="60" w:after="60"/>
      <w:ind w:left="737"/>
    </w:pPr>
    <w:rPr>
      <w:sz w:val="22"/>
      <w:lang w:val="en-AU" w:eastAsia="en-AU"/>
    </w:rPr>
  </w:style>
  <w:style w:type="paragraph" w:customStyle="1" w:styleId="Body2">
    <w:name w:val="Body 2"/>
    <w:basedOn w:val="Body3"/>
    <w:uiPriority w:val="99"/>
    <w:rsid w:val="00611F19"/>
    <w:pPr>
      <w:spacing w:before="120" w:after="120"/>
      <w:ind w:left="454"/>
    </w:pPr>
  </w:style>
  <w:style w:type="table" w:styleId="TableGrid">
    <w:name w:val="Table Grid"/>
    <w:basedOn w:val="TableNormal"/>
    <w:uiPriority w:val="99"/>
    <w:rsid w:val="00611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2">
    <w:name w:val="Char Char2"/>
    <w:uiPriority w:val="99"/>
    <w:rsid w:val="00F80A22"/>
    <w:rPr>
      <w:rFonts w:ascii="Garamond" w:hAnsi="Garamond" w:cs="Times New Roman"/>
      <w:lang w:val="en-US" w:eastAsia="en-US" w:bidi="ar-SA"/>
    </w:rPr>
  </w:style>
  <w:style w:type="character" w:customStyle="1" w:styleId="Level2BulletChar">
    <w:name w:val="Level 2 Bullet Char"/>
    <w:link w:val="Level2Bullet"/>
    <w:uiPriority w:val="99"/>
    <w:locked/>
    <w:rsid w:val="002F0253"/>
    <w:rPr>
      <w:rFonts w:ascii="Verdana" w:hAnsi="Verdana" w:cs="Arial"/>
      <w:lang w:val="en-GB" w:eastAsia="en-GB"/>
    </w:rPr>
  </w:style>
  <w:style w:type="paragraph" w:styleId="Revision">
    <w:name w:val="Revision"/>
    <w:hidden/>
    <w:uiPriority w:val="99"/>
    <w:semiHidden/>
    <w:rsid w:val="00E62A34"/>
    <w:rPr>
      <w:rFonts w:ascii="Arial" w:hAnsi="Arial"/>
      <w:lang w:val="en-US" w:eastAsia="en-GB"/>
    </w:rPr>
  </w:style>
  <w:style w:type="character" w:customStyle="1" w:styleId="apple-converted-space">
    <w:name w:val="apple-converted-space"/>
    <w:rsid w:val="005E0BEE"/>
  </w:style>
  <w:style w:type="paragraph" w:styleId="Quote">
    <w:name w:val="Quote"/>
    <w:basedOn w:val="Normal"/>
    <w:next w:val="Normal"/>
    <w:link w:val="QuoteChar"/>
    <w:uiPriority w:val="29"/>
    <w:qFormat/>
    <w:rsid w:val="0018384D"/>
    <w:pPr>
      <w:autoSpaceDE w:val="0"/>
      <w:autoSpaceDN w:val="0"/>
      <w:adjustRightInd w:val="0"/>
      <w:spacing w:before="120" w:after="120"/>
      <w:ind w:left="600" w:right="924"/>
      <w:jc w:val="center"/>
    </w:pPr>
    <w:rPr>
      <w:rFonts w:ascii="Calibri" w:hAnsi="Calibri"/>
      <w:i/>
      <w:szCs w:val="24"/>
      <w:lang w:val="en-AU" w:eastAsia="en-US"/>
    </w:rPr>
  </w:style>
  <w:style w:type="character" w:customStyle="1" w:styleId="QuoteChar">
    <w:name w:val="Quote Char"/>
    <w:link w:val="Quote"/>
    <w:uiPriority w:val="29"/>
    <w:rsid w:val="0018384D"/>
    <w:rPr>
      <w:rFonts w:ascii="Calibri" w:hAnsi="Calibri"/>
      <w:i/>
      <w:szCs w:val="24"/>
      <w:lang w:val="en-AU" w:eastAsia="en-US"/>
    </w:rPr>
  </w:style>
  <w:style w:type="paragraph" w:customStyle="1" w:styleId="Basisalinea">
    <w:name w:val="[Basisalinea]"/>
    <w:basedOn w:val="Normal"/>
    <w:uiPriority w:val="99"/>
    <w:rsid w:val="0018384D"/>
    <w:pPr>
      <w:autoSpaceDE w:val="0"/>
      <w:autoSpaceDN w:val="0"/>
      <w:adjustRightInd w:val="0"/>
      <w:spacing w:line="288" w:lineRule="auto"/>
      <w:textAlignment w:val="center"/>
    </w:pPr>
    <w:rPr>
      <w:rFonts w:ascii="Times" w:eastAsia="Calibri" w:hAnsi="Times" w:cs="Times"/>
      <w:color w:val="000000"/>
      <w:sz w:val="24"/>
      <w:szCs w:val="24"/>
      <w:lang w:val="nl-NL" w:eastAsia="en-US"/>
    </w:rPr>
  </w:style>
  <w:style w:type="paragraph" w:styleId="ListParagraph">
    <w:name w:val="List Paragraph"/>
    <w:basedOn w:val="Normal"/>
    <w:uiPriority w:val="34"/>
    <w:qFormat/>
    <w:rsid w:val="00DD1C22"/>
    <w:pPr>
      <w:ind w:left="720"/>
      <w:contextualSpacing/>
    </w:pPr>
  </w:style>
  <w:style w:type="numbering" w:customStyle="1" w:styleId="NoList1">
    <w:name w:val="No List1"/>
    <w:next w:val="NoList"/>
    <w:uiPriority w:val="99"/>
    <w:semiHidden/>
    <w:unhideWhenUsed/>
    <w:rsid w:val="005D7373"/>
  </w:style>
  <w:style w:type="table" w:customStyle="1" w:styleId="TableGrid1">
    <w:name w:val="Table Grid1"/>
    <w:basedOn w:val="TableNormal"/>
    <w:next w:val="TableGrid"/>
    <w:rsid w:val="005D737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5D7373"/>
    <w:rPr>
      <w:rFonts w:ascii="Symbol" w:hAnsi="Symbol"/>
    </w:rPr>
  </w:style>
  <w:style w:type="character" w:customStyle="1" w:styleId="WW8Num2z0">
    <w:name w:val="WW8Num2z0"/>
    <w:rsid w:val="005D7373"/>
    <w:rPr>
      <w:rFonts w:ascii="Symbol" w:hAnsi="Symbol"/>
    </w:rPr>
  </w:style>
  <w:style w:type="character" w:customStyle="1" w:styleId="Absatz-Standardschriftart">
    <w:name w:val="Absatz-Standardschriftart"/>
    <w:rsid w:val="005D7373"/>
  </w:style>
  <w:style w:type="character" w:customStyle="1" w:styleId="WW8Num1z1">
    <w:name w:val="WW8Num1z1"/>
    <w:rsid w:val="005D7373"/>
    <w:rPr>
      <w:rFonts w:ascii="Courier New" w:hAnsi="Courier New" w:cs="Courier New"/>
    </w:rPr>
  </w:style>
  <w:style w:type="character" w:customStyle="1" w:styleId="WW8Num1z2">
    <w:name w:val="WW8Num1z2"/>
    <w:rsid w:val="005D7373"/>
    <w:rPr>
      <w:rFonts w:ascii="Wingdings" w:hAnsi="Wingdings"/>
    </w:rPr>
  </w:style>
  <w:style w:type="character" w:customStyle="1" w:styleId="WW8Num2z1">
    <w:name w:val="WW8Num2z1"/>
    <w:rsid w:val="005D7373"/>
    <w:rPr>
      <w:rFonts w:ascii="Courier New" w:hAnsi="Courier New" w:cs="Courier New"/>
    </w:rPr>
  </w:style>
  <w:style w:type="character" w:customStyle="1" w:styleId="WW8Num2z2">
    <w:name w:val="WW8Num2z2"/>
    <w:rsid w:val="005D7373"/>
    <w:rPr>
      <w:rFonts w:ascii="Wingdings" w:hAnsi="Wingdings"/>
    </w:rPr>
  </w:style>
  <w:style w:type="character" w:customStyle="1" w:styleId="WW8Num4z0">
    <w:name w:val="WW8Num4z0"/>
    <w:rsid w:val="005D7373"/>
    <w:rPr>
      <w:rFonts w:ascii="Symbol" w:hAnsi="Symbol"/>
    </w:rPr>
  </w:style>
  <w:style w:type="character" w:customStyle="1" w:styleId="WW8Num4z1">
    <w:name w:val="WW8Num4z1"/>
    <w:rsid w:val="005D7373"/>
    <w:rPr>
      <w:rFonts w:ascii="Courier New" w:hAnsi="Courier New" w:cs="Courier New"/>
    </w:rPr>
  </w:style>
  <w:style w:type="character" w:customStyle="1" w:styleId="WW8Num4z2">
    <w:name w:val="WW8Num4z2"/>
    <w:rsid w:val="005D7373"/>
    <w:rPr>
      <w:rFonts w:ascii="Wingdings" w:hAnsi="Wingdings"/>
    </w:rPr>
  </w:style>
  <w:style w:type="character" w:customStyle="1" w:styleId="NumberingSymbols">
    <w:name w:val="Numbering Symbols"/>
    <w:rsid w:val="005D7373"/>
  </w:style>
  <w:style w:type="paragraph" w:customStyle="1" w:styleId="Heading">
    <w:name w:val="Heading"/>
    <w:basedOn w:val="Normal"/>
    <w:next w:val="BodyText"/>
    <w:rsid w:val="005D7373"/>
    <w:pPr>
      <w:keepNext/>
      <w:suppressAutoHyphens/>
      <w:spacing w:before="240" w:after="120"/>
    </w:pPr>
    <w:rPr>
      <w:rFonts w:eastAsia="MS Mincho" w:cs="Tahoma"/>
      <w:sz w:val="28"/>
      <w:szCs w:val="28"/>
      <w:lang w:eastAsia="ar-SA"/>
    </w:rPr>
  </w:style>
  <w:style w:type="paragraph" w:styleId="List">
    <w:name w:val="List"/>
    <w:basedOn w:val="BodyText"/>
    <w:locked/>
    <w:rsid w:val="005D7373"/>
    <w:pPr>
      <w:tabs>
        <w:tab w:val="clear" w:pos="0"/>
        <w:tab w:val="clear" w:pos="283"/>
        <w:tab w:val="clear" w:pos="566"/>
        <w:tab w:val="clear" w:pos="850"/>
        <w:tab w:val="clear" w:pos="1134"/>
        <w:tab w:val="clear" w:pos="1417"/>
        <w:tab w:val="clear" w:pos="1700"/>
        <w:tab w:val="clear" w:pos="1983"/>
        <w:tab w:val="clear" w:pos="2268"/>
        <w:tab w:val="clear" w:pos="2551"/>
        <w:tab w:val="clear" w:pos="2834"/>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s>
      <w:suppressAutoHyphens/>
      <w:spacing w:after="120"/>
      <w:jc w:val="left"/>
    </w:pPr>
    <w:rPr>
      <w:rFonts w:ascii="Times New Roman" w:hAnsi="Times New Roman" w:cs="Tahoma"/>
      <w:sz w:val="24"/>
      <w:szCs w:val="24"/>
      <w:lang w:eastAsia="ar-SA"/>
    </w:rPr>
  </w:style>
  <w:style w:type="paragraph" w:customStyle="1" w:styleId="Index">
    <w:name w:val="Index"/>
    <w:basedOn w:val="Normal"/>
    <w:rsid w:val="005D7373"/>
    <w:pPr>
      <w:suppressLineNumbers/>
      <w:suppressAutoHyphens/>
    </w:pPr>
    <w:rPr>
      <w:rFonts w:ascii="Times New Roman" w:hAnsi="Times New Roman" w:cs="Tahoma"/>
      <w:sz w:val="24"/>
      <w:szCs w:val="24"/>
      <w:lang w:eastAsia="ar-SA"/>
    </w:rPr>
  </w:style>
  <w:style w:type="paragraph" w:customStyle="1" w:styleId="WW-Default">
    <w:name w:val="WW-Default"/>
    <w:rsid w:val="005D7373"/>
    <w:pPr>
      <w:suppressAutoHyphens/>
      <w:autoSpaceDE w:val="0"/>
    </w:pPr>
    <w:rPr>
      <w:rFonts w:ascii="Arial" w:eastAsia="Arial" w:hAnsi="Arial" w:cs="Arial"/>
      <w:color w:val="000000"/>
      <w:sz w:val="24"/>
      <w:szCs w:val="24"/>
      <w:lang w:val="en-GB" w:eastAsia="ar-SA"/>
    </w:rPr>
  </w:style>
  <w:style w:type="paragraph" w:customStyle="1" w:styleId="TableContents">
    <w:name w:val="Table Contents"/>
    <w:basedOn w:val="Normal"/>
    <w:rsid w:val="005D7373"/>
    <w:pPr>
      <w:suppressLineNumbers/>
      <w:suppressAutoHyphens/>
    </w:pPr>
    <w:rPr>
      <w:rFonts w:ascii="Times New Roman" w:hAnsi="Times New Roman"/>
      <w:sz w:val="24"/>
      <w:szCs w:val="24"/>
      <w:lang w:eastAsia="ar-SA"/>
    </w:rPr>
  </w:style>
  <w:style w:type="paragraph" w:customStyle="1" w:styleId="TableHeading">
    <w:name w:val="Table Heading"/>
    <w:basedOn w:val="TableContents"/>
    <w:rsid w:val="005D7373"/>
    <w:pPr>
      <w:jc w:val="center"/>
    </w:pPr>
    <w:rPr>
      <w:b/>
      <w:bCs/>
    </w:rPr>
  </w:style>
  <w:style w:type="paragraph" w:customStyle="1" w:styleId="western">
    <w:name w:val="western"/>
    <w:basedOn w:val="Normal"/>
    <w:rsid w:val="005D7373"/>
    <w:pPr>
      <w:spacing w:before="100" w:beforeAutospacing="1" w:line="288" w:lineRule="auto"/>
      <w:ind w:left="113"/>
    </w:pPr>
    <w:rPr>
      <w:rFonts w:cs="Arial"/>
      <w:color w:val="000000"/>
      <w:sz w:val="24"/>
      <w:szCs w:val="24"/>
      <w:lang w:val="en-CA" w:eastAsia="en-CA"/>
    </w:rPr>
  </w:style>
  <w:style w:type="paragraph" w:styleId="TOCHeading">
    <w:name w:val="TOC Heading"/>
    <w:basedOn w:val="Heading1"/>
    <w:next w:val="Normal"/>
    <w:uiPriority w:val="39"/>
    <w:unhideWhenUsed/>
    <w:qFormat/>
    <w:rsid w:val="005D7373"/>
    <w:pPr>
      <w:numPr>
        <w:numId w:val="22"/>
      </w:numPr>
      <w:tabs>
        <w:tab w:val="clear" w:pos="0"/>
        <w:tab w:val="clear" w:pos="283"/>
        <w:tab w:val="clear" w:pos="566"/>
        <w:tab w:val="clear" w:pos="720"/>
        <w:tab w:val="clear" w:pos="850"/>
        <w:tab w:val="clear" w:pos="915"/>
        <w:tab w:val="clear" w:pos="1134"/>
        <w:tab w:val="clear" w:pos="1417"/>
        <w:tab w:val="clear" w:pos="1700"/>
        <w:tab w:val="clear" w:pos="1983"/>
        <w:tab w:val="clear" w:pos="2268"/>
        <w:tab w:val="clear" w:pos="2551"/>
        <w:tab w:val="clear" w:pos="2834"/>
        <w:tab w:val="clear" w:pos="2911"/>
        <w:tab w:val="clear" w:pos="3117"/>
        <w:tab w:val="clear" w:pos="3400"/>
        <w:tab w:val="clear" w:pos="3685"/>
        <w:tab w:val="clear" w:pos="3968"/>
        <w:tab w:val="clear" w:pos="4251"/>
        <w:tab w:val="clear" w:pos="4534"/>
        <w:tab w:val="clear" w:pos="4818"/>
        <w:tab w:val="clear" w:pos="5102"/>
        <w:tab w:val="clear" w:pos="5385"/>
        <w:tab w:val="clear" w:pos="5668"/>
        <w:tab w:val="clear" w:pos="5952"/>
        <w:tab w:val="clear" w:pos="6235"/>
        <w:tab w:val="clear" w:pos="6519"/>
        <w:tab w:val="clear" w:pos="6802"/>
        <w:tab w:val="clear" w:pos="7086"/>
        <w:tab w:val="clear" w:pos="7369"/>
        <w:tab w:val="clear" w:pos="7652"/>
        <w:tab w:val="clear" w:pos="7936"/>
        <w:tab w:val="clear" w:pos="8220"/>
        <w:tab w:val="clear" w:pos="8503"/>
        <w:tab w:val="clear" w:pos="8786"/>
        <w:tab w:val="num" w:pos="360"/>
      </w:tabs>
      <w:spacing w:before="240" w:line="259" w:lineRule="auto"/>
      <w:ind w:left="360" w:hanging="360"/>
      <w:jc w:val="left"/>
      <w:outlineLvl w:val="9"/>
    </w:pPr>
    <w:rPr>
      <w:sz w:val="22"/>
      <w:szCs w:val="32"/>
    </w:rPr>
  </w:style>
  <w:style w:type="paragraph" w:customStyle="1" w:styleId="HEADING1-NEW">
    <w:name w:val="HEADING 1 - NEW"/>
    <w:basedOn w:val="Normal"/>
    <w:rsid w:val="005D7373"/>
    <w:pPr>
      <w:widowControl w:val="0"/>
      <w:autoSpaceDE w:val="0"/>
      <w:autoSpaceDN w:val="0"/>
      <w:adjustRightInd w:val="0"/>
      <w:spacing w:before="283" w:after="113" w:line="288" w:lineRule="auto"/>
      <w:ind w:left="283"/>
      <w:textAlignment w:val="center"/>
    </w:pPr>
    <w:rPr>
      <w:rFonts w:cs="Arial"/>
      <w:b/>
      <w:bCs/>
      <w:color w:val="761329"/>
      <w:sz w:val="28"/>
      <w:szCs w:val="28"/>
      <w:lang w:val="en-AU" w:eastAsia="en-AU"/>
    </w:rPr>
  </w:style>
  <w:style w:type="character" w:customStyle="1" w:styleId="HEADING1NEW">
    <w:name w:val="HEADING 1 NEW"/>
    <w:rsid w:val="005D7373"/>
    <w:rPr>
      <w:rFonts w:ascii="Arial" w:hAnsi="Arial"/>
      <w:b/>
      <w:color w:val="761329"/>
      <w:sz w:val="28"/>
    </w:rPr>
  </w:style>
  <w:style w:type="paragraph" w:customStyle="1" w:styleId="Style4">
    <w:name w:val="Style4"/>
    <w:basedOn w:val="Heading2"/>
    <w:link w:val="Style4Char"/>
    <w:qFormat/>
    <w:rsid w:val="001423F0"/>
    <w:pPr>
      <w:spacing w:before="240" w:after="120"/>
      <w:ind w:left="709" w:hanging="709"/>
    </w:pPr>
    <w:rPr>
      <w:rFonts w:eastAsia="Calibri" w:cs="Arial"/>
      <w:szCs w:val="24"/>
      <w:lang w:val="en-AU"/>
    </w:rPr>
  </w:style>
  <w:style w:type="paragraph" w:customStyle="1" w:styleId="Heading2Annex">
    <w:name w:val="Heading 2 Annex"/>
    <w:basedOn w:val="Heading2"/>
    <w:link w:val="Heading2AnnexChar"/>
    <w:qFormat/>
    <w:rsid w:val="00756350"/>
    <w:pPr>
      <w:numPr>
        <w:ilvl w:val="0"/>
        <w:numId w:val="0"/>
      </w:numPr>
      <w:tabs>
        <w:tab w:val="num" w:pos="360"/>
      </w:tabs>
      <w:spacing w:before="240" w:after="120"/>
      <w:ind w:left="360" w:hanging="360"/>
    </w:pPr>
  </w:style>
  <w:style w:type="character" w:customStyle="1" w:styleId="Style4Char">
    <w:name w:val="Style4 Char"/>
    <w:basedOn w:val="Heading2Char"/>
    <w:link w:val="Style4"/>
    <w:rsid w:val="001423F0"/>
    <w:rPr>
      <w:rFonts w:ascii="Arial" w:eastAsia="Calibri" w:hAnsi="Arial" w:cs="Arial"/>
      <w:b/>
      <w:sz w:val="24"/>
      <w:szCs w:val="24"/>
      <w:lang w:val="en-AU" w:eastAsia="en-US"/>
    </w:rPr>
  </w:style>
  <w:style w:type="character" w:customStyle="1" w:styleId="Heading2AnnexChar">
    <w:name w:val="Heading 2 Annex Char"/>
    <w:basedOn w:val="Heading2Char"/>
    <w:link w:val="Heading2Annex"/>
    <w:rsid w:val="00756350"/>
    <w:rPr>
      <w:rFonts w:ascii="Arial" w:hAnsi="Arial"/>
      <w:b/>
      <w:sz w:val="24"/>
      <w:lang w:val="en-US" w:eastAsia="en-US"/>
    </w:rPr>
  </w:style>
  <w:style w:type="paragraph" w:customStyle="1" w:styleId="ISOComments">
    <w:name w:val="ISO_Comments"/>
    <w:basedOn w:val="Normal"/>
    <w:rsid w:val="00A007B5"/>
    <w:pPr>
      <w:spacing w:before="210" w:line="210" w:lineRule="exact"/>
    </w:pPr>
    <w:rPr>
      <w:rFonts w:ascii="Times New Roman" w:hAnsi="Times New Roman"/>
      <w:sz w:val="18"/>
      <w:szCs w:val="24"/>
    </w:rPr>
  </w:style>
  <w:style w:type="paragraph" w:customStyle="1" w:styleId="ISOMB">
    <w:name w:val="ISO_MB"/>
    <w:basedOn w:val="Normal"/>
    <w:rsid w:val="002B1D8D"/>
    <w:pPr>
      <w:spacing w:before="210" w:line="210" w:lineRule="exact"/>
    </w:pPr>
    <w:rPr>
      <w:rFonts w:ascii="Times New Roman" w:hAnsi="Times New Roman"/>
      <w:sz w:val="18"/>
      <w:szCs w:val="24"/>
    </w:rPr>
  </w:style>
  <w:style w:type="paragraph" w:customStyle="1" w:styleId="ISOChange">
    <w:name w:val="ISO_Change"/>
    <w:basedOn w:val="Normal"/>
    <w:rsid w:val="005266D8"/>
    <w:pPr>
      <w:spacing w:before="210" w:line="210" w:lineRule="exact"/>
    </w:pPr>
    <w:rPr>
      <w:sz w:val="18"/>
      <w:lang w:eastAsia="en-US"/>
    </w:rPr>
  </w:style>
  <w:style w:type="character" w:customStyle="1" w:styleId="CommentTextChar1">
    <w:name w:val="Comment Text Char1"/>
    <w:uiPriority w:val="99"/>
    <w:rsid w:val="00CD50CF"/>
    <w:rPr>
      <w:rFonts w:ascii="Garamond" w:hAnsi="Garamond"/>
      <w:lang w:val="en-US" w:eastAsia="en-US" w:bidi="ar-SA"/>
    </w:rPr>
  </w:style>
  <w:style w:type="character" w:styleId="UnresolvedMention">
    <w:name w:val="Unresolved Mention"/>
    <w:basedOn w:val="DefaultParagraphFont"/>
    <w:uiPriority w:val="99"/>
    <w:semiHidden/>
    <w:unhideWhenUsed/>
    <w:rsid w:val="00846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17321">
      <w:marLeft w:val="0"/>
      <w:marRight w:val="0"/>
      <w:marTop w:val="0"/>
      <w:marBottom w:val="0"/>
      <w:divBdr>
        <w:top w:val="none" w:sz="0" w:space="0" w:color="auto"/>
        <w:left w:val="none" w:sz="0" w:space="0" w:color="auto"/>
        <w:bottom w:val="none" w:sz="0" w:space="0" w:color="auto"/>
        <w:right w:val="none" w:sz="0" w:space="0" w:color="auto"/>
      </w:divBdr>
      <w:divsChild>
        <w:div w:id="72817319">
          <w:marLeft w:val="720"/>
          <w:marRight w:val="720"/>
          <w:marTop w:val="100"/>
          <w:marBottom w:val="100"/>
          <w:divBdr>
            <w:top w:val="none" w:sz="0" w:space="0" w:color="auto"/>
            <w:left w:val="none" w:sz="0" w:space="0" w:color="auto"/>
            <w:bottom w:val="none" w:sz="0" w:space="0" w:color="auto"/>
            <w:right w:val="none" w:sz="0" w:space="0" w:color="auto"/>
          </w:divBdr>
        </w:div>
        <w:div w:id="72817320">
          <w:marLeft w:val="720"/>
          <w:marRight w:val="720"/>
          <w:marTop w:val="100"/>
          <w:marBottom w:val="100"/>
          <w:divBdr>
            <w:top w:val="none" w:sz="0" w:space="0" w:color="auto"/>
            <w:left w:val="none" w:sz="0" w:space="0" w:color="auto"/>
            <w:bottom w:val="none" w:sz="0" w:space="0" w:color="auto"/>
            <w:right w:val="none" w:sz="0" w:space="0" w:color="auto"/>
          </w:divBdr>
        </w:div>
        <w:div w:id="72817322">
          <w:marLeft w:val="720"/>
          <w:marRight w:val="720"/>
          <w:marTop w:val="100"/>
          <w:marBottom w:val="100"/>
          <w:divBdr>
            <w:top w:val="none" w:sz="0" w:space="0" w:color="auto"/>
            <w:left w:val="none" w:sz="0" w:space="0" w:color="auto"/>
            <w:bottom w:val="none" w:sz="0" w:space="0" w:color="auto"/>
            <w:right w:val="none" w:sz="0" w:space="0" w:color="auto"/>
          </w:divBdr>
        </w:div>
        <w:div w:id="72817323">
          <w:marLeft w:val="720"/>
          <w:marRight w:val="720"/>
          <w:marTop w:val="100"/>
          <w:marBottom w:val="100"/>
          <w:divBdr>
            <w:top w:val="none" w:sz="0" w:space="0" w:color="auto"/>
            <w:left w:val="none" w:sz="0" w:space="0" w:color="auto"/>
            <w:bottom w:val="none" w:sz="0" w:space="0" w:color="auto"/>
            <w:right w:val="none" w:sz="0" w:space="0" w:color="auto"/>
          </w:divBdr>
        </w:div>
      </w:divsChild>
    </w:div>
    <w:div w:id="72817327">
      <w:marLeft w:val="0"/>
      <w:marRight w:val="0"/>
      <w:marTop w:val="0"/>
      <w:marBottom w:val="0"/>
      <w:divBdr>
        <w:top w:val="none" w:sz="0" w:space="0" w:color="auto"/>
        <w:left w:val="none" w:sz="0" w:space="0" w:color="auto"/>
        <w:bottom w:val="none" w:sz="0" w:space="0" w:color="auto"/>
        <w:right w:val="none" w:sz="0" w:space="0" w:color="auto"/>
      </w:divBdr>
      <w:divsChild>
        <w:div w:id="72817325">
          <w:marLeft w:val="720"/>
          <w:marRight w:val="0"/>
          <w:marTop w:val="100"/>
          <w:marBottom w:val="100"/>
          <w:divBdr>
            <w:top w:val="none" w:sz="0" w:space="0" w:color="auto"/>
            <w:left w:val="none" w:sz="0" w:space="0" w:color="auto"/>
            <w:bottom w:val="none" w:sz="0" w:space="0" w:color="auto"/>
            <w:right w:val="none" w:sz="0" w:space="0" w:color="auto"/>
          </w:divBdr>
          <w:divsChild>
            <w:div w:id="728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7328">
      <w:marLeft w:val="0"/>
      <w:marRight w:val="0"/>
      <w:marTop w:val="0"/>
      <w:marBottom w:val="0"/>
      <w:divBdr>
        <w:top w:val="none" w:sz="0" w:space="0" w:color="auto"/>
        <w:left w:val="none" w:sz="0" w:space="0" w:color="auto"/>
        <w:bottom w:val="none" w:sz="0" w:space="0" w:color="auto"/>
        <w:right w:val="none" w:sz="0" w:space="0" w:color="auto"/>
      </w:divBdr>
      <w:divsChild>
        <w:div w:id="72817324">
          <w:marLeft w:val="720"/>
          <w:marRight w:val="0"/>
          <w:marTop w:val="100"/>
          <w:marBottom w:val="100"/>
          <w:divBdr>
            <w:top w:val="none" w:sz="0" w:space="0" w:color="auto"/>
            <w:left w:val="none" w:sz="0" w:space="0" w:color="auto"/>
            <w:bottom w:val="none" w:sz="0" w:space="0" w:color="auto"/>
            <w:right w:val="none" w:sz="0" w:space="0" w:color="auto"/>
          </w:divBdr>
          <w:divsChild>
            <w:div w:id="728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7330">
      <w:marLeft w:val="0"/>
      <w:marRight w:val="0"/>
      <w:marTop w:val="0"/>
      <w:marBottom w:val="0"/>
      <w:divBdr>
        <w:top w:val="none" w:sz="0" w:space="0" w:color="auto"/>
        <w:left w:val="none" w:sz="0" w:space="0" w:color="auto"/>
        <w:bottom w:val="none" w:sz="0" w:space="0" w:color="auto"/>
        <w:right w:val="none" w:sz="0" w:space="0" w:color="auto"/>
      </w:divBdr>
      <w:divsChild>
        <w:div w:id="72817332">
          <w:marLeft w:val="0"/>
          <w:marRight w:val="0"/>
          <w:marTop w:val="0"/>
          <w:marBottom w:val="0"/>
          <w:divBdr>
            <w:top w:val="none" w:sz="0" w:space="0" w:color="auto"/>
            <w:left w:val="none" w:sz="0" w:space="0" w:color="auto"/>
            <w:bottom w:val="none" w:sz="0" w:space="0" w:color="auto"/>
            <w:right w:val="none" w:sz="0" w:space="0" w:color="auto"/>
          </w:divBdr>
        </w:div>
      </w:divsChild>
    </w:div>
    <w:div w:id="72817331">
      <w:marLeft w:val="0"/>
      <w:marRight w:val="0"/>
      <w:marTop w:val="0"/>
      <w:marBottom w:val="0"/>
      <w:divBdr>
        <w:top w:val="none" w:sz="0" w:space="0" w:color="auto"/>
        <w:left w:val="none" w:sz="0" w:space="0" w:color="auto"/>
        <w:bottom w:val="none" w:sz="0" w:space="0" w:color="auto"/>
        <w:right w:val="none" w:sz="0" w:space="0" w:color="auto"/>
      </w:divBdr>
      <w:divsChild>
        <w:div w:id="72817333">
          <w:marLeft w:val="0"/>
          <w:marRight w:val="0"/>
          <w:marTop w:val="0"/>
          <w:marBottom w:val="0"/>
          <w:divBdr>
            <w:top w:val="none" w:sz="0" w:space="0" w:color="auto"/>
            <w:left w:val="none" w:sz="0" w:space="0" w:color="auto"/>
            <w:bottom w:val="none" w:sz="0" w:space="0" w:color="auto"/>
            <w:right w:val="none" w:sz="0" w:space="0" w:color="auto"/>
          </w:divBdr>
        </w:div>
      </w:divsChild>
    </w:div>
    <w:div w:id="12596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github.com/iho-ohi/S-101-Documentation-and-FC/issues/168"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4.xml"/><Relationship Id="rId32"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wipo.int/treaties/en/ip/berne/trtdocs_wo001.html" TargetMode="External"/><Relationship Id="rId22" Type="http://schemas.openxmlformats.org/officeDocument/2006/relationships/header" Target="header5.xml"/><Relationship Id="rId27" Type="http://schemas.openxmlformats.org/officeDocument/2006/relationships/footer" Target="footer5.xml"/><Relationship Id="rId30"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5F24D-DA9E-43FB-A3E5-4A864268F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56814</Words>
  <Characters>319301</Characters>
  <Application>Microsoft Office Word</Application>
  <DocSecurity>0</DocSecurity>
  <Lines>7982</Lines>
  <Paragraphs>5014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S-65 Annex B</vt:lpstr>
      <vt:lpstr/>
    </vt:vector>
  </TitlesOfParts>
  <Company>IHO Secretariat</Company>
  <LinksUpToDate>false</LinksUpToDate>
  <CharactersWithSpaces>371101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S-65 Annex B</dc:title>
  <dc:subject/>
  <dc:creator>jeff.wootton@iho.int</dc:creator>
  <cp:keywords/>
  <dc:description/>
  <cp:lastModifiedBy>Jeff Wootton</cp:lastModifiedBy>
  <cp:revision>859</cp:revision>
  <cp:lastPrinted>2024-04-16T07:54:00Z</cp:lastPrinted>
  <dcterms:created xsi:type="dcterms:W3CDTF">2024-04-16T07:53:00Z</dcterms:created>
  <dcterms:modified xsi:type="dcterms:W3CDTF">2024-10-14T07:08:00Z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AA765738</vt:lpwstr>
  </property>
  <property fmtid="{D5CDD505-2E9C-101B-9397-08002B2CF9AE}" pid="4" name="Objective-Title">
    <vt:lpwstr>S-57 Appendix B.1 Annex A UOC Edition 4_1_0_Draft_Track Changed</vt:lpwstr>
  </property>
  <property fmtid="{D5CDD505-2E9C-101B-9397-08002B2CF9AE}" pid="5" name="Objective-Comment">
    <vt:lpwstr/>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Owner">
    <vt:lpwstr>Wootton, Jeffrey (MR)(DDCSS -  Charting Standards &amp; Specifications)</vt:lpwstr>
  </property>
  <property fmtid="{D5CDD505-2E9C-101B-9397-08002B2CF9AE}" pid="9" name="Objective-Path">
    <vt:lpwstr>Objective Global Folder - PROD:Defence Business Units:Navy:Navy Strategic Command:Navy Workgroups Prior to NAVSTRATCOM DRMS Implementation:HM BRANCH : Hydrography and Metoc Branch:HM BRANCH WORLD:03 HM  BRANCH CORPORATE FILES:F. (Process 05) Charting, Nav</vt:lpwstr>
  </property>
  <property fmtid="{D5CDD505-2E9C-101B-9397-08002B2CF9AE}" pid="10" name="Objective-Parent">
    <vt:lpwstr>UOC Edition 4.1.0 Preparation</vt:lpwstr>
  </property>
  <property fmtid="{D5CDD505-2E9C-101B-9397-08002B2CF9AE}" pid="11" name="Objective-State">
    <vt:lpwstr>Being Edited</vt:lpwstr>
  </property>
  <property fmtid="{D5CDD505-2E9C-101B-9397-08002B2CF9AE}" pid="12" name="Objective-Version">
    <vt:lpwstr>1.2</vt:lpwstr>
  </property>
  <property fmtid="{D5CDD505-2E9C-101B-9397-08002B2CF9AE}" pid="13" name="Objective-VersionNumber">
    <vt:i4>3</vt:i4>
  </property>
  <property fmtid="{D5CDD505-2E9C-101B-9397-08002B2CF9AE}" pid="14" name="Objective-VersionComment">
    <vt:lpwstr/>
  </property>
  <property fmtid="{D5CDD505-2E9C-101B-9397-08002B2CF9AE}" pid="15" name="Objective-FileNumber">
    <vt:lpwstr>2016/1029649</vt:lpwstr>
  </property>
  <property fmtid="{D5CDD505-2E9C-101B-9397-08002B2CF9AE}" pid="16" name="Objective-Classification">
    <vt:lpwstr>[Inherited - Unclassified]</vt:lpwstr>
  </property>
  <property fmtid="{D5CDD505-2E9C-101B-9397-08002B2CF9AE}" pid="17" name="Objective-Caveats">
    <vt:lpwstr/>
  </property>
  <property fmtid="{D5CDD505-2E9C-101B-9397-08002B2CF9AE}" pid="18" name="Objective-DatePublished">
    <vt:lpwstr/>
  </property>
  <property fmtid="{D5CDD505-2E9C-101B-9397-08002B2CF9AE}" pid="19" name="Objective-Document Type [system]">
    <vt:lpwstr/>
  </property>
  <property fmtid="{D5CDD505-2E9C-101B-9397-08002B2CF9AE}" pid="20" name="ContentRemapped">
    <vt:lpwstr>true</vt:lpwstr>
  </property>
</Properties>
</file>